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F1AC" w14:textId="37B62814" w:rsidR="001A691B" w:rsidRPr="007C5752" w:rsidRDefault="001A691B" w:rsidP="00330932"/>
    <w:p w14:paraId="642819D7" w14:textId="77777777" w:rsidR="001A691B" w:rsidRPr="007C5752" w:rsidRDefault="001A691B" w:rsidP="00330932"/>
    <w:p w14:paraId="71743C72" w14:textId="1F2AD8B3" w:rsidR="00CC6880" w:rsidRPr="007C5752" w:rsidRDefault="0085540D" w:rsidP="00330932">
      <w:r w:rsidRPr="007C5752">
        <w:t>SCK CEN</w:t>
      </w:r>
      <w:r w:rsidR="00CC6880" w:rsidRPr="007C5752">
        <w:t xml:space="preserve"> Ref.: </w:t>
      </w:r>
      <w:fldSimple w:instr=" DOCPROPERTY  &quot;Common Attributes_Short Reference&quot;  \* MERGEFORMAT ">
        <w:r w:rsidR="00A63B38">
          <w:t>SCK CEN/90508872</w:t>
        </w:r>
      </w:fldSimple>
    </w:p>
    <w:p w14:paraId="14468194" w14:textId="77777777" w:rsidR="00CC6880" w:rsidRPr="007C5752" w:rsidRDefault="00CC6880" w:rsidP="00330932"/>
    <w:p w14:paraId="6FE5D864" w14:textId="77777777" w:rsidR="001A691B" w:rsidRPr="007C5752" w:rsidRDefault="001A691B" w:rsidP="00330932"/>
    <w:p w14:paraId="5FAB550F" w14:textId="77777777" w:rsidR="001A691B" w:rsidRPr="007C5752" w:rsidRDefault="001A691B" w:rsidP="00330932"/>
    <w:p w14:paraId="4AEB0D78" w14:textId="1B586B8F" w:rsidR="00CC6880" w:rsidRPr="007C5752" w:rsidRDefault="00CC6880" w:rsidP="00330932">
      <w:pPr>
        <w:rPr>
          <w:color w:val="562873"/>
          <w:sz w:val="40"/>
          <w:szCs w:val="40"/>
        </w:rPr>
      </w:pPr>
      <w:r w:rsidRPr="007C5752">
        <w:rPr>
          <w:color w:val="562873"/>
          <w:sz w:val="40"/>
          <w:szCs w:val="40"/>
        </w:rPr>
        <w:fldChar w:fldCharType="begin"/>
      </w:r>
      <w:r w:rsidRPr="007C5752">
        <w:rPr>
          <w:color w:val="562873"/>
          <w:sz w:val="40"/>
          <w:szCs w:val="40"/>
        </w:rPr>
        <w:instrText xml:space="preserve"> DOCPROPERTY  Name  \* MERGEFORMAT </w:instrText>
      </w:r>
      <w:r w:rsidRPr="007C5752">
        <w:rPr>
          <w:color w:val="562873"/>
          <w:sz w:val="40"/>
          <w:szCs w:val="40"/>
        </w:rPr>
        <w:fldChar w:fldCharType="separate"/>
      </w:r>
      <w:r w:rsidR="00A63B38">
        <w:rPr>
          <w:color w:val="562873"/>
          <w:sz w:val="40"/>
          <w:szCs w:val="40"/>
        </w:rPr>
        <w:t>Addendum II -  Cryoplant Technical Requirements</w:t>
      </w:r>
      <w:r w:rsidRPr="007C5752">
        <w:rPr>
          <w:color w:val="562873"/>
          <w:sz w:val="40"/>
          <w:szCs w:val="40"/>
        </w:rPr>
        <w:fldChar w:fldCharType="end"/>
      </w:r>
    </w:p>
    <w:p w14:paraId="36709973" w14:textId="36100E26" w:rsidR="00CC6880" w:rsidRPr="007C5752" w:rsidRDefault="001A691B" w:rsidP="00330932">
      <w:pPr>
        <w:rPr>
          <w:color w:val="984A9C"/>
          <w:sz w:val="28"/>
          <w:szCs w:val="28"/>
        </w:rPr>
      </w:pPr>
      <w:r w:rsidRPr="007C5752">
        <w:rPr>
          <w:color w:val="984A9C"/>
          <w:sz w:val="28"/>
          <w:szCs w:val="28"/>
        </w:rPr>
        <w:t>Technical Specifications and Project Requirement</w:t>
      </w:r>
    </w:p>
    <w:p w14:paraId="18BB96FD" w14:textId="77777777" w:rsidR="00CC6880" w:rsidRPr="007C5752" w:rsidRDefault="00CC6880" w:rsidP="00330932"/>
    <w:p w14:paraId="6F9C22F3" w14:textId="77777777" w:rsidR="001A691B" w:rsidRPr="007C5752" w:rsidRDefault="001A691B" w:rsidP="00330932">
      <w:r w:rsidRPr="007C5752">
        <w:rPr>
          <w:rStyle w:val="NormalsemiboldChar"/>
        </w:rPr>
        <w:t>Tender reference:</w:t>
      </w:r>
      <w:r w:rsidRPr="007C5752">
        <w:t xml:space="preserve"> 2024-106-IVE</w:t>
      </w:r>
    </w:p>
    <w:p w14:paraId="53F5C993" w14:textId="77777777" w:rsidR="00CC6880" w:rsidRPr="007C5752" w:rsidRDefault="00CC6880" w:rsidP="00330932">
      <w:pPr>
        <w:rPr>
          <w:sz w:val="18"/>
          <w:szCs w:val="18"/>
        </w:rPr>
      </w:pPr>
    </w:p>
    <w:p w14:paraId="1742EBA4" w14:textId="77777777" w:rsidR="00CC6880" w:rsidRPr="007C5752" w:rsidRDefault="00CC6880" w:rsidP="00330932">
      <w:pPr>
        <w:rPr>
          <w:b/>
          <w:sz w:val="18"/>
          <w:szCs w:val="18"/>
        </w:rPr>
      </w:pPr>
      <w:r w:rsidRPr="007C5752">
        <w:rPr>
          <w:sz w:val="18"/>
          <w:szCs w:val="18"/>
        </w:rPr>
        <w:t xml:space="preserve">© </w:t>
      </w:r>
      <w:r w:rsidR="0085540D" w:rsidRPr="007C5752">
        <w:rPr>
          <w:sz w:val="18"/>
          <w:szCs w:val="18"/>
        </w:rPr>
        <w:t>SCK CEN</w:t>
      </w:r>
      <w:r w:rsidR="0031633E" w:rsidRPr="007C5752">
        <w:rPr>
          <w:sz w:val="18"/>
          <w:szCs w:val="18"/>
        </w:rPr>
        <w:t xml:space="preserve"> - </w:t>
      </w:r>
      <w:r w:rsidRPr="007C5752">
        <w:rPr>
          <w:sz w:val="18"/>
          <w:szCs w:val="18"/>
        </w:rPr>
        <w:t>Stichting van Openbaar Nut – Fondation d'Utilité Publique ‐ Foundation of Public Utility</w:t>
      </w:r>
      <w:r w:rsidRPr="007C5752">
        <w:rPr>
          <w:sz w:val="18"/>
          <w:szCs w:val="18"/>
        </w:rPr>
        <w:br/>
      </w:r>
      <w:r w:rsidRPr="007C5752">
        <w:rPr>
          <w:b/>
          <w:sz w:val="18"/>
          <w:szCs w:val="18"/>
        </w:rPr>
        <w:t>Registered Office:</w:t>
      </w:r>
      <w:r w:rsidR="0031633E" w:rsidRPr="007C5752">
        <w:rPr>
          <w:b/>
          <w:sz w:val="18"/>
          <w:szCs w:val="18"/>
        </w:rPr>
        <w:t xml:space="preserve"> </w:t>
      </w:r>
      <w:r w:rsidRPr="007C5752">
        <w:rPr>
          <w:sz w:val="18"/>
          <w:szCs w:val="18"/>
        </w:rPr>
        <w:t>Avenue Herrmann Debroux 40 – BE‐1160 BRUSSEL</w:t>
      </w:r>
      <w:r w:rsidRPr="007C5752">
        <w:rPr>
          <w:sz w:val="18"/>
          <w:szCs w:val="18"/>
        </w:rPr>
        <w:br/>
      </w:r>
      <w:r w:rsidRPr="007C5752">
        <w:rPr>
          <w:b/>
          <w:sz w:val="18"/>
          <w:szCs w:val="18"/>
        </w:rPr>
        <w:t>Research Centres:</w:t>
      </w:r>
    </w:p>
    <w:p w14:paraId="7D56A0E1" w14:textId="77777777" w:rsidR="00CC6880" w:rsidRPr="007C5752" w:rsidRDefault="00CC6880" w:rsidP="00330932">
      <w:pPr>
        <w:rPr>
          <w:sz w:val="18"/>
          <w:szCs w:val="18"/>
        </w:rPr>
      </w:pPr>
      <w:r w:rsidRPr="007C5752">
        <w:rPr>
          <w:sz w:val="18"/>
          <w:szCs w:val="18"/>
        </w:rPr>
        <w:t>Boeretang 200 - 2400 MOL – Belgium</w:t>
      </w:r>
    </w:p>
    <w:p w14:paraId="7F66E1AD" w14:textId="77777777" w:rsidR="00CC6880" w:rsidRPr="007C5752" w:rsidRDefault="00CC6880" w:rsidP="00330932">
      <w:pPr>
        <w:rPr>
          <w:sz w:val="18"/>
          <w:szCs w:val="18"/>
        </w:rPr>
      </w:pPr>
      <w:r w:rsidRPr="007C5752">
        <w:rPr>
          <w:sz w:val="18"/>
          <w:szCs w:val="18"/>
        </w:rPr>
        <w:t>Chemin du Cyclotron 6 - 1348 Ottignies-Louvain-la-Neuve – Belgium</w:t>
      </w:r>
    </w:p>
    <w:p w14:paraId="28ECB97D" w14:textId="02F6A0E4" w:rsidR="00CC6880" w:rsidRPr="007C5752" w:rsidRDefault="00CC6880" w:rsidP="00330932">
      <w:pPr>
        <w:rPr>
          <w:sz w:val="18"/>
          <w:szCs w:val="18"/>
        </w:rPr>
      </w:pPr>
      <w:hyperlink r:id="rId8" w:history="1">
        <w:r w:rsidRPr="007C5752">
          <w:rPr>
            <w:rStyle w:val="Hyperlink"/>
            <w:sz w:val="18"/>
            <w:szCs w:val="18"/>
          </w:rPr>
          <w:t>www.sckcen.be</w:t>
        </w:r>
      </w:hyperlink>
    </w:p>
    <w:p w14:paraId="1C94ABD5" w14:textId="77777777" w:rsidR="00CC6880" w:rsidRPr="007C5752" w:rsidRDefault="00CC6880" w:rsidP="00330932">
      <w:pPr>
        <w:rPr>
          <w:sz w:val="18"/>
          <w:szCs w:val="18"/>
        </w:rPr>
      </w:pPr>
    </w:p>
    <w:p w14:paraId="0E90BF6E" w14:textId="77777777" w:rsidR="00CC6880" w:rsidRPr="007C5752" w:rsidRDefault="00CC6880" w:rsidP="00330932">
      <w:r w:rsidRPr="007C5752">
        <w:t>Copyright Rules</w:t>
      </w:r>
    </w:p>
    <w:p w14:paraId="620CA983" w14:textId="77777777" w:rsidR="00CC6880" w:rsidRPr="007C5752" w:rsidRDefault="00CC6880" w:rsidP="00330932">
      <w:pPr>
        <w:rPr>
          <w:sz w:val="18"/>
          <w:szCs w:val="18"/>
        </w:rPr>
      </w:pPr>
      <w:r w:rsidRPr="007C5752">
        <w:rPr>
          <w:sz w:val="18"/>
          <w:szCs w:val="18"/>
        </w:rPr>
        <w:t xml:space="preserve">All property rights and copyright are reserved to </w:t>
      </w:r>
      <w:r w:rsidR="0085540D" w:rsidRPr="007C5752">
        <w:rPr>
          <w:sz w:val="18"/>
          <w:szCs w:val="18"/>
        </w:rPr>
        <w:t xml:space="preserve">SCK </w:t>
      </w:r>
      <w:r w:rsidR="007A2C67" w:rsidRPr="007C5752">
        <w:rPr>
          <w:sz w:val="18"/>
          <w:szCs w:val="18"/>
        </w:rPr>
        <w:t xml:space="preserve">CEN.  </w:t>
      </w:r>
      <w:r w:rsidRPr="007C5752">
        <w:rPr>
          <w:sz w:val="18"/>
          <w:szCs w:val="18"/>
        </w:rPr>
        <w:t xml:space="preserve">In case of a contractual arrangement with </w:t>
      </w:r>
      <w:r w:rsidR="0085540D" w:rsidRPr="007C5752">
        <w:rPr>
          <w:sz w:val="18"/>
          <w:szCs w:val="18"/>
        </w:rPr>
        <w:t>SCK CEN</w:t>
      </w:r>
      <w:r w:rsidRPr="007C5752">
        <w:rPr>
          <w:sz w:val="18"/>
          <w:szCs w:val="18"/>
        </w:rPr>
        <w:t xml:space="preserve">, the use of this information by a Third Party, or for any purpose other than for which it is intended </w:t>
      </w:r>
      <w:r w:rsidR="0085540D" w:rsidRPr="007C5752">
        <w:rPr>
          <w:sz w:val="18"/>
          <w:szCs w:val="18"/>
        </w:rPr>
        <w:t>based on</w:t>
      </w:r>
      <w:r w:rsidRPr="007C5752">
        <w:rPr>
          <w:sz w:val="18"/>
          <w:szCs w:val="18"/>
        </w:rPr>
        <w:t xml:space="preserve"> the contract, is not authorized</w:t>
      </w:r>
      <w:r w:rsidR="007A2C67" w:rsidRPr="007C5752">
        <w:rPr>
          <w:sz w:val="18"/>
          <w:szCs w:val="18"/>
        </w:rPr>
        <w:t xml:space="preserve">.  </w:t>
      </w:r>
      <w:r w:rsidRPr="007C5752">
        <w:rPr>
          <w:sz w:val="18"/>
          <w:szCs w:val="18"/>
        </w:rPr>
        <w:t xml:space="preserve">With respect to any unauthorized use, </w:t>
      </w:r>
      <w:r w:rsidR="0085540D" w:rsidRPr="007C5752">
        <w:rPr>
          <w:sz w:val="18"/>
          <w:szCs w:val="18"/>
        </w:rPr>
        <w:t>SCK CEN</w:t>
      </w:r>
      <w:r w:rsidRPr="007C5752">
        <w:rPr>
          <w:sz w:val="18"/>
          <w:szCs w:val="18"/>
        </w:rPr>
        <w:t xml:space="preserve"> makes no representation or warranty, expressed or implied, and assumes no liability as to the completeness, accuracy or usefulness of the information contained in this document, or that its use may not infringe privately owned rights.</w:t>
      </w:r>
    </w:p>
    <w:p w14:paraId="1ACFFC88" w14:textId="77777777" w:rsidR="00CC6880" w:rsidRPr="007C5752" w:rsidRDefault="00CC6880" w:rsidP="00330932">
      <w:pPr>
        <w:rPr>
          <w:sz w:val="18"/>
          <w:szCs w:val="18"/>
        </w:rPr>
      </w:pPr>
    </w:p>
    <w:p w14:paraId="38179D23" w14:textId="77777777" w:rsidR="00094F3D" w:rsidRPr="007C5752" w:rsidRDefault="00CC6880" w:rsidP="00330932">
      <w:pPr>
        <w:rPr>
          <w:sz w:val="18"/>
          <w:szCs w:val="18"/>
        </w:rPr>
      </w:pPr>
      <w:r w:rsidRPr="007C5752">
        <w:rPr>
          <w:noProof/>
          <w:sz w:val="18"/>
          <w:szCs w:val="18"/>
        </w:rPr>
        <w:drawing>
          <wp:inline distT="0" distB="0" distL="0" distR="0" wp14:anchorId="08827677" wp14:editId="78E2B767">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7CF4163C" w14:textId="77777777" w:rsidR="001A691B" w:rsidRPr="007C5752" w:rsidRDefault="001A691B" w:rsidP="00330932">
      <w:r w:rsidRPr="007C5752">
        <w:br w:type="page"/>
      </w:r>
    </w:p>
    <w:bookmarkStart w:id="0" w:name="_Toc175324093" w:displacedByCustomXml="next"/>
    <w:bookmarkStart w:id="1" w:name="_Toc188541024" w:displacedByCustomXml="next"/>
    <w:bookmarkStart w:id="2" w:name="_Toc200491754" w:displacedByCustomXml="next"/>
    <w:bookmarkStart w:id="3" w:name="_Toc202536065" w:displacedByCustomXml="next"/>
    <w:sdt>
      <w:sdtPr>
        <w:rPr>
          <w:rFonts w:ascii="Segoe UI" w:eastAsia="Calibri" w:hAnsi="Segoe UI" w:cs="Times New Roman"/>
          <w:color w:val="auto"/>
          <w:sz w:val="20"/>
          <w:szCs w:val="22"/>
          <w:lang w:val="en-GB"/>
        </w:rPr>
        <w:id w:val="1043873490"/>
        <w:docPartObj>
          <w:docPartGallery w:val="Table of Contents"/>
          <w:docPartUnique/>
        </w:docPartObj>
      </w:sdtPr>
      <w:sdtEndPr>
        <w:rPr>
          <w:b/>
          <w:bCs/>
          <w:noProof/>
        </w:rPr>
      </w:sdtEndPr>
      <w:sdtContent>
        <w:p w14:paraId="0451BFFF" w14:textId="649D7980" w:rsidR="00BE12A9" w:rsidRPr="007C5752" w:rsidRDefault="00543D02" w:rsidP="00543D02">
          <w:pPr>
            <w:pStyle w:val="TOCHeading"/>
            <w:rPr>
              <w:lang w:val="en-GB"/>
            </w:rPr>
          </w:pPr>
          <w:r w:rsidRPr="007C5752">
            <w:rPr>
              <w:lang w:val="en-GB"/>
            </w:rPr>
            <w:t>Table of Contents</w:t>
          </w:r>
        </w:p>
        <w:p w14:paraId="3A1CC1E7" w14:textId="1F40DFD4" w:rsidR="003C213D" w:rsidRDefault="00BE12A9">
          <w:pPr>
            <w:pStyle w:val="TOC2"/>
            <w:tabs>
              <w:tab w:val="left" w:pos="800"/>
              <w:tab w:val="right" w:leader="dot" w:pos="9730"/>
            </w:tabs>
            <w:rPr>
              <w:rFonts w:eastAsiaTheme="minorEastAsia" w:cstheme="minorBidi"/>
              <w:smallCaps w:val="0"/>
              <w:noProof/>
              <w:kern w:val="2"/>
              <w:sz w:val="24"/>
              <w:szCs w:val="24"/>
              <w:lang w:val="en-US"/>
              <w14:ligatures w14:val="standardContextual"/>
            </w:rPr>
          </w:pPr>
          <w:r w:rsidRPr="007C5752">
            <w:fldChar w:fldCharType="begin"/>
          </w:r>
          <w:r w:rsidRPr="007C5752">
            <w:instrText xml:space="preserve"> TOC \o "1-3" \h \z \u </w:instrText>
          </w:r>
          <w:r w:rsidRPr="007C5752">
            <w:fldChar w:fldCharType="separate"/>
          </w:r>
          <w:hyperlink w:anchor="_Toc212194807" w:history="1">
            <w:r w:rsidR="003C213D" w:rsidRPr="00E63B5C">
              <w:rPr>
                <w:rStyle w:val="Hyperlink"/>
                <w:noProof/>
              </w:rPr>
              <w:t>I.1</w:t>
            </w:r>
            <w:r w:rsidR="003C213D">
              <w:rPr>
                <w:rFonts w:eastAsiaTheme="minorEastAsia" w:cstheme="minorBidi"/>
                <w:smallCaps w:val="0"/>
                <w:noProof/>
                <w:kern w:val="2"/>
                <w:sz w:val="24"/>
                <w:szCs w:val="24"/>
                <w:lang w:val="en-US"/>
                <w14:ligatures w14:val="standardContextual"/>
              </w:rPr>
              <w:tab/>
            </w:r>
            <w:r w:rsidR="003C213D" w:rsidRPr="00E63B5C">
              <w:rPr>
                <w:rStyle w:val="Hyperlink"/>
                <w:noProof/>
              </w:rPr>
              <w:t>Abbreviations</w:t>
            </w:r>
            <w:r w:rsidR="003C213D">
              <w:rPr>
                <w:noProof/>
                <w:webHidden/>
              </w:rPr>
              <w:tab/>
            </w:r>
            <w:r w:rsidR="003C213D">
              <w:rPr>
                <w:noProof/>
                <w:webHidden/>
              </w:rPr>
              <w:fldChar w:fldCharType="begin"/>
            </w:r>
            <w:r w:rsidR="003C213D">
              <w:rPr>
                <w:noProof/>
                <w:webHidden/>
              </w:rPr>
              <w:instrText xml:space="preserve"> PAGEREF _Toc212194807 \h </w:instrText>
            </w:r>
            <w:r w:rsidR="003C213D">
              <w:rPr>
                <w:noProof/>
                <w:webHidden/>
              </w:rPr>
            </w:r>
            <w:r w:rsidR="003C213D">
              <w:rPr>
                <w:noProof/>
                <w:webHidden/>
              </w:rPr>
              <w:fldChar w:fldCharType="separate"/>
            </w:r>
            <w:r w:rsidR="00A63B38">
              <w:rPr>
                <w:noProof/>
                <w:webHidden/>
              </w:rPr>
              <w:t>5</w:t>
            </w:r>
            <w:r w:rsidR="003C213D">
              <w:rPr>
                <w:noProof/>
                <w:webHidden/>
              </w:rPr>
              <w:fldChar w:fldCharType="end"/>
            </w:r>
          </w:hyperlink>
        </w:p>
        <w:p w14:paraId="7C479C65" w14:textId="64F3F392"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08" w:history="1">
            <w:r w:rsidRPr="00E63B5C">
              <w:rPr>
                <w:rStyle w:val="Hyperlink"/>
                <w:noProof/>
              </w:rPr>
              <w:t>I.2</w:t>
            </w:r>
            <w:r>
              <w:rPr>
                <w:rFonts w:eastAsiaTheme="minorEastAsia" w:cstheme="minorBidi"/>
                <w:smallCaps w:val="0"/>
                <w:noProof/>
                <w:kern w:val="2"/>
                <w:sz w:val="24"/>
                <w:szCs w:val="24"/>
                <w:lang w:val="en-US"/>
                <w14:ligatures w14:val="standardContextual"/>
              </w:rPr>
              <w:tab/>
            </w:r>
            <w:r w:rsidRPr="00E63B5C">
              <w:rPr>
                <w:rStyle w:val="Hyperlink"/>
                <w:noProof/>
              </w:rPr>
              <w:t>Terms and Definitions</w:t>
            </w:r>
            <w:r>
              <w:rPr>
                <w:noProof/>
                <w:webHidden/>
              </w:rPr>
              <w:tab/>
            </w:r>
            <w:r>
              <w:rPr>
                <w:noProof/>
                <w:webHidden/>
              </w:rPr>
              <w:fldChar w:fldCharType="begin"/>
            </w:r>
            <w:r>
              <w:rPr>
                <w:noProof/>
                <w:webHidden/>
              </w:rPr>
              <w:instrText xml:space="preserve"> PAGEREF _Toc212194808 \h </w:instrText>
            </w:r>
            <w:r>
              <w:rPr>
                <w:noProof/>
                <w:webHidden/>
              </w:rPr>
            </w:r>
            <w:r>
              <w:rPr>
                <w:noProof/>
                <w:webHidden/>
              </w:rPr>
              <w:fldChar w:fldCharType="separate"/>
            </w:r>
            <w:r w:rsidR="00A63B38">
              <w:rPr>
                <w:noProof/>
                <w:webHidden/>
              </w:rPr>
              <w:t>6</w:t>
            </w:r>
            <w:r>
              <w:rPr>
                <w:noProof/>
                <w:webHidden/>
              </w:rPr>
              <w:fldChar w:fldCharType="end"/>
            </w:r>
          </w:hyperlink>
        </w:p>
        <w:p w14:paraId="6247DAF5" w14:textId="4CFF1C61"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09" w:history="1">
            <w:r w:rsidRPr="00E63B5C">
              <w:rPr>
                <w:rStyle w:val="Hyperlink"/>
                <w:noProof/>
              </w:rPr>
              <w:t>I.3</w:t>
            </w:r>
            <w:r>
              <w:rPr>
                <w:rFonts w:eastAsiaTheme="minorEastAsia" w:cstheme="minorBidi"/>
                <w:smallCaps w:val="0"/>
                <w:noProof/>
                <w:kern w:val="2"/>
                <w:sz w:val="24"/>
                <w:szCs w:val="24"/>
                <w:lang w:val="en-US"/>
                <w14:ligatures w14:val="standardContextual"/>
              </w:rPr>
              <w:tab/>
            </w:r>
            <w:r w:rsidRPr="00E63B5C">
              <w:rPr>
                <w:rStyle w:val="Hyperlink"/>
                <w:noProof/>
              </w:rPr>
              <w:t>Table of Figures</w:t>
            </w:r>
            <w:r>
              <w:rPr>
                <w:noProof/>
                <w:webHidden/>
              </w:rPr>
              <w:tab/>
            </w:r>
            <w:r>
              <w:rPr>
                <w:noProof/>
                <w:webHidden/>
              </w:rPr>
              <w:fldChar w:fldCharType="begin"/>
            </w:r>
            <w:r>
              <w:rPr>
                <w:noProof/>
                <w:webHidden/>
              </w:rPr>
              <w:instrText xml:space="preserve"> PAGEREF _Toc212194809 \h </w:instrText>
            </w:r>
            <w:r>
              <w:rPr>
                <w:noProof/>
                <w:webHidden/>
              </w:rPr>
            </w:r>
            <w:r>
              <w:rPr>
                <w:noProof/>
                <w:webHidden/>
              </w:rPr>
              <w:fldChar w:fldCharType="separate"/>
            </w:r>
            <w:r w:rsidR="00A63B38">
              <w:rPr>
                <w:noProof/>
                <w:webHidden/>
              </w:rPr>
              <w:t>9</w:t>
            </w:r>
            <w:r>
              <w:rPr>
                <w:noProof/>
                <w:webHidden/>
              </w:rPr>
              <w:fldChar w:fldCharType="end"/>
            </w:r>
          </w:hyperlink>
        </w:p>
        <w:p w14:paraId="79A7C40A" w14:textId="3520BEC4"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0" w:history="1">
            <w:r w:rsidRPr="00E63B5C">
              <w:rPr>
                <w:rStyle w:val="Hyperlink"/>
                <w:noProof/>
              </w:rPr>
              <w:t>I.4</w:t>
            </w:r>
            <w:r>
              <w:rPr>
                <w:rFonts w:eastAsiaTheme="minorEastAsia" w:cstheme="minorBidi"/>
                <w:smallCaps w:val="0"/>
                <w:noProof/>
                <w:kern w:val="2"/>
                <w:sz w:val="24"/>
                <w:szCs w:val="24"/>
                <w:lang w:val="en-US"/>
                <w14:ligatures w14:val="standardContextual"/>
              </w:rPr>
              <w:tab/>
            </w:r>
            <w:r w:rsidRPr="00E63B5C">
              <w:rPr>
                <w:rStyle w:val="Hyperlink"/>
                <w:noProof/>
              </w:rPr>
              <w:t>Table of Tables</w:t>
            </w:r>
            <w:r>
              <w:rPr>
                <w:noProof/>
                <w:webHidden/>
              </w:rPr>
              <w:tab/>
            </w:r>
            <w:r>
              <w:rPr>
                <w:noProof/>
                <w:webHidden/>
              </w:rPr>
              <w:fldChar w:fldCharType="begin"/>
            </w:r>
            <w:r>
              <w:rPr>
                <w:noProof/>
                <w:webHidden/>
              </w:rPr>
              <w:instrText xml:space="preserve"> PAGEREF _Toc212194810 \h </w:instrText>
            </w:r>
            <w:r>
              <w:rPr>
                <w:noProof/>
                <w:webHidden/>
              </w:rPr>
            </w:r>
            <w:r>
              <w:rPr>
                <w:noProof/>
                <w:webHidden/>
              </w:rPr>
              <w:fldChar w:fldCharType="separate"/>
            </w:r>
            <w:r w:rsidR="00A63B38">
              <w:rPr>
                <w:noProof/>
                <w:webHidden/>
              </w:rPr>
              <w:t>10</w:t>
            </w:r>
            <w:r>
              <w:rPr>
                <w:noProof/>
                <w:webHidden/>
              </w:rPr>
              <w:fldChar w:fldCharType="end"/>
            </w:r>
          </w:hyperlink>
        </w:p>
        <w:p w14:paraId="3418A813" w14:textId="6115EED7"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811" w:history="1">
            <w:r w:rsidRPr="00E63B5C">
              <w:rPr>
                <w:rStyle w:val="Hyperlink"/>
                <w:noProof/>
              </w:rPr>
              <w:t>1</w:t>
            </w:r>
            <w:r>
              <w:rPr>
                <w:rFonts w:eastAsiaTheme="minorEastAsia" w:cstheme="minorBidi"/>
                <w:b w:val="0"/>
                <w:bCs w:val="0"/>
                <w:caps w:val="0"/>
                <w:noProof/>
                <w:kern w:val="2"/>
                <w:sz w:val="24"/>
                <w:szCs w:val="24"/>
                <w:lang w:val="en-US"/>
                <w14:ligatures w14:val="standardContextual"/>
              </w:rPr>
              <w:tab/>
            </w:r>
            <w:r w:rsidRPr="00E63B5C">
              <w:rPr>
                <w:rStyle w:val="Hyperlink"/>
                <w:noProof/>
              </w:rPr>
              <w:t>Introduction</w:t>
            </w:r>
            <w:r>
              <w:rPr>
                <w:noProof/>
                <w:webHidden/>
              </w:rPr>
              <w:tab/>
            </w:r>
            <w:r>
              <w:rPr>
                <w:noProof/>
                <w:webHidden/>
              </w:rPr>
              <w:fldChar w:fldCharType="begin"/>
            </w:r>
            <w:r>
              <w:rPr>
                <w:noProof/>
                <w:webHidden/>
              </w:rPr>
              <w:instrText xml:space="preserve"> PAGEREF _Toc212194811 \h </w:instrText>
            </w:r>
            <w:r>
              <w:rPr>
                <w:noProof/>
                <w:webHidden/>
              </w:rPr>
            </w:r>
            <w:r>
              <w:rPr>
                <w:noProof/>
                <w:webHidden/>
              </w:rPr>
              <w:fldChar w:fldCharType="separate"/>
            </w:r>
            <w:r w:rsidR="00A63B38">
              <w:rPr>
                <w:noProof/>
                <w:webHidden/>
              </w:rPr>
              <w:t>12</w:t>
            </w:r>
            <w:r>
              <w:rPr>
                <w:noProof/>
                <w:webHidden/>
              </w:rPr>
              <w:fldChar w:fldCharType="end"/>
            </w:r>
          </w:hyperlink>
        </w:p>
        <w:p w14:paraId="30F49EDF" w14:textId="2C4E2F2F"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2" w:history="1">
            <w:r w:rsidRPr="00E63B5C">
              <w:rPr>
                <w:rStyle w:val="Hyperlink"/>
                <w:noProof/>
              </w:rPr>
              <w:t>1.1</w:t>
            </w:r>
            <w:r>
              <w:rPr>
                <w:rFonts w:eastAsiaTheme="minorEastAsia" w:cstheme="minorBidi"/>
                <w:smallCaps w:val="0"/>
                <w:noProof/>
                <w:kern w:val="2"/>
                <w:sz w:val="24"/>
                <w:szCs w:val="24"/>
                <w:lang w:val="en-US"/>
                <w14:ligatures w14:val="standardContextual"/>
              </w:rPr>
              <w:tab/>
            </w:r>
            <w:r w:rsidRPr="00E63B5C">
              <w:rPr>
                <w:rStyle w:val="Hyperlink"/>
                <w:noProof/>
              </w:rPr>
              <w:t>The LINAC</w:t>
            </w:r>
            <w:r>
              <w:rPr>
                <w:noProof/>
                <w:webHidden/>
              </w:rPr>
              <w:tab/>
            </w:r>
            <w:r>
              <w:rPr>
                <w:noProof/>
                <w:webHidden/>
              </w:rPr>
              <w:fldChar w:fldCharType="begin"/>
            </w:r>
            <w:r>
              <w:rPr>
                <w:noProof/>
                <w:webHidden/>
              </w:rPr>
              <w:instrText xml:space="preserve"> PAGEREF _Toc212194812 \h </w:instrText>
            </w:r>
            <w:r>
              <w:rPr>
                <w:noProof/>
                <w:webHidden/>
              </w:rPr>
            </w:r>
            <w:r>
              <w:rPr>
                <w:noProof/>
                <w:webHidden/>
              </w:rPr>
              <w:fldChar w:fldCharType="separate"/>
            </w:r>
            <w:r w:rsidR="00A63B38">
              <w:rPr>
                <w:noProof/>
                <w:webHidden/>
              </w:rPr>
              <w:t>12</w:t>
            </w:r>
            <w:r>
              <w:rPr>
                <w:noProof/>
                <w:webHidden/>
              </w:rPr>
              <w:fldChar w:fldCharType="end"/>
            </w:r>
          </w:hyperlink>
        </w:p>
        <w:p w14:paraId="337F8CCE" w14:textId="7812A0C8"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3" w:history="1">
            <w:r w:rsidRPr="00E63B5C">
              <w:rPr>
                <w:rStyle w:val="Hyperlink"/>
                <w:noProof/>
              </w:rPr>
              <w:t>1.2</w:t>
            </w:r>
            <w:r>
              <w:rPr>
                <w:rFonts w:eastAsiaTheme="minorEastAsia" w:cstheme="minorBidi"/>
                <w:smallCaps w:val="0"/>
                <w:noProof/>
                <w:kern w:val="2"/>
                <w:sz w:val="24"/>
                <w:szCs w:val="24"/>
                <w:lang w:val="en-US"/>
                <w14:ligatures w14:val="standardContextual"/>
              </w:rPr>
              <w:tab/>
            </w:r>
            <w:r w:rsidRPr="00E63B5C">
              <w:rPr>
                <w:rStyle w:val="Hyperlink"/>
                <w:noProof/>
              </w:rPr>
              <w:t>Cryogenic System</w:t>
            </w:r>
            <w:r>
              <w:rPr>
                <w:noProof/>
                <w:webHidden/>
              </w:rPr>
              <w:tab/>
            </w:r>
            <w:r>
              <w:rPr>
                <w:noProof/>
                <w:webHidden/>
              </w:rPr>
              <w:fldChar w:fldCharType="begin"/>
            </w:r>
            <w:r>
              <w:rPr>
                <w:noProof/>
                <w:webHidden/>
              </w:rPr>
              <w:instrText xml:space="preserve"> PAGEREF _Toc212194813 \h </w:instrText>
            </w:r>
            <w:r>
              <w:rPr>
                <w:noProof/>
                <w:webHidden/>
              </w:rPr>
            </w:r>
            <w:r>
              <w:rPr>
                <w:noProof/>
                <w:webHidden/>
              </w:rPr>
              <w:fldChar w:fldCharType="separate"/>
            </w:r>
            <w:r w:rsidR="00A63B38">
              <w:rPr>
                <w:noProof/>
                <w:webHidden/>
              </w:rPr>
              <w:t>12</w:t>
            </w:r>
            <w:r>
              <w:rPr>
                <w:noProof/>
                <w:webHidden/>
              </w:rPr>
              <w:fldChar w:fldCharType="end"/>
            </w:r>
          </w:hyperlink>
        </w:p>
        <w:p w14:paraId="3F4992BA" w14:textId="3EDB5E61"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4" w:history="1">
            <w:r w:rsidRPr="00E63B5C">
              <w:rPr>
                <w:rStyle w:val="Hyperlink"/>
                <w:noProof/>
              </w:rPr>
              <w:t>1.3</w:t>
            </w:r>
            <w:r>
              <w:rPr>
                <w:rFonts w:eastAsiaTheme="minorEastAsia" w:cstheme="minorBidi"/>
                <w:smallCaps w:val="0"/>
                <w:noProof/>
                <w:kern w:val="2"/>
                <w:sz w:val="24"/>
                <w:szCs w:val="24"/>
                <w:lang w:val="en-US"/>
                <w14:ligatures w14:val="standardContextual"/>
              </w:rPr>
              <w:tab/>
            </w:r>
            <w:r w:rsidRPr="00E63B5C">
              <w:rPr>
                <w:rStyle w:val="Hyperlink"/>
                <w:noProof/>
              </w:rPr>
              <w:t>Cryogenic Users</w:t>
            </w:r>
            <w:r>
              <w:rPr>
                <w:noProof/>
                <w:webHidden/>
              </w:rPr>
              <w:tab/>
            </w:r>
            <w:r>
              <w:rPr>
                <w:noProof/>
                <w:webHidden/>
              </w:rPr>
              <w:fldChar w:fldCharType="begin"/>
            </w:r>
            <w:r>
              <w:rPr>
                <w:noProof/>
                <w:webHidden/>
              </w:rPr>
              <w:instrText xml:space="preserve"> PAGEREF _Toc212194814 \h </w:instrText>
            </w:r>
            <w:r>
              <w:rPr>
                <w:noProof/>
                <w:webHidden/>
              </w:rPr>
            </w:r>
            <w:r>
              <w:rPr>
                <w:noProof/>
                <w:webHidden/>
              </w:rPr>
              <w:fldChar w:fldCharType="separate"/>
            </w:r>
            <w:r w:rsidR="00A63B38">
              <w:rPr>
                <w:noProof/>
                <w:webHidden/>
              </w:rPr>
              <w:t>13</w:t>
            </w:r>
            <w:r>
              <w:rPr>
                <w:noProof/>
                <w:webHidden/>
              </w:rPr>
              <w:fldChar w:fldCharType="end"/>
            </w:r>
          </w:hyperlink>
        </w:p>
        <w:p w14:paraId="048EC5E3" w14:textId="757454A4"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5" w:history="1">
            <w:r w:rsidRPr="00E63B5C">
              <w:rPr>
                <w:rStyle w:val="Hyperlink"/>
                <w:noProof/>
              </w:rPr>
              <w:t>1.4</w:t>
            </w:r>
            <w:r>
              <w:rPr>
                <w:rFonts w:eastAsiaTheme="minorEastAsia" w:cstheme="minorBidi"/>
                <w:smallCaps w:val="0"/>
                <w:noProof/>
                <w:kern w:val="2"/>
                <w:sz w:val="24"/>
                <w:szCs w:val="24"/>
                <w:lang w:val="en-US"/>
                <w14:ligatures w14:val="standardContextual"/>
              </w:rPr>
              <w:tab/>
            </w:r>
            <w:r w:rsidRPr="00E63B5C">
              <w:rPr>
                <w:rStyle w:val="Hyperlink"/>
                <w:noProof/>
              </w:rPr>
              <w:t>Overview of the He lines</w:t>
            </w:r>
            <w:r>
              <w:rPr>
                <w:noProof/>
                <w:webHidden/>
              </w:rPr>
              <w:tab/>
            </w:r>
            <w:r>
              <w:rPr>
                <w:noProof/>
                <w:webHidden/>
              </w:rPr>
              <w:fldChar w:fldCharType="begin"/>
            </w:r>
            <w:r>
              <w:rPr>
                <w:noProof/>
                <w:webHidden/>
              </w:rPr>
              <w:instrText xml:space="preserve"> PAGEREF _Toc212194815 \h </w:instrText>
            </w:r>
            <w:r>
              <w:rPr>
                <w:noProof/>
                <w:webHidden/>
              </w:rPr>
            </w:r>
            <w:r>
              <w:rPr>
                <w:noProof/>
                <w:webHidden/>
              </w:rPr>
              <w:fldChar w:fldCharType="separate"/>
            </w:r>
            <w:r w:rsidR="00A63B38">
              <w:rPr>
                <w:noProof/>
                <w:webHidden/>
              </w:rPr>
              <w:t>14</w:t>
            </w:r>
            <w:r>
              <w:rPr>
                <w:noProof/>
                <w:webHidden/>
              </w:rPr>
              <w:fldChar w:fldCharType="end"/>
            </w:r>
          </w:hyperlink>
        </w:p>
        <w:p w14:paraId="744A408C" w14:textId="517EB6A2" w:rsidR="003C213D" w:rsidRDefault="003C213D">
          <w:pPr>
            <w:pStyle w:val="TOC1"/>
            <w:tabs>
              <w:tab w:val="left" w:pos="600"/>
              <w:tab w:val="right" w:leader="dot" w:pos="9730"/>
            </w:tabs>
            <w:rPr>
              <w:rFonts w:eastAsiaTheme="minorEastAsia" w:cstheme="minorBidi"/>
              <w:b w:val="0"/>
              <w:bCs w:val="0"/>
              <w:caps w:val="0"/>
              <w:noProof/>
              <w:kern w:val="2"/>
              <w:sz w:val="24"/>
              <w:szCs w:val="24"/>
              <w:lang w:val="en-US"/>
              <w14:ligatures w14:val="standardContextual"/>
            </w:rPr>
          </w:pPr>
          <w:hyperlink w:anchor="_Toc212194816" w:history="1">
            <w:r w:rsidRPr="00E63B5C">
              <w:rPr>
                <w:rStyle w:val="Hyperlink"/>
                <w:noProof/>
              </w:rPr>
              <w:t>1.5</w:t>
            </w:r>
            <w:r>
              <w:rPr>
                <w:rFonts w:eastAsiaTheme="minorEastAsia" w:cstheme="minorBidi"/>
                <w:b w:val="0"/>
                <w:bCs w:val="0"/>
                <w:caps w:val="0"/>
                <w:noProof/>
                <w:kern w:val="2"/>
                <w:sz w:val="24"/>
                <w:szCs w:val="24"/>
                <w:lang w:val="en-US"/>
                <w14:ligatures w14:val="standardContextual"/>
              </w:rPr>
              <w:tab/>
            </w:r>
            <w:r w:rsidRPr="00E63B5C">
              <w:rPr>
                <w:rStyle w:val="Hyperlink"/>
                <w:noProof/>
              </w:rPr>
              <w:t>Introduction to QPLANT Control &amp; Interlock System, CIS services and infrastructure.</w:t>
            </w:r>
            <w:r>
              <w:rPr>
                <w:noProof/>
                <w:webHidden/>
              </w:rPr>
              <w:tab/>
            </w:r>
            <w:r>
              <w:rPr>
                <w:noProof/>
                <w:webHidden/>
              </w:rPr>
              <w:fldChar w:fldCharType="begin"/>
            </w:r>
            <w:r>
              <w:rPr>
                <w:noProof/>
                <w:webHidden/>
              </w:rPr>
              <w:instrText xml:space="preserve"> PAGEREF _Toc212194816 \h </w:instrText>
            </w:r>
            <w:r>
              <w:rPr>
                <w:noProof/>
                <w:webHidden/>
              </w:rPr>
            </w:r>
            <w:r>
              <w:rPr>
                <w:noProof/>
                <w:webHidden/>
              </w:rPr>
              <w:fldChar w:fldCharType="separate"/>
            </w:r>
            <w:r w:rsidR="00A63B38">
              <w:rPr>
                <w:noProof/>
                <w:webHidden/>
              </w:rPr>
              <w:t>16</w:t>
            </w:r>
            <w:r>
              <w:rPr>
                <w:noProof/>
                <w:webHidden/>
              </w:rPr>
              <w:fldChar w:fldCharType="end"/>
            </w:r>
          </w:hyperlink>
        </w:p>
        <w:p w14:paraId="5F9B25B5" w14:textId="4C7E46A3"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817" w:history="1">
            <w:r w:rsidRPr="00E63B5C">
              <w:rPr>
                <w:rStyle w:val="Hyperlink"/>
                <w:noProof/>
              </w:rPr>
              <w:t>2</w:t>
            </w:r>
            <w:r>
              <w:rPr>
                <w:rFonts w:eastAsiaTheme="minorEastAsia" w:cstheme="minorBidi"/>
                <w:b w:val="0"/>
                <w:bCs w:val="0"/>
                <w:caps w:val="0"/>
                <w:noProof/>
                <w:kern w:val="2"/>
                <w:sz w:val="24"/>
                <w:szCs w:val="24"/>
                <w:lang w:val="en-US"/>
                <w14:ligatures w14:val="standardContextual"/>
              </w:rPr>
              <w:tab/>
            </w:r>
            <w:r w:rsidRPr="00E63B5C">
              <w:rPr>
                <w:rStyle w:val="Hyperlink"/>
                <w:noProof/>
              </w:rPr>
              <w:t>Nature of the Procurement</w:t>
            </w:r>
            <w:r>
              <w:rPr>
                <w:noProof/>
                <w:webHidden/>
              </w:rPr>
              <w:tab/>
            </w:r>
            <w:r>
              <w:rPr>
                <w:noProof/>
                <w:webHidden/>
              </w:rPr>
              <w:fldChar w:fldCharType="begin"/>
            </w:r>
            <w:r>
              <w:rPr>
                <w:noProof/>
                <w:webHidden/>
              </w:rPr>
              <w:instrText xml:space="preserve"> PAGEREF _Toc212194817 \h </w:instrText>
            </w:r>
            <w:r>
              <w:rPr>
                <w:noProof/>
                <w:webHidden/>
              </w:rPr>
            </w:r>
            <w:r>
              <w:rPr>
                <w:noProof/>
                <w:webHidden/>
              </w:rPr>
              <w:fldChar w:fldCharType="separate"/>
            </w:r>
            <w:r w:rsidR="00A63B38">
              <w:rPr>
                <w:noProof/>
                <w:webHidden/>
              </w:rPr>
              <w:t>17</w:t>
            </w:r>
            <w:r>
              <w:rPr>
                <w:noProof/>
                <w:webHidden/>
              </w:rPr>
              <w:fldChar w:fldCharType="end"/>
            </w:r>
          </w:hyperlink>
        </w:p>
        <w:p w14:paraId="5E026B7E" w14:textId="0407BF7A"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8" w:history="1">
            <w:r w:rsidRPr="00E63B5C">
              <w:rPr>
                <w:rStyle w:val="Hyperlink"/>
                <w:noProof/>
              </w:rPr>
              <w:t>2.1</w:t>
            </w:r>
            <w:r>
              <w:rPr>
                <w:rFonts w:eastAsiaTheme="minorEastAsia" w:cstheme="minorBidi"/>
                <w:smallCaps w:val="0"/>
                <w:noProof/>
                <w:kern w:val="2"/>
                <w:sz w:val="24"/>
                <w:szCs w:val="24"/>
                <w:lang w:val="en-US"/>
                <w14:ligatures w14:val="standardContextual"/>
              </w:rPr>
              <w:tab/>
            </w:r>
            <w:r w:rsidRPr="00E63B5C">
              <w:rPr>
                <w:rStyle w:val="Hyperlink"/>
                <w:noProof/>
              </w:rPr>
              <w:t>Scope of Work by the Contractor</w:t>
            </w:r>
            <w:r>
              <w:rPr>
                <w:noProof/>
                <w:webHidden/>
              </w:rPr>
              <w:tab/>
            </w:r>
            <w:r>
              <w:rPr>
                <w:noProof/>
                <w:webHidden/>
              </w:rPr>
              <w:fldChar w:fldCharType="begin"/>
            </w:r>
            <w:r>
              <w:rPr>
                <w:noProof/>
                <w:webHidden/>
              </w:rPr>
              <w:instrText xml:space="preserve"> PAGEREF _Toc212194818 \h </w:instrText>
            </w:r>
            <w:r>
              <w:rPr>
                <w:noProof/>
                <w:webHidden/>
              </w:rPr>
            </w:r>
            <w:r>
              <w:rPr>
                <w:noProof/>
                <w:webHidden/>
              </w:rPr>
              <w:fldChar w:fldCharType="separate"/>
            </w:r>
            <w:r w:rsidR="00A63B38">
              <w:rPr>
                <w:noProof/>
                <w:webHidden/>
              </w:rPr>
              <w:t>17</w:t>
            </w:r>
            <w:r>
              <w:rPr>
                <w:noProof/>
                <w:webHidden/>
              </w:rPr>
              <w:fldChar w:fldCharType="end"/>
            </w:r>
          </w:hyperlink>
        </w:p>
        <w:p w14:paraId="1DE29957" w14:textId="70877822"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19" w:history="1">
            <w:r w:rsidRPr="00E63B5C">
              <w:rPr>
                <w:rStyle w:val="Hyperlink"/>
                <w:noProof/>
              </w:rPr>
              <w:t>2.2</w:t>
            </w:r>
            <w:r>
              <w:rPr>
                <w:rFonts w:eastAsiaTheme="minorEastAsia" w:cstheme="minorBidi"/>
                <w:smallCaps w:val="0"/>
                <w:noProof/>
                <w:kern w:val="2"/>
                <w:sz w:val="24"/>
                <w:szCs w:val="24"/>
                <w:lang w:val="en-US"/>
                <w14:ligatures w14:val="standardContextual"/>
              </w:rPr>
              <w:tab/>
            </w:r>
            <w:r w:rsidRPr="00E63B5C">
              <w:rPr>
                <w:rStyle w:val="Hyperlink"/>
                <w:noProof/>
              </w:rPr>
              <w:t>Scope of Supply by the Contractor</w:t>
            </w:r>
            <w:r>
              <w:rPr>
                <w:noProof/>
                <w:webHidden/>
              </w:rPr>
              <w:tab/>
            </w:r>
            <w:r>
              <w:rPr>
                <w:noProof/>
                <w:webHidden/>
              </w:rPr>
              <w:fldChar w:fldCharType="begin"/>
            </w:r>
            <w:r>
              <w:rPr>
                <w:noProof/>
                <w:webHidden/>
              </w:rPr>
              <w:instrText xml:space="preserve"> PAGEREF _Toc212194819 \h </w:instrText>
            </w:r>
            <w:r>
              <w:rPr>
                <w:noProof/>
                <w:webHidden/>
              </w:rPr>
            </w:r>
            <w:r>
              <w:rPr>
                <w:noProof/>
                <w:webHidden/>
              </w:rPr>
              <w:fldChar w:fldCharType="separate"/>
            </w:r>
            <w:r w:rsidR="00A63B38">
              <w:rPr>
                <w:noProof/>
                <w:webHidden/>
              </w:rPr>
              <w:t>17</w:t>
            </w:r>
            <w:r>
              <w:rPr>
                <w:noProof/>
                <w:webHidden/>
              </w:rPr>
              <w:fldChar w:fldCharType="end"/>
            </w:r>
          </w:hyperlink>
        </w:p>
        <w:p w14:paraId="19216CE9" w14:textId="05B8AF3B"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820" w:history="1">
            <w:r w:rsidRPr="00E63B5C">
              <w:rPr>
                <w:rStyle w:val="Hyperlink"/>
                <w:noProof/>
              </w:rPr>
              <w:t>3</w:t>
            </w:r>
            <w:r>
              <w:rPr>
                <w:rFonts w:eastAsiaTheme="minorEastAsia" w:cstheme="minorBidi"/>
                <w:b w:val="0"/>
                <w:bCs w:val="0"/>
                <w:caps w:val="0"/>
                <w:noProof/>
                <w:kern w:val="2"/>
                <w:sz w:val="24"/>
                <w:szCs w:val="24"/>
                <w:lang w:val="en-US"/>
                <w14:ligatures w14:val="standardContextual"/>
              </w:rPr>
              <w:tab/>
            </w:r>
            <w:r w:rsidRPr="00E63B5C">
              <w:rPr>
                <w:rStyle w:val="Hyperlink"/>
                <w:noProof/>
              </w:rPr>
              <w:t>Technical Requirements</w:t>
            </w:r>
            <w:r>
              <w:rPr>
                <w:noProof/>
                <w:webHidden/>
              </w:rPr>
              <w:tab/>
            </w:r>
            <w:r>
              <w:rPr>
                <w:noProof/>
                <w:webHidden/>
              </w:rPr>
              <w:fldChar w:fldCharType="begin"/>
            </w:r>
            <w:r>
              <w:rPr>
                <w:noProof/>
                <w:webHidden/>
              </w:rPr>
              <w:instrText xml:space="preserve"> PAGEREF _Toc212194820 \h </w:instrText>
            </w:r>
            <w:r>
              <w:rPr>
                <w:noProof/>
                <w:webHidden/>
              </w:rPr>
            </w:r>
            <w:r>
              <w:rPr>
                <w:noProof/>
                <w:webHidden/>
              </w:rPr>
              <w:fldChar w:fldCharType="separate"/>
            </w:r>
            <w:r w:rsidR="00A63B38">
              <w:rPr>
                <w:noProof/>
                <w:webHidden/>
              </w:rPr>
              <w:t>18</w:t>
            </w:r>
            <w:r>
              <w:rPr>
                <w:noProof/>
                <w:webHidden/>
              </w:rPr>
              <w:fldChar w:fldCharType="end"/>
            </w:r>
          </w:hyperlink>
        </w:p>
        <w:p w14:paraId="325BD301" w14:textId="0DC45909"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21" w:history="1">
            <w:r w:rsidRPr="00E63B5C">
              <w:rPr>
                <w:rStyle w:val="Hyperlink"/>
                <w:noProof/>
              </w:rPr>
              <w:t>3.1</w:t>
            </w:r>
            <w:r>
              <w:rPr>
                <w:rFonts w:eastAsiaTheme="minorEastAsia" w:cstheme="minorBidi"/>
                <w:smallCaps w:val="0"/>
                <w:noProof/>
                <w:kern w:val="2"/>
                <w:sz w:val="24"/>
                <w:szCs w:val="24"/>
                <w:lang w:val="en-US"/>
                <w14:ligatures w14:val="standardContextual"/>
              </w:rPr>
              <w:tab/>
            </w:r>
            <w:r w:rsidRPr="00E63B5C">
              <w:rPr>
                <w:rStyle w:val="Hyperlink"/>
                <w:noProof/>
              </w:rPr>
              <w:t>Introduction</w:t>
            </w:r>
            <w:r>
              <w:rPr>
                <w:noProof/>
                <w:webHidden/>
              </w:rPr>
              <w:tab/>
            </w:r>
            <w:r>
              <w:rPr>
                <w:noProof/>
                <w:webHidden/>
              </w:rPr>
              <w:fldChar w:fldCharType="begin"/>
            </w:r>
            <w:r>
              <w:rPr>
                <w:noProof/>
                <w:webHidden/>
              </w:rPr>
              <w:instrText xml:space="preserve"> PAGEREF _Toc212194821 \h </w:instrText>
            </w:r>
            <w:r>
              <w:rPr>
                <w:noProof/>
                <w:webHidden/>
              </w:rPr>
            </w:r>
            <w:r>
              <w:rPr>
                <w:noProof/>
                <w:webHidden/>
              </w:rPr>
              <w:fldChar w:fldCharType="separate"/>
            </w:r>
            <w:r w:rsidR="00A63B38">
              <w:rPr>
                <w:noProof/>
                <w:webHidden/>
              </w:rPr>
              <w:t>18</w:t>
            </w:r>
            <w:r>
              <w:rPr>
                <w:noProof/>
                <w:webHidden/>
              </w:rPr>
              <w:fldChar w:fldCharType="end"/>
            </w:r>
          </w:hyperlink>
        </w:p>
        <w:p w14:paraId="07BA9539" w14:textId="2FAB9C6A"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22" w:history="1">
            <w:r w:rsidRPr="00E63B5C">
              <w:rPr>
                <w:rStyle w:val="Hyperlink"/>
                <w:noProof/>
              </w:rPr>
              <w:t>3.2</w:t>
            </w:r>
            <w:r>
              <w:rPr>
                <w:rFonts w:eastAsiaTheme="minorEastAsia" w:cstheme="minorBidi"/>
                <w:smallCaps w:val="0"/>
                <w:noProof/>
                <w:kern w:val="2"/>
                <w:sz w:val="24"/>
                <w:szCs w:val="24"/>
                <w:lang w:val="en-US"/>
                <w14:ligatures w14:val="standardContextual"/>
              </w:rPr>
              <w:tab/>
            </w:r>
            <w:r w:rsidRPr="00E63B5C">
              <w:rPr>
                <w:rStyle w:val="Hyperlink"/>
                <w:noProof/>
              </w:rPr>
              <w:t>Nominal Operational Scenarios</w:t>
            </w:r>
            <w:r>
              <w:rPr>
                <w:noProof/>
                <w:webHidden/>
              </w:rPr>
              <w:tab/>
            </w:r>
            <w:r>
              <w:rPr>
                <w:noProof/>
                <w:webHidden/>
              </w:rPr>
              <w:fldChar w:fldCharType="begin"/>
            </w:r>
            <w:r>
              <w:rPr>
                <w:noProof/>
                <w:webHidden/>
              </w:rPr>
              <w:instrText xml:space="preserve"> PAGEREF _Toc212194822 \h </w:instrText>
            </w:r>
            <w:r>
              <w:rPr>
                <w:noProof/>
                <w:webHidden/>
              </w:rPr>
            </w:r>
            <w:r>
              <w:rPr>
                <w:noProof/>
                <w:webHidden/>
              </w:rPr>
              <w:fldChar w:fldCharType="separate"/>
            </w:r>
            <w:r w:rsidR="00A63B38">
              <w:rPr>
                <w:noProof/>
                <w:webHidden/>
              </w:rPr>
              <w:t>19</w:t>
            </w:r>
            <w:r>
              <w:rPr>
                <w:noProof/>
                <w:webHidden/>
              </w:rPr>
              <w:fldChar w:fldCharType="end"/>
            </w:r>
          </w:hyperlink>
        </w:p>
        <w:p w14:paraId="1BFB669A" w14:textId="3BDA95D3"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23" w:history="1">
            <w:r w:rsidRPr="00E63B5C">
              <w:rPr>
                <w:rStyle w:val="Hyperlink"/>
                <w:noProof/>
              </w:rPr>
              <w:t>3.2.1</w:t>
            </w:r>
            <w:r>
              <w:rPr>
                <w:rFonts w:eastAsiaTheme="minorEastAsia" w:cstheme="minorBidi"/>
                <w:i w:val="0"/>
                <w:iCs w:val="0"/>
                <w:noProof/>
                <w:kern w:val="2"/>
                <w:sz w:val="24"/>
                <w:szCs w:val="24"/>
                <w:lang w:val="en-US"/>
                <w14:ligatures w14:val="standardContextual"/>
              </w:rPr>
              <w:tab/>
            </w:r>
            <w:r w:rsidRPr="00E63B5C">
              <w:rPr>
                <w:rStyle w:val="Hyperlink"/>
                <w:noProof/>
              </w:rPr>
              <w:t>Lifetime and annual maintenance schedule</w:t>
            </w:r>
            <w:r>
              <w:rPr>
                <w:noProof/>
                <w:webHidden/>
              </w:rPr>
              <w:tab/>
            </w:r>
            <w:r>
              <w:rPr>
                <w:noProof/>
                <w:webHidden/>
              </w:rPr>
              <w:fldChar w:fldCharType="begin"/>
            </w:r>
            <w:r>
              <w:rPr>
                <w:noProof/>
                <w:webHidden/>
              </w:rPr>
              <w:instrText xml:space="preserve"> PAGEREF _Toc212194823 \h </w:instrText>
            </w:r>
            <w:r>
              <w:rPr>
                <w:noProof/>
                <w:webHidden/>
              </w:rPr>
            </w:r>
            <w:r>
              <w:rPr>
                <w:noProof/>
                <w:webHidden/>
              </w:rPr>
              <w:fldChar w:fldCharType="separate"/>
            </w:r>
            <w:r w:rsidR="00A63B38">
              <w:rPr>
                <w:noProof/>
                <w:webHidden/>
              </w:rPr>
              <w:t>19</w:t>
            </w:r>
            <w:r>
              <w:rPr>
                <w:noProof/>
                <w:webHidden/>
              </w:rPr>
              <w:fldChar w:fldCharType="end"/>
            </w:r>
          </w:hyperlink>
        </w:p>
        <w:p w14:paraId="169BF2F2" w14:textId="1CB1B43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24" w:history="1">
            <w:r w:rsidRPr="00E63B5C">
              <w:rPr>
                <w:rStyle w:val="Hyperlink"/>
                <w:noProof/>
              </w:rPr>
              <w:t>3.2.2</w:t>
            </w:r>
            <w:r>
              <w:rPr>
                <w:rFonts w:eastAsiaTheme="minorEastAsia" w:cstheme="minorBidi"/>
                <w:i w:val="0"/>
                <w:iCs w:val="0"/>
                <w:noProof/>
                <w:kern w:val="2"/>
                <w:sz w:val="24"/>
                <w:szCs w:val="24"/>
                <w:lang w:val="en-US"/>
                <w14:ligatures w14:val="standardContextual"/>
              </w:rPr>
              <w:tab/>
            </w:r>
            <w:r w:rsidRPr="00E63B5C">
              <w:rPr>
                <w:rStyle w:val="Hyperlink"/>
                <w:noProof/>
              </w:rPr>
              <w:t>Steady state operational scenarios</w:t>
            </w:r>
            <w:r>
              <w:rPr>
                <w:noProof/>
                <w:webHidden/>
              </w:rPr>
              <w:tab/>
            </w:r>
            <w:r>
              <w:rPr>
                <w:noProof/>
                <w:webHidden/>
              </w:rPr>
              <w:fldChar w:fldCharType="begin"/>
            </w:r>
            <w:r>
              <w:rPr>
                <w:noProof/>
                <w:webHidden/>
              </w:rPr>
              <w:instrText xml:space="preserve"> PAGEREF _Toc212194824 \h </w:instrText>
            </w:r>
            <w:r>
              <w:rPr>
                <w:noProof/>
                <w:webHidden/>
              </w:rPr>
            </w:r>
            <w:r>
              <w:rPr>
                <w:noProof/>
                <w:webHidden/>
              </w:rPr>
              <w:fldChar w:fldCharType="separate"/>
            </w:r>
            <w:r w:rsidR="00A63B38">
              <w:rPr>
                <w:noProof/>
                <w:webHidden/>
              </w:rPr>
              <w:t>19</w:t>
            </w:r>
            <w:r>
              <w:rPr>
                <w:noProof/>
                <w:webHidden/>
              </w:rPr>
              <w:fldChar w:fldCharType="end"/>
            </w:r>
          </w:hyperlink>
        </w:p>
        <w:p w14:paraId="77C3EEF3" w14:textId="174E289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25" w:history="1">
            <w:r w:rsidRPr="00E63B5C">
              <w:rPr>
                <w:rStyle w:val="Hyperlink"/>
                <w:noProof/>
              </w:rPr>
              <w:t>3.2.3</w:t>
            </w:r>
            <w:r>
              <w:rPr>
                <w:rFonts w:eastAsiaTheme="minorEastAsia" w:cstheme="minorBidi"/>
                <w:i w:val="0"/>
                <w:iCs w:val="0"/>
                <w:noProof/>
                <w:kern w:val="2"/>
                <w:sz w:val="24"/>
                <w:szCs w:val="24"/>
                <w:lang w:val="en-US"/>
                <w14:ligatures w14:val="standardContextual"/>
              </w:rPr>
              <w:tab/>
            </w:r>
            <w:r w:rsidRPr="00E63B5C">
              <w:rPr>
                <w:rStyle w:val="Hyperlink"/>
                <w:noProof/>
              </w:rPr>
              <w:t>Transient operational scenarios</w:t>
            </w:r>
            <w:r>
              <w:rPr>
                <w:noProof/>
                <w:webHidden/>
              </w:rPr>
              <w:tab/>
            </w:r>
            <w:r>
              <w:rPr>
                <w:noProof/>
                <w:webHidden/>
              </w:rPr>
              <w:fldChar w:fldCharType="begin"/>
            </w:r>
            <w:r>
              <w:rPr>
                <w:noProof/>
                <w:webHidden/>
              </w:rPr>
              <w:instrText xml:space="preserve"> PAGEREF _Toc212194825 \h </w:instrText>
            </w:r>
            <w:r>
              <w:rPr>
                <w:noProof/>
                <w:webHidden/>
              </w:rPr>
            </w:r>
            <w:r>
              <w:rPr>
                <w:noProof/>
                <w:webHidden/>
              </w:rPr>
              <w:fldChar w:fldCharType="separate"/>
            </w:r>
            <w:r w:rsidR="00A63B38">
              <w:rPr>
                <w:noProof/>
                <w:webHidden/>
              </w:rPr>
              <w:t>19</w:t>
            </w:r>
            <w:r>
              <w:rPr>
                <w:noProof/>
                <w:webHidden/>
              </w:rPr>
              <w:fldChar w:fldCharType="end"/>
            </w:r>
          </w:hyperlink>
        </w:p>
        <w:p w14:paraId="32B2D398" w14:textId="2FB6CE2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26" w:history="1">
            <w:r w:rsidRPr="00E63B5C">
              <w:rPr>
                <w:rStyle w:val="Hyperlink"/>
                <w:noProof/>
              </w:rPr>
              <w:t>3.2.4</w:t>
            </w:r>
            <w:r>
              <w:rPr>
                <w:rFonts w:eastAsiaTheme="minorEastAsia" w:cstheme="minorBidi"/>
                <w:i w:val="0"/>
                <w:iCs w:val="0"/>
                <w:noProof/>
                <w:kern w:val="2"/>
                <w:sz w:val="24"/>
                <w:szCs w:val="24"/>
                <w:lang w:val="en-US"/>
                <w14:ligatures w14:val="standardContextual"/>
              </w:rPr>
              <w:tab/>
            </w:r>
            <w:r w:rsidRPr="00E63B5C">
              <w:rPr>
                <w:rStyle w:val="Hyperlink"/>
                <w:noProof/>
              </w:rPr>
              <w:t>Other operational scenarios</w:t>
            </w:r>
            <w:r>
              <w:rPr>
                <w:noProof/>
                <w:webHidden/>
              </w:rPr>
              <w:tab/>
            </w:r>
            <w:r>
              <w:rPr>
                <w:noProof/>
                <w:webHidden/>
              </w:rPr>
              <w:fldChar w:fldCharType="begin"/>
            </w:r>
            <w:r>
              <w:rPr>
                <w:noProof/>
                <w:webHidden/>
              </w:rPr>
              <w:instrText xml:space="preserve"> PAGEREF _Toc212194826 \h </w:instrText>
            </w:r>
            <w:r>
              <w:rPr>
                <w:noProof/>
                <w:webHidden/>
              </w:rPr>
            </w:r>
            <w:r>
              <w:rPr>
                <w:noProof/>
                <w:webHidden/>
              </w:rPr>
              <w:fldChar w:fldCharType="separate"/>
            </w:r>
            <w:r w:rsidR="00A63B38">
              <w:rPr>
                <w:noProof/>
                <w:webHidden/>
              </w:rPr>
              <w:t>21</w:t>
            </w:r>
            <w:r>
              <w:rPr>
                <w:noProof/>
                <w:webHidden/>
              </w:rPr>
              <w:fldChar w:fldCharType="end"/>
            </w:r>
          </w:hyperlink>
        </w:p>
        <w:p w14:paraId="116C36AD" w14:textId="6B622EBD"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27" w:history="1">
            <w:r w:rsidRPr="00E63B5C">
              <w:rPr>
                <w:rStyle w:val="Hyperlink"/>
                <w:noProof/>
              </w:rPr>
              <w:t>3.3</w:t>
            </w:r>
            <w:r>
              <w:rPr>
                <w:rFonts w:eastAsiaTheme="minorEastAsia" w:cstheme="minorBidi"/>
                <w:smallCaps w:val="0"/>
                <w:noProof/>
                <w:kern w:val="2"/>
                <w:sz w:val="24"/>
                <w:szCs w:val="24"/>
                <w:lang w:val="en-US"/>
                <w14:ligatures w14:val="standardContextual"/>
              </w:rPr>
              <w:tab/>
            </w:r>
            <w:r w:rsidRPr="00E63B5C">
              <w:rPr>
                <w:rStyle w:val="Hyperlink"/>
                <w:noProof/>
              </w:rPr>
              <w:t>Performance Requirements</w:t>
            </w:r>
            <w:r>
              <w:rPr>
                <w:noProof/>
                <w:webHidden/>
              </w:rPr>
              <w:tab/>
            </w:r>
            <w:r>
              <w:rPr>
                <w:noProof/>
                <w:webHidden/>
              </w:rPr>
              <w:fldChar w:fldCharType="begin"/>
            </w:r>
            <w:r>
              <w:rPr>
                <w:noProof/>
                <w:webHidden/>
              </w:rPr>
              <w:instrText xml:space="preserve"> PAGEREF _Toc212194827 \h </w:instrText>
            </w:r>
            <w:r>
              <w:rPr>
                <w:noProof/>
                <w:webHidden/>
              </w:rPr>
            </w:r>
            <w:r>
              <w:rPr>
                <w:noProof/>
                <w:webHidden/>
              </w:rPr>
              <w:fldChar w:fldCharType="separate"/>
            </w:r>
            <w:r w:rsidR="00A63B38">
              <w:rPr>
                <w:noProof/>
                <w:webHidden/>
              </w:rPr>
              <w:t>22</w:t>
            </w:r>
            <w:r>
              <w:rPr>
                <w:noProof/>
                <w:webHidden/>
              </w:rPr>
              <w:fldChar w:fldCharType="end"/>
            </w:r>
          </w:hyperlink>
        </w:p>
        <w:p w14:paraId="7F7A571F" w14:textId="353E67F0"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28" w:history="1">
            <w:r w:rsidRPr="00E63B5C">
              <w:rPr>
                <w:rStyle w:val="Hyperlink"/>
                <w:noProof/>
              </w:rPr>
              <w:t>3.4</w:t>
            </w:r>
            <w:r>
              <w:rPr>
                <w:rFonts w:eastAsiaTheme="minorEastAsia" w:cstheme="minorBidi"/>
                <w:smallCaps w:val="0"/>
                <w:noProof/>
                <w:kern w:val="2"/>
                <w:sz w:val="24"/>
                <w:szCs w:val="24"/>
                <w:lang w:val="en-US"/>
                <w14:ligatures w14:val="standardContextual"/>
              </w:rPr>
              <w:tab/>
            </w:r>
            <w:r w:rsidRPr="00E63B5C">
              <w:rPr>
                <w:rStyle w:val="Hyperlink"/>
                <w:noProof/>
              </w:rPr>
              <w:t>Reliability Requirements</w:t>
            </w:r>
            <w:r>
              <w:rPr>
                <w:noProof/>
                <w:webHidden/>
              </w:rPr>
              <w:tab/>
            </w:r>
            <w:r>
              <w:rPr>
                <w:noProof/>
                <w:webHidden/>
              </w:rPr>
              <w:fldChar w:fldCharType="begin"/>
            </w:r>
            <w:r>
              <w:rPr>
                <w:noProof/>
                <w:webHidden/>
              </w:rPr>
              <w:instrText xml:space="preserve"> PAGEREF _Toc212194828 \h </w:instrText>
            </w:r>
            <w:r>
              <w:rPr>
                <w:noProof/>
                <w:webHidden/>
              </w:rPr>
            </w:r>
            <w:r>
              <w:rPr>
                <w:noProof/>
                <w:webHidden/>
              </w:rPr>
              <w:fldChar w:fldCharType="separate"/>
            </w:r>
            <w:r w:rsidR="00A63B38">
              <w:rPr>
                <w:noProof/>
                <w:webHidden/>
              </w:rPr>
              <w:t>23</w:t>
            </w:r>
            <w:r>
              <w:rPr>
                <w:noProof/>
                <w:webHidden/>
              </w:rPr>
              <w:fldChar w:fldCharType="end"/>
            </w:r>
          </w:hyperlink>
        </w:p>
        <w:p w14:paraId="136D3D05" w14:textId="72F0D4B0"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29" w:history="1">
            <w:r w:rsidRPr="00E63B5C">
              <w:rPr>
                <w:rStyle w:val="Hyperlink"/>
                <w:noProof/>
              </w:rPr>
              <w:t>3.5</w:t>
            </w:r>
            <w:r>
              <w:rPr>
                <w:rFonts w:eastAsiaTheme="minorEastAsia" w:cstheme="minorBidi"/>
                <w:smallCaps w:val="0"/>
                <w:noProof/>
                <w:kern w:val="2"/>
                <w:sz w:val="24"/>
                <w:szCs w:val="24"/>
                <w:lang w:val="en-US"/>
                <w14:ligatures w14:val="standardContextual"/>
              </w:rPr>
              <w:tab/>
            </w:r>
            <w:r w:rsidRPr="00E63B5C">
              <w:rPr>
                <w:rStyle w:val="Hyperlink"/>
                <w:noProof/>
              </w:rPr>
              <w:t>QPLANT Design &amp; Construction Requirements</w:t>
            </w:r>
            <w:r>
              <w:rPr>
                <w:noProof/>
                <w:webHidden/>
              </w:rPr>
              <w:tab/>
            </w:r>
            <w:r>
              <w:rPr>
                <w:noProof/>
                <w:webHidden/>
              </w:rPr>
              <w:fldChar w:fldCharType="begin"/>
            </w:r>
            <w:r>
              <w:rPr>
                <w:noProof/>
                <w:webHidden/>
              </w:rPr>
              <w:instrText xml:space="preserve"> PAGEREF _Toc212194829 \h </w:instrText>
            </w:r>
            <w:r>
              <w:rPr>
                <w:noProof/>
                <w:webHidden/>
              </w:rPr>
            </w:r>
            <w:r>
              <w:rPr>
                <w:noProof/>
                <w:webHidden/>
              </w:rPr>
              <w:fldChar w:fldCharType="separate"/>
            </w:r>
            <w:r w:rsidR="00A63B38">
              <w:rPr>
                <w:noProof/>
                <w:webHidden/>
              </w:rPr>
              <w:t>23</w:t>
            </w:r>
            <w:r>
              <w:rPr>
                <w:noProof/>
                <w:webHidden/>
              </w:rPr>
              <w:fldChar w:fldCharType="end"/>
            </w:r>
          </w:hyperlink>
        </w:p>
        <w:p w14:paraId="60CAACED" w14:textId="06717F5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0" w:history="1">
            <w:r w:rsidRPr="00E63B5C">
              <w:rPr>
                <w:rStyle w:val="Hyperlink"/>
                <w:noProof/>
              </w:rPr>
              <w:t>3.5.1</w:t>
            </w:r>
            <w:r>
              <w:rPr>
                <w:rFonts w:eastAsiaTheme="minorEastAsia" w:cstheme="minorBidi"/>
                <w:i w:val="0"/>
                <w:iCs w:val="0"/>
                <w:noProof/>
                <w:kern w:val="2"/>
                <w:sz w:val="24"/>
                <w:szCs w:val="24"/>
                <w:lang w:val="en-US"/>
                <w14:ligatures w14:val="standardContextual"/>
              </w:rPr>
              <w:tab/>
            </w:r>
            <w:r w:rsidRPr="00E63B5C">
              <w:rPr>
                <w:rStyle w:val="Hyperlink"/>
                <w:noProof/>
              </w:rPr>
              <w:t>Units</w:t>
            </w:r>
            <w:r>
              <w:rPr>
                <w:noProof/>
                <w:webHidden/>
              </w:rPr>
              <w:tab/>
            </w:r>
            <w:r>
              <w:rPr>
                <w:noProof/>
                <w:webHidden/>
              </w:rPr>
              <w:fldChar w:fldCharType="begin"/>
            </w:r>
            <w:r>
              <w:rPr>
                <w:noProof/>
                <w:webHidden/>
              </w:rPr>
              <w:instrText xml:space="preserve"> PAGEREF _Toc212194830 \h </w:instrText>
            </w:r>
            <w:r>
              <w:rPr>
                <w:noProof/>
                <w:webHidden/>
              </w:rPr>
            </w:r>
            <w:r>
              <w:rPr>
                <w:noProof/>
                <w:webHidden/>
              </w:rPr>
              <w:fldChar w:fldCharType="separate"/>
            </w:r>
            <w:r w:rsidR="00A63B38">
              <w:rPr>
                <w:noProof/>
                <w:webHidden/>
              </w:rPr>
              <w:t>23</w:t>
            </w:r>
            <w:r>
              <w:rPr>
                <w:noProof/>
                <w:webHidden/>
              </w:rPr>
              <w:fldChar w:fldCharType="end"/>
            </w:r>
          </w:hyperlink>
        </w:p>
        <w:p w14:paraId="5A58DE35" w14:textId="3E3D801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1" w:history="1">
            <w:r w:rsidRPr="00E63B5C">
              <w:rPr>
                <w:rStyle w:val="Hyperlink"/>
                <w:noProof/>
              </w:rPr>
              <w:t>3.5.2</w:t>
            </w:r>
            <w:r>
              <w:rPr>
                <w:rFonts w:eastAsiaTheme="minorEastAsia" w:cstheme="minorBidi"/>
                <w:i w:val="0"/>
                <w:iCs w:val="0"/>
                <w:noProof/>
                <w:kern w:val="2"/>
                <w:sz w:val="24"/>
                <w:szCs w:val="24"/>
                <w:lang w:val="en-US"/>
                <w14:ligatures w14:val="standardContextual"/>
              </w:rPr>
              <w:tab/>
            </w:r>
            <w:r w:rsidRPr="00E63B5C">
              <w:rPr>
                <w:rStyle w:val="Hyperlink"/>
                <w:noProof/>
              </w:rPr>
              <w:t>3D Model</w:t>
            </w:r>
            <w:r>
              <w:rPr>
                <w:noProof/>
                <w:webHidden/>
              </w:rPr>
              <w:tab/>
            </w:r>
            <w:r>
              <w:rPr>
                <w:noProof/>
                <w:webHidden/>
              </w:rPr>
              <w:fldChar w:fldCharType="begin"/>
            </w:r>
            <w:r>
              <w:rPr>
                <w:noProof/>
                <w:webHidden/>
              </w:rPr>
              <w:instrText xml:space="preserve"> PAGEREF _Toc212194831 \h </w:instrText>
            </w:r>
            <w:r>
              <w:rPr>
                <w:noProof/>
                <w:webHidden/>
              </w:rPr>
            </w:r>
            <w:r>
              <w:rPr>
                <w:noProof/>
                <w:webHidden/>
              </w:rPr>
              <w:fldChar w:fldCharType="separate"/>
            </w:r>
            <w:r w:rsidR="00A63B38">
              <w:rPr>
                <w:noProof/>
                <w:webHidden/>
              </w:rPr>
              <w:t>24</w:t>
            </w:r>
            <w:r>
              <w:rPr>
                <w:noProof/>
                <w:webHidden/>
              </w:rPr>
              <w:fldChar w:fldCharType="end"/>
            </w:r>
          </w:hyperlink>
        </w:p>
        <w:p w14:paraId="1E51767D" w14:textId="7A238C3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2" w:history="1">
            <w:r w:rsidRPr="00E63B5C">
              <w:rPr>
                <w:rStyle w:val="Hyperlink"/>
                <w:noProof/>
              </w:rPr>
              <w:t>3.5.3</w:t>
            </w:r>
            <w:r>
              <w:rPr>
                <w:rFonts w:eastAsiaTheme="minorEastAsia" w:cstheme="minorBidi"/>
                <w:i w:val="0"/>
                <w:iCs w:val="0"/>
                <w:noProof/>
                <w:kern w:val="2"/>
                <w:sz w:val="24"/>
                <w:szCs w:val="24"/>
                <w:lang w:val="en-US"/>
                <w14:ligatures w14:val="standardContextual"/>
              </w:rPr>
              <w:tab/>
            </w:r>
            <w:r w:rsidRPr="00E63B5C">
              <w:rPr>
                <w:rStyle w:val="Hyperlink"/>
                <w:noProof/>
              </w:rPr>
              <w:t>Energy-efficiency</w:t>
            </w:r>
            <w:r>
              <w:rPr>
                <w:noProof/>
                <w:webHidden/>
              </w:rPr>
              <w:tab/>
            </w:r>
            <w:r>
              <w:rPr>
                <w:noProof/>
                <w:webHidden/>
              </w:rPr>
              <w:fldChar w:fldCharType="begin"/>
            </w:r>
            <w:r>
              <w:rPr>
                <w:noProof/>
                <w:webHidden/>
              </w:rPr>
              <w:instrText xml:space="preserve"> PAGEREF _Toc212194832 \h </w:instrText>
            </w:r>
            <w:r>
              <w:rPr>
                <w:noProof/>
                <w:webHidden/>
              </w:rPr>
            </w:r>
            <w:r>
              <w:rPr>
                <w:noProof/>
                <w:webHidden/>
              </w:rPr>
              <w:fldChar w:fldCharType="separate"/>
            </w:r>
            <w:r w:rsidR="00A63B38">
              <w:rPr>
                <w:noProof/>
                <w:webHidden/>
              </w:rPr>
              <w:t>24</w:t>
            </w:r>
            <w:r>
              <w:rPr>
                <w:noProof/>
                <w:webHidden/>
              </w:rPr>
              <w:fldChar w:fldCharType="end"/>
            </w:r>
          </w:hyperlink>
        </w:p>
        <w:p w14:paraId="363B6E14" w14:textId="226F19B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3" w:history="1">
            <w:r w:rsidRPr="00E63B5C">
              <w:rPr>
                <w:rStyle w:val="Hyperlink"/>
                <w:noProof/>
              </w:rPr>
              <w:t>3.5.4</w:t>
            </w:r>
            <w:r>
              <w:rPr>
                <w:rFonts w:eastAsiaTheme="minorEastAsia" w:cstheme="minorBidi"/>
                <w:i w:val="0"/>
                <w:iCs w:val="0"/>
                <w:noProof/>
                <w:kern w:val="2"/>
                <w:sz w:val="24"/>
                <w:szCs w:val="24"/>
                <w:lang w:val="en-US"/>
                <w14:ligatures w14:val="standardContextual"/>
              </w:rPr>
              <w:tab/>
            </w:r>
            <w:r w:rsidRPr="00E63B5C">
              <w:rPr>
                <w:rStyle w:val="Hyperlink"/>
                <w:noProof/>
              </w:rPr>
              <w:t>General Electrical Requirements</w:t>
            </w:r>
            <w:r>
              <w:rPr>
                <w:noProof/>
                <w:webHidden/>
              </w:rPr>
              <w:tab/>
            </w:r>
            <w:r>
              <w:rPr>
                <w:noProof/>
                <w:webHidden/>
              </w:rPr>
              <w:fldChar w:fldCharType="begin"/>
            </w:r>
            <w:r>
              <w:rPr>
                <w:noProof/>
                <w:webHidden/>
              </w:rPr>
              <w:instrText xml:space="preserve"> PAGEREF _Toc212194833 \h </w:instrText>
            </w:r>
            <w:r>
              <w:rPr>
                <w:noProof/>
                <w:webHidden/>
              </w:rPr>
            </w:r>
            <w:r>
              <w:rPr>
                <w:noProof/>
                <w:webHidden/>
              </w:rPr>
              <w:fldChar w:fldCharType="separate"/>
            </w:r>
            <w:r w:rsidR="00A63B38">
              <w:rPr>
                <w:noProof/>
                <w:webHidden/>
              </w:rPr>
              <w:t>24</w:t>
            </w:r>
            <w:r>
              <w:rPr>
                <w:noProof/>
                <w:webHidden/>
              </w:rPr>
              <w:fldChar w:fldCharType="end"/>
            </w:r>
          </w:hyperlink>
        </w:p>
        <w:p w14:paraId="20FAD8D9" w14:textId="47056E72"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4" w:history="1">
            <w:r w:rsidRPr="00E63B5C">
              <w:rPr>
                <w:rStyle w:val="Hyperlink"/>
                <w:noProof/>
              </w:rPr>
              <w:t>3.5.5</w:t>
            </w:r>
            <w:r>
              <w:rPr>
                <w:rFonts w:eastAsiaTheme="minorEastAsia" w:cstheme="minorBidi"/>
                <w:i w:val="0"/>
                <w:iCs w:val="0"/>
                <w:noProof/>
                <w:kern w:val="2"/>
                <w:sz w:val="24"/>
                <w:szCs w:val="24"/>
                <w:lang w:val="en-US"/>
                <w14:ligatures w14:val="standardContextual"/>
              </w:rPr>
              <w:tab/>
            </w:r>
            <w:r w:rsidRPr="00E63B5C">
              <w:rPr>
                <w:rStyle w:val="Hyperlink"/>
                <w:noProof/>
              </w:rPr>
              <w:t>Design, Materials</w:t>
            </w:r>
            <w:r>
              <w:rPr>
                <w:noProof/>
                <w:webHidden/>
              </w:rPr>
              <w:tab/>
            </w:r>
            <w:r>
              <w:rPr>
                <w:noProof/>
                <w:webHidden/>
              </w:rPr>
              <w:fldChar w:fldCharType="begin"/>
            </w:r>
            <w:r>
              <w:rPr>
                <w:noProof/>
                <w:webHidden/>
              </w:rPr>
              <w:instrText xml:space="preserve"> PAGEREF _Toc212194834 \h </w:instrText>
            </w:r>
            <w:r>
              <w:rPr>
                <w:noProof/>
                <w:webHidden/>
              </w:rPr>
            </w:r>
            <w:r>
              <w:rPr>
                <w:noProof/>
                <w:webHidden/>
              </w:rPr>
              <w:fldChar w:fldCharType="separate"/>
            </w:r>
            <w:r w:rsidR="00A63B38">
              <w:rPr>
                <w:noProof/>
                <w:webHidden/>
              </w:rPr>
              <w:t>25</w:t>
            </w:r>
            <w:r>
              <w:rPr>
                <w:noProof/>
                <w:webHidden/>
              </w:rPr>
              <w:fldChar w:fldCharType="end"/>
            </w:r>
          </w:hyperlink>
        </w:p>
        <w:p w14:paraId="525DBFAB" w14:textId="3D6E25D9"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5" w:history="1">
            <w:r w:rsidRPr="00E63B5C">
              <w:rPr>
                <w:rStyle w:val="Hyperlink"/>
                <w:noProof/>
              </w:rPr>
              <w:t>3.5.6</w:t>
            </w:r>
            <w:r>
              <w:rPr>
                <w:rFonts w:eastAsiaTheme="minorEastAsia" w:cstheme="minorBidi"/>
                <w:i w:val="0"/>
                <w:iCs w:val="0"/>
                <w:noProof/>
                <w:kern w:val="2"/>
                <w:sz w:val="24"/>
                <w:szCs w:val="24"/>
                <w:lang w:val="en-US"/>
                <w14:ligatures w14:val="standardContextual"/>
              </w:rPr>
              <w:tab/>
            </w:r>
            <w:r w:rsidRPr="00E63B5C">
              <w:rPr>
                <w:rStyle w:val="Hyperlink"/>
                <w:noProof/>
              </w:rPr>
              <w:t>Welding</w:t>
            </w:r>
            <w:r>
              <w:rPr>
                <w:noProof/>
                <w:webHidden/>
              </w:rPr>
              <w:tab/>
            </w:r>
            <w:r>
              <w:rPr>
                <w:noProof/>
                <w:webHidden/>
              </w:rPr>
              <w:fldChar w:fldCharType="begin"/>
            </w:r>
            <w:r>
              <w:rPr>
                <w:noProof/>
                <w:webHidden/>
              </w:rPr>
              <w:instrText xml:space="preserve"> PAGEREF _Toc212194835 \h </w:instrText>
            </w:r>
            <w:r>
              <w:rPr>
                <w:noProof/>
                <w:webHidden/>
              </w:rPr>
            </w:r>
            <w:r>
              <w:rPr>
                <w:noProof/>
                <w:webHidden/>
              </w:rPr>
              <w:fldChar w:fldCharType="separate"/>
            </w:r>
            <w:r w:rsidR="00A63B38">
              <w:rPr>
                <w:noProof/>
                <w:webHidden/>
              </w:rPr>
              <w:t>29</w:t>
            </w:r>
            <w:r>
              <w:rPr>
                <w:noProof/>
                <w:webHidden/>
              </w:rPr>
              <w:fldChar w:fldCharType="end"/>
            </w:r>
          </w:hyperlink>
        </w:p>
        <w:p w14:paraId="718EDDDB" w14:textId="5C200526"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6" w:history="1">
            <w:r w:rsidRPr="00E63B5C">
              <w:rPr>
                <w:rStyle w:val="Hyperlink"/>
                <w:noProof/>
                <w:lang w:eastAsia="fr-FR"/>
              </w:rPr>
              <w:t>3.5.7</w:t>
            </w:r>
            <w:r>
              <w:rPr>
                <w:rFonts w:eastAsiaTheme="minorEastAsia" w:cstheme="minorBidi"/>
                <w:i w:val="0"/>
                <w:iCs w:val="0"/>
                <w:noProof/>
                <w:kern w:val="2"/>
                <w:sz w:val="24"/>
                <w:szCs w:val="24"/>
                <w:lang w:val="en-US"/>
                <w14:ligatures w14:val="standardContextual"/>
              </w:rPr>
              <w:tab/>
            </w:r>
            <w:r w:rsidRPr="00E63B5C">
              <w:rPr>
                <w:rStyle w:val="Hyperlink"/>
                <w:noProof/>
                <w:lang w:eastAsia="fr-FR"/>
              </w:rPr>
              <w:t>Machine Protection</w:t>
            </w:r>
            <w:r>
              <w:rPr>
                <w:noProof/>
                <w:webHidden/>
              </w:rPr>
              <w:tab/>
            </w:r>
            <w:r>
              <w:rPr>
                <w:noProof/>
                <w:webHidden/>
              </w:rPr>
              <w:fldChar w:fldCharType="begin"/>
            </w:r>
            <w:r>
              <w:rPr>
                <w:noProof/>
                <w:webHidden/>
              </w:rPr>
              <w:instrText xml:space="preserve"> PAGEREF _Toc212194836 \h </w:instrText>
            </w:r>
            <w:r>
              <w:rPr>
                <w:noProof/>
                <w:webHidden/>
              </w:rPr>
            </w:r>
            <w:r>
              <w:rPr>
                <w:noProof/>
                <w:webHidden/>
              </w:rPr>
              <w:fldChar w:fldCharType="separate"/>
            </w:r>
            <w:r w:rsidR="00A63B38">
              <w:rPr>
                <w:noProof/>
                <w:webHidden/>
              </w:rPr>
              <w:t>30</w:t>
            </w:r>
            <w:r>
              <w:rPr>
                <w:noProof/>
                <w:webHidden/>
              </w:rPr>
              <w:fldChar w:fldCharType="end"/>
            </w:r>
          </w:hyperlink>
        </w:p>
        <w:p w14:paraId="10E2197E" w14:textId="68AEB134"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7" w:history="1">
            <w:r w:rsidRPr="00E63B5C">
              <w:rPr>
                <w:rStyle w:val="Hyperlink"/>
                <w:noProof/>
              </w:rPr>
              <w:t>3.5.8</w:t>
            </w:r>
            <w:r>
              <w:rPr>
                <w:rFonts w:eastAsiaTheme="minorEastAsia" w:cstheme="minorBidi"/>
                <w:i w:val="0"/>
                <w:iCs w:val="0"/>
                <w:noProof/>
                <w:kern w:val="2"/>
                <w:sz w:val="24"/>
                <w:szCs w:val="24"/>
                <w:lang w:val="en-US"/>
                <w14:ligatures w14:val="standardContextual"/>
              </w:rPr>
              <w:tab/>
            </w:r>
            <w:r w:rsidRPr="00E63B5C">
              <w:rPr>
                <w:rStyle w:val="Hyperlink"/>
                <w:noProof/>
              </w:rPr>
              <w:t>Purging</w:t>
            </w:r>
            <w:r>
              <w:rPr>
                <w:noProof/>
                <w:webHidden/>
              </w:rPr>
              <w:tab/>
            </w:r>
            <w:r>
              <w:rPr>
                <w:noProof/>
                <w:webHidden/>
              </w:rPr>
              <w:fldChar w:fldCharType="begin"/>
            </w:r>
            <w:r>
              <w:rPr>
                <w:noProof/>
                <w:webHidden/>
              </w:rPr>
              <w:instrText xml:space="preserve"> PAGEREF _Toc212194837 \h </w:instrText>
            </w:r>
            <w:r>
              <w:rPr>
                <w:noProof/>
                <w:webHidden/>
              </w:rPr>
            </w:r>
            <w:r>
              <w:rPr>
                <w:noProof/>
                <w:webHidden/>
              </w:rPr>
              <w:fldChar w:fldCharType="separate"/>
            </w:r>
            <w:r w:rsidR="00A63B38">
              <w:rPr>
                <w:noProof/>
                <w:webHidden/>
              </w:rPr>
              <w:t>30</w:t>
            </w:r>
            <w:r>
              <w:rPr>
                <w:noProof/>
                <w:webHidden/>
              </w:rPr>
              <w:fldChar w:fldCharType="end"/>
            </w:r>
          </w:hyperlink>
        </w:p>
        <w:p w14:paraId="4CF89EDC" w14:textId="3B51FF0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8" w:history="1">
            <w:r w:rsidRPr="00E63B5C">
              <w:rPr>
                <w:rStyle w:val="Hyperlink"/>
                <w:noProof/>
              </w:rPr>
              <w:t>3.5.9</w:t>
            </w:r>
            <w:r>
              <w:rPr>
                <w:rFonts w:eastAsiaTheme="minorEastAsia" w:cstheme="minorBidi"/>
                <w:i w:val="0"/>
                <w:iCs w:val="0"/>
                <w:noProof/>
                <w:kern w:val="2"/>
                <w:sz w:val="24"/>
                <w:szCs w:val="24"/>
                <w:lang w:val="en-US"/>
                <w14:ligatures w14:val="standardContextual"/>
              </w:rPr>
              <w:tab/>
            </w:r>
            <w:r w:rsidRPr="00E63B5C">
              <w:rPr>
                <w:rStyle w:val="Hyperlink"/>
                <w:noProof/>
              </w:rPr>
              <w:t>Helium Inventory management</w:t>
            </w:r>
            <w:r>
              <w:rPr>
                <w:noProof/>
                <w:webHidden/>
              </w:rPr>
              <w:tab/>
            </w:r>
            <w:r>
              <w:rPr>
                <w:noProof/>
                <w:webHidden/>
              </w:rPr>
              <w:fldChar w:fldCharType="begin"/>
            </w:r>
            <w:r>
              <w:rPr>
                <w:noProof/>
                <w:webHidden/>
              </w:rPr>
              <w:instrText xml:space="preserve"> PAGEREF _Toc212194838 \h </w:instrText>
            </w:r>
            <w:r>
              <w:rPr>
                <w:noProof/>
                <w:webHidden/>
              </w:rPr>
            </w:r>
            <w:r>
              <w:rPr>
                <w:noProof/>
                <w:webHidden/>
              </w:rPr>
              <w:fldChar w:fldCharType="separate"/>
            </w:r>
            <w:r w:rsidR="00A63B38">
              <w:rPr>
                <w:noProof/>
                <w:webHidden/>
              </w:rPr>
              <w:t>30</w:t>
            </w:r>
            <w:r>
              <w:rPr>
                <w:noProof/>
                <w:webHidden/>
              </w:rPr>
              <w:fldChar w:fldCharType="end"/>
            </w:r>
          </w:hyperlink>
        </w:p>
        <w:p w14:paraId="78F33E94" w14:textId="760E84F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39" w:history="1">
            <w:r w:rsidRPr="00E63B5C">
              <w:rPr>
                <w:rStyle w:val="Hyperlink"/>
                <w:noProof/>
              </w:rPr>
              <w:t>3.5.10</w:t>
            </w:r>
            <w:r>
              <w:rPr>
                <w:rFonts w:eastAsiaTheme="minorEastAsia" w:cstheme="minorBidi"/>
                <w:i w:val="0"/>
                <w:iCs w:val="0"/>
                <w:noProof/>
                <w:kern w:val="2"/>
                <w:sz w:val="24"/>
                <w:szCs w:val="24"/>
                <w:lang w:val="en-US"/>
                <w14:ligatures w14:val="standardContextual"/>
              </w:rPr>
              <w:tab/>
            </w:r>
            <w:r w:rsidRPr="00E63B5C">
              <w:rPr>
                <w:rStyle w:val="Hyperlink"/>
                <w:noProof/>
              </w:rPr>
              <w:t>Warm Compressor Station</w:t>
            </w:r>
            <w:r>
              <w:rPr>
                <w:noProof/>
                <w:webHidden/>
              </w:rPr>
              <w:tab/>
            </w:r>
            <w:r>
              <w:rPr>
                <w:noProof/>
                <w:webHidden/>
              </w:rPr>
              <w:fldChar w:fldCharType="begin"/>
            </w:r>
            <w:r>
              <w:rPr>
                <w:noProof/>
                <w:webHidden/>
              </w:rPr>
              <w:instrText xml:space="preserve"> PAGEREF _Toc212194839 \h </w:instrText>
            </w:r>
            <w:r>
              <w:rPr>
                <w:noProof/>
                <w:webHidden/>
              </w:rPr>
            </w:r>
            <w:r>
              <w:rPr>
                <w:noProof/>
                <w:webHidden/>
              </w:rPr>
              <w:fldChar w:fldCharType="separate"/>
            </w:r>
            <w:r w:rsidR="00A63B38">
              <w:rPr>
                <w:noProof/>
                <w:webHidden/>
              </w:rPr>
              <w:t>32</w:t>
            </w:r>
            <w:r>
              <w:rPr>
                <w:noProof/>
                <w:webHidden/>
              </w:rPr>
              <w:fldChar w:fldCharType="end"/>
            </w:r>
          </w:hyperlink>
        </w:p>
        <w:p w14:paraId="26B499BF" w14:textId="5198504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0" w:history="1">
            <w:r w:rsidRPr="00E63B5C">
              <w:rPr>
                <w:rStyle w:val="Hyperlink"/>
                <w:noProof/>
              </w:rPr>
              <w:t>3.5.11</w:t>
            </w:r>
            <w:r>
              <w:rPr>
                <w:rFonts w:eastAsiaTheme="minorEastAsia" w:cstheme="minorBidi"/>
                <w:i w:val="0"/>
                <w:iCs w:val="0"/>
                <w:noProof/>
                <w:kern w:val="2"/>
                <w:sz w:val="24"/>
                <w:szCs w:val="24"/>
                <w:lang w:val="en-US"/>
                <w14:ligatures w14:val="standardContextual"/>
              </w:rPr>
              <w:tab/>
            </w:r>
            <w:r w:rsidRPr="00E63B5C">
              <w:rPr>
                <w:rStyle w:val="Hyperlink"/>
                <w:noProof/>
                <w:shd w:val="clear" w:color="auto" w:fill="FFFFFF"/>
              </w:rPr>
              <w:t>Refrigeration Cold Box</w:t>
            </w:r>
            <w:r>
              <w:rPr>
                <w:noProof/>
                <w:webHidden/>
              </w:rPr>
              <w:tab/>
            </w:r>
            <w:r>
              <w:rPr>
                <w:noProof/>
                <w:webHidden/>
              </w:rPr>
              <w:fldChar w:fldCharType="begin"/>
            </w:r>
            <w:r>
              <w:rPr>
                <w:noProof/>
                <w:webHidden/>
              </w:rPr>
              <w:instrText xml:space="preserve"> PAGEREF _Toc212194840 \h </w:instrText>
            </w:r>
            <w:r>
              <w:rPr>
                <w:noProof/>
                <w:webHidden/>
              </w:rPr>
            </w:r>
            <w:r>
              <w:rPr>
                <w:noProof/>
                <w:webHidden/>
              </w:rPr>
              <w:fldChar w:fldCharType="separate"/>
            </w:r>
            <w:r w:rsidR="00A63B38">
              <w:rPr>
                <w:noProof/>
                <w:webHidden/>
              </w:rPr>
              <w:t>36</w:t>
            </w:r>
            <w:r>
              <w:rPr>
                <w:noProof/>
                <w:webHidden/>
              </w:rPr>
              <w:fldChar w:fldCharType="end"/>
            </w:r>
          </w:hyperlink>
        </w:p>
        <w:p w14:paraId="797AF01A" w14:textId="7E5B963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1" w:history="1">
            <w:r w:rsidRPr="00E63B5C">
              <w:rPr>
                <w:rStyle w:val="Hyperlink"/>
                <w:noProof/>
              </w:rPr>
              <w:t>3.5.12</w:t>
            </w:r>
            <w:r>
              <w:rPr>
                <w:rFonts w:eastAsiaTheme="minorEastAsia" w:cstheme="minorBidi"/>
                <w:i w:val="0"/>
                <w:iCs w:val="0"/>
                <w:noProof/>
                <w:kern w:val="2"/>
                <w:sz w:val="24"/>
                <w:szCs w:val="24"/>
                <w:lang w:val="en-US"/>
                <w14:ligatures w14:val="standardContextual"/>
              </w:rPr>
              <w:tab/>
            </w:r>
            <w:r w:rsidRPr="00E63B5C">
              <w:rPr>
                <w:rStyle w:val="Hyperlink"/>
                <w:noProof/>
              </w:rPr>
              <w:t>Warm Storage Helium</w:t>
            </w:r>
            <w:r>
              <w:rPr>
                <w:noProof/>
                <w:webHidden/>
              </w:rPr>
              <w:tab/>
            </w:r>
            <w:r>
              <w:rPr>
                <w:noProof/>
                <w:webHidden/>
              </w:rPr>
              <w:fldChar w:fldCharType="begin"/>
            </w:r>
            <w:r>
              <w:rPr>
                <w:noProof/>
                <w:webHidden/>
              </w:rPr>
              <w:instrText xml:space="preserve"> PAGEREF _Toc212194841 \h </w:instrText>
            </w:r>
            <w:r>
              <w:rPr>
                <w:noProof/>
                <w:webHidden/>
              </w:rPr>
            </w:r>
            <w:r>
              <w:rPr>
                <w:noProof/>
                <w:webHidden/>
              </w:rPr>
              <w:fldChar w:fldCharType="separate"/>
            </w:r>
            <w:r w:rsidR="00A63B38">
              <w:rPr>
                <w:noProof/>
                <w:webHidden/>
              </w:rPr>
              <w:t>40</w:t>
            </w:r>
            <w:r>
              <w:rPr>
                <w:noProof/>
                <w:webHidden/>
              </w:rPr>
              <w:fldChar w:fldCharType="end"/>
            </w:r>
          </w:hyperlink>
        </w:p>
        <w:p w14:paraId="7C5A0CBA" w14:textId="59216C2A"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42" w:history="1">
            <w:r w:rsidRPr="00E63B5C">
              <w:rPr>
                <w:rStyle w:val="Hyperlink"/>
                <w:noProof/>
              </w:rPr>
              <w:t>3.6</w:t>
            </w:r>
            <w:r>
              <w:rPr>
                <w:rFonts w:eastAsiaTheme="minorEastAsia" w:cstheme="minorBidi"/>
                <w:smallCaps w:val="0"/>
                <w:noProof/>
                <w:kern w:val="2"/>
                <w:sz w:val="24"/>
                <w:szCs w:val="24"/>
                <w:lang w:val="en-US"/>
                <w14:ligatures w14:val="standardContextual"/>
              </w:rPr>
              <w:tab/>
            </w:r>
            <w:r w:rsidRPr="00E63B5C">
              <w:rPr>
                <w:rStyle w:val="Hyperlink"/>
                <w:noProof/>
              </w:rPr>
              <w:t>QPLANT Control System</w:t>
            </w:r>
            <w:r>
              <w:rPr>
                <w:noProof/>
                <w:webHidden/>
              </w:rPr>
              <w:tab/>
            </w:r>
            <w:r>
              <w:rPr>
                <w:noProof/>
                <w:webHidden/>
              </w:rPr>
              <w:fldChar w:fldCharType="begin"/>
            </w:r>
            <w:r>
              <w:rPr>
                <w:noProof/>
                <w:webHidden/>
              </w:rPr>
              <w:instrText xml:space="preserve"> PAGEREF _Toc212194842 \h </w:instrText>
            </w:r>
            <w:r>
              <w:rPr>
                <w:noProof/>
                <w:webHidden/>
              </w:rPr>
            </w:r>
            <w:r>
              <w:rPr>
                <w:noProof/>
                <w:webHidden/>
              </w:rPr>
              <w:fldChar w:fldCharType="separate"/>
            </w:r>
            <w:r w:rsidR="00A63B38">
              <w:rPr>
                <w:noProof/>
                <w:webHidden/>
              </w:rPr>
              <w:t>42</w:t>
            </w:r>
            <w:r>
              <w:rPr>
                <w:noProof/>
                <w:webHidden/>
              </w:rPr>
              <w:fldChar w:fldCharType="end"/>
            </w:r>
          </w:hyperlink>
        </w:p>
        <w:p w14:paraId="25A7425E" w14:textId="05E9DD5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3" w:history="1">
            <w:r w:rsidRPr="00E63B5C">
              <w:rPr>
                <w:rStyle w:val="Hyperlink"/>
                <w:noProof/>
              </w:rPr>
              <w:t>3.6.1</w:t>
            </w:r>
            <w:r>
              <w:rPr>
                <w:rFonts w:eastAsiaTheme="minorEastAsia" w:cstheme="minorBidi"/>
                <w:i w:val="0"/>
                <w:iCs w:val="0"/>
                <w:noProof/>
                <w:kern w:val="2"/>
                <w:sz w:val="24"/>
                <w:szCs w:val="24"/>
                <w:lang w:val="en-US"/>
                <w14:ligatures w14:val="standardContextual"/>
              </w:rPr>
              <w:tab/>
            </w:r>
            <w:r w:rsidRPr="00E63B5C">
              <w:rPr>
                <w:rStyle w:val="Hyperlink"/>
                <w:noProof/>
              </w:rPr>
              <w:t>Overview</w:t>
            </w:r>
            <w:r>
              <w:rPr>
                <w:noProof/>
                <w:webHidden/>
              </w:rPr>
              <w:tab/>
            </w:r>
            <w:r>
              <w:rPr>
                <w:noProof/>
                <w:webHidden/>
              </w:rPr>
              <w:fldChar w:fldCharType="begin"/>
            </w:r>
            <w:r>
              <w:rPr>
                <w:noProof/>
                <w:webHidden/>
              </w:rPr>
              <w:instrText xml:space="preserve"> PAGEREF _Toc212194843 \h </w:instrText>
            </w:r>
            <w:r>
              <w:rPr>
                <w:noProof/>
                <w:webHidden/>
              </w:rPr>
            </w:r>
            <w:r>
              <w:rPr>
                <w:noProof/>
                <w:webHidden/>
              </w:rPr>
              <w:fldChar w:fldCharType="separate"/>
            </w:r>
            <w:r w:rsidR="00A63B38">
              <w:rPr>
                <w:noProof/>
                <w:webHidden/>
              </w:rPr>
              <w:t>42</w:t>
            </w:r>
            <w:r>
              <w:rPr>
                <w:noProof/>
                <w:webHidden/>
              </w:rPr>
              <w:fldChar w:fldCharType="end"/>
            </w:r>
          </w:hyperlink>
        </w:p>
        <w:p w14:paraId="1CA9E14C" w14:textId="6BBF52B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4" w:history="1">
            <w:r w:rsidRPr="00E63B5C">
              <w:rPr>
                <w:rStyle w:val="Hyperlink"/>
                <w:noProof/>
              </w:rPr>
              <w:t>3.6.2</w:t>
            </w:r>
            <w:r>
              <w:rPr>
                <w:rFonts w:eastAsiaTheme="minorEastAsia" w:cstheme="minorBidi"/>
                <w:i w:val="0"/>
                <w:iCs w:val="0"/>
                <w:noProof/>
                <w:kern w:val="2"/>
                <w:sz w:val="24"/>
                <w:szCs w:val="24"/>
                <w:lang w:val="en-US"/>
                <w14:ligatures w14:val="standardContextual"/>
              </w:rPr>
              <w:tab/>
            </w:r>
            <w:r w:rsidRPr="00E63B5C">
              <w:rPr>
                <w:rStyle w:val="Hyperlink"/>
                <w:noProof/>
              </w:rPr>
              <w:t>Reference Architecture</w:t>
            </w:r>
            <w:r>
              <w:rPr>
                <w:noProof/>
                <w:webHidden/>
              </w:rPr>
              <w:tab/>
            </w:r>
            <w:r>
              <w:rPr>
                <w:noProof/>
                <w:webHidden/>
              </w:rPr>
              <w:fldChar w:fldCharType="begin"/>
            </w:r>
            <w:r>
              <w:rPr>
                <w:noProof/>
                <w:webHidden/>
              </w:rPr>
              <w:instrText xml:space="preserve"> PAGEREF _Toc212194844 \h </w:instrText>
            </w:r>
            <w:r>
              <w:rPr>
                <w:noProof/>
                <w:webHidden/>
              </w:rPr>
            </w:r>
            <w:r>
              <w:rPr>
                <w:noProof/>
                <w:webHidden/>
              </w:rPr>
              <w:fldChar w:fldCharType="separate"/>
            </w:r>
            <w:r w:rsidR="00A63B38">
              <w:rPr>
                <w:noProof/>
                <w:webHidden/>
              </w:rPr>
              <w:t>42</w:t>
            </w:r>
            <w:r>
              <w:rPr>
                <w:noProof/>
                <w:webHidden/>
              </w:rPr>
              <w:fldChar w:fldCharType="end"/>
            </w:r>
          </w:hyperlink>
        </w:p>
        <w:p w14:paraId="3C34EF96" w14:textId="735CB68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5" w:history="1">
            <w:r w:rsidRPr="00E63B5C">
              <w:rPr>
                <w:rStyle w:val="Hyperlink"/>
                <w:noProof/>
              </w:rPr>
              <w:t>3.6.3</w:t>
            </w:r>
            <w:r>
              <w:rPr>
                <w:rFonts w:eastAsiaTheme="minorEastAsia" w:cstheme="minorBidi"/>
                <w:i w:val="0"/>
                <w:iCs w:val="0"/>
                <w:noProof/>
                <w:kern w:val="2"/>
                <w:sz w:val="24"/>
                <w:szCs w:val="24"/>
                <w:lang w:val="en-US"/>
                <w14:ligatures w14:val="standardContextual"/>
              </w:rPr>
              <w:tab/>
            </w:r>
            <w:r w:rsidRPr="00E63B5C">
              <w:rPr>
                <w:rStyle w:val="Hyperlink"/>
                <w:noProof/>
              </w:rPr>
              <w:t>Architecture, Autonomy, and Scope</w:t>
            </w:r>
            <w:r>
              <w:rPr>
                <w:noProof/>
                <w:webHidden/>
              </w:rPr>
              <w:tab/>
            </w:r>
            <w:r>
              <w:rPr>
                <w:noProof/>
                <w:webHidden/>
              </w:rPr>
              <w:fldChar w:fldCharType="begin"/>
            </w:r>
            <w:r>
              <w:rPr>
                <w:noProof/>
                <w:webHidden/>
              </w:rPr>
              <w:instrText xml:space="preserve"> PAGEREF _Toc212194845 \h </w:instrText>
            </w:r>
            <w:r>
              <w:rPr>
                <w:noProof/>
                <w:webHidden/>
              </w:rPr>
            </w:r>
            <w:r>
              <w:rPr>
                <w:noProof/>
                <w:webHidden/>
              </w:rPr>
              <w:fldChar w:fldCharType="separate"/>
            </w:r>
            <w:r w:rsidR="00A63B38">
              <w:rPr>
                <w:noProof/>
                <w:webHidden/>
              </w:rPr>
              <w:t>43</w:t>
            </w:r>
            <w:r>
              <w:rPr>
                <w:noProof/>
                <w:webHidden/>
              </w:rPr>
              <w:fldChar w:fldCharType="end"/>
            </w:r>
          </w:hyperlink>
        </w:p>
        <w:p w14:paraId="55D81233" w14:textId="490D51A3"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6" w:history="1">
            <w:r w:rsidRPr="00E63B5C">
              <w:rPr>
                <w:rStyle w:val="Hyperlink"/>
                <w:noProof/>
              </w:rPr>
              <w:t>3.6.4</w:t>
            </w:r>
            <w:r>
              <w:rPr>
                <w:rFonts w:eastAsiaTheme="minorEastAsia" w:cstheme="minorBidi"/>
                <w:i w:val="0"/>
                <w:iCs w:val="0"/>
                <w:noProof/>
                <w:kern w:val="2"/>
                <w:sz w:val="24"/>
                <w:szCs w:val="24"/>
                <w:lang w:val="en-US"/>
                <w14:ligatures w14:val="standardContextual"/>
              </w:rPr>
              <w:tab/>
            </w:r>
            <w:r w:rsidRPr="00E63B5C">
              <w:rPr>
                <w:rStyle w:val="Hyperlink"/>
                <w:noProof/>
              </w:rPr>
              <w:t>Test System for Functional Verification</w:t>
            </w:r>
            <w:r>
              <w:rPr>
                <w:noProof/>
                <w:webHidden/>
              </w:rPr>
              <w:tab/>
            </w:r>
            <w:r>
              <w:rPr>
                <w:noProof/>
                <w:webHidden/>
              </w:rPr>
              <w:fldChar w:fldCharType="begin"/>
            </w:r>
            <w:r>
              <w:rPr>
                <w:noProof/>
                <w:webHidden/>
              </w:rPr>
              <w:instrText xml:space="preserve"> PAGEREF _Toc212194846 \h </w:instrText>
            </w:r>
            <w:r>
              <w:rPr>
                <w:noProof/>
                <w:webHidden/>
              </w:rPr>
            </w:r>
            <w:r>
              <w:rPr>
                <w:noProof/>
                <w:webHidden/>
              </w:rPr>
              <w:fldChar w:fldCharType="separate"/>
            </w:r>
            <w:r w:rsidR="00A63B38">
              <w:rPr>
                <w:noProof/>
                <w:webHidden/>
              </w:rPr>
              <w:t>44</w:t>
            </w:r>
            <w:r>
              <w:rPr>
                <w:noProof/>
                <w:webHidden/>
              </w:rPr>
              <w:fldChar w:fldCharType="end"/>
            </w:r>
          </w:hyperlink>
        </w:p>
        <w:p w14:paraId="5D3F1E05" w14:textId="20D25E56"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7" w:history="1">
            <w:r w:rsidRPr="00E63B5C">
              <w:rPr>
                <w:rStyle w:val="Hyperlink"/>
                <w:noProof/>
              </w:rPr>
              <w:t>3.6.5</w:t>
            </w:r>
            <w:r>
              <w:rPr>
                <w:rFonts w:eastAsiaTheme="minorEastAsia" w:cstheme="minorBidi"/>
                <w:i w:val="0"/>
                <w:iCs w:val="0"/>
                <w:noProof/>
                <w:kern w:val="2"/>
                <w:sz w:val="24"/>
                <w:szCs w:val="24"/>
                <w:lang w:val="en-US"/>
                <w14:ligatures w14:val="standardContextual"/>
              </w:rPr>
              <w:tab/>
            </w:r>
            <w:r w:rsidRPr="00E63B5C">
              <w:rPr>
                <w:rStyle w:val="Hyperlink"/>
                <w:noProof/>
              </w:rPr>
              <w:t>Digital Process Model</w:t>
            </w:r>
            <w:r>
              <w:rPr>
                <w:noProof/>
                <w:webHidden/>
              </w:rPr>
              <w:tab/>
            </w:r>
            <w:r>
              <w:rPr>
                <w:noProof/>
                <w:webHidden/>
              </w:rPr>
              <w:fldChar w:fldCharType="begin"/>
            </w:r>
            <w:r>
              <w:rPr>
                <w:noProof/>
                <w:webHidden/>
              </w:rPr>
              <w:instrText xml:space="preserve"> PAGEREF _Toc212194847 \h </w:instrText>
            </w:r>
            <w:r>
              <w:rPr>
                <w:noProof/>
                <w:webHidden/>
              </w:rPr>
            </w:r>
            <w:r>
              <w:rPr>
                <w:noProof/>
                <w:webHidden/>
              </w:rPr>
              <w:fldChar w:fldCharType="separate"/>
            </w:r>
            <w:r w:rsidR="00A63B38">
              <w:rPr>
                <w:noProof/>
                <w:webHidden/>
              </w:rPr>
              <w:t>44</w:t>
            </w:r>
            <w:r>
              <w:rPr>
                <w:noProof/>
                <w:webHidden/>
              </w:rPr>
              <w:fldChar w:fldCharType="end"/>
            </w:r>
          </w:hyperlink>
        </w:p>
        <w:p w14:paraId="596F8A72" w14:textId="7846799F"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8" w:history="1">
            <w:r w:rsidRPr="00E63B5C">
              <w:rPr>
                <w:rStyle w:val="Hyperlink"/>
                <w:noProof/>
              </w:rPr>
              <w:t>3.6.6</w:t>
            </w:r>
            <w:r>
              <w:rPr>
                <w:rFonts w:eastAsiaTheme="minorEastAsia" w:cstheme="minorBidi"/>
                <w:i w:val="0"/>
                <w:iCs w:val="0"/>
                <w:noProof/>
                <w:kern w:val="2"/>
                <w:sz w:val="24"/>
                <w:szCs w:val="24"/>
                <w:lang w:val="en-US"/>
                <w14:ligatures w14:val="standardContextual"/>
              </w:rPr>
              <w:tab/>
            </w:r>
            <w:r w:rsidRPr="00E63B5C">
              <w:rPr>
                <w:rStyle w:val="Hyperlink"/>
                <w:noProof/>
              </w:rPr>
              <w:t>Cryogenic System Control and MCS Integration</w:t>
            </w:r>
            <w:r>
              <w:rPr>
                <w:noProof/>
                <w:webHidden/>
              </w:rPr>
              <w:tab/>
            </w:r>
            <w:r>
              <w:rPr>
                <w:noProof/>
                <w:webHidden/>
              </w:rPr>
              <w:fldChar w:fldCharType="begin"/>
            </w:r>
            <w:r>
              <w:rPr>
                <w:noProof/>
                <w:webHidden/>
              </w:rPr>
              <w:instrText xml:space="preserve"> PAGEREF _Toc212194848 \h </w:instrText>
            </w:r>
            <w:r>
              <w:rPr>
                <w:noProof/>
                <w:webHidden/>
              </w:rPr>
            </w:r>
            <w:r>
              <w:rPr>
                <w:noProof/>
                <w:webHidden/>
              </w:rPr>
              <w:fldChar w:fldCharType="separate"/>
            </w:r>
            <w:r w:rsidR="00A63B38">
              <w:rPr>
                <w:noProof/>
                <w:webHidden/>
              </w:rPr>
              <w:t>44</w:t>
            </w:r>
            <w:r>
              <w:rPr>
                <w:noProof/>
                <w:webHidden/>
              </w:rPr>
              <w:fldChar w:fldCharType="end"/>
            </w:r>
          </w:hyperlink>
        </w:p>
        <w:p w14:paraId="271F0F15" w14:textId="2C691F3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49" w:history="1">
            <w:r w:rsidRPr="00E63B5C">
              <w:rPr>
                <w:rStyle w:val="Hyperlink"/>
                <w:noProof/>
              </w:rPr>
              <w:t>3.6.7</w:t>
            </w:r>
            <w:r>
              <w:rPr>
                <w:rFonts w:eastAsiaTheme="minorEastAsia" w:cstheme="minorBidi"/>
                <w:i w:val="0"/>
                <w:iCs w:val="0"/>
                <w:noProof/>
                <w:kern w:val="2"/>
                <w:sz w:val="24"/>
                <w:szCs w:val="24"/>
                <w:lang w:val="en-US"/>
                <w14:ligatures w14:val="standardContextual"/>
              </w:rPr>
              <w:tab/>
            </w:r>
            <w:r w:rsidRPr="00E63B5C">
              <w:rPr>
                <w:rStyle w:val="Hyperlink"/>
                <w:noProof/>
              </w:rPr>
              <w:t>General Software and Hardware Requirements</w:t>
            </w:r>
            <w:r>
              <w:rPr>
                <w:noProof/>
                <w:webHidden/>
              </w:rPr>
              <w:tab/>
            </w:r>
            <w:r>
              <w:rPr>
                <w:noProof/>
                <w:webHidden/>
              </w:rPr>
              <w:fldChar w:fldCharType="begin"/>
            </w:r>
            <w:r>
              <w:rPr>
                <w:noProof/>
                <w:webHidden/>
              </w:rPr>
              <w:instrText xml:space="preserve"> PAGEREF _Toc212194849 \h </w:instrText>
            </w:r>
            <w:r>
              <w:rPr>
                <w:noProof/>
                <w:webHidden/>
              </w:rPr>
            </w:r>
            <w:r>
              <w:rPr>
                <w:noProof/>
                <w:webHidden/>
              </w:rPr>
              <w:fldChar w:fldCharType="separate"/>
            </w:r>
            <w:r w:rsidR="00A63B38">
              <w:rPr>
                <w:noProof/>
                <w:webHidden/>
              </w:rPr>
              <w:t>44</w:t>
            </w:r>
            <w:r>
              <w:rPr>
                <w:noProof/>
                <w:webHidden/>
              </w:rPr>
              <w:fldChar w:fldCharType="end"/>
            </w:r>
          </w:hyperlink>
        </w:p>
        <w:p w14:paraId="6D926008" w14:textId="49F7E192"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0" w:history="1">
            <w:r w:rsidRPr="00E63B5C">
              <w:rPr>
                <w:rStyle w:val="Hyperlink"/>
                <w:noProof/>
              </w:rPr>
              <w:t>3.6.8</w:t>
            </w:r>
            <w:r>
              <w:rPr>
                <w:rFonts w:eastAsiaTheme="minorEastAsia" w:cstheme="minorBidi"/>
                <w:i w:val="0"/>
                <w:iCs w:val="0"/>
                <w:noProof/>
                <w:kern w:val="2"/>
                <w:sz w:val="24"/>
                <w:szCs w:val="24"/>
                <w:lang w:val="en-US"/>
                <w14:ligatures w14:val="standardContextual"/>
              </w:rPr>
              <w:tab/>
            </w:r>
            <w:r w:rsidRPr="00E63B5C">
              <w:rPr>
                <w:rStyle w:val="Hyperlink"/>
                <w:noProof/>
              </w:rPr>
              <w:t>Software development</w:t>
            </w:r>
            <w:r>
              <w:rPr>
                <w:noProof/>
                <w:webHidden/>
              </w:rPr>
              <w:tab/>
            </w:r>
            <w:r>
              <w:rPr>
                <w:noProof/>
                <w:webHidden/>
              </w:rPr>
              <w:fldChar w:fldCharType="begin"/>
            </w:r>
            <w:r>
              <w:rPr>
                <w:noProof/>
                <w:webHidden/>
              </w:rPr>
              <w:instrText xml:space="preserve"> PAGEREF _Toc212194850 \h </w:instrText>
            </w:r>
            <w:r>
              <w:rPr>
                <w:noProof/>
                <w:webHidden/>
              </w:rPr>
            </w:r>
            <w:r>
              <w:rPr>
                <w:noProof/>
                <w:webHidden/>
              </w:rPr>
              <w:fldChar w:fldCharType="separate"/>
            </w:r>
            <w:r w:rsidR="00A63B38">
              <w:rPr>
                <w:noProof/>
                <w:webHidden/>
              </w:rPr>
              <w:t>45</w:t>
            </w:r>
            <w:r>
              <w:rPr>
                <w:noProof/>
                <w:webHidden/>
              </w:rPr>
              <w:fldChar w:fldCharType="end"/>
            </w:r>
          </w:hyperlink>
        </w:p>
        <w:p w14:paraId="237B1715" w14:textId="1141AEA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1" w:history="1">
            <w:r w:rsidRPr="00E63B5C">
              <w:rPr>
                <w:rStyle w:val="Hyperlink"/>
                <w:noProof/>
              </w:rPr>
              <w:t>3.6.9</w:t>
            </w:r>
            <w:r>
              <w:rPr>
                <w:rFonts w:eastAsiaTheme="minorEastAsia" w:cstheme="minorBidi"/>
                <w:i w:val="0"/>
                <w:iCs w:val="0"/>
                <w:noProof/>
                <w:kern w:val="2"/>
                <w:sz w:val="24"/>
                <w:szCs w:val="24"/>
                <w:lang w:val="en-US"/>
                <w14:ligatures w14:val="standardContextual"/>
              </w:rPr>
              <w:tab/>
            </w:r>
            <w:r w:rsidRPr="00E63B5C">
              <w:rPr>
                <w:rStyle w:val="Hyperlink"/>
                <w:noProof/>
              </w:rPr>
              <w:t>Software Change Management</w:t>
            </w:r>
            <w:r>
              <w:rPr>
                <w:noProof/>
                <w:webHidden/>
              </w:rPr>
              <w:tab/>
            </w:r>
            <w:r>
              <w:rPr>
                <w:noProof/>
                <w:webHidden/>
              </w:rPr>
              <w:fldChar w:fldCharType="begin"/>
            </w:r>
            <w:r>
              <w:rPr>
                <w:noProof/>
                <w:webHidden/>
              </w:rPr>
              <w:instrText xml:space="preserve"> PAGEREF _Toc212194851 \h </w:instrText>
            </w:r>
            <w:r>
              <w:rPr>
                <w:noProof/>
                <w:webHidden/>
              </w:rPr>
            </w:r>
            <w:r>
              <w:rPr>
                <w:noProof/>
                <w:webHidden/>
              </w:rPr>
              <w:fldChar w:fldCharType="separate"/>
            </w:r>
            <w:r w:rsidR="00A63B38">
              <w:rPr>
                <w:noProof/>
                <w:webHidden/>
              </w:rPr>
              <w:t>46</w:t>
            </w:r>
            <w:r>
              <w:rPr>
                <w:noProof/>
                <w:webHidden/>
              </w:rPr>
              <w:fldChar w:fldCharType="end"/>
            </w:r>
          </w:hyperlink>
        </w:p>
        <w:p w14:paraId="443143FD" w14:textId="4DA69AF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2" w:history="1">
            <w:r w:rsidRPr="00E63B5C">
              <w:rPr>
                <w:rStyle w:val="Hyperlink"/>
                <w:noProof/>
              </w:rPr>
              <w:t>3.6.10</w:t>
            </w:r>
            <w:r>
              <w:rPr>
                <w:rFonts w:eastAsiaTheme="minorEastAsia" w:cstheme="minorBidi"/>
                <w:i w:val="0"/>
                <w:iCs w:val="0"/>
                <w:noProof/>
                <w:kern w:val="2"/>
                <w:sz w:val="24"/>
                <w:szCs w:val="24"/>
                <w:lang w:val="en-US"/>
                <w14:ligatures w14:val="standardContextual"/>
              </w:rPr>
              <w:tab/>
            </w:r>
            <w:r w:rsidRPr="00E63B5C">
              <w:rPr>
                <w:rStyle w:val="Hyperlink"/>
                <w:noProof/>
              </w:rPr>
              <w:t>Human Machine Interface (HMI)</w:t>
            </w:r>
            <w:r>
              <w:rPr>
                <w:noProof/>
                <w:webHidden/>
              </w:rPr>
              <w:tab/>
            </w:r>
            <w:r>
              <w:rPr>
                <w:noProof/>
                <w:webHidden/>
              </w:rPr>
              <w:fldChar w:fldCharType="begin"/>
            </w:r>
            <w:r>
              <w:rPr>
                <w:noProof/>
                <w:webHidden/>
              </w:rPr>
              <w:instrText xml:space="preserve"> PAGEREF _Toc212194852 \h </w:instrText>
            </w:r>
            <w:r>
              <w:rPr>
                <w:noProof/>
                <w:webHidden/>
              </w:rPr>
            </w:r>
            <w:r>
              <w:rPr>
                <w:noProof/>
                <w:webHidden/>
              </w:rPr>
              <w:fldChar w:fldCharType="separate"/>
            </w:r>
            <w:r w:rsidR="00A63B38">
              <w:rPr>
                <w:noProof/>
                <w:webHidden/>
              </w:rPr>
              <w:t>47</w:t>
            </w:r>
            <w:r>
              <w:rPr>
                <w:noProof/>
                <w:webHidden/>
              </w:rPr>
              <w:fldChar w:fldCharType="end"/>
            </w:r>
          </w:hyperlink>
        </w:p>
        <w:p w14:paraId="310A2611" w14:textId="512486B2"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3" w:history="1">
            <w:r w:rsidRPr="00E63B5C">
              <w:rPr>
                <w:rStyle w:val="Hyperlink"/>
                <w:noProof/>
              </w:rPr>
              <w:t>3.6.11</w:t>
            </w:r>
            <w:r>
              <w:rPr>
                <w:rFonts w:eastAsiaTheme="minorEastAsia" w:cstheme="minorBidi"/>
                <w:i w:val="0"/>
                <w:iCs w:val="0"/>
                <w:noProof/>
                <w:kern w:val="2"/>
                <w:sz w:val="24"/>
                <w:szCs w:val="24"/>
                <w:lang w:val="en-US"/>
                <w14:ligatures w14:val="standardContextual"/>
              </w:rPr>
              <w:tab/>
            </w:r>
            <w:r w:rsidRPr="00E63B5C">
              <w:rPr>
                <w:rStyle w:val="Hyperlink"/>
                <w:noProof/>
              </w:rPr>
              <w:t>Migration to Newer Hardware</w:t>
            </w:r>
            <w:r>
              <w:rPr>
                <w:noProof/>
                <w:webHidden/>
              </w:rPr>
              <w:tab/>
            </w:r>
            <w:r>
              <w:rPr>
                <w:noProof/>
                <w:webHidden/>
              </w:rPr>
              <w:fldChar w:fldCharType="begin"/>
            </w:r>
            <w:r>
              <w:rPr>
                <w:noProof/>
                <w:webHidden/>
              </w:rPr>
              <w:instrText xml:space="preserve"> PAGEREF _Toc212194853 \h </w:instrText>
            </w:r>
            <w:r>
              <w:rPr>
                <w:noProof/>
                <w:webHidden/>
              </w:rPr>
            </w:r>
            <w:r>
              <w:rPr>
                <w:noProof/>
                <w:webHidden/>
              </w:rPr>
              <w:fldChar w:fldCharType="separate"/>
            </w:r>
            <w:r w:rsidR="00A63B38">
              <w:rPr>
                <w:noProof/>
                <w:webHidden/>
              </w:rPr>
              <w:t>48</w:t>
            </w:r>
            <w:r>
              <w:rPr>
                <w:noProof/>
                <w:webHidden/>
              </w:rPr>
              <w:fldChar w:fldCharType="end"/>
            </w:r>
          </w:hyperlink>
        </w:p>
        <w:p w14:paraId="6D6315E4" w14:textId="7EDB14EF"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4" w:history="1">
            <w:r w:rsidRPr="00E63B5C">
              <w:rPr>
                <w:rStyle w:val="Hyperlink"/>
                <w:noProof/>
              </w:rPr>
              <w:t>3.6.12</w:t>
            </w:r>
            <w:r>
              <w:rPr>
                <w:rFonts w:eastAsiaTheme="minorEastAsia" w:cstheme="minorBidi"/>
                <w:i w:val="0"/>
                <w:iCs w:val="0"/>
                <w:noProof/>
                <w:kern w:val="2"/>
                <w:sz w:val="24"/>
                <w:szCs w:val="24"/>
                <w:lang w:val="en-US"/>
                <w14:ligatures w14:val="standardContextual"/>
              </w:rPr>
              <w:tab/>
            </w:r>
            <w:r w:rsidRPr="00E63B5C">
              <w:rPr>
                <w:rStyle w:val="Hyperlink"/>
                <w:noProof/>
              </w:rPr>
              <w:t>Network</w:t>
            </w:r>
            <w:r>
              <w:rPr>
                <w:noProof/>
                <w:webHidden/>
              </w:rPr>
              <w:tab/>
            </w:r>
            <w:r>
              <w:rPr>
                <w:noProof/>
                <w:webHidden/>
              </w:rPr>
              <w:fldChar w:fldCharType="begin"/>
            </w:r>
            <w:r>
              <w:rPr>
                <w:noProof/>
                <w:webHidden/>
              </w:rPr>
              <w:instrText xml:space="preserve"> PAGEREF _Toc212194854 \h </w:instrText>
            </w:r>
            <w:r>
              <w:rPr>
                <w:noProof/>
                <w:webHidden/>
              </w:rPr>
            </w:r>
            <w:r>
              <w:rPr>
                <w:noProof/>
                <w:webHidden/>
              </w:rPr>
              <w:fldChar w:fldCharType="separate"/>
            </w:r>
            <w:r w:rsidR="00A63B38">
              <w:rPr>
                <w:noProof/>
                <w:webHidden/>
              </w:rPr>
              <w:t>49</w:t>
            </w:r>
            <w:r>
              <w:rPr>
                <w:noProof/>
                <w:webHidden/>
              </w:rPr>
              <w:fldChar w:fldCharType="end"/>
            </w:r>
          </w:hyperlink>
        </w:p>
        <w:p w14:paraId="0D4BC31E" w14:textId="7EDE6784"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55" w:history="1">
            <w:r w:rsidRPr="00E63B5C">
              <w:rPr>
                <w:rStyle w:val="Hyperlink"/>
                <w:noProof/>
              </w:rPr>
              <w:t>3.7</w:t>
            </w:r>
            <w:r>
              <w:rPr>
                <w:rFonts w:eastAsiaTheme="minorEastAsia" w:cstheme="minorBidi"/>
                <w:smallCaps w:val="0"/>
                <w:noProof/>
                <w:kern w:val="2"/>
                <w:sz w:val="24"/>
                <w:szCs w:val="24"/>
                <w:lang w:val="en-US"/>
                <w14:ligatures w14:val="standardContextual"/>
              </w:rPr>
              <w:tab/>
            </w:r>
            <w:r w:rsidRPr="00E63B5C">
              <w:rPr>
                <w:rStyle w:val="Hyperlink"/>
                <w:noProof/>
              </w:rPr>
              <w:t>Interfaces</w:t>
            </w:r>
            <w:r>
              <w:rPr>
                <w:noProof/>
                <w:webHidden/>
              </w:rPr>
              <w:tab/>
            </w:r>
            <w:r>
              <w:rPr>
                <w:noProof/>
                <w:webHidden/>
              </w:rPr>
              <w:fldChar w:fldCharType="begin"/>
            </w:r>
            <w:r>
              <w:rPr>
                <w:noProof/>
                <w:webHidden/>
              </w:rPr>
              <w:instrText xml:space="preserve"> PAGEREF _Toc212194855 \h </w:instrText>
            </w:r>
            <w:r>
              <w:rPr>
                <w:noProof/>
                <w:webHidden/>
              </w:rPr>
            </w:r>
            <w:r>
              <w:rPr>
                <w:noProof/>
                <w:webHidden/>
              </w:rPr>
              <w:fldChar w:fldCharType="separate"/>
            </w:r>
            <w:r w:rsidR="00A63B38">
              <w:rPr>
                <w:noProof/>
                <w:webHidden/>
              </w:rPr>
              <w:t>51</w:t>
            </w:r>
            <w:r>
              <w:rPr>
                <w:noProof/>
                <w:webHidden/>
              </w:rPr>
              <w:fldChar w:fldCharType="end"/>
            </w:r>
          </w:hyperlink>
        </w:p>
        <w:p w14:paraId="2E890FF8" w14:textId="7CEAA4F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6" w:history="1">
            <w:r w:rsidRPr="00E63B5C">
              <w:rPr>
                <w:rStyle w:val="Hyperlink"/>
                <w:noProof/>
              </w:rPr>
              <w:t>3.7.1</w:t>
            </w:r>
            <w:r>
              <w:rPr>
                <w:rFonts w:eastAsiaTheme="minorEastAsia" w:cstheme="minorBidi"/>
                <w:i w:val="0"/>
                <w:iCs w:val="0"/>
                <w:noProof/>
                <w:kern w:val="2"/>
                <w:sz w:val="24"/>
                <w:szCs w:val="24"/>
                <w:lang w:val="en-US"/>
                <w14:ligatures w14:val="standardContextual"/>
              </w:rPr>
              <w:tab/>
            </w:r>
            <w:r w:rsidRPr="00E63B5C">
              <w:rPr>
                <w:rStyle w:val="Hyperlink"/>
                <w:noProof/>
              </w:rPr>
              <w:t>Process Line interface</w:t>
            </w:r>
            <w:r>
              <w:rPr>
                <w:noProof/>
                <w:webHidden/>
              </w:rPr>
              <w:tab/>
            </w:r>
            <w:r>
              <w:rPr>
                <w:noProof/>
                <w:webHidden/>
              </w:rPr>
              <w:fldChar w:fldCharType="begin"/>
            </w:r>
            <w:r>
              <w:rPr>
                <w:noProof/>
                <w:webHidden/>
              </w:rPr>
              <w:instrText xml:space="preserve"> PAGEREF _Toc212194856 \h </w:instrText>
            </w:r>
            <w:r>
              <w:rPr>
                <w:noProof/>
                <w:webHidden/>
              </w:rPr>
            </w:r>
            <w:r>
              <w:rPr>
                <w:noProof/>
                <w:webHidden/>
              </w:rPr>
              <w:fldChar w:fldCharType="separate"/>
            </w:r>
            <w:r w:rsidR="00A63B38">
              <w:rPr>
                <w:noProof/>
                <w:webHidden/>
              </w:rPr>
              <w:t>52</w:t>
            </w:r>
            <w:r>
              <w:rPr>
                <w:noProof/>
                <w:webHidden/>
              </w:rPr>
              <w:fldChar w:fldCharType="end"/>
            </w:r>
          </w:hyperlink>
        </w:p>
        <w:p w14:paraId="5B366E2A" w14:textId="1333A82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7" w:history="1">
            <w:r w:rsidRPr="00E63B5C">
              <w:rPr>
                <w:rStyle w:val="Hyperlink"/>
                <w:noProof/>
              </w:rPr>
              <w:t>3.7.2</w:t>
            </w:r>
            <w:r>
              <w:rPr>
                <w:rFonts w:eastAsiaTheme="minorEastAsia" w:cstheme="minorBidi"/>
                <w:i w:val="0"/>
                <w:iCs w:val="0"/>
                <w:noProof/>
                <w:kern w:val="2"/>
                <w:sz w:val="24"/>
                <w:szCs w:val="24"/>
                <w:lang w:val="en-US"/>
                <w14:ligatures w14:val="standardContextual"/>
              </w:rPr>
              <w:tab/>
            </w:r>
            <w:r w:rsidRPr="00E63B5C">
              <w:rPr>
                <w:rStyle w:val="Hyperlink"/>
                <w:noProof/>
              </w:rPr>
              <w:t>Interfaces with the site</w:t>
            </w:r>
            <w:r>
              <w:rPr>
                <w:noProof/>
                <w:webHidden/>
              </w:rPr>
              <w:tab/>
            </w:r>
            <w:r>
              <w:rPr>
                <w:noProof/>
                <w:webHidden/>
              </w:rPr>
              <w:fldChar w:fldCharType="begin"/>
            </w:r>
            <w:r>
              <w:rPr>
                <w:noProof/>
                <w:webHidden/>
              </w:rPr>
              <w:instrText xml:space="preserve"> PAGEREF _Toc212194857 \h </w:instrText>
            </w:r>
            <w:r>
              <w:rPr>
                <w:noProof/>
                <w:webHidden/>
              </w:rPr>
            </w:r>
            <w:r>
              <w:rPr>
                <w:noProof/>
                <w:webHidden/>
              </w:rPr>
              <w:fldChar w:fldCharType="separate"/>
            </w:r>
            <w:r w:rsidR="00A63B38">
              <w:rPr>
                <w:noProof/>
                <w:webHidden/>
              </w:rPr>
              <w:t>55</w:t>
            </w:r>
            <w:r>
              <w:rPr>
                <w:noProof/>
                <w:webHidden/>
              </w:rPr>
              <w:fldChar w:fldCharType="end"/>
            </w:r>
          </w:hyperlink>
        </w:p>
        <w:p w14:paraId="522D2FA0" w14:textId="182A5EA1" w:rsidR="003C213D" w:rsidRDefault="003C213D">
          <w:pPr>
            <w:pStyle w:val="TOC3"/>
            <w:tabs>
              <w:tab w:val="right" w:leader="dot" w:pos="9730"/>
            </w:tabs>
            <w:rPr>
              <w:rFonts w:eastAsiaTheme="minorEastAsia" w:cstheme="minorBidi"/>
              <w:i w:val="0"/>
              <w:iCs w:val="0"/>
              <w:noProof/>
              <w:kern w:val="2"/>
              <w:sz w:val="24"/>
              <w:szCs w:val="24"/>
              <w:lang w:val="en-US"/>
              <w14:ligatures w14:val="standardContextual"/>
            </w:rPr>
          </w:pPr>
          <w:hyperlink w:anchor="_Toc212194858" w:history="1">
            <w:r w:rsidRPr="00E63B5C">
              <w:rPr>
                <w:rStyle w:val="Hyperlink"/>
                <w:noProof/>
              </w:rPr>
              <w:t>Figure 2</w:t>
            </w:r>
            <w:r>
              <w:rPr>
                <w:noProof/>
                <w:webHidden/>
              </w:rPr>
              <w:tab/>
            </w:r>
            <w:r>
              <w:rPr>
                <w:noProof/>
                <w:webHidden/>
              </w:rPr>
              <w:fldChar w:fldCharType="begin"/>
            </w:r>
            <w:r>
              <w:rPr>
                <w:noProof/>
                <w:webHidden/>
              </w:rPr>
              <w:instrText xml:space="preserve"> PAGEREF _Toc212194858 \h </w:instrText>
            </w:r>
            <w:r>
              <w:rPr>
                <w:noProof/>
                <w:webHidden/>
              </w:rPr>
            </w:r>
            <w:r>
              <w:rPr>
                <w:noProof/>
                <w:webHidden/>
              </w:rPr>
              <w:fldChar w:fldCharType="separate"/>
            </w:r>
            <w:r w:rsidR="00A63B38">
              <w:rPr>
                <w:noProof/>
                <w:webHidden/>
              </w:rPr>
              <w:t>55</w:t>
            </w:r>
            <w:r>
              <w:rPr>
                <w:noProof/>
                <w:webHidden/>
              </w:rPr>
              <w:fldChar w:fldCharType="end"/>
            </w:r>
          </w:hyperlink>
        </w:p>
        <w:p w14:paraId="2A88FC52" w14:textId="520FA49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59" w:history="1">
            <w:r w:rsidRPr="00E63B5C">
              <w:rPr>
                <w:rStyle w:val="Hyperlink"/>
                <w:noProof/>
              </w:rPr>
              <w:t>3.7.3</w:t>
            </w:r>
            <w:r>
              <w:rPr>
                <w:rFonts w:eastAsiaTheme="minorEastAsia" w:cstheme="minorBidi"/>
                <w:i w:val="0"/>
                <w:iCs w:val="0"/>
                <w:noProof/>
                <w:kern w:val="2"/>
                <w:sz w:val="24"/>
                <w:szCs w:val="24"/>
                <w:lang w:val="en-US"/>
                <w14:ligatures w14:val="standardContextual"/>
              </w:rPr>
              <w:tab/>
            </w:r>
            <w:r w:rsidRPr="00E63B5C">
              <w:rPr>
                <w:rStyle w:val="Hyperlink"/>
                <w:noProof/>
              </w:rPr>
              <w:t>Interface with support systems (utilities)</w:t>
            </w:r>
            <w:r>
              <w:rPr>
                <w:noProof/>
                <w:webHidden/>
              </w:rPr>
              <w:tab/>
            </w:r>
            <w:r>
              <w:rPr>
                <w:noProof/>
                <w:webHidden/>
              </w:rPr>
              <w:fldChar w:fldCharType="begin"/>
            </w:r>
            <w:r>
              <w:rPr>
                <w:noProof/>
                <w:webHidden/>
              </w:rPr>
              <w:instrText xml:space="preserve"> PAGEREF _Toc212194859 \h </w:instrText>
            </w:r>
            <w:r>
              <w:rPr>
                <w:noProof/>
                <w:webHidden/>
              </w:rPr>
            </w:r>
            <w:r>
              <w:rPr>
                <w:noProof/>
                <w:webHidden/>
              </w:rPr>
              <w:fldChar w:fldCharType="separate"/>
            </w:r>
            <w:r w:rsidR="00A63B38">
              <w:rPr>
                <w:noProof/>
                <w:webHidden/>
              </w:rPr>
              <w:t>56</w:t>
            </w:r>
            <w:r>
              <w:rPr>
                <w:noProof/>
                <w:webHidden/>
              </w:rPr>
              <w:fldChar w:fldCharType="end"/>
            </w:r>
          </w:hyperlink>
        </w:p>
        <w:p w14:paraId="64449E8B" w14:textId="06E62E8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0" w:history="1">
            <w:r w:rsidRPr="00E63B5C">
              <w:rPr>
                <w:rStyle w:val="Hyperlink"/>
                <w:noProof/>
              </w:rPr>
              <w:t>3.7.4</w:t>
            </w:r>
            <w:r>
              <w:rPr>
                <w:rFonts w:eastAsiaTheme="minorEastAsia" w:cstheme="minorBidi"/>
                <w:i w:val="0"/>
                <w:iCs w:val="0"/>
                <w:noProof/>
                <w:kern w:val="2"/>
                <w:sz w:val="24"/>
                <w:szCs w:val="24"/>
                <w:lang w:val="en-US"/>
                <w14:ligatures w14:val="standardContextual"/>
              </w:rPr>
              <w:tab/>
            </w:r>
            <w:r w:rsidRPr="00E63B5C">
              <w:rPr>
                <w:rStyle w:val="Hyperlink"/>
                <w:noProof/>
              </w:rPr>
              <w:t>Interfaces with the Vacuum System</w:t>
            </w:r>
            <w:r>
              <w:rPr>
                <w:noProof/>
                <w:webHidden/>
              </w:rPr>
              <w:tab/>
            </w:r>
            <w:r>
              <w:rPr>
                <w:noProof/>
                <w:webHidden/>
              </w:rPr>
              <w:fldChar w:fldCharType="begin"/>
            </w:r>
            <w:r>
              <w:rPr>
                <w:noProof/>
                <w:webHidden/>
              </w:rPr>
              <w:instrText xml:space="preserve"> PAGEREF _Toc212194860 \h </w:instrText>
            </w:r>
            <w:r>
              <w:rPr>
                <w:noProof/>
                <w:webHidden/>
              </w:rPr>
            </w:r>
            <w:r>
              <w:rPr>
                <w:noProof/>
                <w:webHidden/>
              </w:rPr>
              <w:fldChar w:fldCharType="separate"/>
            </w:r>
            <w:r w:rsidR="00A63B38">
              <w:rPr>
                <w:noProof/>
                <w:webHidden/>
              </w:rPr>
              <w:t>59</w:t>
            </w:r>
            <w:r>
              <w:rPr>
                <w:noProof/>
                <w:webHidden/>
              </w:rPr>
              <w:fldChar w:fldCharType="end"/>
            </w:r>
          </w:hyperlink>
        </w:p>
        <w:p w14:paraId="378322A6" w14:textId="2B7C857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1" w:history="1">
            <w:r w:rsidRPr="00E63B5C">
              <w:rPr>
                <w:rStyle w:val="Hyperlink"/>
                <w:noProof/>
              </w:rPr>
              <w:t>3.7.5</w:t>
            </w:r>
            <w:r>
              <w:rPr>
                <w:rFonts w:eastAsiaTheme="minorEastAsia" w:cstheme="minorBidi"/>
                <w:i w:val="0"/>
                <w:iCs w:val="0"/>
                <w:noProof/>
                <w:kern w:val="2"/>
                <w:sz w:val="24"/>
                <w:szCs w:val="24"/>
                <w:lang w:val="en-US"/>
                <w14:ligatures w14:val="standardContextual"/>
              </w:rPr>
              <w:tab/>
            </w:r>
            <w:r w:rsidRPr="00E63B5C">
              <w:rPr>
                <w:rStyle w:val="Hyperlink"/>
                <w:noProof/>
              </w:rPr>
              <w:t>Interface with LHe (ad-hoc) user and associated helium recovery</w:t>
            </w:r>
            <w:r>
              <w:rPr>
                <w:noProof/>
                <w:webHidden/>
              </w:rPr>
              <w:tab/>
            </w:r>
            <w:r>
              <w:rPr>
                <w:noProof/>
                <w:webHidden/>
              </w:rPr>
              <w:fldChar w:fldCharType="begin"/>
            </w:r>
            <w:r>
              <w:rPr>
                <w:noProof/>
                <w:webHidden/>
              </w:rPr>
              <w:instrText xml:space="preserve"> PAGEREF _Toc212194861 \h </w:instrText>
            </w:r>
            <w:r>
              <w:rPr>
                <w:noProof/>
                <w:webHidden/>
              </w:rPr>
            </w:r>
            <w:r>
              <w:rPr>
                <w:noProof/>
                <w:webHidden/>
              </w:rPr>
              <w:fldChar w:fldCharType="separate"/>
            </w:r>
            <w:r w:rsidR="00A63B38">
              <w:rPr>
                <w:noProof/>
                <w:webHidden/>
              </w:rPr>
              <w:t>59</w:t>
            </w:r>
            <w:r>
              <w:rPr>
                <w:noProof/>
                <w:webHidden/>
              </w:rPr>
              <w:fldChar w:fldCharType="end"/>
            </w:r>
          </w:hyperlink>
        </w:p>
        <w:p w14:paraId="3CD50037" w14:textId="4D954D3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2" w:history="1">
            <w:r w:rsidRPr="00E63B5C">
              <w:rPr>
                <w:rStyle w:val="Hyperlink"/>
                <w:noProof/>
              </w:rPr>
              <w:t>3.7.6</w:t>
            </w:r>
            <w:r>
              <w:rPr>
                <w:rFonts w:eastAsiaTheme="minorEastAsia" w:cstheme="minorBidi"/>
                <w:i w:val="0"/>
                <w:iCs w:val="0"/>
                <w:noProof/>
                <w:kern w:val="2"/>
                <w:sz w:val="24"/>
                <w:szCs w:val="24"/>
                <w:lang w:val="en-US"/>
                <w14:ligatures w14:val="standardContextual"/>
              </w:rPr>
              <w:tab/>
            </w:r>
            <w:r w:rsidRPr="00E63B5C">
              <w:rPr>
                <w:rStyle w:val="Hyperlink"/>
                <w:noProof/>
              </w:rPr>
              <w:t>Liquid Nitrogen (LN2)</w:t>
            </w:r>
            <w:r>
              <w:rPr>
                <w:noProof/>
                <w:webHidden/>
              </w:rPr>
              <w:tab/>
            </w:r>
            <w:r>
              <w:rPr>
                <w:noProof/>
                <w:webHidden/>
              </w:rPr>
              <w:fldChar w:fldCharType="begin"/>
            </w:r>
            <w:r>
              <w:rPr>
                <w:noProof/>
                <w:webHidden/>
              </w:rPr>
              <w:instrText xml:space="preserve"> PAGEREF _Toc212194862 \h </w:instrText>
            </w:r>
            <w:r>
              <w:rPr>
                <w:noProof/>
                <w:webHidden/>
              </w:rPr>
            </w:r>
            <w:r>
              <w:rPr>
                <w:noProof/>
                <w:webHidden/>
              </w:rPr>
              <w:fldChar w:fldCharType="separate"/>
            </w:r>
            <w:r w:rsidR="00A63B38">
              <w:rPr>
                <w:noProof/>
                <w:webHidden/>
              </w:rPr>
              <w:t>61</w:t>
            </w:r>
            <w:r>
              <w:rPr>
                <w:noProof/>
                <w:webHidden/>
              </w:rPr>
              <w:fldChar w:fldCharType="end"/>
            </w:r>
          </w:hyperlink>
        </w:p>
        <w:p w14:paraId="52760383" w14:textId="1F0EFBA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3" w:history="1">
            <w:r w:rsidRPr="00E63B5C">
              <w:rPr>
                <w:rStyle w:val="Hyperlink"/>
                <w:noProof/>
              </w:rPr>
              <w:t>3.7.7</w:t>
            </w:r>
            <w:r>
              <w:rPr>
                <w:rFonts w:eastAsiaTheme="minorEastAsia" w:cstheme="minorBidi"/>
                <w:i w:val="0"/>
                <w:iCs w:val="0"/>
                <w:noProof/>
                <w:kern w:val="2"/>
                <w:sz w:val="24"/>
                <w:szCs w:val="24"/>
                <w:lang w:val="en-US"/>
                <w14:ligatures w14:val="standardContextual"/>
              </w:rPr>
              <w:tab/>
            </w:r>
            <w:r w:rsidRPr="00E63B5C">
              <w:rPr>
                <w:rStyle w:val="Hyperlink"/>
                <w:noProof/>
              </w:rPr>
              <w:t>Interfaces with (external) Control System</w:t>
            </w:r>
            <w:r>
              <w:rPr>
                <w:noProof/>
                <w:webHidden/>
              </w:rPr>
              <w:tab/>
            </w:r>
            <w:r>
              <w:rPr>
                <w:noProof/>
                <w:webHidden/>
              </w:rPr>
              <w:fldChar w:fldCharType="begin"/>
            </w:r>
            <w:r>
              <w:rPr>
                <w:noProof/>
                <w:webHidden/>
              </w:rPr>
              <w:instrText xml:space="preserve"> PAGEREF _Toc212194863 \h </w:instrText>
            </w:r>
            <w:r>
              <w:rPr>
                <w:noProof/>
                <w:webHidden/>
              </w:rPr>
            </w:r>
            <w:r>
              <w:rPr>
                <w:noProof/>
                <w:webHidden/>
              </w:rPr>
              <w:fldChar w:fldCharType="separate"/>
            </w:r>
            <w:r w:rsidR="00A63B38">
              <w:rPr>
                <w:noProof/>
                <w:webHidden/>
              </w:rPr>
              <w:t>61</w:t>
            </w:r>
            <w:r>
              <w:rPr>
                <w:noProof/>
                <w:webHidden/>
              </w:rPr>
              <w:fldChar w:fldCharType="end"/>
            </w:r>
          </w:hyperlink>
        </w:p>
        <w:p w14:paraId="1471A803" w14:textId="6F2C4432"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64" w:history="1">
            <w:r w:rsidRPr="00E63B5C">
              <w:rPr>
                <w:rStyle w:val="Hyperlink"/>
                <w:noProof/>
              </w:rPr>
              <w:t>3.8</w:t>
            </w:r>
            <w:r>
              <w:rPr>
                <w:rFonts w:eastAsiaTheme="minorEastAsia" w:cstheme="minorBidi"/>
                <w:smallCaps w:val="0"/>
                <w:noProof/>
                <w:kern w:val="2"/>
                <w:sz w:val="24"/>
                <w:szCs w:val="24"/>
                <w:lang w:val="en-US"/>
                <w14:ligatures w14:val="standardContextual"/>
              </w:rPr>
              <w:tab/>
            </w:r>
            <w:r w:rsidRPr="00E63B5C">
              <w:rPr>
                <w:rStyle w:val="Hyperlink"/>
                <w:noProof/>
              </w:rPr>
              <w:t>Factory Testing</w:t>
            </w:r>
            <w:r>
              <w:rPr>
                <w:noProof/>
                <w:webHidden/>
              </w:rPr>
              <w:tab/>
            </w:r>
            <w:r>
              <w:rPr>
                <w:noProof/>
                <w:webHidden/>
              </w:rPr>
              <w:fldChar w:fldCharType="begin"/>
            </w:r>
            <w:r>
              <w:rPr>
                <w:noProof/>
                <w:webHidden/>
              </w:rPr>
              <w:instrText xml:space="preserve"> PAGEREF _Toc212194864 \h </w:instrText>
            </w:r>
            <w:r>
              <w:rPr>
                <w:noProof/>
                <w:webHidden/>
              </w:rPr>
            </w:r>
            <w:r>
              <w:rPr>
                <w:noProof/>
                <w:webHidden/>
              </w:rPr>
              <w:fldChar w:fldCharType="separate"/>
            </w:r>
            <w:r w:rsidR="00A63B38">
              <w:rPr>
                <w:noProof/>
                <w:webHidden/>
              </w:rPr>
              <w:t>62</w:t>
            </w:r>
            <w:r>
              <w:rPr>
                <w:noProof/>
                <w:webHidden/>
              </w:rPr>
              <w:fldChar w:fldCharType="end"/>
            </w:r>
          </w:hyperlink>
        </w:p>
        <w:p w14:paraId="67473263" w14:textId="2DE5EC8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5" w:history="1">
            <w:r w:rsidRPr="00E63B5C">
              <w:rPr>
                <w:rStyle w:val="Hyperlink"/>
                <w:noProof/>
              </w:rPr>
              <w:t>3.8.1</w:t>
            </w:r>
            <w:r>
              <w:rPr>
                <w:rFonts w:eastAsiaTheme="minorEastAsia" w:cstheme="minorBidi"/>
                <w:i w:val="0"/>
                <w:iCs w:val="0"/>
                <w:noProof/>
                <w:kern w:val="2"/>
                <w:sz w:val="24"/>
                <w:szCs w:val="24"/>
                <w:lang w:val="en-US"/>
                <w14:ligatures w14:val="standardContextual"/>
              </w:rPr>
              <w:tab/>
            </w:r>
            <w:r w:rsidRPr="00E63B5C">
              <w:rPr>
                <w:rStyle w:val="Hyperlink"/>
                <w:noProof/>
              </w:rPr>
              <w:t>Welding, pressure, and leak tests</w:t>
            </w:r>
            <w:r>
              <w:rPr>
                <w:noProof/>
                <w:webHidden/>
              </w:rPr>
              <w:tab/>
            </w:r>
            <w:r>
              <w:rPr>
                <w:noProof/>
                <w:webHidden/>
              </w:rPr>
              <w:fldChar w:fldCharType="begin"/>
            </w:r>
            <w:r>
              <w:rPr>
                <w:noProof/>
                <w:webHidden/>
              </w:rPr>
              <w:instrText xml:space="preserve"> PAGEREF _Toc212194865 \h </w:instrText>
            </w:r>
            <w:r>
              <w:rPr>
                <w:noProof/>
                <w:webHidden/>
              </w:rPr>
            </w:r>
            <w:r>
              <w:rPr>
                <w:noProof/>
                <w:webHidden/>
              </w:rPr>
              <w:fldChar w:fldCharType="separate"/>
            </w:r>
            <w:r w:rsidR="00A63B38">
              <w:rPr>
                <w:noProof/>
                <w:webHidden/>
              </w:rPr>
              <w:t>62</w:t>
            </w:r>
            <w:r>
              <w:rPr>
                <w:noProof/>
                <w:webHidden/>
              </w:rPr>
              <w:fldChar w:fldCharType="end"/>
            </w:r>
          </w:hyperlink>
        </w:p>
        <w:p w14:paraId="3164DBC1" w14:textId="4924878E"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6" w:history="1">
            <w:r w:rsidRPr="00E63B5C">
              <w:rPr>
                <w:rStyle w:val="Hyperlink"/>
                <w:noProof/>
              </w:rPr>
              <w:t>3.8.2</w:t>
            </w:r>
            <w:r>
              <w:rPr>
                <w:rFonts w:eastAsiaTheme="minorEastAsia" w:cstheme="minorBidi"/>
                <w:i w:val="0"/>
                <w:iCs w:val="0"/>
                <w:noProof/>
                <w:kern w:val="2"/>
                <w:sz w:val="24"/>
                <w:szCs w:val="24"/>
                <w:lang w:val="en-US"/>
                <w14:ligatures w14:val="standardContextual"/>
              </w:rPr>
              <w:tab/>
            </w:r>
            <w:r w:rsidRPr="00E63B5C">
              <w:rPr>
                <w:rStyle w:val="Hyperlink"/>
                <w:noProof/>
              </w:rPr>
              <w:t>Tests of components</w:t>
            </w:r>
            <w:r>
              <w:rPr>
                <w:noProof/>
                <w:webHidden/>
              </w:rPr>
              <w:tab/>
            </w:r>
            <w:r>
              <w:rPr>
                <w:noProof/>
                <w:webHidden/>
              </w:rPr>
              <w:fldChar w:fldCharType="begin"/>
            </w:r>
            <w:r>
              <w:rPr>
                <w:noProof/>
                <w:webHidden/>
              </w:rPr>
              <w:instrText xml:space="preserve"> PAGEREF _Toc212194866 \h </w:instrText>
            </w:r>
            <w:r>
              <w:rPr>
                <w:noProof/>
                <w:webHidden/>
              </w:rPr>
            </w:r>
            <w:r>
              <w:rPr>
                <w:noProof/>
                <w:webHidden/>
              </w:rPr>
              <w:fldChar w:fldCharType="separate"/>
            </w:r>
            <w:r w:rsidR="00A63B38">
              <w:rPr>
                <w:noProof/>
                <w:webHidden/>
              </w:rPr>
              <w:t>62</w:t>
            </w:r>
            <w:r>
              <w:rPr>
                <w:noProof/>
                <w:webHidden/>
              </w:rPr>
              <w:fldChar w:fldCharType="end"/>
            </w:r>
          </w:hyperlink>
        </w:p>
        <w:p w14:paraId="054F4226" w14:textId="28EF9EA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7" w:history="1">
            <w:r w:rsidRPr="00E63B5C">
              <w:rPr>
                <w:rStyle w:val="Hyperlink"/>
                <w:noProof/>
              </w:rPr>
              <w:t>3.8.3</w:t>
            </w:r>
            <w:r>
              <w:rPr>
                <w:rFonts w:eastAsiaTheme="minorEastAsia" w:cstheme="minorBidi"/>
                <w:i w:val="0"/>
                <w:iCs w:val="0"/>
                <w:noProof/>
                <w:kern w:val="2"/>
                <w:sz w:val="24"/>
                <w:szCs w:val="24"/>
                <w:lang w:val="en-US"/>
                <w14:ligatures w14:val="standardContextual"/>
              </w:rPr>
              <w:tab/>
            </w:r>
            <w:r w:rsidRPr="00E63B5C">
              <w:rPr>
                <w:rStyle w:val="Hyperlink"/>
                <w:noProof/>
              </w:rPr>
              <w:t>Electrical, wiring and control system tests</w:t>
            </w:r>
            <w:r>
              <w:rPr>
                <w:noProof/>
                <w:webHidden/>
              </w:rPr>
              <w:tab/>
            </w:r>
            <w:r>
              <w:rPr>
                <w:noProof/>
                <w:webHidden/>
              </w:rPr>
              <w:fldChar w:fldCharType="begin"/>
            </w:r>
            <w:r>
              <w:rPr>
                <w:noProof/>
                <w:webHidden/>
              </w:rPr>
              <w:instrText xml:space="preserve"> PAGEREF _Toc212194867 \h </w:instrText>
            </w:r>
            <w:r>
              <w:rPr>
                <w:noProof/>
                <w:webHidden/>
              </w:rPr>
            </w:r>
            <w:r>
              <w:rPr>
                <w:noProof/>
                <w:webHidden/>
              </w:rPr>
              <w:fldChar w:fldCharType="separate"/>
            </w:r>
            <w:r w:rsidR="00A63B38">
              <w:rPr>
                <w:noProof/>
                <w:webHidden/>
              </w:rPr>
              <w:t>62</w:t>
            </w:r>
            <w:r>
              <w:rPr>
                <w:noProof/>
                <w:webHidden/>
              </w:rPr>
              <w:fldChar w:fldCharType="end"/>
            </w:r>
          </w:hyperlink>
        </w:p>
        <w:p w14:paraId="4CA966C6" w14:textId="1F4BEB1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68" w:history="1">
            <w:r w:rsidRPr="00E63B5C">
              <w:rPr>
                <w:rStyle w:val="Hyperlink"/>
                <w:noProof/>
              </w:rPr>
              <w:t>3.8.4</w:t>
            </w:r>
            <w:r>
              <w:rPr>
                <w:rFonts w:eastAsiaTheme="minorEastAsia" w:cstheme="minorBidi"/>
                <w:i w:val="0"/>
                <w:iCs w:val="0"/>
                <w:noProof/>
                <w:kern w:val="2"/>
                <w:sz w:val="24"/>
                <w:szCs w:val="24"/>
                <w:lang w:val="en-US"/>
                <w14:ligatures w14:val="standardContextual"/>
              </w:rPr>
              <w:tab/>
            </w:r>
            <w:r w:rsidRPr="00E63B5C">
              <w:rPr>
                <w:rStyle w:val="Hyperlink"/>
                <w:noProof/>
              </w:rPr>
              <w:t>Transport and Storage</w:t>
            </w:r>
            <w:r>
              <w:rPr>
                <w:noProof/>
                <w:webHidden/>
              </w:rPr>
              <w:tab/>
            </w:r>
            <w:r>
              <w:rPr>
                <w:noProof/>
                <w:webHidden/>
              </w:rPr>
              <w:fldChar w:fldCharType="begin"/>
            </w:r>
            <w:r>
              <w:rPr>
                <w:noProof/>
                <w:webHidden/>
              </w:rPr>
              <w:instrText xml:space="preserve"> PAGEREF _Toc212194868 \h </w:instrText>
            </w:r>
            <w:r>
              <w:rPr>
                <w:noProof/>
                <w:webHidden/>
              </w:rPr>
            </w:r>
            <w:r>
              <w:rPr>
                <w:noProof/>
                <w:webHidden/>
              </w:rPr>
              <w:fldChar w:fldCharType="separate"/>
            </w:r>
            <w:r w:rsidR="00A63B38">
              <w:rPr>
                <w:noProof/>
                <w:webHidden/>
              </w:rPr>
              <w:t>63</w:t>
            </w:r>
            <w:r>
              <w:rPr>
                <w:noProof/>
                <w:webHidden/>
              </w:rPr>
              <w:fldChar w:fldCharType="end"/>
            </w:r>
          </w:hyperlink>
        </w:p>
        <w:p w14:paraId="19D891E6" w14:textId="6FE4186F"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69" w:history="1">
            <w:r w:rsidRPr="00E63B5C">
              <w:rPr>
                <w:rStyle w:val="Hyperlink"/>
                <w:noProof/>
              </w:rPr>
              <w:t>3.9</w:t>
            </w:r>
            <w:r>
              <w:rPr>
                <w:rFonts w:eastAsiaTheme="minorEastAsia" w:cstheme="minorBidi"/>
                <w:smallCaps w:val="0"/>
                <w:noProof/>
                <w:kern w:val="2"/>
                <w:sz w:val="24"/>
                <w:szCs w:val="24"/>
                <w:lang w:val="en-US"/>
                <w14:ligatures w14:val="standardContextual"/>
              </w:rPr>
              <w:tab/>
            </w:r>
            <w:r w:rsidRPr="00E63B5C">
              <w:rPr>
                <w:rStyle w:val="Hyperlink"/>
                <w:noProof/>
              </w:rPr>
              <w:t>Inspection and Installation</w:t>
            </w:r>
            <w:r>
              <w:rPr>
                <w:noProof/>
                <w:webHidden/>
              </w:rPr>
              <w:tab/>
            </w:r>
            <w:r>
              <w:rPr>
                <w:noProof/>
                <w:webHidden/>
              </w:rPr>
              <w:fldChar w:fldCharType="begin"/>
            </w:r>
            <w:r>
              <w:rPr>
                <w:noProof/>
                <w:webHidden/>
              </w:rPr>
              <w:instrText xml:space="preserve"> PAGEREF _Toc212194869 \h </w:instrText>
            </w:r>
            <w:r>
              <w:rPr>
                <w:noProof/>
                <w:webHidden/>
              </w:rPr>
            </w:r>
            <w:r>
              <w:rPr>
                <w:noProof/>
                <w:webHidden/>
              </w:rPr>
              <w:fldChar w:fldCharType="separate"/>
            </w:r>
            <w:r w:rsidR="00A63B38">
              <w:rPr>
                <w:noProof/>
                <w:webHidden/>
              </w:rPr>
              <w:t>63</w:t>
            </w:r>
            <w:r>
              <w:rPr>
                <w:noProof/>
                <w:webHidden/>
              </w:rPr>
              <w:fldChar w:fldCharType="end"/>
            </w:r>
          </w:hyperlink>
        </w:p>
        <w:p w14:paraId="2461E179" w14:textId="02C29E9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0" w:history="1">
            <w:r w:rsidRPr="00E63B5C">
              <w:rPr>
                <w:rStyle w:val="Hyperlink"/>
                <w:noProof/>
              </w:rPr>
              <w:t>3.9.1</w:t>
            </w:r>
            <w:r>
              <w:rPr>
                <w:rFonts w:eastAsiaTheme="minorEastAsia" w:cstheme="minorBidi"/>
                <w:i w:val="0"/>
                <w:iCs w:val="0"/>
                <w:noProof/>
                <w:kern w:val="2"/>
                <w:sz w:val="24"/>
                <w:szCs w:val="24"/>
                <w:lang w:val="en-US"/>
                <w14:ligatures w14:val="standardContextual"/>
              </w:rPr>
              <w:tab/>
            </w:r>
            <w:r w:rsidRPr="00E63B5C">
              <w:rPr>
                <w:rStyle w:val="Hyperlink"/>
                <w:noProof/>
              </w:rPr>
              <w:t>Incoming inspection at SCK CEN site</w:t>
            </w:r>
            <w:r>
              <w:rPr>
                <w:noProof/>
                <w:webHidden/>
              </w:rPr>
              <w:tab/>
            </w:r>
            <w:r>
              <w:rPr>
                <w:noProof/>
                <w:webHidden/>
              </w:rPr>
              <w:fldChar w:fldCharType="begin"/>
            </w:r>
            <w:r>
              <w:rPr>
                <w:noProof/>
                <w:webHidden/>
              </w:rPr>
              <w:instrText xml:space="preserve"> PAGEREF _Toc212194870 \h </w:instrText>
            </w:r>
            <w:r>
              <w:rPr>
                <w:noProof/>
                <w:webHidden/>
              </w:rPr>
            </w:r>
            <w:r>
              <w:rPr>
                <w:noProof/>
                <w:webHidden/>
              </w:rPr>
              <w:fldChar w:fldCharType="separate"/>
            </w:r>
            <w:r w:rsidR="00A63B38">
              <w:rPr>
                <w:noProof/>
                <w:webHidden/>
              </w:rPr>
              <w:t>64</w:t>
            </w:r>
            <w:r>
              <w:rPr>
                <w:noProof/>
                <w:webHidden/>
              </w:rPr>
              <w:fldChar w:fldCharType="end"/>
            </w:r>
          </w:hyperlink>
        </w:p>
        <w:p w14:paraId="5A13AC48" w14:textId="702BC87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1" w:history="1">
            <w:r w:rsidRPr="00E63B5C">
              <w:rPr>
                <w:rStyle w:val="Hyperlink"/>
                <w:noProof/>
              </w:rPr>
              <w:t>3.9.2</w:t>
            </w:r>
            <w:r>
              <w:rPr>
                <w:rFonts w:eastAsiaTheme="minorEastAsia" w:cstheme="minorBidi"/>
                <w:i w:val="0"/>
                <w:iCs w:val="0"/>
                <w:noProof/>
                <w:kern w:val="2"/>
                <w:sz w:val="24"/>
                <w:szCs w:val="24"/>
                <w:lang w:val="en-US"/>
                <w14:ligatures w14:val="standardContextual"/>
              </w:rPr>
              <w:tab/>
            </w:r>
            <w:r w:rsidRPr="00E63B5C">
              <w:rPr>
                <w:rStyle w:val="Hyperlink"/>
                <w:noProof/>
              </w:rPr>
              <w:t>Test after Mechanical assembly completion</w:t>
            </w:r>
            <w:r>
              <w:rPr>
                <w:noProof/>
                <w:webHidden/>
              </w:rPr>
              <w:tab/>
            </w:r>
            <w:r>
              <w:rPr>
                <w:noProof/>
                <w:webHidden/>
              </w:rPr>
              <w:fldChar w:fldCharType="begin"/>
            </w:r>
            <w:r>
              <w:rPr>
                <w:noProof/>
                <w:webHidden/>
              </w:rPr>
              <w:instrText xml:space="preserve"> PAGEREF _Toc212194871 \h </w:instrText>
            </w:r>
            <w:r>
              <w:rPr>
                <w:noProof/>
                <w:webHidden/>
              </w:rPr>
            </w:r>
            <w:r>
              <w:rPr>
                <w:noProof/>
                <w:webHidden/>
              </w:rPr>
              <w:fldChar w:fldCharType="separate"/>
            </w:r>
            <w:r w:rsidR="00A63B38">
              <w:rPr>
                <w:noProof/>
                <w:webHidden/>
              </w:rPr>
              <w:t>64</w:t>
            </w:r>
            <w:r>
              <w:rPr>
                <w:noProof/>
                <w:webHidden/>
              </w:rPr>
              <w:fldChar w:fldCharType="end"/>
            </w:r>
          </w:hyperlink>
        </w:p>
        <w:p w14:paraId="3FC53161" w14:textId="7E87A343" w:rsidR="003C213D" w:rsidRDefault="003C213D">
          <w:pPr>
            <w:pStyle w:val="TOC2"/>
            <w:tabs>
              <w:tab w:val="left" w:pos="1000"/>
              <w:tab w:val="right" w:leader="dot" w:pos="9730"/>
            </w:tabs>
            <w:rPr>
              <w:rFonts w:eastAsiaTheme="minorEastAsia" w:cstheme="minorBidi"/>
              <w:smallCaps w:val="0"/>
              <w:noProof/>
              <w:kern w:val="2"/>
              <w:sz w:val="24"/>
              <w:szCs w:val="24"/>
              <w:lang w:val="en-US"/>
              <w14:ligatures w14:val="standardContextual"/>
            </w:rPr>
          </w:pPr>
          <w:hyperlink w:anchor="_Toc212194872" w:history="1">
            <w:r w:rsidRPr="00E63B5C">
              <w:rPr>
                <w:rStyle w:val="Hyperlink"/>
                <w:noProof/>
              </w:rPr>
              <w:t>3.10</w:t>
            </w:r>
            <w:r>
              <w:rPr>
                <w:rFonts w:eastAsiaTheme="minorEastAsia" w:cstheme="minorBidi"/>
                <w:smallCaps w:val="0"/>
                <w:noProof/>
                <w:kern w:val="2"/>
                <w:sz w:val="24"/>
                <w:szCs w:val="24"/>
                <w:lang w:val="en-US"/>
                <w14:ligatures w14:val="standardContextual"/>
              </w:rPr>
              <w:tab/>
            </w:r>
            <w:r w:rsidRPr="00E63B5C">
              <w:rPr>
                <w:rStyle w:val="Hyperlink"/>
                <w:noProof/>
              </w:rPr>
              <w:t>Commissioning</w:t>
            </w:r>
            <w:r>
              <w:rPr>
                <w:noProof/>
                <w:webHidden/>
              </w:rPr>
              <w:tab/>
            </w:r>
            <w:r>
              <w:rPr>
                <w:noProof/>
                <w:webHidden/>
              </w:rPr>
              <w:fldChar w:fldCharType="begin"/>
            </w:r>
            <w:r>
              <w:rPr>
                <w:noProof/>
                <w:webHidden/>
              </w:rPr>
              <w:instrText xml:space="preserve"> PAGEREF _Toc212194872 \h </w:instrText>
            </w:r>
            <w:r>
              <w:rPr>
                <w:noProof/>
                <w:webHidden/>
              </w:rPr>
            </w:r>
            <w:r>
              <w:rPr>
                <w:noProof/>
                <w:webHidden/>
              </w:rPr>
              <w:fldChar w:fldCharType="separate"/>
            </w:r>
            <w:r w:rsidR="00A63B38">
              <w:rPr>
                <w:noProof/>
                <w:webHidden/>
              </w:rPr>
              <w:t>64</w:t>
            </w:r>
            <w:r>
              <w:rPr>
                <w:noProof/>
                <w:webHidden/>
              </w:rPr>
              <w:fldChar w:fldCharType="end"/>
            </w:r>
          </w:hyperlink>
        </w:p>
        <w:p w14:paraId="0B042D4F" w14:textId="739388B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3" w:history="1">
            <w:r w:rsidRPr="00E63B5C">
              <w:rPr>
                <w:rStyle w:val="Hyperlink"/>
                <w:noProof/>
              </w:rPr>
              <w:t>3.10.1</w:t>
            </w:r>
            <w:r>
              <w:rPr>
                <w:rFonts w:eastAsiaTheme="minorEastAsia" w:cstheme="minorBidi"/>
                <w:i w:val="0"/>
                <w:iCs w:val="0"/>
                <w:noProof/>
                <w:kern w:val="2"/>
                <w:sz w:val="24"/>
                <w:szCs w:val="24"/>
                <w:lang w:val="en-US"/>
                <w14:ligatures w14:val="standardContextual"/>
              </w:rPr>
              <w:tab/>
            </w:r>
            <w:r w:rsidRPr="00E63B5C">
              <w:rPr>
                <w:rStyle w:val="Hyperlink"/>
                <w:noProof/>
              </w:rPr>
              <w:t>Tests to be done during Standalone Commissioning</w:t>
            </w:r>
            <w:r>
              <w:rPr>
                <w:noProof/>
                <w:webHidden/>
              </w:rPr>
              <w:tab/>
            </w:r>
            <w:r>
              <w:rPr>
                <w:noProof/>
                <w:webHidden/>
              </w:rPr>
              <w:fldChar w:fldCharType="begin"/>
            </w:r>
            <w:r>
              <w:rPr>
                <w:noProof/>
                <w:webHidden/>
              </w:rPr>
              <w:instrText xml:space="preserve"> PAGEREF _Toc212194873 \h </w:instrText>
            </w:r>
            <w:r>
              <w:rPr>
                <w:noProof/>
                <w:webHidden/>
              </w:rPr>
            </w:r>
            <w:r>
              <w:rPr>
                <w:noProof/>
                <w:webHidden/>
              </w:rPr>
              <w:fldChar w:fldCharType="separate"/>
            </w:r>
            <w:r w:rsidR="00A63B38">
              <w:rPr>
                <w:noProof/>
                <w:webHidden/>
              </w:rPr>
              <w:t>65</w:t>
            </w:r>
            <w:r>
              <w:rPr>
                <w:noProof/>
                <w:webHidden/>
              </w:rPr>
              <w:fldChar w:fldCharType="end"/>
            </w:r>
          </w:hyperlink>
        </w:p>
        <w:p w14:paraId="3A4AE5B9" w14:textId="752564A5" w:rsidR="003C213D" w:rsidRDefault="003C213D">
          <w:pPr>
            <w:pStyle w:val="TOC2"/>
            <w:tabs>
              <w:tab w:val="left" w:pos="1000"/>
              <w:tab w:val="right" w:leader="dot" w:pos="9730"/>
            </w:tabs>
            <w:rPr>
              <w:rFonts w:eastAsiaTheme="minorEastAsia" w:cstheme="minorBidi"/>
              <w:smallCaps w:val="0"/>
              <w:noProof/>
              <w:kern w:val="2"/>
              <w:sz w:val="24"/>
              <w:szCs w:val="24"/>
              <w:lang w:val="en-US"/>
              <w14:ligatures w14:val="standardContextual"/>
            </w:rPr>
          </w:pPr>
          <w:hyperlink w:anchor="_Toc212194874" w:history="1">
            <w:r w:rsidRPr="00E63B5C">
              <w:rPr>
                <w:rStyle w:val="Hyperlink"/>
                <w:noProof/>
              </w:rPr>
              <w:t>3.11</w:t>
            </w:r>
            <w:r>
              <w:rPr>
                <w:rFonts w:eastAsiaTheme="minorEastAsia" w:cstheme="minorBidi"/>
                <w:smallCaps w:val="0"/>
                <w:noProof/>
                <w:kern w:val="2"/>
                <w:sz w:val="24"/>
                <w:szCs w:val="24"/>
                <w:lang w:val="en-US"/>
                <w14:ligatures w14:val="standardContextual"/>
              </w:rPr>
              <w:tab/>
            </w:r>
            <w:r w:rsidRPr="00E63B5C">
              <w:rPr>
                <w:rStyle w:val="Hyperlink"/>
                <w:noProof/>
              </w:rPr>
              <w:t>Site Acceptance testing</w:t>
            </w:r>
            <w:r>
              <w:rPr>
                <w:noProof/>
                <w:webHidden/>
              </w:rPr>
              <w:tab/>
            </w:r>
            <w:r>
              <w:rPr>
                <w:noProof/>
                <w:webHidden/>
              </w:rPr>
              <w:fldChar w:fldCharType="begin"/>
            </w:r>
            <w:r>
              <w:rPr>
                <w:noProof/>
                <w:webHidden/>
              </w:rPr>
              <w:instrText xml:space="preserve"> PAGEREF _Toc212194874 \h </w:instrText>
            </w:r>
            <w:r>
              <w:rPr>
                <w:noProof/>
                <w:webHidden/>
              </w:rPr>
            </w:r>
            <w:r>
              <w:rPr>
                <w:noProof/>
                <w:webHidden/>
              </w:rPr>
              <w:fldChar w:fldCharType="separate"/>
            </w:r>
            <w:r w:rsidR="00A63B38">
              <w:rPr>
                <w:noProof/>
                <w:webHidden/>
              </w:rPr>
              <w:t>65</w:t>
            </w:r>
            <w:r>
              <w:rPr>
                <w:noProof/>
                <w:webHidden/>
              </w:rPr>
              <w:fldChar w:fldCharType="end"/>
            </w:r>
          </w:hyperlink>
        </w:p>
        <w:p w14:paraId="665BC29F" w14:textId="3FF7913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5" w:history="1">
            <w:r w:rsidRPr="00E63B5C">
              <w:rPr>
                <w:rStyle w:val="Hyperlink"/>
                <w:noProof/>
              </w:rPr>
              <w:t>3.11.1</w:t>
            </w:r>
            <w:r>
              <w:rPr>
                <w:rFonts w:eastAsiaTheme="minorEastAsia" w:cstheme="minorBidi"/>
                <w:i w:val="0"/>
                <w:iCs w:val="0"/>
                <w:noProof/>
                <w:kern w:val="2"/>
                <w:sz w:val="24"/>
                <w:szCs w:val="24"/>
                <w:lang w:val="en-US"/>
                <w14:ligatures w14:val="standardContextual"/>
              </w:rPr>
              <w:tab/>
            </w:r>
            <w:r w:rsidRPr="00E63B5C">
              <w:rPr>
                <w:rStyle w:val="Hyperlink"/>
                <w:noProof/>
              </w:rPr>
              <w:t>General</w:t>
            </w:r>
            <w:r>
              <w:rPr>
                <w:noProof/>
                <w:webHidden/>
              </w:rPr>
              <w:tab/>
            </w:r>
            <w:r>
              <w:rPr>
                <w:noProof/>
                <w:webHidden/>
              </w:rPr>
              <w:fldChar w:fldCharType="begin"/>
            </w:r>
            <w:r>
              <w:rPr>
                <w:noProof/>
                <w:webHidden/>
              </w:rPr>
              <w:instrText xml:space="preserve"> PAGEREF _Toc212194875 \h </w:instrText>
            </w:r>
            <w:r>
              <w:rPr>
                <w:noProof/>
                <w:webHidden/>
              </w:rPr>
            </w:r>
            <w:r>
              <w:rPr>
                <w:noProof/>
                <w:webHidden/>
              </w:rPr>
              <w:fldChar w:fldCharType="separate"/>
            </w:r>
            <w:r w:rsidR="00A63B38">
              <w:rPr>
                <w:noProof/>
                <w:webHidden/>
              </w:rPr>
              <w:t>65</w:t>
            </w:r>
            <w:r>
              <w:rPr>
                <w:noProof/>
                <w:webHidden/>
              </w:rPr>
              <w:fldChar w:fldCharType="end"/>
            </w:r>
          </w:hyperlink>
        </w:p>
        <w:p w14:paraId="6946347C" w14:textId="1FB6252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6" w:history="1">
            <w:r w:rsidRPr="00E63B5C">
              <w:rPr>
                <w:rStyle w:val="Hyperlink"/>
                <w:noProof/>
              </w:rPr>
              <w:t>3.11.2</w:t>
            </w:r>
            <w:r>
              <w:rPr>
                <w:rFonts w:eastAsiaTheme="minorEastAsia" w:cstheme="minorBidi"/>
                <w:i w:val="0"/>
                <w:iCs w:val="0"/>
                <w:noProof/>
                <w:kern w:val="2"/>
                <w:sz w:val="24"/>
                <w:szCs w:val="24"/>
                <w:lang w:val="en-US"/>
                <w14:ligatures w14:val="standardContextual"/>
              </w:rPr>
              <w:tab/>
            </w:r>
            <w:r w:rsidRPr="00E63B5C">
              <w:rPr>
                <w:rStyle w:val="Hyperlink"/>
                <w:noProof/>
              </w:rPr>
              <w:t>WCS functional tests</w:t>
            </w:r>
            <w:r>
              <w:rPr>
                <w:noProof/>
                <w:webHidden/>
              </w:rPr>
              <w:tab/>
            </w:r>
            <w:r>
              <w:rPr>
                <w:noProof/>
                <w:webHidden/>
              </w:rPr>
              <w:fldChar w:fldCharType="begin"/>
            </w:r>
            <w:r>
              <w:rPr>
                <w:noProof/>
                <w:webHidden/>
              </w:rPr>
              <w:instrText xml:space="preserve"> PAGEREF _Toc212194876 \h </w:instrText>
            </w:r>
            <w:r>
              <w:rPr>
                <w:noProof/>
                <w:webHidden/>
              </w:rPr>
            </w:r>
            <w:r>
              <w:rPr>
                <w:noProof/>
                <w:webHidden/>
              </w:rPr>
              <w:fldChar w:fldCharType="separate"/>
            </w:r>
            <w:r w:rsidR="00A63B38">
              <w:rPr>
                <w:noProof/>
                <w:webHidden/>
              </w:rPr>
              <w:t>65</w:t>
            </w:r>
            <w:r>
              <w:rPr>
                <w:noProof/>
                <w:webHidden/>
              </w:rPr>
              <w:fldChar w:fldCharType="end"/>
            </w:r>
          </w:hyperlink>
        </w:p>
        <w:p w14:paraId="45587A60" w14:textId="4DFD6E55"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7" w:history="1">
            <w:r w:rsidRPr="00E63B5C">
              <w:rPr>
                <w:rStyle w:val="Hyperlink"/>
                <w:noProof/>
              </w:rPr>
              <w:t>3.11.3</w:t>
            </w:r>
            <w:r>
              <w:rPr>
                <w:rFonts w:eastAsiaTheme="minorEastAsia" w:cstheme="minorBidi"/>
                <w:i w:val="0"/>
                <w:iCs w:val="0"/>
                <w:noProof/>
                <w:kern w:val="2"/>
                <w:sz w:val="24"/>
                <w:szCs w:val="24"/>
                <w:lang w:val="en-US"/>
                <w14:ligatures w14:val="standardContextual"/>
              </w:rPr>
              <w:tab/>
            </w:r>
            <w:r w:rsidRPr="00E63B5C">
              <w:rPr>
                <w:rStyle w:val="Hyperlink"/>
                <w:noProof/>
              </w:rPr>
              <w:t>WCS capacity tests</w:t>
            </w:r>
            <w:r>
              <w:rPr>
                <w:noProof/>
                <w:webHidden/>
              </w:rPr>
              <w:tab/>
            </w:r>
            <w:r>
              <w:rPr>
                <w:noProof/>
                <w:webHidden/>
              </w:rPr>
              <w:fldChar w:fldCharType="begin"/>
            </w:r>
            <w:r>
              <w:rPr>
                <w:noProof/>
                <w:webHidden/>
              </w:rPr>
              <w:instrText xml:space="preserve"> PAGEREF _Toc212194877 \h </w:instrText>
            </w:r>
            <w:r>
              <w:rPr>
                <w:noProof/>
                <w:webHidden/>
              </w:rPr>
            </w:r>
            <w:r>
              <w:rPr>
                <w:noProof/>
                <w:webHidden/>
              </w:rPr>
              <w:fldChar w:fldCharType="separate"/>
            </w:r>
            <w:r w:rsidR="00A63B38">
              <w:rPr>
                <w:noProof/>
                <w:webHidden/>
              </w:rPr>
              <w:t>66</w:t>
            </w:r>
            <w:r>
              <w:rPr>
                <w:noProof/>
                <w:webHidden/>
              </w:rPr>
              <w:fldChar w:fldCharType="end"/>
            </w:r>
          </w:hyperlink>
        </w:p>
        <w:p w14:paraId="6E5B7BFB" w14:textId="29BDCB7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8" w:history="1">
            <w:r w:rsidRPr="00E63B5C">
              <w:rPr>
                <w:rStyle w:val="Hyperlink"/>
                <w:noProof/>
              </w:rPr>
              <w:t>3.11.4</w:t>
            </w:r>
            <w:r>
              <w:rPr>
                <w:rFonts w:eastAsiaTheme="minorEastAsia" w:cstheme="minorBidi"/>
                <w:i w:val="0"/>
                <w:iCs w:val="0"/>
                <w:noProof/>
                <w:kern w:val="2"/>
                <w:sz w:val="24"/>
                <w:szCs w:val="24"/>
                <w:lang w:val="en-US"/>
                <w14:ligatures w14:val="standardContextual"/>
              </w:rPr>
              <w:tab/>
            </w:r>
            <w:r w:rsidRPr="00E63B5C">
              <w:rPr>
                <w:rStyle w:val="Hyperlink"/>
                <w:noProof/>
              </w:rPr>
              <w:t>QPLANT functional tests</w:t>
            </w:r>
            <w:r>
              <w:rPr>
                <w:noProof/>
                <w:webHidden/>
              </w:rPr>
              <w:tab/>
            </w:r>
            <w:r>
              <w:rPr>
                <w:noProof/>
                <w:webHidden/>
              </w:rPr>
              <w:fldChar w:fldCharType="begin"/>
            </w:r>
            <w:r>
              <w:rPr>
                <w:noProof/>
                <w:webHidden/>
              </w:rPr>
              <w:instrText xml:space="preserve"> PAGEREF _Toc212194878 \h </w:instrText>
            </w:r>
            <w:r>
              <w:rPr>
                <w:noProof/>
                <w:webHidden/>
              </w:rPr>
            </w:r>
            <w:r>
              <w:rPr>
                <w:noProof/>
                <w:webHidden/>
              </w:rPr>
              <w:fldChar w:fldCharType="separate"/>
            </w:r>
            <w:r w:rsidR="00A63B38">
              <w:rPr>
                <w:noProof/>
                <w:webHidden/>
              </w:rPr>
              <w:t>66</w:t>
            </w:r>
            <w:r>
              <w:rPr>
                <w:noProof/>
                <w:webHidden/>
              </w:rPr>
              <w:fldChar w:fldCharType="end"/>
            </w:r>
          </w:hyperlink>
        </w:p>
        <w:p w14:paraId="46B0347C" w14:textId="31D4CC3F"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79" w:history="1">
            <w:r w:rsidRPr="00E63B5C">
              <w:rPr>
                <w:rStyle w:val="Hyperlink"/>
                <w:noProof/>
              </w:rPr>
              <w:t>3.11.5</w:t>
            </w:r>
            <w:r>
              <w:rPr>
                <w:rFonts w:eastAsiaTheme="minorEastAsia" w:cstheme="minorBidi"/>
                <w:i w:val="0"/>
                <w:iCs w:val="0"/>
                <w:noProof/>
                <w:kern w:val="2"/>
                <w:sz w:val="24"/>
                <w:szCs w:val="24"/>
                <w:lang w:val="en-US"/>
                <w14:ligatures w14:val="standardContextual"/>
              </w:rPr>
              <w:tab/>
            </w:r>
            <w:r w:rsidRPr="00E63B5C">
              <w:rPr>
                <w:rStyle w:val="Hyperlink"/>
                <w:noProof/>
              </w:rPr>
              <w:t>QPLANT capacity tests</w:t>
            </w:r>
            <w:r>
              <w:rPr>
                <w:noProof/>
                <w:webHidden/>
              </w:rPr>
              <w:tab/>
            </w:r>
            <w:r>
              <w:rPr>
                <w:noProof/>
                <w:webHidden/>
              </w:rPr>
              <w:fldChar w:fldCharType="begin"/>
            </w:r>
            <w:r>
              <w:rPr>
                <w:noProof/>
                <w:webHidden/>
              </w:rPr>
              <w:instrText xml:space="preserve"> PAGEREF _Toc212194879 \h </w:instrText>
            </w:r>
            <w:r>
              <w:rPr>
                <w:noProof/>
                <w:webHidden/>
              </w:rPr>
            </w:r>
            <w:r>
              <w:rPr>
                <w:noProof/>
                <w:webHidden/>
              </w:rPr>
              <w:fldChar w:fldCharType="separate"/>
            </w:r>
            <w:r w:rsidR="00A63B38">
              <w:rPr>
                <w:noProof/>
                <w:webHidden/>
              </w:rPr>
              <w:t>67</w:t>
            </w:r>
            <w:r>
              <w:rPr>
                <w:noProof/>
                <w:webHidden/>
              </w:rPr>
              <w:fldChar w:fldCharType="end"/>
            </w:r>
          </w:hyperlink>
        </w:p>
        <w:p w14:paraId="70DA4CE4" w14:textId="2E0AD4F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0" w:history="1">
            <w:r w:rsidRPr="00E63B5C">
              <w:rPr>
                <w:rStyle w:val="Hyperlink"/>
                <w:noProof/>
              </w:rPr>
              <w:t>3.11.6</w:t>
            </w:r>
            <w:r>
              <w:rPr>
                <w:rFonts w:eastAsiaTheme="minorEastAsia" w:cstheme="minorBidi"/>
                <w:i w:val="0"/>
                <w:iCs w:val="0"/>
                <w:noProof/>
                <w:kern w:val="2"/>
                <w:sz w:val="24"/>
                <w:szCs w:val="24"/>
                <w:lang w:val="en-US"/>
                <w14:ligatures w14:val="standardContextual"/>
              </w:rPr>
              <w:tab/>
            </w:r>
            <w:r w:rsidRPr="00E63B5C">
              <w:rPr>
                <w:rStyle w:val="Hyperlink"/>
                <w:noProof/>
              </w:rPr>
              <w:t>Thermal Shield stand-by</w:t>
            </w:r>
            <w:r>
              <w:rPr>
                <w:noProof/>
                <w:webHidden/>
              </w:rPr>
              <w:tab/>
            </w:r>
            <w:r>
              <w:rPr>
                <w:noProof/>
                <w:webHidden/>
              </w:rPr>
              <w:fldChar w:fldCharType="begin"/>
            </w:r>
            <w:r>
              <w:rPr>
                <w:noProof/>
                <w:webHidden/>
              </w:rPr>
              <w:instrText xml:space="preserve"> PAGEREF _Toc212194880 \h </w:instrText>
            </w:r>
            <w:r>
              <w:rPr>
                <w:noProof/>
                <w:webHidden/>
              </w:rPr>
            </w:r>
            <w:r>
              <w:rPr>
                <w:noProof/>
                <w:webHidden/>
              </w:rPr>
              <w:fldChar w:fldCharType="separate"/>
            </w:r>
            <w:r w:rsidR="00A63B38">
              <w:rPr>
                <w:noProof/>
                <w:webHidden/>
              </w:rPr>
              <w:t>67</w:t>
            </w:r>
            <w:r>
              <w:rPr>
                <w:noProof/>
                <w:webHidden/>
              </w:rPr>
              <w:fldChar w:fldCharType="end"/>
            </w:r>
          </w:hyperlink>
        </w:p>
        <w:p w14:paraId="01C4AA7D" w14:textId="3A05EB2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1" w:history="1">
            <w:r w:rsidRPr="00E63B5C">
              <w:rPr>
                <w:rStyle w:val="Hyperlink"/>
                <w:noProof/>
              </w:rPr>
              <w:t>3.11.7</w:t>
            </w:r>
            <w:r>
              <w:rPr>
                <w:rFonts w:eastAsiaTheme="minorEastAsia" w:cstheme="minorBidi"/>
                <w:i w:val="0"/>
                <w:iCs w:val="0"/>
                <w:noProof/>
                <w:kern w:val="2"/>
                <w:sz w:val="24"/>
                <w:szCs w:val="24"/>
                <w:lang w:val="en-US"/>
                <w14:ligatures w14:val="standardContextual"/>
              </w:rPr>
              <w:tab/>
            </w:r>
            <w:r w:rsidRPr="00E63B5C">
              <w:rPr>
                <w:rStyle w:val="Hyperlink"/>
                <w:noProof/>
              </w:rPr>
              <w:t>Cold stand-by</w:t>
            </w:r>
            <w:r>
              <w:rPr>
                <w:noProof/>
                <w:webHidden/>
              </w:rPr>
              <w:tab/>
            </w:r>
            <w:r>
              <w:rPr>
                <w:noProof/>
                <w:webHidden/>
              </w:rPr>
              <w:fldChar w:fldCharType="begin"/>
            </w:r>
            <w:r>
              <w:rPr>
                <w:noProof/>
                <w:webHidden/>
              </w:rPr>
              <w:instrText xml:space="preserve"> PAGEREF _Toc212194881 \h </w:instrText>
            </w:r>
            <w:r>
              <w:rPr>
                <w:noProof/>
                <w:webHidden/>
              </w:rPr>
            </w:r>
            <w:r>
              <w:rPr>
                <w:noProof/>
                <w:webHidden/>
              </w:rPr>
              <w:fldChar w:fldCharType="separate"/>
            </w:r>
            <w:r w:rsidR="00A63B38">
              <w:rPr>
                <w:noProof/>
                <w:webHidden/>
              </w:rPr>
              <w:t>67</w:t>
            </w:r>
            <w:r>
              <w:rPr>
                <w:noProof/>
                <w:webHidden/>
              </w:rPr>
              <w:fldChar w:fldCharType="end"/>
            </w:r>
          </w:hyperlink>
        </w:p>
        <w:p w14:paraId="70CD2100" w14:textId="10B7BEE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2" w:history="1">
            <w:r w:rsidRPr="00E63B5C">
              <w:rPr>
                <w:rStyle w:val="Hyperlink"/>
                <w:noProof/>
              </w:rPr>
              <w:t>3.11.8</w:t>
            </w:r>
            <w:r>
              <w:rPr>
                <w:rFonts w:eastAsiaTheme="minorEastAsia" w:cstheme="minorBidi"/>
                <w:i w:val="0"/>
                <w:iCs w:val="0"/>
                <w:noProof/>
                <w:kern w:val="2"/>
                <w:sz w:val="24"/>
                <w:szCs w:val="24"/>
                <w:lang w:val="en-US"/>
                <w14:ligatures w14:val="standardContextual"/>
              </w:rPr>
              <w:tab/>
            </w:r>
            <w:r w:rsidRPr="00E63B5C">
              <w:rPr>
                <w:rStyle w:val="Hyperlink"/>
                <w:noProof/>
              </w:rPr>
              <w:t>2 K Operation</w:t>
            </w:r>
            <w:r>
              <w:rPr>
                <w:noProof/>
                <w:webHidden/>
              </w:rPr>
              <w:tab/>
            </w:r>
            <w:r>
              <w:rPr>
                <w:noProof/>
                <w:webHidden/>
              </w:rPr>
              <w:fldChar w:fldCharType="begin"/>
            </w:r>
            <w:r>
              <w:rPr>
                <w:noProof/>
                <w:webHidden/>
              </w:rPr>
              <w:instrText xml:space="preserve"> PAGEREF _Toc212194882 \h </w:instrText>
            </w:r>
            <w:r>
              <w:rPr>
                <w:noProof/>
                <w:webHidden/>
              </w:rPr>
            </w:r>
            <w:r>
              <w:rPr>
                <w:noProof/>
                <w:webHidden/>
              </w:rPr>
              <w:fldChar w:fldCharType="separate"/>
            </w:r>
            <w:r w:rsidR="00A63B38">
              <w:rPr>
                <w:noProof/>
                <w:webHidden/>
              </w:rPr>
              <w:t>68</w:t>
            </w:r>
            <w:r>
              <w:rPr>
                <w:noProof/>
                <w:webHidden/>
              </w:rPr>
              <w:fldChar w:fldCharType="end"/>
            </w:r>
          </w:hyperlink>
        </w:p>
        <w:p w14:paraId="0877E18F" w14:textId="277E8596"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3" w:history="1">
            <w:r w:rsidRPr="00E63B5C">
              <w:rPr>
                <w:rStyle w:val="Hyperlink"/>
                <w:noProof/>
              </w:rPr>
              <w:t>3.11.9</w:t>
            </w:r>
            <w:r>
              <w:rPr>
                <w:rFonts w:eastAsiaTheme="minorEastAsia" w:cstheme="minorBidi"/>
                <w:i w:val="0"/>
                <w:iCs w:val="0"/>
                <w:noProof/>
                <w:kern w:val="2"/>
                <w:sz w:val="24"/>
                <w:szCs w:val="24"/>
                <w:lang w:val="en-US"/>
                <w14:ligatures w14:val="standardContextual"/>
              </w:rPr>
              <w:tab/>
            </w:r>
            <w:r w:rsidRPr="00E63B5C">
              <w:rPr>
                <w:rStyle w:val="Hyperlink"/>
                <w:noProof/>
              </w:rPr>
              <w:t>QPLANT transition tests</w:t>
            </w:r>
            <w:r>
              <w:rPr>
                <w:noProof/>
                <w:webHidden/>
              </w:rPr>
              <w:tab/>
            </w:r>
            <w:r>
              <w:rPr>
                <w:noProof/>
                <w:webHidden/>
              </w:rPr>
              <w:fldChar w:fldCharType="begin"/>
            </w:r>
            <w:r>
              <w:rPr>
                <w:noProof/>
                <w:webHidden/>
              </w:rPr>
              <w:instrText xml:space="preserve"> PAGEREF _Toc212194883 \h </w:instrText>
            </w:r>
            <w:r>
              <w:rPr>
                <w:noProof/>
                <w:webHidden/>
              </w:rPr>
            </w:r>
            <w:r>
              <w:rPr>
                <w:noProof/>
                <w:webHidden/>
              </w:rPr>
              <w:fldChar w:fldCharType="separate"/>
            </w:r>
            <w:r w:rsidR="00A63B38">
              <w:rPr>
                <w:noProof/>
                <w:webHidden/>
              </w:rPr>
              <w:t>68</w:t>
            </w:r>
            <w:r>
              <w:rPr>
                <w:noProof/>
                <w:webHidden/>
              </w:rPr>
              <w:fldChar w:fldCharType="end"/>
            </w:r>
          </w:hyperlink>
        </w:p>
        <w:p w14:paraId="7A14EC5C" w14:textId="558ABDA0" w:rsidR="003C213D" w:rsidRDefault="003C213D">
          <w:pPr>
            <w:pStyle w:val="TOC2"/>
            <w:tabs>
              <w:tab w:val="left" w:pos="1000"/>
              <w:tab w:val="right" w:leader="dot" w:pos="9730"/>
            </w:tabs>
            <w:rPr>
              <w:rFonts w:eastAsiaTheme="minorEastAsia" w:cstheme="minorBidi"/>
              <w:smallCaps w:val="0"/>
              <w:noProof/>
              <w:kern w:val="2"/>
              <w:sz w:val="24"/>
              <w:szCs w:val="24"/>
              <w:lang w:val="en-US"/>
              <w14:ligatures w14:val="standardContextual"/>
            </w:rPr>
          </w:pPr>
          <w:hyperlink w:anchor="_Toc212194884" w:history="1">
            <w:r w:rsidRPr="00E63B5C">
              <w:rPr>
                <w:rStyle w:val="Hyperlink"/>
                <w:noProof/>
              </w:rPr>
              <w:t>3.12</w:t>
            </w:r>
            <w:r>
              <w:rPr>
                <w:rFonts w:eastAsiaTheme="minorEastAsia" w:cstheme="minorBidi"/>
                <w:smallCaps w:val="0"/>
                <w:noProof/>
                <w:kern w:val="2"/>
                <w:sz w:val="24"/>
                <w:szCs w:val="24"/>
                <w:lang w:val="en-US"/>
                <w14:ligatures w14:val="standardContextual"/>
              </w:rPr>
              <w:tab/>
            </w:r>
            <w:r w:rsidRPr="00E63B5C">
              <w:rPr>
                <w:rStyle w:val="Hyperlink"/>
                <w:noProof/>
              </w:rPr>
              <w:t>Spare Parts</w:t>
            </w:r>
            <w:r>
              <w:rPr>
                <w:noProof/>
                <w:webHidden/>
              </w:rPr>
              <w:tab/>
            </w:r>
            <w:r>
              <w:rPr>
                <w:noProof/>
                <w:webHidden/>
              </w:rPr>
              <w:fldChar w:fldCharType="begin"/>
            </w:r>
            <w:r>
              <w:rPr>
                <w:noProof/>
                <w:webHidden/>
              </w:rPr>
              <w:instrText xml:space="preserve"> PAGEREF _Toc212194884 \h </w:instrText>
            </w:r>
            <w:r>
              <w:rPr>
                <w:noProof/>
                <w:webHidden/>
              </w:rPr>
            </w:r>
            <w:r>
              <w:rPr>
                <w:noProof/>
                <w:webHidden/>
              </w:rPr>
              <w:fldChar w:fldCharType="separate"/>
            </w:r>
            <w:r w:rsidR="00A63B38">
              <w:rPr>
                <w:noProof/>
                <w:webHidden/>
              </w:rPr>
              <w:t>68</w:t>
            </w:r>
            <w:r>
              <w:rPr>
                <w:noProof/>
                <w:webHidden/>
              </w:rPr>
              <w:fldChar w:fldCharType="end"/>
            </w:r>
          </w:hyperlink>
        </w:p>
        <w:p w14:paraId="0FBC7538" w14:textId="0C867CF0" w:rsidR="003C213D" w:rsidRDefault="003C213D">
          <w:pPr>
            <w:pStyle w:val="TOC2"/>
            <w:tabs>
              <w:tab w:val="left" w:pos="1000"/>
              <w:tab w:val="right" w:leader="dot" w:pos="9730"/>
            </w:tabs>
            <w:rPr>
              <w:rFonts w:eastAsiaTheme="minorEastAsia" w:cstheme="minorBidi"/>
              <w:smallCaps w:val="0"/>
              <w:noProof/>
              <w:kern w:val="2"/>
              <w:sz w:val="24"/>
              <w:szCs w:val="24"/>
              <w:lang w:val="en-US"/>
              <w14:ligatures w14:val="standardContextual"/>
            </w:rPr>
          </w:pPr>
          <w:hyperlink w:anchor="_Toc212194885" w:history="1">
            <w:r w:rsidRPr="00E63B5C">
              <w:rPr>
                <w:rStyle w:val="Hyperlink"/>
                <w:noProof/>
              </w:rPr>
              <w:t>3.13</w:t>
            </w:r>
            <w:r>
              <w:rPr>
                <w:rFonts w:eastAsiaTheme="minorEastAsia" w:cstheme="minorBidi"/>
                <w:smallCaps w:val="0"/>
                <w:noProof/>
                <w:kern w:val="2"/>
                <w:sz w:val="24"/>
                <w:szCs w:val="24"/>
                <w:lang w:val="en-US"/>
                <w14:ligatures w14:val="standardContextual"/>
              </w:rPr>
              <w:tab/>
            </w:r>
            <w:r w:rsidRPr="00E63B5C">
              <w:rPr>
                <w:rStyle w:val="Hyperlink"/>
                <w:noProof/>
              </w:rPr>
              <w:t>After-sales Services</w:t>
            </w:r>
            <w:r>
              <w:rPr>
                <w:noProof/>
                <w:webHidden/>
              </w:rPr>
              <w:tab/>
            </w:r>
            <w:r>
              <w:rPr>
                <w:noProof/>
                <w:webHidden/>
              </w:rPr>
              <w:fldChar w:fldCharType="begin"/>
            </w:r>
            <w:r>
              <w:rPr>
                <w:noProof/>
                <w:webHidden/>
              </w:rPr>
              <w:instrText xml:space="preserve"> PAGEREF _Toc212194885 \h </w:instrText>
            </w:r>
            <w:r>
              <w:rPr>
                <w:noProof/>
                <w:webHidden/>
              </w:rPr>
            </w:r>
            <w:r>
              <w:rPr>
                <w:noProof/>
                <w:webHidden/>
              </w:rPr>
              <w:fldChar w:fldCharType="separate"/>
            </w:r>
            <w:r w:rsidR="00A63B38">
              <w:rPr>
                <w:noProof/>
                <w:webHidden/>
              </w:rPr>
              <w:t>69</w:t>
            </w:r>
            <w:r>
              <w:rPr>
                <w:noProof/>
                <w:webHidden/>
              </w:rPr>
              <w:fldChar w:fldCharType="end"/>
            </w:r>
          </w:hyperlink>
        </w:p>
        <w:p w14:paraId="4BE9991E" w14:textId="5672FD9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6" w:history="1">
            <w:r w:rsidRPr="00E63B5C">
              <w:rPr>
                <w:rStyle w:val="Hyperlink"/>
                <w:noProof/>
              </w:rPr>
              <w:t>3.13.1</w:t>
            </w:r>
            <w:r>
              <w:rPr>
                <w:rFonts w:eastAsiaTheme="minorEastAsia" w:cstheme="minorBidi"/>
                <w:i w:val="0"/>
                <w:iCs w:val="0"/>
                <w:noProof/>
                <w:kern w:val="2"/>
                <w:sz w:val="24"/>
                <w:szCs w:val="24"/>
                <w:lang w:val="en-US"/>
                <w14:ligatures w14:val="standardContextual"/>
              </w:rPr>
              <w:tab/>
            </w:r>
            <w:r w:rsidRPr="00E63B5C">
              <w:rPr>
                <w:rStyle w:val="Hyperlink"/>
                <w:noProof/>
              </w:rPr>
              <w:t>Level Agreement (Option 3)</w:t>
            </w:r>
            <w:r>
              <w:rPr>
                <w:noProof/>
                <w:webHidden/>
              </w:rPr>
              <w:tab/>
            </w:r>
            <w:r>
              <w:rPr>
                <w:noProof/>
                <w:webHidden/>
              </w:rPr>
              <w:fldChar w:fldCharType="begin"/>
            </w:r>
            <w:r>
              <w:rPr>
                <w:noProof/>
                <w:webHidden/>
              </w:rPr>
              <w:instrText xml:space="preserve"> PAGEREF _Toc212194886 \h </w:instrText>
            </w:r>
            <w:r>
              <w:rPr>
                <w:noProof/>
                <w:webHidden/>
              </w:rPr>
            </w:r>
            <w:r>
              <w:rPr>
                <w:noProof/>
                <w:webHidden/>
              </w:rPr>
              <w:fldChar w:fldCharType="separate"/>
            </w:r>
            <w:r w:rsidR="00A63B38">
              <w:rPr>
                <w:noProof/>
                <w:webHidden/>
              </w:rPr>
              <w:t>69</w:t>
            </w:r>
            <w:r>
              <w:rPr>
                <w:noProof/>
                <w:webHidden/>
              </w:rPr>
              <w:fldChar w:fldCharType="end"/>
            </w:r>
          </w:hyperlink>
        </w:p>
        <w:p w14:paraId="5BA40171" w14:textId="58C1BD4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87" w:history="1">
            <w:r w:rsidRPr="00E63B5C">
              <w:rPr>
                <w:rStyle w:val="Hyperlink"/>
                <w:noProof/>
              </w:rPr>
              <w:t>3.13.2</w:t>
            </w:r>
            <w:r>
              <w:rPr>
                <w:rFonts w:eastAsiaTheme="minorEastAsia" w:cstheme="minorBidi"/>
                <w:i w:val="0"/>
                <w:iCs w:val="0"/>
                <w:noProof/>
                <w:kern w:val="2"/>
                <w:sz w:val="24"/>
                <w:szCs w:val="24"/>
                <w:lang w:val="en-US"/>
                <w14:ligatures w14:val="standardContextual"/>
              </w:rPr>
              <w:tab/>
            </w:r>
            <w:r w:rsidRPr="00E63B5C">
              <w:rPr>
                <w:rStyle w:val="Hyperlink"/>
                <w:noProof/>
              </w:rPr>
              <w:t>Lifetime After-sales Services (applicable when Option 3 is exercised)</w:t>
            </w:r>
            <w:r>
              <w:rPr>
                <w:noProof/>
                <w:webHidden/>
              </w:rPr>
              <w:tab/>
            </w:r>
            <w:r>
              <w:rPr>
                <w:noProof/>
                <w:webHidden/>
              </w:rPr>
              <w:fldChar w:fldCharType="begin"/>
            </w:r>
            <w:r>
              <w:rPr>
                <w:noProof/>
                <w:webHidden/>
              </w:rPr>
              <w:instrText xml:space="preserve"> PAGEREF _Toc212194887 \h </w:instrText>
            </w:r>
            <w:r>
              <w:rPr>
                <w:noProof/>
                <w:webHidden/>
              </w:rPr>
            </w:r>
            <w:r>
              <w:rPr>
                <w:noProof/>
                <w:webHidden/>
              </w:rPr>
              <w:fldChar w:fldCharType="separate"/>
            </w:r>
            <w:r w:rsidR="00A63B38">
              <w:rPr>
                <w:noProof/>
                <w:webHidden/>
              </w:rPr>
              <w:t>69</w:t>
            </w:r>
            <w:r>
              <w:rPr>
                <w:noProof/>
                <w:webHidden/>
              </w:rPr>
              <w:fldChar w:fldCharType="end"/>
            </w:r>
          </w:hyperlink>
        </w:p>
        <w:p w14:paraId="3DD83B52" w14:textId="3BDC22FC" w:rsidR="003C213D" w:rsidRDefault="003C213D">
          <w:pPr>
            <w:pStyle w:val="TOC2"/>
            <w:tabs>
              <w:tab w:val="left" w:pos="1000"/>
              <w:tab w:val="right" w:leader="dot" w:pos="9730"/>
            </w:tabs>
            <w:rPr>
              <w:rFonts w:eastAsiaTheme="minorEastAsia" w:cstheme="minorBidi"/>
              <w:smallCaps w:val="0"/>
              <w:noProof/>
              <w:kern w:val="2"/>
              <w:sz w:val="24"/>
              <w:szCs w:val="24"/>
              <w:lang w:val="en-US"/>
              <w14:ligatures w14:val="standardContextual"/>
            </w:rPr>
          </w:pPr>
          <w:hyperlink w:anchor="_Toc212194888" w:history="1">
            <w:r w:rsidRPr="00E63B5C">
              <w:rPr>
                <w:rStyle w:val="Hyperlink"/>
                <w:noProof/>
              </w:rPr>
              <w:t>3.14</w:t>
            </w:r>
            <w:r>
              <w:rPr>
                <w:rFonts w:eastAsiaTheme="minorEastAsia" w:cstheme="minorBidi"/>
                <w:smallCaps w:val="0"/>
                <w:noProof/>
                <w:kern w:val="2"/>
                <w:sz w:val="24"/>
                <w:szCs w:val="24"/>
                <w:lang w:val="en-US"/>
                <w14:ligatures w14:val="standardContextual"/>
              </w:rPr>
              <w:tab/>
            </w:r>
            <w:r w:rsidRPr="00E63B5C">
              <w:rPr>
                <w:rStyle w:val="Hyperlink"/>
                <w:noProof/>
              </w:rPr>
              <w:t>Documentation</w:t>
            </w:r>
            <w:r>
              <w:rPr>
                <w:noProof/>
                <w:webHidden/>
              </w:rPr>
              <w:tab/>
            </w:r>
            <w:r>
              <w:rPr>
                <w:noProof/>
                <w:webHidden/>
              </w:rPr>
              <w:fldChar w:fldCharType="begin"/>
            </w:r>
            <w:r>
              <w:rPr>
                <w:noProof/>
                <w:webHidden/>
              </w:rPr>
              <w:instrText xml:space="preserve"> PAGEREF _Toc212194888 \h </w:instrText>
            </w:r>
            <w:r>
              <w:rPr>
                <w:noProof/>
                <w:webHidden/>
              </w:rPr>
            </w:r>
            <w:r>
              <w:rPr>
                <w:noProof/>
                <w:webHidden/>
              </w:rPr>
              <w:fldChar w:fldCharType="separate"/>
            </w:r>
            <w:r w:rsidR="00A63B38">
              <w:rPr>
                <w:noProof/>
                <w:webHidden/>
              </w:rPr>
              <w:t>70</w:t>
            </w:r>
            <w:r>
              <w:rPr>
                <w:noProof/>
                <w:webHidden/>
              </w:rPr>
              <w:fldChar w:fldCharType="end"/>
            </w:r>
          </w:hyperlink>
        </w:p>
        <w:p w14:paraId="2B688884" w14:textId="603F3F58"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889" w:history="1">
            <w:r w:rsidRPr="00E63B5C">
              <w:rPr>
                <w:rStyle w:val="Hyperlink"/>
                <w:rFonts w:cs="Segoe UI"/>
                <w:noProof/>
                <w:lang w:eastAsia="fr-FR"/>
              </w:rPr>
              <w:t>4</w:t>
            </w:r>
            <w:r>
              <w:rPr>
                <w:rFonts w:eastAsiaTheme="minorEastAsia" w:cstheme="minorBidi"/>
                <w:b w:val="0"/>
                <w:bCs w:val="0"/>
                <w:caps w:val="0"/>
                <w:noProof/>
                <w:kern w:val="2"/>
                <w:sz w:val="24"/>
                <w:szCs w:val="24"/>
                <w:lang w:val="en-US"/>
                <w14:ligatures w14:val="standardContextual"/>
              </w:rPr>
              <w:tab/>
            </w:r>
            <w:r w:rsidRPr="00E63B5C">
              <w:rPr>
                <w:rStyle w:val="Hyperlink"/>
                <w:noProof/>
              </w:rPr>
              <w:t xml:space="preserve">Reliability Centred Maintenance &amp; </w:t>
            </w:r>
            <w:r w:rsidRPr="00E63B5C">
              <w:rPr>
                <w:rStyle w:val="Hyperlink"/>
                <w:rFonts w:cs="Segoe UI"/>
                <w:noProof/>
                <w:lang w:eastAsia="fr-FR"/>
              </w:rPr>
              <w:t>Lifecycle Cost Management</w:t>
            </w:r>
            <w:r>
              <w:rPr>
                <w:noProof/>
                <w:webHidden/>
              </w:rPr>
              <w:tab/>
            </w:r>
            <w:r>
              <w:rPr>
                <w:noProof/>
                <w:webHidden/>
              </w:rPr>
              <w:fldChar w:fldCharType="begin"/>
            </w:r>
            <w:r>
              <w:rPr>
                <w:noProof/>
                <w:webHidden/>
              </w:rPr>
              <w:instrText xml:space="preserve"> PAGEREF _Toc212194889 \h </w:instrText>
            </w:r>
            <w:r>
              <w:rPr>
                <w:noProof/>
                <w:webHidden/>
              </w:rPr>
            </w:r>
            <w:r>
              <w:rPr>
                <w:noProof/>
                <w:webHidden/>
              </w:rPr>
              <w:fldChar w:fldCharType="separate"/>
            </w:r>
            <w:r w:rsidR="00A63B38">
              <w:rPr>
                <w:noProof/>
                <w:webHidden/>
              </w:rPr>
              <w:t>73</w:t>
            </w:r>
            <w:r>
              <w:rPr>
                <w:noProof/>
                <w:webHidden/>
              </w:rPr>
              <w:fldChar w:fldCharType="end"/>
            </w:r>
          </w:hyperlink>
        </w:p>
        <w:p w14:paraId="6449ED9E" w14:textId="19F0DB86"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890" w:history="1">
            <w:r w:rsidRPr="00E63B5C">
              <w:rPr>
                <w:rStyle w:val="Hyperlink"/>
                <w:rFonts w:cs="Segoe UI"/>
                <w:noProof/>
                <w:lang w:eastAsia="fr-FR"/>
              </w:rPr>
              <w:t>5</w:t>
            </w:r>
            <w:r>
              <w:rPr>
                <w:rFonts w:eastAsiaTheme="minorEastAsia" w:cstheme="minorBidi"/>
                <w:b w:val="0"/>
                <w:bCs w:val="0"/>
                <w:caps w:val="0"/>
                <w:noProof/>
                <w:kern w:val="2"/>
                <w:sz w:val="24"/>
                <w:szCs w:val="24"/>
                <w:lang w:val="en-US"/>
                <w14:ligatures w14:val="standardContextual"/>
              </w:rPr>
              <w:tab/>
            </w:r>
            <w:r w:rsidRPr="00E63B5C">
              <w:rPr>
                <w:rStyle w:val="Hyperlink"/>
                <w:rFonts w:cs="Segoe UI"/>
                <w:noProof/>
                <w:lang w:eastAsia="fr-FR"/>
              </w:rPr>
              <w:t>Safety, Codes and Standards</w:t>
            </w:r>
            <w:r>
              <w:rPr>
                <w:noProof/>
                <w:webHidden/>
              </w:rPr>
              <w:tab/>
            </w:r>
            <w:r>
              <w:rPr>
                <w:noProof/>
                <w:webHidden/>
              </w:rPr>
              <w:fldChar w:fldCharType="begin"/>
            </w:r>
            <w:r>
              <w:rPr>
                <w:noProof/>
                <w:webHidden/>
              </w:rPr>
              <w:instrText xml:space="preserve"> PAGEREF _Toc212194890 \h </w:instrText>
            </w:r>
            <w:r>
              <w:rPr>
                <w:noProof/>
                <w:webHidden/>
              </w:rPr>
            </w:r>
            <w:r>
              <w:rPr>
                <w:noProof/>
                <w:webHidden/>
              </w:rPr>
              <w:fldChar w:fldCharType="separate"/>
            </w:r>
            <w:r w:rsidR="00A63B38">
              <w:rPr>
                <w:noProof/>
                <w:webHidden/>
              </w:rPr>
              <w:t>74</w:t>
            </w:r>
            <w:r>
              <w:rPr>
                <w:noProof/>
                <w:webHidden/>
              </w:rPr>
              <w:fldChar w:fldCharType="end"/>
            </w:r>
          </w:hyperlink>
        </w:p>
        <w:p w14:paraId="032DB30C" w14:textId="688D6A2B"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91" w:history="1">
            <w:r w:rsidRPr="00E63B5C">
              <w:rPr>
                <w:rStyle w:val="Hyperlink"/>
                <w:noProof/>
              </w:rPr>
              <w:t>5.1</w:t>
            </w:r>
            <w:r>
              <w:rPr>
                <w:rFonts w:eastAsiaTheme="minorEastAsia" w:cstheme="minorBidi"/>
                <w:smallCaps w:val="0"/>
                <w:noProof/>
                <w:kern w:val="2"/>
                <w:sz w:val="24"/>
                <w:szCs w:val="24"/>
                <w:lang w:val="en-US"/>
                <w14:ligatures w14:val="standardContextual"/>
              </w:rPr>
              <w:tab/>
            </w:r>
            <w:r w:rsidRPr="00E63B5C">
              <w:rPr>
                <w:rStyle w:val="Hyperlink"/>
                <w:noProof/>
              </w:rPr>
              <w:t>Safety</w:t>
            </w:r>
            <w:r>
              <w:rPr>
                <w:noProof/>
                <w:webHidden/>
              </w:rPr>
              <w:tab/>
            </w:r>
            <w:r>
              <w:rPr>
                <w:noProof/>
                <w:webHidden/>
              </w:rPr>
              <w:fldChar w:fldCharType="begin"/>
            </w:r>
            <w:r>
              <w:rPr>
                <w:noProof/>
                <w:webHidden/>
              </w:rPr>
              <w:instrText xml:space="preserve"> PAGEREF _Toc212194891 \h </w:instrText>
            </w:r>
            <w:r>
              <w:rPr>
                <w:noProof/>
                <w:webHidden/>
              </w:rPr>
            </w:r>
            <w:r>
              <w:rPr>
                <w:noProof/>
                <w:webHidden/>
              </w:rPr>
              <w:fldChar w:fldCharType="separate"/>
            </w:r>
            <w:r w:rsidR="00A63B38">
              <w:rPr>
                <w:noProof/>
                <w:webHidden/>
              </w:rPr>
              <w:t>74</w:t>
            </w:r>
            <w:r>
              <w:rPr>
                <w:noProof/>
                <w:webHidden/>
              </w:rPr>
              <w:fldChar w:fldCharType="end"/>
            </w:r>
          </w:hyperlink>
        </w:p>
        <w:p w14:paraId="0B3A9560" w14:textId="634AB10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2" w:history="1">
            <w:r w:rsidRPr="00E63B5C">
              <w:rPr>
                <w:rStyle w:val="Hyperlink"/>
                <w:noProof/>
              </w:rPr>
              <w:t>5.1.1</w:t>
            </w:r>
            <w:r>
              <w:rPr>
                <w:rFonts w:eastAsiaTheme="minorEastAsia" w:cstheme="minorBidi"/>
                <w:i w:val="0"/>
                <w:iCs w:val="0"/>
                <w:noProof/>
                <w:kern w:val="2"/>
                <w:sz w:val="24"/>
                <w:szCs w:val="24"/>
                <w:lang w:val="en-US"/>
                <w14:ligatures w14:val="standardContextual"/>
              </w:rPr>
              <w:tab/>
            </w:r>
            <w:r w:rsidRPr="00E63B5C">
              <w:rPr>
                <w:rStyle w:val="Hyperlink"/>
                <w:noProof/>
              </w:rPr>
              <w:t>Hazard definitions and typical mitigation devices</w:t>
            </w:r>
            <w:r>
              <w:rPr>
                <w:noProof/>
                <w:webHidden/>
              </w:rPr>
              <w:tab/>
            </w:r>
            <w:r>
              <w:rPr>
                <w:noProof/>
                <w:webHidden/>
              </w:rPr>
              <w:fldChar w:fldCharType="begin"/>
            </w:r>
            <w:r>
              <w:rPr>
                <w:noProof/>
                <w:webHidden/>
              </w:rPr>
              <w:instrText xml:space="preserve"> PAGEREF _Toc212194892 \h </w:instrText>
            </w:r>
            <w:r>
              <w:rPr>
                <w:noProof/>
                <w:webHidden/>
              </w:rPr>
            </w:r>
            <w:r>
              <w:rPr>
                <w:noProof/>
                <w:webHidden/>
              </w:rPr>
              <w:fldChar w:fldCharType="separate"/>
            </w:r>
            <w:r w:rsidR="00A63B38">
              <w:rPr>
                <w:noProof/>
                <w:webHidden/>
              </w:rPr>
              <w:t>74</w:t>
            </w:r>
            <w:r>
              <w:rPr>
                <w:noProof/>
                <w:webHidden/>
              </w:rPr>
              <w:fldChar w:fldCharType="end"/>
            </w:r>
          </w:hyperlink>
        </w:p>
        <w:p w14:paraId="61813853" w14:textId="058A1C4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3" w:history="1">
            <w:r w:rsidRPr="00E63B5C">
              <w:rPr>
                <w:rStyle w:val="Hyperlink"/>
                <w:noProof/>
              </w:rPr>
              <w:t>5.1.2</w:t>
            </w:r>
            <w:r>
              <w:rPr>
                <w:rFonts w:eastAsiaTheme="minorEastAsia" w:cstheme="minorBidi"/>
                <w:i w:val="0"/>
                <w:iCs w:val="0"/>
                <w:noProof/>
                <w:kern w:val="2"/>
                <w:sz w:val="24"/>
                <w:szCs w:val="24"/>
                <w:lang w:val="en-US"/>
                <w14:ligatures w14:val="standardContextual"/>
              </w:rPr>
              <w:tab/>
            </w:r>
            <w:r w:rsidRPr="00E63B5C">
              <w:rPr>
                <w:rStyle w:val="Hyperlink"/>
                <w:noProof/>
              </w:rPr>
              <w:t>ODH Monitoring Architecture and Responsibilities</w:t>
            </w:r>
            <w:r>
              <w:rPr>
                <w:noProof/>
                <w:webHidden/>
              </w:rPr>
              <w:tab/>
            </w:r>
            <w:r>
              <w:rPr>
                <w:noProof/>
                <w:webHidden/>
              </w:rPr>
              <w:fldChar w:fldCharType="begin"/>
            </w:r>
            <w:r>
              <w:rPr>
                <w:noProof/>
                <w:webHidden/>
              </w:rPr>
              <w:instrText xml:space="preserve"> PAGEREF _Toc212194893 \h </w:instrText>
            </w:r>
            <w:r>
              <w:rPr>
                <w:noProof/>
                <w:webHidden/>
              </w:rPr>
            </w:r>
            <w:r>
              <w:rPr>
                <w:noProof/>
                <w:webHidden/>
              </w:rPr>
              <w:fldChar w:fldCharType="separate"/>
            </w:r>
            <w:r w:rsidR="00A63B38">
              <w:rPr>
                <w:noProof/>
                <w:webHidden/>
              </w:rPr>
              <w:t>74</w:t>
            </w:r>
            <w:r>
              <w:rPr>
                <w:noProof/>
                <w:webHidden/>
              </w:rPr>
              <w:fldChar w:fldCharType="end"/>
            </w:r>
          </w:hyperlink>
        </w:p>
        <w:p w14:paraId="355ABEAE" w14:textId="32241313"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894" w:history="1">
            <w:r w:rsidRPr="00E63B5C">
              <w:rPr>
                <w:rStyle w:val="Hyperlink"/>
                <w:noProof/>
              </w:rPr>
              <w:t>5.2</w:t>
            </w:r>
            <w:r>
              <w:rPr>
                <w:rFonts w:eastAsiaTheme="minorEastAsia" w:cstheme="minorBidi"/>
                <w:smallCaps w:val="0"/>
                <w:noProof/>
                <w:kern w:val="2"/>
                <w:sz w:val="24"/>
                <w:szCs w:val="24"/>
                <w:lang w:val="en-US"/>
                <w14:ligatures w14:val="standardContextual"/>
              </w:rPr>
              <w:tab/>
            </w:r>
            <w:r w:rsidRPr="00E63B5C">
              <w:rPr>
                <w:rStyle w:val="Hyperlink"/>
                <w:noProof/>
              </w:rPr>
              <w:t>Codes and Standards</w:t>
            </w:r>
            <w:r>
              <w:rPr>
                <w:noProof/>
                <w:webHidden/>
              </w:rPr>
              <w:tab/>
            </w:r>
            <w:r>
              <w:rPr>
                <w:noProof/>
                <w:webHidden/>
              </w:rPr>
              <w:fldChar w:fldCharType="begin"/>
            </w:r>
            <w:r>
              <w:rPr>
                <w:noProof/>
                <w:webHidden/>
              </w:rPr>
              <w:instrText xml:space="preserve"> PAGEREF _Toc212194894 \h </w:instrText>
            </w:r>
            <w:r>
              <w:rPr>
                <w:noProof/>
                <w:webHidden/>
              </w:rPr>
            </w:r>
            <w:r>
              <w:rPr>
                <w:noProof/>
                <w:webHidden/>
              </w:rPr>
              <w:fldChar w:fldCharType="separate"/>
            </w:r>
            <w:r w:rsidR="00A63B38">
              <w:rPr>
                <w:noProof/>
                <w:webHidden/>
              </w:rPr>
              <w:t>76</w:t>
            </w:r>
            <w:r>
              <w:rPr>
                <w:noProof/>
                <w:webHidden/>
              </w:rPr>
              <w:fldChar w:fldCharType="end"/>
            </w:r>
          </w:hyperlink>
        </w:p>
        <w:p w14:paraId="7551F166" w14:textId="6E390702"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5" w:history="1">
            <w:r w:rsidRPr="00E63B5C">
              <w:rPr>
                <w:rStyle w:val="Hyperlink"/>
                <w:noProof/>
              </w:rPr>
              <w:t>5.2.1</w:t>
            </w:r>
            <w:r>
              <w:rPr>
                <w:rFonts w:eastAsiaTheme="minorEastAsia" w:cstheme="minorBidi"/>
                <w:i w:val="0"/>
                <w:iCs w:val="0"/>
                <w:noProof/>
                <w:kern w:val="2"/>
                <w:sz w:val="24"/>
                <w:szCs w:val="24"/>
                <w:lang w:val="en-US"/>
                <w14:ligatures w14:val="standardContextual"/>
              </w:rPr>
              <w:tab/>
            </w:r>
            <w:r w:rsidRPr="00E63B5C">
              <w:rPr>
                <w:rStyle w:val="Hyperlink"/>
                <w:noProof/>
              </w:rPr>
              <w:t>Electromagnetic interference</w:t>
            </w:r>
            <w:r>
              <w:rPr>
                <w:noProof/>
                <w:webHidden/>
              </w:rPr>
              <w:tab/>
            </w:r>
            <w:r>
              <w:rPr>
                <w:noProof/>
                <w:webHidden/>
              </w:rPr>
              <w:fldChar w:fldCharType="begin"/>
            </w:r>
            <w:r>
              <w:rPr>
                <w:noProof/>
                <w:webHidden/>
              </w:rPr>
              <w:instrText xml:space="preserve"> PAGEREF _Toc212194895 \h </w:instrText>
            </w:r>
            <w:r>
              <w:rPr>
                <w:noProof/>
                <w:webHidden/>
              </w:rPr>
            </w:r>
            <w:r>
              <w:rPr>
                <w:noProof/>
                <w:webHidden/>
              </w:rPr>
              <w:fldChar w:fldCharType="separate"/>
            </w:r>
            <w:r w:rsidR="00A63B38">
              <w:rPr>
                <w:noProof/>
                <w:webHidden/>
              </w:rPr>
              <w:t>77</w:t>
            </w:r>
            <w:r>
              <w:rPr>
                <w:noProof/>
                <w:webHidden/>
              </w:rPr>
              <w:fldChar w:fldCharType="end"/>
            </w:r>
          </w:hyperlink>
        </w:p>
        <w:p w14:paraId="63A6CE3D" w14:textId="44336EBF"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6" w:history="1">
            <w:r w:rsidRPr="00E63B5C">
              <w:rPr>
                <w:rStyle w:val="Hyperlink"/>
                <w:noProof/>
              </w:rPr>
              <w:t>5.2.2</w:t>
            </w:r>
            <w:r>
              <w:rPr>
                <w:rFonts w:eastAsiaTheme="minorEastAsia" w:cstheme="minorBidi"/>
                <w:i w:val="0"/>
                <w:iCs w:val="0"/>
                <w:noProof/>
                <w:kern w:val="2"/>
                <w:sz w:val="24"/>
                <w:szCs w:val="24"/>
                <w:lang w:val="en-US"/>
                <w14:ligatures w14:val="standardContextual"/>
              </w:rPr>
              <w:tab/>
            </w:r>
            <w:r w:rsidRPr="00E63B5C">
              <w:rPr>
                <w:rStyle w:val="Hyperlink"/>
                <w:noProof/>
              </w:rPr>
              <w:t>Pressure Equipment &amp; Safety</w:t>
            </w:r>
            <w:r>
              <w:rPr>
                <w:noProof/>
                <w:webHidden/>
              </w:rPr>
              <w:tab/>
            </w:r>
            <w:r>
              <w:rPr>
                <w:noProof/>
                <w:webHidden/>
              </w:rPr>
              <w:fldChar w:fldCharType="begin"/>
            </w:r>
            <w:r>
              <w:rPr>
                <w:noProof/>
                <w:webHidden/>
              </w:rPr>
              <w:instrText xml:space="preserve"> PAGEREF _Toc212194896 \h </w:instrText>
            </w:r>
            <w:r>
              <w:rPr>
                <w:noProof/>
                <w:webHidden/>
              </w:rPr>
            </w:r>
            <w:r>
              <w:rPr>
                <w:noProof/>
                <w:webHidden/>
              </w:rPr>
              <w:fldChar w:fldCharType="separate"/>
            </w:r>
            <w:r w:rsidR="00A63B38">
              <w:rPr>
                <w:noProof/>
                <w:webHidden/>
              </w:rPr>
              <w:t>77</w:t>
            </w:r>
            <w:r>
              <w:rPr>
                <w:noProof/>
                <w:webHidden/>
              </w:rPr>
              <w:fldChar w:fldCharType="end"/>
            </w:r>
          </w:hyperlink>
        </w:p>
        <w:p w14:paraId="1142E17D" w14:textId="3618C83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7" w:history="1">
            <w:r w:rsidRPr="00E63B5C">
              <w:rPr>
                <w:rStyle w:val="Hyperlink"/>
                <w:noProof/>
              </w:rPr>
              <w:t>5.2.3</w:t>
            </w:r>
            <w:r>
              <w:rPr>
                <w:rFonts w:eastAsiaTheme="minorEastAsia" w:cstheme="minorBidi"/>
                <w:i w:val="0"/>
                <w:iCs w:val="0"/>
                <w:noProof/>
                <w:kern w:val="2"/>
                <w:sz w:val="24"/>
                <w:szCs w:val="24"/>
                <w:lang w:val="en-US"/>
                <w14:ligatures w14:val="standardContextual"/>
              </w:rPr>
              <w:tab/>
            </w:r>
            <w:r w:rsidRPr="00E63B5C">
              <w:rPr>
                <w:rStyle w:val="Hyperlink"/>
                <w:noProof/>
              </w:rPr>
              <w:t>Functional Safety &amp; Control</w:t>
            </w:r>
            <w:r>
              <w:rPr>
                <w:noProof/>
                <w:webHidden/>
              </w:rPr>
              <w:tab/>
            </w:r>
            <w:r>
              <w:rPr>
                <w:noProof/>
                <w:webHidden/>
              </w:rPr>
              <w:fldChar w:fldCharType="begin"/>
            </w:r>
            <w:r>
              <w:rPr>
                <w:noProof/>
                <w:webHidden/>
              </w:rPr>
              <w:instrText xml:space="preserve"> PAGEREF _Toc212194897 \h </w:instrText>
            </w:r>
            <w:r>
              <w:rPr>
                <w:noProof/>
                <w:webHidden/>
              </w:rPr>
            </w:r>
            <w:r>
              <w:rPr>
                <w:noProof/>
                <w:webHidden/>
              </w:rPr>
              <w:fldChar w:fldCharType="separate"/>
            </w:r>
            <w:r w:rsidR="00A63B38">
              <w:rPr>
                <w:noProof/>
                <w:webHidden/>
              </w:rPr>
              <w:t>77</w:t>
            </w:r>
            <w:r>
              <w:rPr>
                <w:noProof/>
                <w:webHidden/>
              </w:rPr>
              <w:fldChar w:fldCharType="end"/>
            </w:r>
          </w:hyperlink>
        </w:p>
        <w:p w14:paraId="4DD13E65" w14:textId="2F1DEABD"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8" w:history="1">
            <w:r w:rsidRPr="00E63B5C">
              <w:rPr>
                <w:rStyle w:val="Hyperlink"/>
                <w:noProof/>
              </w:rPr>
              <w:t>5.2.4</w:t>
            </w:r>
            <w:r>
              <w:rPr>
                <w:rFonts w:eastAsiaTheme="minorEastAsia" w:cstheme="minorBidi"/>
                <w:i w:val="0"/>
                <w:iCs w:val="0"/>
                <w:noProof/>
                <w:kern w:val="2"/>
                <w:sz w:val="24"/>
                <w:szCs w:val="24"/>
                <w:lang w:val="en-US"/>
                <w14:ligatures w14:val="standardContextual"/>
              </w:rPr>
              <w:tab/>
            </w:r>
            <w:r w:rsidRPr="00E63B5C">
              <w:rPr>
                <w:rStyle w:val="Hyperlink"/>
                <w:noProof/>
              </w:rPr>
              <w:t>Asset &amp; Maintenance Management</w:t>
            </w:r>
            <w:r>
              <w:rPr>
                <w:noProof/>
                <w:webHidden/>
              </w:rPr>
              <w:tab/>
            </w:r>
            <w:r>
              <w:rPr>
                <w:noProof/>
                <w:webHidden/>
              </w:rPr>
              <w:fldChar w:fldCharType="begin"/>
            </w:r>
            <w:r>
              <w:rPr>
                <w:noProof/>
                <w:webHidden/>
              </w:rPr>
              <w:instrText xml:space="preserve"> PAGEREF _Toc212194898 \h </w:instrText>
            </w:r>
            <w:r>
              <w:rPr>
                <w:noProof/>
                <w:webHidden/>
              </w:rPr>
            </w:r>
            <w:r>
              <w:rPr>
                <w:noProof/>
                <w:webHidden/>
              </w:rPr>
              <w:fldChar w:fldCharType="separate"/>
            </w:r>
            <w:r w:rsidR="00A63B38">
              <w:rPr>
                <w:noProof/>
                <w:webHidden/>
              </w:rPr>
              <w:t>78</w:t>
            </w:r>
            <w:r>
              <w:rPr>
                <w:noProof/>
                <w:webHidden/>
              </w:rPr>
              <w:fldChar w:fldCharType="end"/>
            </w:r>
          </w:hyperlink>
        </w:p>
        <w:p w14:paraId="6F537531" w14:textId="3E7D05F3"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899" w:history="1">
            <w:r w:rsidRPr="00E63B5C">
              <w:rPr>
                <w:rStyle w:val="Hyperlink"/>
                <w:noProof/>
              </w:rPr>
              <w:t>5.2.5</w:t>
            </w:r>
            <w:r>
              <w:rPr>
                <w:rFonts w:eastAsiaTheme="minorEastAsia" w:cstheme="minorBidi"/>
                <w:i w:val="0"/>
                <w:iCs w:val="0"/>
                <w:noProof/>
                <w:kern w:val="2"/>
                <w:sz w:val="24"/>
                <w:szCs w:val="24"/>
                <w:lang w:val="en-US"/>
                <w14:ligatures w14:val="standardContextual"/>
              </w:rPr>
              <w:tab/>
            </w:r>
            <w:r w:rsidRPr="00E63B5C">
              <w:rPr>
                <w:rStyle w:val="Hyperlink"/>
                <w:noProof/>
              </w:rPr>
              <w:t>Cleanliness &amp; Purity</w:t>
            </w:r>
            <w:r>
              <w:rPr>
                <w:noProof/>
                <w:webHidden/>
              </w:rPr>
              <w:tab/>
            </w:r>
            <w:r>
              <w:rPr>
                <w:noProof/>
                <w:webHidden/>
              </w:rPr>
              <w:fldChar w:fldCharType="begin"/>
            </w:r>
            <w:r>
              <w:rPr>
                <w:noProof/>
                <w:webHidden/>
              </w:rPr>
              <w:instrText xml:space="preserve"> PAGEREF _Toc212194899 \h </w:instrText>
            </w:r>
            <w:r>
              <w:rPr>
                <w:noProof/>
                <w:webHidden/>
              </w:rPr>
            </w:r>
            <w:r>
              <w:rPr>
                <w:noProof/>
                <w:webHidden/>
              </w:rPr>
              <w:fldChar w:fldCharType="separate"/>
            </w:r>
            <w:r w:rsidR="00A63B38">
              <w:rPr>
                <w:noProof/>
                <w:webHidden/>
              </w:rPr>
              <w:t>78</w:t>
            </w:r>
            <w:r>
              <w:rPr>
                <w:noProof/>
                <w:webHidden/>
              </w:rPr>
              <w:fldChar w:fldCharType="end"/>
            </w:r>
          </w:hyperlink>
        </w:p>
        <w:p w14:paraId="6FC3C418" w14:textId="6472EB5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00" w:history="1">
            <w:r w:rsidRPr="00E63B5C">
              <w:rPr>
                <w:rStyle w:val="Hyperlink"/>
                <w:noProof/>
              </w:rPr>
              <w:t>5.2.6</w:t>
            </w:r>
            <w:r>
              <w:rPr>
                <w:rFonts w:eastAsiaTheme="minorEastAsia" w:cstheme="minorBidi"/>
                <w:i w:val="0"/>
                <w:iCs w:val="0"/>
                <w:noProof/>
                <w:kern w:val="2"/>
                <w:sz w:val="24"/>
                <w:szCs w:val="24"/>
                <w:lang w:val="en-US"/>
                <w14:ligatures w14:val="standardContextual"/>
              </w:rPr>
              <w:tab/>
            </w:r>
            <w:r w:rsidRPr="00E63B5C">
              <w:rPr>
                <w:rStyle w:val="Hyperlink"/>
                <w:noProof/>
              </w:rPr>
              <w:t>Proof</w:t>
            </w:r>
            <w:r w:rsidRPr="00E63B5C">
              <w:rPr>
                <w:rStyle w:val="Hyperlink"/>
                <w:noProof/>
              </w:rPr>
              <w:noBreakHyphen/>
              <w:t>Test &amp; Control</w:t>
            </w:r>
            <w:r w:rsidRPr="00E63B5C">
              <w:rPr>
                <w:rStyle w:val="Hyperlink"/>
                <w:noProof/>
              </w:rPr>
              <w:noBreakHyphen/>
              <w:t>Phase Requirements</w:t>
            </w:r>
            <w:r>
              <w:rPr>
                <w:noProof/>
                <w:webHidden/>
              </w:rPr>
              <w:tab/>
            </w:r>
            <w:r>
              <w:rPr>
                <w:noProof/>
                <w:webHidden/>
              </w:rPr>
              <w:fldChar w:fldCharType="begin"/>
            </w:r>
            <w:r>
              <w:rPr>
                <w:noProof/>
                <w:webHidden/>
              </w:rPr>
              <w:instrText xml:space="preserve"> PAGEREF _Toc212194900 \h </w:instrText>
            </w:r>
            <w:r>
              <w:rPr>
                <w:noProof/>
                <w:webHidden/>
              </w:rPr>
            </w:r>
            <w:r>
              <w:rPr>
                <w:noProof/>
                <w:webHidden/>
              </w:rPr>
              <w:fldChar w:fldCharType="separate"/>
            </w:r>
            <w:r w:rsidR="00A63B38">
              <w:rPr>
                <w:noProof/>
                <w:webHidden/>
              </w:rPr>
              <w:t>78</w:t>
            </w:r>
            <w:r>
              <w:rPr>
                <w:noProof/>
                <w:webHidden/>
              </w:rPr>
              <w:fldChar w:fldCharType="end"/>
            </w:r>
          </w:hyperlink>
        </w:p>
        <w:p w14:paraId="4446D11E" w14:textId="77781EEA"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901" w:history="1">
            <w:r w:rsidRPr="00E63B5C">
              <w:rPr>
                <w:rStyle w:val="Hyperlink"/>
                <w:rFonts w:cs="Segoe UI"/>
                <w:noProof/>
                <w:lang w:eastAsia="fr-FR"/>
              </w:rPr>
              <w:t>6</w:t>
            </w:r>
            <w:r>
              <w:rPr>
                <w:rFonts w:eastAsiaTheme="minorEastAsia" w:cstheme="minorBidi"/>
                <w:b w:val="0"/>
                <w:bCs w:val="0"/>
                <w:caps w:val="0"/>
                <w:noProof/>
                <w:kern w:val="2"/>
                <w:sz w:val="24"/>
                <w:szCs w:val="24"/>
                <w:lang w:val="en-US"/>
                <w14:ligatures w14:val="standardContextual"/>
              </w:rPr>
              <w:tab/>
            </w:r>
            <w:r w:rsidRPr="00E63B5C">
              <w:rPr>
                <w:rStyle w:val="Hyperlink"/>
                <w:rFonts w:cs="Segoe UI"/>
                <w:noProof/>
                <w:lang w:eastAsia="fr-FR"/>
              </w:rPr>
              <w:t>Schedule</w:t>
            </w:r>
            <w:r>
              <w:rPr>
                <w:noProof/>
                <w:webHidden/>
              </w:rPr>
              <w:tab/>
            </w:r>
            <w:r>
              <w:rPr>
                <w:noProof/>
                <w:webHidden/>
              </w:rPr>
              <w:fldChar w:fldCharType="begin"/>
            </w:r>
            <w:r>
              <w:rPr>
                <w:noProof/>
                <w:webHidden/>
              </w:rPr>
              <w:instrText xml:space="preserve"> PAGEREF _Toc212194901 \h </w:instrText>
            </w:r>
            <w:r>
              <w:rPr>
                <w:noProof/>
                <w:webHidden/>
              </w:rPr>
            </w:r>
            <w:r>
              <w:rPr>
                <w:noProof/>
                <w:webHidden/>
              </w:rPr>
              <w:fldChar w:fldCharType="separate"/>
            </w:r>
            <w:r w:rsidR="00A63B38">
              <w:rPr>
                <w:noProof/>
                <w:webHidden/>
              </w:rPr>
              <w:t>79</w:t>
            </w:r>
            <w:r>
              <w:rPr>
                <w:noProof/>
                <w:webHidden/>
              </w:rPr>
              <w:fldChar w:fldCharType="end"/>
            </w:r>
          </w:hyperlink>
        </w:p>
        <w:p w14:paraId="6BD1443D" w14:textId="7CD4155C"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2" w:history="1">
            <w:r w:rsidRPr="00E63B5C">
              <w:rPr>
                <w:rStyle w:val="Hyperlink"/>
                <w:noProof/>
              </w:rPr>
              <w:t>6.1</w:t>
            </w:r>
            <w:r>
              <w:rPr>
                <w:rFonts w:eastAsiaTheme="minorEastAsia" w:cstheme="minorBidi"/>
                <w:smallCaps w:val="0"/>
                <w:noProof/>
                <w:kern w:val="2"/>
                <w:sz w:val="24"/>
                <w:szCs w:val="24"/>
                <w:lang w:val="en-US"/>
                <w14:ligatures w14:val="standardContextual"/>
              </w:rPr>
              <w:tab/>
            </w:r>
            <w:r w:rsidRPr="00E63B5C">
              <w:rPr>
                <w:rStyle w:val="Hyperlink"/>
                <w:noProof/>
              </w:rPr>
              <w:t>Contractual Phases</w:t>
            </w:r>
            <w:r>
              <w:rPr>
                <w:noProof/>
                <w:webHidden/>
              </w:rPr>
              <w:tab/>
            </w:r>
            <w:r>
              <w:rPr>
                <w:noProof/>
                <w:webHidden/>
              </w:rPr>
              <w:fldChar w:fldCharType="begin"/>
            </w:r>
            <w:r>
              <w:rPr>
                <w:noProof/>
                <w:webHidden/>
              </w:rPr>
              <w:instrText xml:space="preserve"> PAGEREF _Toc212194902 \h </w:instrText>
            </w:r>
            <w:r>
              <w:rPr>
                <w:noProof/>
                <w:webHidden/>
              </w:rPr>
            </w:r>
            <w:r>
              <w:rPr>
                <w:noProof/>
                <w:webHidden/>
              </w:rPr>
              <w:fldChar w:fldCharType="separate"/>
            </w:r>
            <w:r w:rsidR="00A63B38">
              <w:rPr>
                <w:noProof/>
                <w:webHidden/>
              </w:rPr>
              <w:t>79</w:t>
            </w:r>
            <w:r>
              <w:rPr>
                <w:noProof/>
                <w:webHidden/>
              </w:rPr>
              <w:fldChar w:fldCharType="end"/>
            </w:r>
          </w:hyperlink>
        </w:p>
        <w:p w14:paraId="5633B7EB" w14:textId="2D0F0138"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3" w:history="1">
            <w:r w:rsidRPr="00E63B5C">
              <w:rPr>
                <w:rStyle w:val="Hyperlink"/>
                <w:noProof/>
              </w:rPr>
              <w:t>6.2</w:t>
            </w:r>
            <w:r>
              <w:rPr>
                <w:rFonts w:eastAsiaTheme="minorEastAsia" w:cstheme="minorBidi"/>
                <w:smallCaps w:val="0"/>
                <w:noProof/>
                <w:kern w:val="2"/>
                <w:sz w:val="24"/>
                <w:szCs w:val="24"/>
                <w:lang w:val="en-US"/>
                <w14:ligatures w14:val="standardContextual"/>
              </w:rPr>
              <w:tab/>
            </w:r>
            <w:r w:rsidRPr="00E63B5C">
              <w:rPr>
                <w:rStyle w:val="Hyperlink"/>
                <w:noProof/>
              </w:rPr>
              <w:t>Preliminary Schedule</w:t>
            </w:r>
            <w:r>
              <w:rPr>
                <w:noProof/>
                <w:webHidden/>
              </w:rPr>
              <w:tab/>
            </w:r>
            <w:r>
              <w:rPr>
                <w:noProof/>
                <w:webHidden/>
              </w:rPr>
              <w:fldChar w:fldCharType="begin"/>
            </w:r>
            <w:r>
              <w:rPr>
                <w:noProof/>
                <w:webHidden/>
              </w:rPr>
              <w:instrText xml:space="preserve"> PAGEREF _Toc212194903 \h </w:instrText>
            </w:r>
            <w:r>
              <w:rPr>
                <w:noProof/>
                <w:webHidden/>
              </w:rPr>
            </w:r>
            <w:r>
              <w:rPr>
                <w:noProof/>
                <w:webHidden/>
              </w:rPr>
              <w:fldChar w:fldCharType="separate"/>
            </w:r>
            <w:r w:rsidR="00A63B38">
              <w:rPr>
                <w:noProof/>
                <w:webHidden/>
              </w:rPr>
              <w:t>80</w:t>
            </w:r>
            <w:r>
              <w:rPr>
                <w:noProof/>
                <w:webHidden/>
              </w:rPr>
              <w:fldChar w:fldCharType="end"/>
            </w:r>
          </w:hyperlink>
        </w:p>
        <w:p w14:paraId="1923919C" w14:textId="48D5562A"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4" w:history="1">
            <w:r w:rsidRPr="00E63B5C">
              <w:rPr>
                <w:rStyle w:val="Hyperlink"/>
                <w:noProof/>
              </w:rPr>
              <w:t>6.3</w:t>
            </w:r>
            <w:r>
              <w:rPr>
                <w:rFonts w:eastAsiaTheme="minorEastAsia" w:cstheme="minorBidi"/>
                <w:smallCaps w:val="0"/>
                <w:noProof/>
                <w:kern w:val="2"/>
                <w:sz w:val="24"/>
                <w:szCs w:val="24"/>
                <w:lang w:val="en-US"/>
                <w14:ligatures w14:val="standardContextual"/>
              </w:rPr>
              <w:tab/>
            </w:r>
            <w:r w:rsidRPr="00E63B5C">
              <w:rPr>
                <w:rStyle w:val="Hyperlink"/>
                <w:noProof/>
              </w:rPr>
              <w:t>Hold and Witness Points</w:t>
            </w:r>
            <w:r>
              <w:rPr>
                <w:noProof/>
                <w:webHidden/>
              </w:rPr>
              <w:tab/>
            </w:r>
            <w:r>
              <w:rPr>
                <w:noProof/>
                <w:webHidden/>
              </w:rPr>
              <w:fldChar w:fldCharType="begin"/>
            </w:r>
            <w:r>
              <w:rPr>
                <w:noProof/>
                <w:webHidden/>
              </w:rPr>
              <w:instrText xml:space="preserve"> PAGEREF _Toc212194904 \h </w:instrText>
            </w:r>
            <w:r>
              <w:rPr>
                <w:noProof/>
                <w:webHidden/>
              </w:rPr>
            </w:r>
            <w:r>
              <w:rPr>
                <w:noProof/>
                <w:webHidden/>
              </w:rPr>
              <w:fldChar w:fldCharType="separate"/>
            </w:r>
            <w:r w:rsidR="00A63B38">
              <w:rPr>
                <w:noProof/>
                <w:webHidden/>
              </w:rPr>
              <w:t>81</w:t>
            </w:r>
            <w:r>
              <w:rPr>
                <w:noProof/>
                <w:webHidden/>
              </w:rPr>
              <w:fldChar w:fldCharType="end"/>
            </w:r>
          </w:hyperlink>
        </w:p>
        <w:p w14:paraId="0495BBFB" w14:textId="23C93903"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905" w:history="1">
            <w:r w:rsidRPr="00E63B5C">
              <w:rPr>
                <w:rStyle w:val="Hyperlink"/>
                <w:noProof/>
              </w:rPr>
              <w:t>7</w:t>
            </w:r>
            <w:r>
              <w:rPr>
                <w:rFonts w:eastAsiaTheme="minorEastAsia" w:cstheme="minorBidi"/>
                <w:b w:val="0"/>
                <w:bCs w:val="0"/>
                <w:caps w:val="0"/>
                <w:noProof/>
                <w:kern w:val="2"/>
                <w:sz w:val="24"/>
                <w:szCs w:val="24"/>
                <w:lang w:val="en-US"/>
                <w14:ligatures w14:val="standardContextual"/>
              </w:rPr>
              <w:tab/>
            </w:r>
            <w:r w:rsidRPr="00E63B5C">
              <w:rPr>
                <w:rStyle w:val="Hyperlink"/>
                <w:noProof/>
              </w:rPr>
              <w:t>Contract Performance</w:t>
            </w:r>
            <w:r>
              <w:rPr>
                <w:noProof/>
                <w:webHidden/>
              </w:rPr>
              <w:tab/>
            </w:r>
            <w:r>
              <w:rPr>
                <w:noProof/>
                <w:webHidden/>
              </w:rPr>
              <w:fldChar w:fldCharType="begin"/>
            </w:r>
            <w:r>
              <w:rPr>
                <w:noProof/>
                <w:webHidden/>
              </w:rPr>
              <w:instrText xml:space="preserve"> PAGEREF _Toc212194905 \h </w:instrText>
            </w:r>
            <w:r>
              <w:rPr>
                <w:noProof/>
                <w:webHidden/>
              </w:rPr>
            </w:r>
            <w:r>
              <w:rPr>
                <w:noProof/>
                <w:webHidden/>
              </w:rPr>
              <w:fldChar w:fldCharType="separate"/>
            </w:r>
            <w:r w:rsidR="00A63B38">
              <w:rPr>
                <w:noProof/>
                <w:webHidden/>
              </w:rPr>
              <w:t>82</w:t>
            </w:r>
            <w:r>
              <w:rPr>
                <w:noProof/>
                <w:webHidden/>
              </w:rPr>
              <w:fldChar w:fldCharType="end"/>
            </w:r>
          </w:hyperlink>
        </w:p>
        <w:p w14:paraId="7F594965" w14:textId="15E46A35"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6" w:history="1">
            <w:r w:rsidRPr="00E63B5C">
              <w:rPr>
                <w:rStyle w:val="Hyperlink"/>
                <w:noProof/>
              </w:rPr>
              <w:t>7.1</w:t>
            </w:r>
            <w:r>
              <w:rPr>
                <w:rFonts w:eastAsiaTheme="minorEastAsia" w:cstheme="minorBidi"/>
                <w:smallCaps w:val="0"/>
                <w:noProof/>
                <w:kern w:val="2"/>
                <w:sz w:val="24"/>
                <w:szCs w:val="24"/>
                <w:lang w:val="en-US"/>
                <w14:ligatures w14:val="standardContextual"/>
              </w:rPr>
              <w:tab/>
            </w:r>
            <w:r w:rsidRPr="00E63B5C">
              <w:rPr>
                <w:rStyle w:val="Hyperlink"/>
                <w:noProof/>
              </w:rPr>
              <w:t>General Organization</w:t>
            </w:r>
            <w:r>
              <w:rPr>
                <w:noProof/>
                <w:webHidden/>
              </w:rPr>
              <w:tab/>
            </w:r>
            <w:r>
              <w:rPr>
                <w:noProof/>
                <w:webHidden/>
              </w:rPr>
              <w:fldChar w:fldCharType="begin"/>
            </w:r>
            <w:r>
              <w:rPr>
                <w:noProof/>
                <w:webHidden/>
              </w:rPr>
              <w:instrText xml:space="preserve"> PAGEREF _Toc212194906 \h </w:instrText>
            </w:r>
            <w:r>
              <w:rPr>
                <w:noProof/>
                <w:webHidden/>
              </w:rPr>
            </w:r>
            <w:r>
              <w:rPr>
                <w:noProof/>
                <w:webHidden/>
              </w:rPr>
              <w:fldChar w:fldCharType="separate"/>
            </w:r>
            <w:r w:rsidR="00A63B38">
              <w:rPr>
                <w:noProof/>
                <w:webHidden/>
              </w:rPr>
              <w:t>82</w:t>
            </w:r>
            <w:r>
              <w:rPr>
                <w:noProof/>
                <w:webHidden/>
              </w:rPr>
              <w:fldChar w:fldCharType="end"/>
            </w:r>
          </w:hyperlink>
        </w:p>
        <w:p w14:paraId="1F61B742" w14:textId="6B969A39"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7" w:history="1">
            <w:r w:rsidRPr="00E63B5C">
              <w:rPr>
                <w:rStyle w:val="Hyperlink"/>
                <w:noProof/>
              </w:rPr>
              <w:t>7.2</w:t>
            </w:r>
            <w:r>
              <w:rPr>
                <w:rFonts w:eastAsiaTheme="minorEastAsia" w:cstheme="minorBidi"/>
                <w:smallCaps w:val="0"/>
                <w:noProof/>
                <w:kern w:val="2"/>
                <w:sz w:val="24"/>
                <w:szCs w:val="24"/>
                <w:lang w:val="en-US"/>
                <w14:ligatures w14:val="standardContextual"/>
              </w:rPr>
              <w:tab/>
            </w:r>
            <w:r w:rsidRPr="00E63B5C">
              <w:rPr>
                <w:rStyle w:val="Hyperlink"/>
                <w:noProof/>
              </w:rPr>
              <w:t>Communication</w:t>
            </w:r>
            <w:r>
              <w:rPr>
                <w:noProof/>
                <w:webHidden/>
              </w:rPr>
              <w:tab/>
            </w:r>
            <w:r>
              <w:rPr>
                <w:noProof/>
                <w:webHidden/>
              </w:rPr>
              <w:fldChar w:fldCharType="begin"/>
            </w:r>
            <w:r>
              <w:rPr>
                <w:noProof/>
                <w:webHidden/>
              </w:rPr>
              <w:instrText xml:space="preserve"> PAGEREF _Toc212194907 \h </w:instrText>
            </w:r>
            <w:r>
              <w:rPr>
                <w:noProof/>
                <w:webHidden/>
              </w:rPr>
            </w:r>
            <w:r>
              <w:rPr>
                <w:noProof/>
                <w:webHidden/>
              </w:rPr>
              <w:fldChar w:fldCharType="separate"/>
            </w:r>
            <w:r w:rsidR="00A63B38">
              <w:rPr>
                <w:noProof/>
                <w:webHidden/>
              </w:rPr>
              <w:t>82</w:t>
            </w:r>
            <w:r>
              <w:rPr>
                <w:noProof/>
                <w:webHidden/>
              </w:rPr>
              <w:fldChar w:fldCharType="end"/>
            </w:r>
          </w:hyperlink>
        </w:p>
        <w:p w14:paraId="02C0135B" w14:textId="30C966EA"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08" w:history="1">
            <w:r w:rsidRPr="00E63B5C">
              <w:rPr>
                <w:rStyle w:val="Hyperlink"/>
                <w:noProof/>
              </w:rPr>
              <w:t>7.3</w:t>
            </w:r>
            <w:r>
              <w:rPr>
                <w:rFonts w:eastAsiaTheme="minorEastAsia" w:cstheme="minorBidi"/>
                <w:smallCaps w:val="0"/>
                <w:noProof/>
                <w:kern w:val="2"/>
                <w:sz w:val="24"/>
                <w:szCs w:val="24"/>
                <w:lang w:val="en-US"/>
                <w14:ligatures w14:val="standardContextual"/>
              </w:rPr>
              <w:tab/>
            </w:r>
            <w:r w:rsidRPr="00E63B5C">
              <w:rPr>
                <w:rStyle w:val="Hyperlink"/>
                <w:noProof/>
              </w:rPr>
              <w:t>Contract Management</w:t>
            </w:r>
            <w:r>
              <w:rPr>
                <w:noProof/>
                <w:webHidden/>
              </w:rPr>
              <w:tab/>
            </w:r>
            <w:r>
              <w:rPr>
                <w:noProof/>
                <w:webHidden/>
              </w:rPr>
              <w:fldChar w:fldCharType="begin"/>
            </w:r>
            <w:r>
              <w:rPr>
                <w:noProof/>
                <w:webHidden/>
              </w:rPr>
              <w:instrText xml:space="preserve"> PAGEREF _Toc212194908 \h </w:instrText>
            </w:r>
            <w:r>
              <w:rPr>
                <w:noProof/>
                <w:webHidden/>
              </w:rPr>
            </w:r>
            <w:r>
              <w:rPr>
                <w:noProof/>
                <w:webHidden/>
              </w:rPr>
              <w:fldChar w:fldCharType="separate"/>
            </w:r>
            <w:r w:rsidR="00A63B38">
              <w:rPr>
                <w:noProof/>
                <w:webHidden/>
              </w:rPr>
              <w:t>82</w:t>
            </w:r>
            <w:r>
              <w:rPr>
                <w:noProof/>
                <w:webHidden/>
              </w:rPr>
              <w:fldChar w:fldCharType="end"/>
            </w:r>
          </w:hyperlink>
        </w:p>
        <w:p w14:paraId="1DB33C43" w14:textId="2E002E3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09" w:history="1">
            <w:r w:rsidRPr="00E63B5C">
              <w:rPr>
                <w:rStyle w:val="Hyperlink"/>
                <w:noProof/>
              </w:rPr>
              <w:t>7.3.1</w:t>
            </w:r>
            <w:r>
              <w:rPr>
                <w:rFonts w:eastAsiaTheme="minorEastAsia" w:cstheme="minorBidi"/>
                <w:i w:val="0"/>
                <w:iCs w:val="0"/>
                <w:noProof/>
                <w:kern w:val="2"/>
                <w:sz w:val="24"/>
                <w:szCs w:val="24"/>
                <w:lang w:val="en-US"/>
                <w14:ligatures w14:val="standardContextual"/>
              </w:rPr>
              <w:tab/>
            </w:r>
            <w:r w:rsidRPr="00E63B5C">
              <w:rPr>
                <w:rStyle w:val="Hyperlink"/>
                <w:noProof/>
              </w:rPr>
              <w:t>Progress Dashboard</w:t>
            </w:r>
            <w:r>
              <w:rPr>
                <w:noProof/>
                <w:webHidden/>
              </w:rPr>
              <w:tab/>
            </w:r>
            <w:r>
              <w:rPr>
                <w:noProof/>
                <w:webHidden/>
              </w:rPr>
              <w:fldChar w:fldCharType="begin"/>
            </w:r>
            <w:r>
              <w:rPr>
                <w:noProof/>
                <w:webHidden/>
              </w:rPr>
              <w:instrText xml:space="preserve"> PAGEREF _Toc212194909 \h </w:instrText>
            </w:r>
            <w:r>
              <w:rPr>
                <w:noProof/>
                <w:webHidden/>
              </w:rPr>
            </w:r>
            <w:r>
              <w:rPr>
                <w:noProof/>
                <w:webHidden/>
              </w:rPr>
              <w:fldChar w:fldCharType="separate"/>
            </w:r>
            <w:r w:rsidR="00A63B38">
              <w:rPr>
                <w:noProof/>
                <w:webHidden/>
              </w:rPr>
              <w:t>82</w:t>
            </w:r>
            <w:r>
              <w:rPr>
                <w:noProof/>
                <w:webHidden/>
              </w:rPr>
              <w:fldChar w:fldCharType="end"/>
            </w:r>
          </w:hyperlink>
        </w:p>
        <w:p w14:paraId="001BA4A5" w14:textId="7EDEDE2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0" w:history="1">
            <w:r w:rsidRPr="00E63B5C">
              <w:rPr>
                <w:rStyle w:val="Hyperlink"/>
                <w:noProof/>
              </w:rPr>
              <w:t>7.3.2</w:t>
            </w:r>
            <w:r>
              <w:rPr>
                <w:rFonts w:eastAsiaTheme="minorEastAsia" w:cstheme="minorBidi"/>
                <w:i w:val="0"/>
                <w:iCs w:val="0"/>
                <w:noProof/>
                <w:kern w:val="2"/>
                <w:sz w:val="24"/>
                <w:szCs w:val="24"/>
                <w:lang w:val="en-US"/>
                <w14:ligatures w14:val="standardContextual"/>
              </w:rPr>
              <w:tab/>
            </w:r>
            <w:r w:rsidRPr="00E63B5C">
              <w:rPr>
                <w:rStyle w:val="Hyperlink"/>
                <w:noProof/>
              </w:rPr>
              <w:t>Meetings</w:t>
            </w:r>
            <w:r>
              <w:rPr>
                <w:noProof/>
                <w:webHidden/>
              </w:rPr>
              <w:tab/>
            </w:r>
            <w:r>
              <w:rPr>
                <w:noProof/>
                <w:webHidden/>
              </w:rPr>
              <w:fldChar w:fldCharType="begin"/>
            </w:r>
            <w:r>
              <w:rPr>
                <w:noProof/>
                <w:webHidden/>
              </w:rPr>
              <w:instrText xml:space="preserve"> PAGEREF _Toc212194910 \h </w:instrText>
            </w:r>
            <w:r>
              <w:rPr>
                <w:noProof/>
                <w:webHidden/>
              </w:rPr>
            </w:r>
            <w:r>
              <w:rPr>
                <w:noProof/>
                <w:webHidden/>
              </w:rPr>
              <w:fldChar w:fldCharType="separate"/>
            </w:r>
            <w:r w:rsidR="00A63B38">
              <w:rPr>
                <w:noProof/>
                <w:webHidden/>
              </w:rPr>
              <w:t>83</w:t>
            </w:r>
            <w:r>
              <w:rPr>
                <w:noProof/>
                <w:webHidden/>
              </w:rPr>
              <w:fldChar w:fldCharType="end"/>
            </w:r>
          </w:hyperlink>
        </w:p>
        <w:p w14:paraId="3F88114D" w14:textId="0C5AA9F9"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11" w:history="1">
            <w:r w:rsidRPr="00E63B5C">
              <w:rPr>
                <w:rStyle w:val="Hyperlink"/>
                <w:noProof/>
              </w:rPr>
              <w:t>7.4</w:t>
            </w:r>
            <w:r>
              <w:rPr>
                <w:rFonts w:eastAsiaTheme="minorEastAsia" w:cstheme="minorBidi"/>
                <w:smallCaps w:val="0"/>
                <w:noProof/>
                <w:kern w:val="2"/>
                <w:sz w:val="24"/>
                <w:szCs w:val="24"/>
                <w:lang w:val="en-US"/>
                <w14:ligatures w14:val="standardContextual"/>
              </w:rPr>
              <w:tab/>
            </w:r>
            <w:r w:rsidRPr="00E63B5C">
              <w:rPr>
                <w:rStyle w:val="Hyperlink"/>
                <w:noProof/>
              </w:rPr>
              <w:t>Risk Assessment and Risk Management Plan</w:t>
            </w:r>
            <w:r>
              <w:rPr>
                <w:noProof/>
                <w:webHidden/>
              </w:rPr>
              <w:tab/>
            </w:r>
            <w:r>
              <w:rPr>
                <w:noProof/>
                <w:webHidden/>
              </w:rPr>
              <w:fldChar w:fldCharType="begin"/>
            </w:r>
            <w:r>
              <w:rPr>
                <w:noProof/>
                <w:webHidden/>
              </w:rPr>
              <w:instrText xml:space="preserve"> PAGEREF _Toc212194911 \h </w:instrText>
            </w:r>
            <w:r>
              <w:rPr>
                <w:noProof/>
                <w:webHidden/>
              </w:rPr>
            </w:r>
            <w:r>
              <w:rPr>
                <w:noProof/>
                <w:webHidden/>
              </w:rPr>
              <w:fldChar w:fldCharType="separate"/>
            </w:r>
            <w:r w:rsidR="00A63B38">
              <w:rPr>
                <w:noProof/>
                <w:webHidden/>
              </w:rPr>
              <w:t>84</w:t>
            </w:r>
            <w:r>
              <w:rPr>
                <w:noProof/>
                <w:webHidden/>
              </w:rPr>
              <w:fldChar w:fldCharType="end"/>
            </w:r>
          </w:hyperlink>
        </w:p>
        <w:p w14:paraId="620C9C20" w14:textId="251CE3D4"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12" w:history="1">
            <w:r w:rsidRPr="00E63B5C">
              <w:rPr>
                <w:rStyle w:val="Hyperlink"/>
                <w:noProof/>
              </w:rPr>
              <w:t>7.5</w:t>
            </w:r>
            <w:r>
              <w:rPr>
                <w:rFonts w:eastAsiaTheme="minorEastAsia" w:cstheme="minorBidi"/>
                <w:smallCaps w:val="0"/>
                <w:noProof/>
                <w:kern w:val="2"/>
                <w:sz w:val="24"/>
                <w:szCs w:val="24"/>
                <w:lang w:val="en-US"/>
                <w14:ligatures w14:val="standardContextual"/>
              </w:rPr>
              <w:tab/>
            </w:r>
            <w:r w:rsidRPr="00E63B5C">
              <w:rPr>
                <w:rStyle w:val="Hyperlink"/>
                <w:noProof/>
              </w:rPr>
              <w:t>Factory Access</w:t>
            </w:r>
            <w:r>
              <w:rPr>
                <w:noProof/>
                <w:webHidden/>
              </w:rPr>
              <w:tab/>
            </w:r>
            <w:r>
              <w:rPr>
                <w:noProof/>
                <w:webHidden/>
              </w:rPr>
              <w:fldChar w:fldCharType="begin"/>
            </w:r>
            <w:r>
              <w:rPr>
                <w:noProof/>
                <w:webHidden/>
              </w:rPr>
              <w:instrText xml:space="preserve"> PAGEREF _Toc212194912 \h </w:instrText>
            </w:r>
            <w:r>
              <w:rPr>
                <w:noProof/>
                <w:webHidden/>
              </w:rPr>
            </w:r>
            <w:r>
              <w:rPr>
                <w:noProof/>
                <w:webHidden/>
              </w:rPr>
              <w:fldChar w:fldCharType="separate"/>
            </w:r>
            <w:r w:rsidR="00A63B38">
              <w:rPr>
                <w:noProof/>
                <w:webHidden/>
              </w:rPr>
              <w:t>84</w:t>
            </w:r>
            <w:r>
              <w:rPr>
                <w:noProof/>
                <w:webHidden/>
              </w:rPr>
              <w:fldChar w:fldCharType="end"/>
            </w:r>
          </w:hyperlink>
        </w:p>
        <w:p w14:paraId="18CE6818" w14:textId="6D5BACE5"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913" w:history="1">
            <w:r w:rsidRPr="00E63B5C">
              <w:rPr>
                <w:rStyle w:val="Hyperlink"/>
                <w:noProof/>
              </w:rPr>
              <w:t>8</w:t>
            </w:r>
            <w:r>
              <w:rPr>
                <w:rFonts w:eastAsiaTheme="minorEastAsia" w:cstheme="minorBidi"/>
                <w:b w:val="0"/>
                <w:bCs w:val="0"/>
                <w:caps w:val="0"/>
                <w:noProof/>
                <w:kern w:val="2"/>
                <w:sz w:val="24"/>
                <w:szCs w:val="24"/>
                <w:lang w:val="en-US"/>
                <w14:ligatures w14:val="standardContextual"/>
              </w:rPr>
              <w:tab/>
            </w:r>
            <w:r w:rsidRPr="00E63B5C">
              <w:rPr>
                <w:rStyle w:val="Hyperlink"/>
                <w:noProof/>
              </w:rPr>
              <w:t>Quality Assurance and Control</w:t>
            </w:r>
            <w:r>
              <w:rPr>
                <w:noProof/>
                <w:webHidden/>
              </w:rPr>
              <w:tab/>
            </w:r>
            <w:r>
              <w:rPr>
                <w:noProof/>
                <w:webHidden/>
              </w:rPr>
              <w:fldChar w:fldCharType="begin"/>
            </w:r>
            <w:r>
              <w:rPr>
                <w:noProof/>
                <w:webHidden/>
              </w:rPr>
              <w:instrText xml:space="preserve"> PAGEREF _Toc212194913 \h </w:instrText>
            </w:r>
            <w:r>
              <w:rPr>
                <w:noProof/>
                <w:webHidden/>
              </w:rPr>
            </w:r>
            <w:r>
              <w:rPr>
                <w:noProof/>
                <w:webHidden/>
              </w:rPr>
              <w:fldChar w:fldCharType="separate"/>
            </w:r>
            <w:r w:rsidR="00A63B38">
              <w:rPr>
                <w:noProof/>
                <w:webHidden/>
              </w:rPr>
              <w:t>85</w:t>
            </w:r>
            <w:r>
              <w:rPr>
                <w:noProof/>
                <w:webHidden/>
              </w:rPr>
              <w:fldChar w:fldCharType="end"/>
            </w:r>
          </w:hyperlink>
        </w:p>
        <w:p w14:paraId="417C2CD9" w14:textId="5B99C371"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14" w:history="1">
            <w:r w:rsidRPr="00E63B5C">
              <w:rPr>
                <w:rStyle w:val="Hyperlink"/>
                <w:noProof/>
              </w:rPr>
              <w:t>8.1</w:t>
            </w:r>
            <w:r>
              <w:rPr>
                <w:rFonts w:eastAsiaTheme="minorEastAsia" w:cstheme="minorBidi"/>
                <w:smallCaps w:val="0"/>
                <w:noProof/>
                <w:kern w:val="2"/>
                <w:sz w:val="24"/>
                <w:szCs w:val="24"/>
                <w:lang w:val="en-US"/>
                <w14:ligatures w14:val="standardContextual"/>
              </w:rPr>
              <w:tab/>
            </w:r>
            <w:r w:rsidRPr="00E63B5C">
              <w:rPr>
                <w:rStyle w:val="Hyperlink"/>
                <w:noProof/>
              </w:rPr>
              <w:t>Quality Assurance</w:t>
            </w:r>
            <w:r>
              <w:rPr>
                <w:noProof/>
                <w:webHidden/>
              </w:rPr>
              <w:tab/>
            </w:r>
            <w:r>
              <w:rPr>
                <w:noProof/>
                <w:webHidden/>
              </w:rPr>
              <w:fldChar w:fldCharType="begin"/>
            </w:r>
            <w:r>
              <w:rPr>
                <w:noProof/>
                <w:webHidden/>
              </w:rPr>
              <w:instrText xml:space="preserve"> PAGEREF _Toc212194914 \h </w:instrText>
            </w:r>
            <w:r>
              <w:rPr>
                <w:noProof/>
                <w:webHidden/>
              </w:rPr>
            </w:r>
            <w:r>
              <w:rPr>
                <w:noProof/>
                <w:webHidden/>
              </w:rPr>
              <w:fldChar w:fldCharType="separate"/>
            </w:r>
            <w:r w:rsidR="00A63B38">
              <w:rPr>
                <w:noProof/>
                <w:webHidden/>
              </w:rPr>
              <w:t>85</w:t>
            </w:r>
            <w:r>
              <w:rPr>
                <w:noProof/>
                <w:webHidden/>
              </w:rPr>
              <w:fldChar w:fldCharType="end"/>
            </w:r>
          </w:hyperlink>
        </w:p>
        <w:p w14:paraId="53D14949" w14:textId="4F3C35A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5" w:history="1">
            <w:r w:rsidRPr="00E63B5C">
              <w:rPr>
                <w:rStyle w:val="Hyperlink"/>
                <w:noProof/>
              </w:rPr>
              <w:t>8.1.1</w:t>
            </w:r>
            <w:r>
              <w:rPr>
                <w:rFonts w:eastAsiaTheme="minorEastAsia" w:cstheme="minorBidi"/>
                <w:i w:val="0"/>
                <w:iCs w:val="0"/>
                <w:noProof/>
                <w:kern w:val="2"/>
                <w:sz w:val="24"/>
                <w:szCs w:val="24"/>
                <w:lang w:val="en-US"/>
                <w14:ligatures w14:val="standardContextual"/>
              </w:rPr>
              <w:tab/>
            </w:r>
            <w:r w:rsidRPr="00E63B5C">
              <w:rPr>
                <w:rStyle w:val="Hyperlink"/>
                <w:noProof/>
              </w:rPr>
              <w:t>General requirements</w:t>
            </w:r>
            <w:r>
              <w:rPr>
                <w:noProof/>
                <w:webHidden/>
              </w:rPr>
              <w:tab/>
            </w:r>
            <w:r>
              <w:rPr>
                <w:noProof/>
                <w:webHidden/>
              </w:rPr>
              <w:fldChar w:fldCharType="begin"/>
            </w:r>
            <w:r>
              <w:rPr>
                <w:noProof/>
                <w:webHidden/>
              </w:rPr>
              <w:instrText xml:space="preserve"> PAGEREF _Toc212194915 \h </w:instrText>
            </w:r>
            <w:r>
              <w:rPr>
                <w:noProof/>
                <w:webHidden/>
              </w:rPr>
            </w:r>
            <w:r>
              <w:rPr>
                <w:noProof/>
                <w:webHidden/>
              </w:rPr>
              <w:fldChar w:fldCharType="separate"/>
            </w:r>
            <w:r w:rsidR="00A63B38">
              <w:rPr>
                <w:noProof/>
                <w:webHidden/>
              </w:rPr>
              <w:t>85</w:t>
            </w:r>
            <w:r>
              <w:rPr>
                <w:noProof/>
                <w:webHidden/>
              </w:rPr>
              <w:fldChar w:fldCharType="end"/>
            </w:r>
          </w:hyperlink>
        </w:p>
        <w:p w14:paraId="1EF5682A" w14:textId="67454A76"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6" w:history="1">
            <w:r w:rsidRPr="00E63B5C">
              <w:rPr>
                <w:rStyle w:val="Hyperlink"/>
                <w:noProof/>
              </w:rPr>
              <w:t>8.1.2</w:t>
            </w:r>
            <w:r>
              <w:rPr>
                <w:rFonts w:eastAsiaTheme="minorEastAsia" w:cstheme="minorBidi"/>
                <w:i w:val="0"/>
                <w:iCs w:val="0"/>
                <w:noProof/>
                <w:kern w:val="2"/>
                <w:sz w:val="24"/>
                <w:szCs w:val="24"/>
                <w:lang w:val="en-US"/>
                <w14:ligatures w14:val="standardContextual"/>
              </w:rPr>
              <w:tab/>
            </w:r>
            <w:r w:rsidRPr="00E63B5C">
              <w:rPr>
                <w:rStyle w:val="Hyperlink"/>
                <w:noProof/>
              </w:rPr>
              <w:t>Quality Management System</w:t>
            </w:r>
            <w:r>
              <w:rPr>
                <w:noProof/>
                <w:webHidden/>
              </w:rPr>
              <w:tab/>
            </w:r>
            <w:r>
              <w:rPr>
                <w:noProof/>
                <w:webHidden/>
              </w:rPr>
              <w:fldChar w:fldCharType="begin"/>
            </w:r>
            <w:r>
              <w:rPr>
                <w:noProof/>
                <w:webHidden/>
              </w:rPr>
              <w:instrText xml:space="preserve"> PAGEREF _Toc212194916 \h </w:instrText>
            </w:r>
            <w:r>
              <w:rPr>
                <w:noProof/>
                <w:webHidden/>
              </w:rPr>
            </w:r>
            <w:r>
              <w:rPr>
                <w:noProof/>
                <w:webHidden/>
              </w:rPr>
              <w:fldChar w:fldCharType="separate"/>
            </w:r>
            <w:r w:rsidR="00A63B38">
              <w:rPr>
                <w:noProof/>
                <w:webHidden/>
              </w:rPr>
              <w:t>85</w:t>
            </w:r>
            <w:r>
              <w:rPr>
                <w:noProof/>
                <w:webHidden/>
              </w:rPr>
              <w:fldChar w:fldCharType="end"/>
            </w:r>
          </w:hyperlink>
        </w:p>
        <w:p w14:paraId="47A9C349" w14:textId="743E47F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7" w:history="1">
            <w:r w:rsidRPr="00E63B5C">
              <w:rPr>
                <w:rStyle w:val="Hyperlink"/>
                <w:noProof/>
              </w:rPr>
              <w:t>8.1.3</w:t>
            </w:r>
            <w:r>
              <w:rPr>
                <w:rFonts w:eastAsiaTheme="minorEastAsia" w:cstheme="minorBidi"/>
                <w:i w:val="0"/>
                <w:iCs w:val="0"/>
                <w:noProof/>
                <w:kern w:val="2"/>
                <w:sz w:val="24"/>
                <w:szCs w:val="24"/>
                <w:lang w:val="en-US"/>
                <w14:ligatures w14:val="standardContextual"/>
              </w:rPr>
              <w:tab/>
            </w:r>
            <w:r w:rsidRPr="00E63B5C">
              <w:rPr>
                <w:rStyle w:val="Hyperlink"/>
                <w:noProof/>
              </w:rPr>
              <w:t>Quality Assurance Program</w:t>
            </w:r>
            <w:r>
              <w:rPr>
                <w:noProof/>
                <w:webHidden/>
              </w:rPr>
              <w:tab/>
            </w:r>
            <w:r>
              <w:rPr>
                <w:noProof/>
                <w:webHidden/>
              </w:rPr>
              <w:fldChar w:fldCharType="begin"/>
            </w:r>
            <w:r>
              <w:rPr>
                <w:noProof/>
                <w:webHidden/>
              </w:rPr>
              <w:instrText xml:space="preserve"> PAGEREF _Toc212194917 \h </w:instrText>
            </w:r>
            <w:r>
              <w:rPr>
                <w:noProof/>
                <w:webHidden/>
              </w:rPr>
            </w:r>
            <w:r>
              <w:rPr>
                <w:noProof/>
                <w:webHidden/>
              </w:rPr>
              <w:fldChar w:fldCharType="separate"/>
            </w:r>
            <w:r w:rsidR="00A63B38">
              <w:rPr>
                <w:noProof/>
                <w:webHidden/>
              </w:rPr>
              <w:t>85</w:t>
            </w:r>
            <w:r>
              <w:rPr>
                <w:noProof/>
                <w:webHidden/>
              </w:rPr>
              <w:fldChar w:fldCharType="end"/>
            </w:r>
          </w:hyperlink>
        </w:p>
        <w:p w14:paraId="56B5B1EB" w14:textId="2642FD5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8" w:history="1">
            <w:r w:rsidRPr="00E63B5C">
              <w:rPr>
                <w:rStyle w:val="Hyperlink"/>
                <w:noProof/>
              </w:rPr>
              <w:t>8.1.4</w:t>
            </w:r>
            <w:r>
              <w:rPr>
                <w:rFonts w:eastAsiaTheme="minorEastAsia" w:cstheme="minorBidi"/>
                <w:i w:val="0"/>
                <w:iCs w:val="0"/>
                <w:noProof/>
                <w:kern w:val="2"/>
                <w:sz w:val="24"/>
                <w:szCs w:val="24"/>
                <w:lang w:val="en-US"/>
                <w14:ligatures w14:val="standardContextual"/>
              </w:rPr>
              <w:tab/>
            </w:r>
            <w:r w:rsidRPr="00E63B5C">
              <w:rPr>
                <w:rStyle w:val="Hyperlink"/>
                <w:noProof/>
              </w:rPr>
              <w:t>Qualification of personnel</w:t>
            </w:r>
            <w:r>
              <w:rPr>
                <w:noProof/>
                <w:webHidden/>
              </w:rPr>
              <w:tab/>
            </w:r>
            <w:r>
              <w:rPr>
                <w:noProof/>
                <w:webHidden/>
              </w:rPr>
              <w:fldChar w:fldCharType="begin"/>
            </w:r>
            <w:r>
              <w:rPr>
                <w:noProof/>
                <w:webHidden/>
              </w:rPr>
              <w:instrText xml:space="preserve"> PAGEREF _Toc212194918 \h </w:instrText>
            </w:r>
            <w:r>
              <w:rPr>
                <w:noProof/>
                <w:webHidden/>
              </w:rPr>
            </w:r>
            <w:r>
              <w:rPr>
                <w:noProof/>
                <w:webHidden/>
              </w:rPr>
              <w:fldChar w:fldCharType="separate"/>
            </w:r>
            <w:r w:rsidR="00A63B38">
              <w:rPr>
                <w:noProof/>
                <w:webHidden/>
              </w:rPr>
              <w:t>85</w:t>
            </w:r>
            <w:r>
              <w:rPr>
                <w:noProof/>
                <w:webHidden/>
              </w:rPr>
              <w:fldChar w:fldCharType="end"/>
            </w:r>
          </w:hyperlink>
        </w:p>
        <w:p w14:paraId="13775B84" w14:textId="0D6DE507"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19" w:history="1">
            <w:r w:rsidRPr="00E63B5C">
              <w:rPr>
                <w:rStyle w:val="Hyperlink"/>
                <w:noProof/>
              </w:rPr>
              <w:t>8.1.5</w:t>
            </w:r>
            <w:r>
              <w:rPr>
                <w:rFonts w:eastAsiaTheme="minorEastAsia" w:cstheme="minorBidi"/>
                <w:i w:val="0"/>
                <w:iCs w:val="0"/>
                <w:noProof/>
                <w:kern w:val="2"/>
                <w:sz w:val="24"/>
                <w:szCs w:val="24"/>
                <w:lang w:val="en-US"/>
                <w14:ligatures w14:val="standardContextual"/>
              </w:rPr>
              <w:tab/>
            </w:r>
            <w:r w:rsidRPr="00E63B5C">
              <w:rPr>
                <w:rStyle w:val="Hyperlink"/>
                <w:noProof/>
              </w:rPr>
              <w:t>Document Retention and Submission Requirements</w:t>
            </w:r>
            <w:r>
              <w:rPr>
                <w:noProof/>
                <w:webHidden/>
              </w:rPr>
              <w:tab/>
            </w:r>
            <w:r>
              <w:rPr>
                <w:noProof/>
                <w:webHidden/>
              </w:rPr>
              <w:fldChar w:fldCharType="begin"/>
            </w:r>
            <w:r>
              <w:rPr>
                <w:noProof/>
                <w:webHidden/>
              </w:rPr>
              <w:instrText xml:space="preserve"> PAGEREF _Toc212194919 \h </w:instrText>
            </w:r>
            <w:r>
              <w:rPr>
                <w:noProof/>
                <w:webHidden/>
              </w:rPr>
            </w:r>
            <w:r>
              <w:rPr>
                <w:noProof/>
                <w:webHidden/>
              </w:rPr>
              <w:fldChar w:fldCharType="separate"/>
            </w:r>
            <w:r w:rsidR="00A63B38">
              <w:rPr>
                <w:noProof/>
                <w:webHidden/>
              </w:rPr>
              <w:t>85</w:t>
            </w:r>
            <w:r>
              <w:rPr>
                <w:noProof/>
                <w:webHidden/>
              </w:rPr>
              <w:fldChar w:fldCharType="end"/>
            </w:r>
          </w:hyperlink>
        </w:p>
        <w:p w14:paraId="64FE93F1" w14:textId="055B76A9"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0" w:history="1">
            <w:r w:rsidRPr="00E63B5C">
              <w:rPr>
                <w:rStyle w:val="Hyperlink"/>
                <w:noProof/>
              </w:rPr>
              <w:t>8.1.6</w:t>
            </w:r>
            <w:r>
              <w:rPr>
                <w:rFonts w:eastAsiaTheme="minorEastAsia" w:cstheme="minorBidi"/>
                <w:i w:val="0"/>
                <w:iCs w:val="0"/>
                <w:noProof/>
                <w:kern w:val="2"/>
                <w:sz w:val="24"/>
                <w:szCs w:val="24"/>
                <w:lang w:val="en-US"/>
                <w14:ligatures w14:val="standardContextual"/>
              </w:rPr>
              <w:tab/>
            </w:r>
            <w:r w:rsidRPr="00E63B5C">
              <w:rPr>
                <w:rStyle w:val="Hyperlink"/>
                <w:noProof/>
              </w:rPr>
              <w:t>OEM Documentation</w:t>
            </w:r>
            <w:r>
              <w:rPr>
                <w:noProof/>
                <w:webHidden/>
              </w:rPr>
              <w:tab/>
            </w:r>
            <w:r>
              <w:rPr>
                <w:noProof/>
                <w:webHidden/>
              </w:rPr>
              <w:fldChar w:fldCharType="begin"/>
            </w:r>
            <w:r>
              <w:rPr>
                <w:noProof/>
                <w:webHidden/>
              </w:rPr>
              <w:instrText xml:space="preserve"> PAGEREF _Toc212194920 \h </w:instrText>
            </w:r>
            <w:r>
              <w:rPr>
                <w:noProof/>
                <w:webHidden/>
              </w:rPr>
            </w:r>
            <w:r>
              <w:rPr>
                <w:noProof/>
                <w:webHidden/>
              </w:rPr>
              <w:fldChar w:fldCharType="separate"/>
            </w:r>
            <w:r w:rsidR="00A63B38">
              <w:rPr>
                <w:noProof/>
                <w:webHidden/>
              </w:rPr>
              <w:t>86</w:t>
            </w:r>
            <w:r>
              <w:rPr>
                <w:noProof/>
                <w:webHidden/>
              </w:rPr>
              <w:fldChar w:fldCharType="end"/>
            </w:r>
          </w:hyperlink>
        </w:p>
        <w:p w14:paraId="157E7F36" w14:textId="61405726"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1" w:history="1">
            <w:r w:rsidRPr="00E63B5C">
              <w:rPr>
                <w:rStyle w:val="Hyperlink"/>
                <w:noProof/>
              </w:rPr>
              <w:t>8.1.7</w:t>
            </w:r>
            <w:r>
              <w:rPr>
                <w:rFonts w:eastAsiaTheme="minorEastAsia" w:cstheme="minorBidi"/>
                <w:i w:val="0"/>
                <w:iCs w:val="0"/>
                <w:noProof/>
                <w:kern w:val="2"/>
                <w:sz w:val="24"/>
                <w:szCs w:val="24"/>
                <w:lang w:val="en-US"/>
                <w14:ligatures w14:val="standardContextual"/>
              </w:rPr>
              <w:tab/>
            </w:r>
            <w:r w:rsidRPr="00E63B5C">
              <w:rPr>
                <w:rStyle w:val="Hyperlink"/>
                <w:noProof/>
              </w:rPr>
              <w:t>Change Management</w:t>
            </w:r>
            <w:r>
              <w:rPr>
                <w:noProof/>
                <w:webHidden/>
              </w:rPr>
              <w:tab/>
            </w:r>
            <w:r>
              <w:rPr>
                <w:noProof/>
                <w:webHidden/>
              </w:rPr>
              <w:fldChar w:fldCharType="begin"/>
            </w:r>
            <w:r>
              <w:rPr>
                <w:noProof/>
                <w:webHidden/>
              </w:rPr>
              <w:instrText xml:space="preserve"> PAGEREF _Toc212194921 \h </w:instrText>
            </w:r>
            <w:r>
              <w:rPr>
                <w:noProof/>
                <w:webHidden/>
              </w:rPr>
            </w:r>
            <w:r>
              <w:rPr>
                <w:noProof/>
                <w:webHidden/>
              </w:rPr>
              <w:fldChar w:fldCharType="separate"/>
            </w:r>
            <w:r w:rsidR="00A63B38">
              <w:rPr>
                <w:noProof/>
                <w:webHidden/>
              </w:rPr>
              <w:t>86</w:t>
            </w:r>
            <w:r>
              <w:rPr>
                <w:noProof/>
                <w:webHidden/>
              </w:rPr>
              <w:fldChar w:fldCharType="end"/>
            </w:r>
          </w:hyperlink>
        </w:p>
        <w:p w14:paraId="30E2FB5B" w14:textId="785441D0"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2" w:history="1">
            <w:r w:rsidRPr="00E63B5C">
              <w:rPr>
                <w:rStyle w:val="Hyperlink"/>
                <w:noProof/>
              </w:rPr>
              <w:t>8.1.8</w:t>
            </w:r>
            <w:r>
              <w:rPr>
                <w:rFonts w:eastAsiaTheme="minorEastAsia" w:cstheme="minorBidi"/>
                <w:i w:val="0"/>
                <w:iCs w:val="0"/>
                <w:noProof/>
                <w:kern w:val="2"/>
                <w:sz w:val="24"/>
                <w:szCs w:val="24"/>
                <w:lang w:val="en-US"/>
                <w14:ligatures w14:val="standardContextual"/>
              </w:rPr>
              <w:tab/>
            </w:r>
            <w:r w:rsidRPr="00E63B5C">
              <w:rPr>
                <w:rStyle w:val="Hyperlink"/>
                <w:noProof/>
              </w:rPr>
              <w:t>Non-Conformity Management</w:t>
            </w:r>
            <w:r>
              <w:rPr>
                <w:noProof/>
                <w:webHidden/>
              </w:rPr>
              <w:tab/>
            </w:r>
            <w:r>
              <w:rPr>
                <w:noProof/>
                <w:webHidden/>
              </w:rPr>
              <w:fldChar w:fldCharType="begin"/>
            </w:r>
            <w:r>
              <w:rPr>
                <w:noProof/>
                <w:webHidden/>
              </w:rPr>
              <w:instrText xml:space="preserve"> PAGEREF _Toc212194922 \h </w:instrText>
            </w:r>
            <w:r>
              <w:rPr>
                <w:noProof/>
                <w:webHidden/>
              </w:rPr>
            </w:r>
            <w:r>
              <w:rPr>
                <w:noProof/>
                <w:webHidden/>
              </w:rPr>
              <w:fldChar w:fldCharType="separate"/>
            </w:r>
            <w:r w:rsidR="00A63B38">
              <w:rPr>
                <w:noProof/>
                <w:webHidden/>
              </w:rPr>
              <w:t>87</w:t>
            </w:r>
            <w:r>
              <w:rPr>
                <w:noProof/>
                <w:webHidden/>
              </w:rPr>
              <w:fldChar w:fldCharType="end"/>
            </w:r>
          </w:hyperlink>
        </w:p>
        <w:p w14:paraId="0ED1A981" w14:textId="370949F3"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3" w:history="1">
            <w:r w:rsidRPr="00E63B5C">
              <w:rPr>
                <w:rStyle w:val="Hyperlink"/>
                <w:noProof/>
              </w:rPr>
              <w:t>8.1.9</w:t>
            </w:r>
            <w:r>
              <w:rPr>
                <w:rFonts w:eastAsiaTheme="minorEastAsia" w:cstheme="minorBidi"/>
                <w:i w:val="0"/>
                <w:iCs w:val="0"/>
                <w:noProof/>
                <w:kern w:val="2"/>
                <w:sz w:val="24"/>
                <w:szCs w:val="24"/>
                <w:lang w:val="en-US"/>
                <w14:ligatures w14:val="standardContextual"/>
              </w:rPr>
              <w:tab/>
            </w:r>
            <w:r w:rsidRPr="00E63B5C">
              <w:rPr>
                <w:rStyle w:val="Hyperlink"/>
                <w:noProof/>
              </w:rPr>
              <w:t>Audits</w:t>
            </w:r>
            <w:r>
              <w:rPr>
                <w:noProof/>
                <w:webHidden/>
              </w:rPr>
              <w:tab/>
            </w:r>
            <w:r>
              <w:rPr>
                <w:noProof/>
                <w:webHidden/>
              </w:rPr>
              <w:fldChar w:fldCharType="begin"/>
            </w:r>
            <w:r>
              <w:rPr>
                <w:noProof/>
                <w:webHidden/>
              </w:rPr>
              <w:instrText xml:space="preserve"> PAGEREF _Toc212194923 \h </w:instrText>
            </w:r>
            <w:r>
              <w:rPr>
                <w:noProof/>
                <w:webHidden/>
              </w:rPr>
            </w:r>
            <w:r>
              <w:rPr>
                <w:noProof/>
                <w:webHidden/>
              </w:rPr>
              <w:fldChar w:fldCharType="separate"/>
            </w:r>
            <w:r w:rsidR="00A63B38">
              <w:rPr>
                <w:noProof/>
                <w:webHidden/>
              </w:rPr>
              <w:t>88</w:t>
            </w:r>
            <w:r>
              <w:rPr>
                <w:noProof/>
                <w:webHidden/>
              </w:rPr>
              <w:fldChar w:fldCharType="end"/>
            </w:r>
          </w:hyperlink>
        </w:p>
        <w:p w14:paraId="1C606C5E" w14:textId="529208D7"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24" w:history="1">
            <w:r w:rsidRPr="00E63B5C">
              <w:rPr>
                <w:rStyle w:val="Hyperlink"/>
                <w:noProof/>
              </w:rPr>
              <w:t>8.2</w:t>
            </w:r>
            <w:r>
              <w:rPr>
                <w:rFonts w:eastAsiaTheme="minorEastAsia" w:cstheme="minorBidi"/>
                <w:smallCaps w:val="0"/>
                <w:noProof/>
                <w:kern w:val="2"/>
                <w:sz w:val="24"/>
                <w:szCs w:val="24"/>
                <w:lang w:val="en-US"/>
                <w14:ligatures w14:val="standardContextual"/>
              </w:rPr>
              <w:tab/>
            </w:r>
            <w:r w:rsidRPr="00E63B5C">
              <w:rPr>
                <w:rStyle w:val="Hyperlink"/>
                <w:noProof/>
              </w:rPr>
              <w:t>Quality Control</w:t>
            </w:r>
            <w:r>
              <w:rPr>
                <w:noProof/>
                <w:webHidden/>
              </w:rPr>
              <w:tab/>
            </w:r>
            <w:r>
              <w:rPr>
                <w:noProof/>
                <w:webHidden/>
              </w:rPr>
              <w:fldChar w:fldCharType="begin"/>
            </w:r>
            <w:r>
              <w:rPr>
                <w:noProof/>
                <w:webHidden/>
              </w:rPr>
              <w:instrText xml:space="preserve"> PAGEREF _Toc212194924 \h </w:instrText>
            </w:r>
            <w:r>
              <w:rPr>
                <w:noProof/>
                <w:webHidden/>
              </w:rPr>
            </w:r>
            <w:r>
              <w:rPr>
                <w:noProof/>
                <w:webHidden/>
              </w:rPr>
              <w:fldChar w:fldCharType="separate"/>
            </w:r>
            <w:r w:rsidR="00A63B38">
              <w:rPr>
                <w:noProof/>
                <w:webHidden/>
              </w:rPr>
              <w:t>88</w:t>
            </w:r>
            <w:r>
              <w:rPr>
                <w:noProof/>
                <w:webHidden/>
              </w:rPr>
              <w:fldChar w:fldCharType="end"/>
            </w:r>
          </w:hyperlink>
        </w:p>
        <w:p w14:paraId="3A2A15F6" w14:textId="47A0CAD8"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5" w:history="1">
            <w:r w:rsidRPr="00E63B5C">
              <w:rPr>
                <w:rStyle w:val="Hyperlink"/>
                <w:noProof/>
              </w:rPr>
              <w:t>8.2.1</w:t>
            </w:r>
            <w:r>
              <w:rPr>
                <w:rFonts w:eastAsiaTheme="minorEastAsia" w:cstheme="minorBidi"/>
                <w:i w:val="0"/>
                <w:iCs w:val="0"/>
                <w:noProof/>
                <w:kern w:val="2"/>
                <w:sz w:val="24"/>
                <w:szCs w:val="24"/>
                <w:lang w:val="en-US"/>
                <w14:ligatures w14:val="standardContextual"/>
              </w:rPr>
              <w:tab/>
            </w:r>
            <w:r w:rsidRPr="00E63B5C">
              <w:rPr>
                <w:rStyle w:val="Hyperlink"/>
                <w:noProof/>
              </w:rPr>
              <w:t>General requirements</w:t>
            </w:r>
            <w:r>
              <w:rPr>
                <w:noProof/>
                <w:webHidden/>
              </w:rPr>
              <w:tab/>
            </w:r>
            <w:r>
              <w:rPr>
                <w:noProof/>
                <w:webHidden/>
              </w:rPr>
              <w:fldChar w:fldCharType="begin"/>
            </w:r>
            <w:r>
              <w:rPr>
                <w:noProof/>
                <w:webHidden/>
              </w:rPr>
              <w:instrText xml:space="preserve"> PAGEREF _Toc212194925 \h </w:instrText>
            </w:r>
            <w:r>
              <w:rPr>
                <w:noProof/>
                <w:webHidden/>
              </w:rPr>
            </w:r>
            <w:r>
              <w:rPr>
                <w:noProof/>
                <w:webHidden/>
              </w:rPr>
              <w:fldChar w:fldCharType="separate"/>
            </w:r>
            <w:r w:rsidR="00A63B38">
              <w:rPr>
                <w:noProof/>
                <w:webHidden/>
              </w:rPr>
              <w:t>88</w:t>
            </w:r>
            <w:r>
              <w:rPr>
                <w:noProof/>
                <w:webHidden/>
              </w:rPr>
              <w:fldChar w:fldCharType="end"/>
            </w:r>
          </w:hyperlink>
        </w:p>
        <w:p w14:paraId="7B99409A" w14:textId="5A618CE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6" w:history="1">
            <w:r w:rsidRPr="00E63B5C">
              <w:rPr>
                <w:rStyle w:val="Hyperlink"/>
                <w:noProof/>
              </w:rPr>
              <w:t>8.2.2</w:t>
            </w:r>
            <w:r>
              <w:rPr>
                <w:rFonts w:eastAsiaTheme="minorEastAsia" w:cstheme="minorBidi"/>
                <w:i w:val="0"/>
                <w:iCs w:val="0"/>
                <w:noProof/>
                <w:kern w:val="2"/>
                <w:sz w:val="24"/>
                <w:szCs w:val="24"/>
                <w:lang w:val="en-US"/>
                <w14:ligatures w14:val="standardContextual"/>
              </w:rPr>
              <w:tab/>
            </w:r>
            <w:r w:rsidRPr="00E63B5C">
              <w:rPr>
                <w:rStyle w:val="Hyperlink"/>
                <w:noProof/>
              </w:rPr>
              <w:t>Manufacturing and Inspection Plan</w:t>
            </w:r>
            <w:r>
              <w:rPr>
                <w:noProof/>
                <w:webHidden/>
              </w:rPr>
              <w:tab/>
            </w:r>
            <w:r>
              <w:rPr>
                <w:noProof/>
                <w:webHidden/>
              </w:rPr>
              <w:fldChar w:fldCharType="begin"/>
            </w:r>
            <w:r>
              <w:rPr>
                <w:noProof/>
                <w:webHidden/>
              </w:rPr>
              <w:instrText xml:space="preserve"> PAGEREF _Toc212194926 \h </w:instrText>
            </w:r>
            <w:r>
              <w:rPr>
                <w:noProof/>
                <w:webHidden/>
              </w:rPr>
            </w:r>
            <w:r>
              <w:rPr>
                <w:noProof/>
                <w:webHidden/>
              </w:rPr>
              <w:fldChar w:fldCharType="separate"/>
            </w:r>
            <w:r w:rsidR="00A63B38">
              <w:rPr>
                <w:noProof/>
                <w:webHidden/>
              </w:rPr>
              <w:t>89</w:t>
            </w:r>
            <w:r>
              <w:rPr>
                <w:noProof/>
                <w:webHidden/>
              </w:rPr>
              <w:fldChar w:fldCharType="end"/>
            </w:r>
          </w:hyperlink>
        </w:p>
        <w:p w14:paraId="415043AA" w14:textId="11BB4BF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7" w:history="1">
            <w:r w:rsidRPr="00E63B5C">
              <w:rPr>
                <w:rStyle w:val="Hyperlink"/>
                <w:noProof/>
              </w:rPr>
              <w:t>8.2.3</w:t>
            </w:r>
            <w:r>
              <w:rPr>
                <w:rFonts w:eastAsiaTheme="minorEastAsia" w:cstheme="minorBidi"/>
                <w:i w:val="0"/>
                <w:iCs w:val="0"/>
                <w:noProof/>
                <w:kern w:val="2"/>
                <w:sz w:val="24"/>
                <w:szCs w:val="24"/>
                <w:lang w:val="en-US"/>
                <w14:ligatures w14:val="standardContextual"/>
              </w:rPr>
              <w:tab/>
            </w:r>
            <w:r w:rsidRPr="00E63B5C">
              <w:rPr>
                <w:rStyle w:val="Hyperlink"/>
                <w:noProof/>
              </w:rPr>
              <w:t>Declaration of conformity with all requirements</w:t>
            </w:r>
            <w:r>
              <w:rPr>
                <w:noProof/>
                <w:webHidden/>
              </w:rPr>
              <w:tab/>
            </w:r>
            <w:r>
              <w:rPr>
                <w:noProof/>
                <w:webHidden/>
              </w:rPr>
              <w:fldChar w:fldCharType="begin"/>
            </w:r>
            <w:r>
              <w:rPr>
                <w:noProof/>
                <w:webHidden/>
              </w:rPr>
              <w:instrText xml:space="preserve"> PAGEREF _Toc212194927 \h </w:instrText>
            </w:r>
            <w:r>
              <w:rPr>
                <w:noProof/>
                <w:webHidden/>
              </w:rPr>
            </w:r>
            <w:r>
              <w:rPr>
                <w:noProof/>
                <w:webHidden/>
              </w:rPr>
              <w:fldChar w:fldCharType="separate"/>
            </w:r>
            <w:r w:rsidR="00A63B38">
              <w:rPr>
                <w:noProof/>
                <w:webHidden/>
              </w:rPr>
              <w:t>89</w:t>
            </w:r>
            <w:r>
              <w:rPr>
                <w:noProof/>
                <w:webHidden/>
              </w:rPr>
              <w:fldChar w:fldCharType="end"/>
            </w:r>
          </w:hyperlink>
        </w:p>
        <w:p w14:paraId="3F40A401" w14:textId="15426290"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28" w:history="1">
            <w:r w:rsidRPr="00E63B5C">
              <w:rPr>
                <w:rStyle w:val="Hyperlink"/>
                <w:noProof/>
              </w:rPr>
              <w:t>8.3</w:t>
            </w:r>
            <w:r>
              <w:rPr>
                <w:rFonts w:eastAsiaTheme="minorEastAsia" w:cstheme="minorBidi"/>
                <w:smallCaps w:val="0"/>
                <w:noProof/>
                <w:kern w:val="2"/>
                <w:sz w:val="24"/>
                <w:szCs w:val="24"/>
                <w:lang w:val="en-US"/>
                <w14:ligatures w14:val="standardContextual"/>
              </w:rPr>
              <w:tab/>
            </w:r>
            <w:r w:rsidRPr="00E63B5C">
              <w:rPr>
                <w:rStyle w:val="Hyperlink"/>
                <w:noProof/>
              </w:rPr>
              <w:t>Acceptance Tests</w:t>
            </w:r>
            <w:r>
              <w:rPr>
                <w:noProof/>
                <w:webHidden/>
              </w:rPr>
              <w:tab/>
            </w:r>
            <w:r>
              <w:rPr>
                <w:noProof/>
                <w:webHidden/>
              </w:rPr>
              <w:fldChar w:fldCharType="begin"/>
            </w:r>
            <w:r>
              <w:rPr>
                <w:noProof/>
                <w:webHidden/>
              </w:rPr>
              <w:instrText xml:space="preserve"> PAGEREF _Toc212194928 \h </w:instrText>
            </w:r>
            <w:r>
              <w:rPr>
                <w:noProof/>
                <w:webHidden/>
              </w:rPr>
            </w:r>
            <w:r>
              <w:rPr>
                <w:noProof/>
                <w:webHidden/>
              </w:rPr>
              <w:fldChar w:fldCharType="separate"/>
            </w:r>
            <w:r w:rsidR="00A63B38">
              <w:rPr>
                <w:noProof/>
                <w:webHidden/>
              </w:rPr>
              <w:t>89</w:t>
            </w:r>
            <w:r>
              <w:rPr>
                <w:noProof/>
                <w:webHidden/>
              </w:rPr>
              <w:fldChar w:fldCharType="end"/>
            </w:r>
          </w:hyperlink>
        </w:p>
        <w:p w14:paraId="2DE08CA3" w14:textId="5DD89D1B"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29" w:history="1">
            <w:r w:rsidRPr="00E63B5C">
              <w:rPr>
                <w:rStyle w:val="Hyperlink"/>
                <w:noProof/>
              </w:rPr>
              <w:t>8.3.1</w:t>
            </w:r>
            <w:r>
              <w:rPr>
                <w:rFonts w:eastAsiaTheme="minorEastAsia" w:cstheme="minorBidi"/>
                <w:i w:val="0"/>
                <w:iCs w:val="0"/>
                <w:noProof/>
                <w:kern w:val="2"/>
                <w:sz w:val="24"/>
                <w:szCs w:val="24"/>
                <w:lang w:val="en-US"/>
                <w14:ligatures w14:val="standardContextual"/>
              </w:rPr>
              <w:tab/>
            </w:r>
            <w:r w:rsidRPr="00E63B5C">
              <w:rPr>
                <w:rStyle w:val="Hyperlink"/>
                <w:noProof/>
              </w:rPr>
              <w:t>General Requirements</w:t>
            </w:r>
            <w:r>
              <w:rPr>
                <w:noProof/>
                <w:webHidden/>
              </w:rPr>
              <w:tab/>
            </w:r>
            <w:r>
              <w:rPr>
                <w:noProof/>
                <w:webHidden/>
              </w:rPr>
              <w:fldChar w:fldCharType="begin"/>
            </w:r>
            <w:r>
              <w:rPr>
                <w:noProof/>
                <w:webHidden/>
              </w:rPr>
              <w:instrText xml:space="preserve"> PAGEREF _Toc212194929 \h </w:instrText>
            </w:r>
            <w:r>
              <w:rPr>
                <w:noProof/>
                <w:webHidden/>
              </w:rPr>
            </w:r>
            <w:r>
              <w:rPr>
                <w:noProof/>
                <w:webHidden/>
              </w:rPr>
              <w:fldChar w:fldCharType="separate"/>
            </w:r>
            <w:r w:rsidR="00A63B38">
              <w:rPr>
                <w:noProof/>
                <w:webHidden/>
              </w:rPr>
              <w:t>89</w:t>
            </w:r>
            <w:r>
              <w:rPr>
                <w:noProof/>
                <w:webHidden/>
              </w:rPr>
              <w:fldChar w:fldCharType="end"/>
            </w:r>
          </w:hyperlink>
        </w:p>
        <w:p w14:paraId="1A800DA1" w14:textId="332E865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0" w:history="1">
            <w:r w:rsidRPr="00E63B5C">
              <w:rPr>
                <w:rStyle w:val="Hyperlink"/>
                <w:noProof/>
              </w:rPr>
              <w:t>8.3.2</w:t>
            </w:r>
            <w:r>
              <w:rPr>
                <w:rFonts w:eastAsiaTheme="minorEastAsia" w:cstheme="minorBidi"/>
                <w:i w:val="0"/>
                <w:iCs w:val="0"/>
                <w:noProof/>
                <w:kern w:val="2"/>
                <w:sz w:val="24"/>
                <w:szCs w:val="24"/>
                <w:lang w:val="en-US"/>
                <w14:ligatures w14:val="standardContextual"/>
              </w:rPr>
              <w:tab/>
            </w:r>
            <w:r w:rsidRPr="00E63B5C">
              <w:rPr>
                <w:rStyle w:val="Hyperlink"/>
                <w:noProof/>
              </w:rPr>
              <w:t>Factory Acceptance Test (FAT)</w:t>
            </w:r>
            <w:r>
              <w:rPr>
                <w:noProof/>
                <w:webHidden/>
              </w:rPr>
              <w:tab/>
            </w:r>
            <w:r>
              <w:rPr>
                <w:noProof/>
                <w:webHidden/>
              </w:rPr>
              <w:fldChar w:fldCharType="begin"/>
            </w:r>
            <w:r>
              <w:rPr>
                <w:noProof/>
                <w:webHidden/>
              </w:rPr>
              <w:instrText xml:space="preserve"> PAGEREF _Toc212194930 \h </w:instrText>
            </w:r>
            <w:r>
              <w:rPr>
                <w:noProof/>
                <w:webHidden/>
              </w:rPr>
            </w:r>
            <w:r>
              <w:rPr>
                <w:noProof/>
                <w:webHidden/>
              </w:rPr>
              <w:fldChar w:fldCharType="separate"/>
            </w:r>
            <w:r w:rsidR="00A63B38">
              <w:rPr>
                <w:noProof/>
                <w:webHidden/>
              </w:rPr>
              <w:t>90</w:t>
            </w:r>
            <w:r>
              <w:rPr>
                <w:noProof/>
                <w:webHidden/>
              </w:rPr>
              <w:fldChar w:fldCharType="end"/>
            </w:r>
          </w:hyperlink>
        </w:p>
        <w:p w14:paraId="3D9786BF" w14:textId="5F42098F"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1" w:history="1">
            <w:r w:rsidRPr="00E63B5C">
              <w:rPr>
                <w:rStyle w:val="Hyperlink"/>
                <w:noProof/>
              </w:rPr>
              <w:t>8.3.3</w:t>
            </w:r>
            <w:r>
              <w:rPr>
                <w:rFonts w:eastAsiaTheme="minorEastAsia" w:cstheme="minorBidi"/>
                <w:i w:val="0"/>
                <w:iCs w:val="0"/>
                <w:noProof/>
                <w:kern w:val="2"/>
                <w:sz w:val="24"/>
                <w:szCs w:val="24"/>
                <w:lang w:val="en-US"/>
                <w14:ligatures w14:val="standardContextual"/>
              </w:rPr>
              <w:tab/>
            </w:r>
            <w:r w:rsidRPr="00E63B5C">
              <w:rPr>
                <w:rStyle w:val="Hyperlink"/>
                <w:noProof/>
              </w:rPr>
              <w:t>Site Acceptance Tests</w:t>
            </w:r>
            <w:r>
              <w:rPr>
                <w:noProof/>
                <w:webHidden/>
              </w:rPr>
              <w:tab/>
            </w:r>
            <w:r>
              <w:rPr>
                <w:noProof/>
                <w:webHidden/>
              </w:rPr>
              <w:fldChar w:fldCharType="begin"/>
            </w:r>
            <w:r>
              <w:rPr>
                <w:noProof/>
                <w:webHidden/>
              </w:rPr>
              <w:instrText xml:space="preserve"> PAGEREF _Toc212194931 \h </w:instrText>
            </w:r>
            <w:r>
              <w:rPr>
                <w:noProof/>
                <w:webHidden/>
              </w:rPr>
            </w:r>
            <w:r>
              <w:rPr>
                <w:noProof/>
                <w:webHidden/>
              </w:rPr>
              <w:fldChar w:fldCharType="separate"/>
            </w:r>
            <w:r w:rsidR="00A63B38">
              <w:rPr>
                <w:noProof/>
                <w:webHidden/>
              </w:rPr>
              <w:t>90</w:t>
            </w:r>
            <w:r>
              <w:rPr>
                <w:noProof/>
                <w:webHidden/>
              </w:rPr>
              <w:fldChar w:fldCharType="end"/>
            </w:r>
          </w:hyperlink>
        </w:p>
        <w:p w14:paraId="79191C22" w14:textId="540DC05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2" w:history="1">
            <w:r w:rsidRPr="00E63B5C">
              <w:rPr>
                <w:rStyle w:val="Hyperlink"/>
                <w:noProof/>
              </w:rPr>
              <w:t>8.3.4</w:t>
            </w:r>
            <w:r>
              <w:rPr>
                <w:rFonts w:eastAsiaTheme="minorEastAsia" w:cstheme="minorBidi"/>
                <w:i w:val="0"/>
                <w:iCs w:val="0"/>
                <w:noProof/>
                <w:kern w:val="2"/>
                <w:sz w:val="24"/>
                <w:szCs w:val="24"/>
                <w:lang w:val="en-US"/>
                <w14:ligatures w14:val="standardContextual"/>
              </w:rPr>
              <w:tab/>
            </w:r>
            <w:r w:rsidRPr="00E63B5C">
              <w:rPr>
                <w:rStyle w:val="Hyperlink"/>
                <w:noProof/>
              </w:rPr>
              <w:t>Acceptance and Warranty</w:t>
            </w:r>
            <w:r>
              <w:rPr>
                <w:noProof/>
                <w:webHidden/>
              </w:rPr>
              <w:tab/>
            </w:r>
            <w:r>
              <w:rPr>
                <w:noProof/>
                <w:webHidden/>
              </w:rPr>
              <w:fldChar w:fldCharType="begin"/>
            </w:r>
            <w:r>
              <w:rPr>
                <w:noProof/>
                <w:webHidden/>
              </w:rPr>
              <w:instrText xml:space="preserve"> PAGEREF _Toc212194932 \h </w:instrText>
            </w:r>
            <w:r>
              <w:rPr>
                <w:noProof/>
                <w:webHidden/>
              </w:rPr>
            </w:r>
            <w:r>
              <w:rPr>
                <w:noProof/>
                <w:webHidden/>
              </w:rPr>
              <w:fldChar w:fldCharType="separate"/>
            </w:r>
            <w:r w:rsidR="00A63B38">
              <w:rPr>
                <w:noProof/>
                <w:webHidden/>
              </w:rPr>
              <w:t>90</w:t>
            </w:r>
            <w:r>
              <w:rPr>
                <w:noProof/>
                <w:webHidden/>
              </w:rPr>
              <w:fldChar w:fldCharType="end"/>
            </w:r>
          </w:hyperlink>
        </w:p>
        <w:p w14:paraId="535940E2" w14:textId="4CCF9B08"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33" w:history="1">
            <w:r w:rsidRPr="00E63B5C">
              <w:rPr>
                <w:rStyle w:val="Hyperlink"/>
                <w:noProof/>
              </w:rPr>
              <w:t>8.4</w:t>
            </w:r>
            <w:r>
              <w:rPr>
                <w:rFonts w:eastAsiaTheme="minorEastAsia" w:cstheme="minorBidi"/>
                <w:smallCaps w:val="0"/>
                <w:noProof/>
                <w:kern w:val="2"/>
                <w:sz w:val="24"/>
                <w:szCs w:val="24"/>
                <w:lang w:val="en-US"/>
                <w14:ligatures w14:val="standardContextual"/>
              </w:rPr>
              <w:tab/>
            </w:r>
            <w:r w:rsidRPr="00E63B5C">
              <w:rPr>
                <w:rStyle w:val="Hyperlink"/>
                <w:noProof/>
              </w:rPr>
              <w:t>Final acceptance</w:t>
            </w:r>
            <w:r>
              <w:rPr>
                <w:noProof/>
                <w:webHidden/>
              </w:rPr>
              <w:tab/>
            </w:r>
            <w:r>
              <w:rPr>
                <w:noProof/>
                <w:webHidden/>
              </w:rPr>
              <w:fldChar w:fldCharType="begin"/>
            </w:r>
            <w:r>
              <w:rPr>
                <w:noProof/>
                <w:webHidden/>
              </w:rPr>
              <w:instrText xml:space="preserve"> PAGEREF _Toc212194933 \h </w:instrText>
            </w:r>
            <w:r>
              <w:rPr>
                <w:noProof/>
                <w:webHidden/>
              </w:rPr>
            </w:r>
            <w:r>
              <w:rPr>
                <w:noProof/>
                <w:webHidden/>
              </w:rPr>
              <w:fldChar w:fldCharType="separate"/>
            </w:r>
            <w:r w:rsidR="00A63B38">
              <w:rPr>
                <w:noProof/>
                <w:webHidden/>
              </w:rPr>
              <w:t>91</w:t>
            </w:r>
            <w:r>
              <w:rPr>
                <w:noProof/>
                <w:webHidden/>
              </w:rPr>
              <w:fldChar w:fldCharType="end"/>
            </w:r>
          </w:hyperlink>
        </w:p>
        <w:p w14:paraId="221AF3BF" w14:textId="3C761756" w:rsidR="003C213D" w:rsidRDefault="003C213D">
          <w:pPr>
            <w:pStyle w:val="TOC1"/>
            <w:tabs>
              <w:tab w:val="left" w:pos="400"/>
              <w:tab w:val="right" w:leader="dot" w:pos="9730"/>
            </w:tabs>
            <w:rPr>
              <w:rFonts w:eastAsiaTheme="minorEastAsia" w:cstheme="minorBidi"/>
              <w:b w:val="0"/>
              <w:bCs w:val="0"/>
              <w:caps w:val="0"/>
              <w:noProof/>
              <w:kern w:val="2"/>
              <w:sz w:val="24"/>
              <w:szCs w:val="24"/>
              <w:lang w:val="en-US"/>
              <w14:ligatures w14:val="standardContextual"/>
            </w:rPr>
          </w:pPr>
          <w:hyperlink w:anchor="_Toc212194934" w:history="1">
            <w:r w:rsidRPr="00E63B5C">
              <w:rPr>
                <w:rStyle w:val="Hyperlink"/>
                <w:noProof/>
              </w:rPr>
              <w:t>9</w:t>
            </w:r>
            <w:r>
              <w:rPr>
                <w:rFonts w:eastAsiaTheme="minorEastAsia" w:cstheme="minorBidi"/>
                <w:b w:val="0"/>
                <w:bCs w:val="0"/>
                <w:caps w:val="0"/>
                <w:noProof/>
                <w:kern w:val="2"/>
                <w:sz w:val="24"/>
                <w:szCs w:val="24"/>
                <w:lang w:val="en-US"/>
                <w14:ligatures w14:val="standardContextual"/>
              </w:rPr>
              <w:tab/>
            </w:r>
            <w:r w:rsidRPr="00E63B5C">
              <w:rPr>
                <w:rStyle w:val="Hyperlink"/>
                <w:noProof/>
              </w:rPr>
              <w:t>Appendix</w:t>
            </w:r>
            <w:r>
              <w:rPr>
                <w:noProof/>
                <w:webHidden/>
              </w:rPr>
              <w:tab/>
            </w:r>
            <w:r>
              <w:rPr>
                <w:noProof/>
                <w:webHidden/>
              </w:rPr>
              <w:fldChar w:fldCharType="begin"/>
            </w:r>
            <w:r>
              <w:rPr>
                <w:noProof/>
                <w:webHidden/>
              </w:rPr>
              <w:instrText xml:space="preserve"> PAGEREF _Toc212194934 \h </w:instrText>
            </w:r>
            <w:r>
              <w:rPr>
                <w:noProof/>
                <w:webHidden/>
              </w:rPr>
            </w:r>
            <w:r>
              <w:rPr>
                <w:noProof/>
                <w:webHidden/>
              </w:rPr>
              <w:fldChar w:fldCharType="separate"/>
            </w:r>
            <w:r w:rsidR="00A63B38">
              <w:rPr>
                <w:noProof/>
                <w:webHidden/>
              </w:rPr>
              <w:t>92</w:t>
            </w:r>
            <w:r>
              <w:rPr>
                <w:noProof/>
                <w:webHidden/>
              </w:rPr>
              <w:fldChar w:fldCharType="end"/>
            </w:r>
          </w:hyperlink>
        </w:p>
        <w:p w14:paraId="7F05B176" w14:textId="1807D9D6"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35" w:history="1">
            <w:r w:rsidRPr="00E63B5C">
              <w:rPr>
                <w:rStyle w:val="Hyperlink"/>
                <w:noProof/>
              </w:rPr>
              <w:t>9.1</w:t>
            </w:r>
            <w:r>
              <w:rPr>
                <w:rFonts w:eastAsiaTheme="minorEastAsia" w:cstheme="minorBidi"/>
                <w:smallCaps w:val="0"/>
                <w:noProof/>
                <w:kern w:val="2"/>
                <w:sz w:val="24"/>
                <w:szCs w:val="24"/>
                <w:lang w:val="en-US"/>
                <w14:ligatures w14:val="standardContextual"/>
              </w:rPr>
              <w:tab/>
            </w:r>
            <w:r w:rsidRPr="00E63B5C">
              <w:rPr>
                <w:rStyle w:val="Hyperlink"/>
                <w:noProof/>
              </w:rPr>
              <w:t>Cooling Power for Cool-down</w:t>
            </w:r>
            <w:r>
              <w:rPr>
                <w:noProof/>
                <w:webHidden/>
              </w:rPr>
              <w:tab/>
            </w:r>
            <w:r>
              <w:rPr>
                <w:noProof/>
                <w:webHidden/>
              </w:rPr>
              <w:fldChar w:fldCharType="begin"/>
            </w:r>
            <w:r>
              <w:rPr>
                <w:noProof/>
                <w:webHidden/>
              </w:rPr>
              <w:instrText xml:space="preserve"> PAGEREF _Toc212194935 \h </w:instrText>
            </w:r>
            <w:r>
              <w:rPr>
                <w:noProof/>
                <w:webHidden/>
              </w:rPr>
            </w:r>
            <w:r>
              <w:rPr>
                <w:noProof/>
                <w:webHidden/>
              </w:rPr>
              <w:fldChar w:fldCharType="separate"/>
            </w:r>
            <w:r w:rsidR="00A63B38">
              <w:rPr>
                <w:noProof/>
                <w:webHidden/>
              </w:rPr>
              <w:t>92</w:t>
            </w:r>
            <w:r>
              <w:rPr>
                <w:noProof/>
                <w:webHidden/>
              </w:rPr>
              <w:fldChar w:fldCharType="end"/>
            </w:r>
          </w:hyperlink>
        </w:p>
        <w:p w14:paraId="1875FC39" w14:textId="30DB1DA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6" w:history="1">
            <w:r w:rsidRPr="00E63B5C">
              <w:rPr>
                <w:rStyle w:val="Hyperlink"/>
                <w:noProof/>
              </w:rPr>
              <w:t>9.1.1</w:t>
            </w:r>
            <w:r>
              <w:rPr>
                <w:rFonts w:eastAsiaTheme="minorEastAsia" w:cstheme="minorBidi"/>
                <w:i w:val="0"/>
                <w:iCs w:val="0"/>
                <w:noProof/>
                <w:kern w:val="2"/>
                <w:sz w:val="24"/>
                <w:szCs w:val="24"/>
                <w:lang w:val="en-US"/>
                <w14:ligatures w14:val="standardContextual"/>
              </w:rPr>
              <w:tab/>
            </w:r>
            <w:r w:rsidRPr="00E63B5C">
              <w:rPr>
                <w:rStyle w:val="Hyperlink"/>
                <w:noProof/>
              </w:rPr>
              <w:t>Simplified cooling model</w:t>
            </w:r>
            <w:r>
              <w:rPr>
                <w:noProof/>
                <w:webHidden/>
              </w:rPr>
              <w:tab/>
            </w:r>
            <w:r>
              <w:rPr>
                <w:noProof/>
                <w:webHidden/>
              </w:rPr>
              <w:fldChar w:fldCharType="begin"/>
            </w:r>
            <w:r>
              <w:rPr>
                <w:noProof/>
                <w:webHidden/>
              </w:rPr>
              <w:instrText xml:space="preserve"> PAGEREF _Toc212194936 \h </w:instrText>
            </w:r>
            <w:r>
              <w:rPr>
                <w:noProof/>
                <w:webHidden/>
              </w:rPr>
            </w:r>
            <w:r>
              <w:rPr>
                <w:noProof/>
                <w:webHidden/>
              </w:rPr>
              <w:fldChar w:fldCharType="separate"/>
            </w:r>
            <w:r w:rsidR="00A63B38">
              <w:rPr>
                <w:noProof/>
                <w:webHidden/>
              </w:rPr>
              <w:t>92</w:t>
            </w:r>
            <w:r>
              <w:rPr>
                <w:noProof/>
                <w:webHidden/>
              </w:rPr>
              <w:fldChar w:fldCharType="end"/>
            </w:r>
          </w:hyperlink>
        </w:p>
        <w:p w14:paraId="0159D008" w14:textId="73D91D4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7" w:history="1">
            <w:r w:rsidRPr="00E63B5C">
              <w:rPr>
                <w:rStyle w:val="Hyperlink"/>
                <w:noProof/>
              </w:rPr>
              <w:t>9.1.2</w:t>
            </w:r>
            <w:r>
              <w:rPr>
                <w:rFonts w:eastAsiaTheme="minorEastAsia" w:cstheme="minorBidi"/>
                <w:i w:val="0"/>
                <w:iCs w:val="0"/>
                <w:noProof/>
                <w:kern w:val="2"/>
                <w:sz w:val="24"/>
                <w:szCs w:val="24"/>
                <w:lang w:val="en-US"/>
                <w14:ligatures w14:val="standardContextual"/>
              </w:rPr>
              <w:tab/>
            </w:r>
            <w:r w:rsidRPr="00E63B5C">
              <w:rPr>
                <w:rStyle w:val="Hyperlink"/>
                <w:noProof/>
              </w:rPr>
              <w:t>System Mass Summary</w:t>
            </w:r>
            <w:r>
              <w:rPr>
                <w:noProof/>
                <w:webHidden/>
              </w:rPr>
              <w:tab/>
            </w:r>
            <w:r>
              <w:rPr>
                <w:noProof/>
                <w:webHidden/>
              </w:rPr>
              <w:fldChar w:fldCharType="begin"/>
            </w:r>
            <w:r>
              <w:rPr>
                <w:noProof/>
                <w:webHidden/>
              </w:rPr>
              <w:instrText xml:space="preserve"> PAGEREF _Toc212194937 \h </w:instrText>
            </w:r>
            <w:r>
              <w:rPr>
                <w:noProof/>
                <w:webHidden/>
              </w:rPr>
            </w:r>
            <w:r>
              <w:rPr>
                <w:noProof/>
                <w:webHidden/>
              </w:rPr>
              <w:fldChar w:fldCharType="separate"/>
            </w:r>
            <w:r w:rsidR="00A63B38">
              <w:rPr>
                <w:noProof/>
                <w:webHidden/>
              </w:rPr>
              <w:t>92</w:t>
            </w:r>
            <w:r>
              <w:rPr>
                <w:noProof/>
                <w:webHidden/>
              </w:rPr>
              <w:fldChar w:fldCharType="end"/>
            </w:r>
          </w:hyperlink>
        </w:p>
        <w:p w14:paraId="6D8E74A8" w14:textId="758C2E71"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8" w:history="1">
            <w:r w:rsidRPr="00E63B5C">
              <w:rPr>
                <w:rStyle w:val="Hyperlink"/>
                <w:noProof/>
              </w:rPr>
              <w:t>9.1.3</w:t>
            </w:r>
            <w:r>
              <w:rPr>
                <w:rFonts w:eastAsiaTheme="minorEastAsia" w:cstheme="minorBidi"/>
                <w:i w:val="0"/>
                <w:iCs w:val="0"/>
                <w:noProof/>
                <w:kern w:val="2"/>
                <w:sz w:val="24"/>
                <w:szCs w:val="24"/>
                <w:lang w:val="en-US"/>
                <w14:ligatures w14:val="standardContextual"/>
              </w:rPr>
              <w:tab/>
            </w:r>
            <w:r w:rsidRPr="00E63B5C">
              <w:rPr>
                <w:rStyle w:val="Hyperlink"/>
                <w:noProof/>
              </w:rPr>
              <w:t>Static heat load as a function of temperature</w:t>
            </w:r>
            <w:r>
              <w:rPr>
                <w:noProof/>
                <w:webHidden/>
              </w:rPr>
              <w:tab/>
            </w:r>
            <w:r>
              <w:rPr>
                <w:noProof/>
                <w:webHidden/>
              </w:rPr>
              <w:fldChar w:fldCharType="begin"/>
            </w:r>
            <w:r>
              <w:rPr>
                <w:noProof/>
                <w:webHidden/>
              </w:rPr>
              <w:instrText xml:space="preserve"> PAGEREF _Toc212194938 \h </w:instrText>
            </w:r>
            <w:r>
              <w:rPr>
                <w:noProof/>
                <w:webHidden/>
              </w:rPr>
            </w:r>
            <w:r>
              <w:rPr>
                <w:noProof/>
                <w:webHidden/>
              </w:rPr>
              <w:fldChar w:fldCharType="separate"/>
            </w:r>
            <w:r w:rsidR="00A63B38">
              <w:rPr>
                <w:noProof/>
                <w:webHidden/>
              </w:rPr>
              <w:t>93</w:t>
            </w:r>
            <w:r>
              <w:rPr>
                <w:noProof/>
                <w:webHidden/>
              </w:rPr>
              <w:fldChar w:fldCharType="end"/>
            </w:r>
          </w:hyperlink>
        </w:p>
        <w:p w14:paraId="0D1E4241" w14:textId="0250F689"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39" w:history="1">
            <w:r w:rsidRPr="00E63B5C">
              <w:rPr>
                <w:rStyle w:val="Hyperlink"/>
                <w:noProof/>
              </w:rPr>
              <w:t>9.1.4</w:t>
            </w:r>
            <w:r>
              <w:rPr>
                <w:rFonts w:eastAsiaTheme="minorEastAsia" w:cstheme="minorBidi"/>
                <w:i w:val="0"/>
                <w:iCs w:val="0"/>
                <w:noProof/>
                <w:kern w:val="2"/>
                <w:sz w:val="24"/>
                <w:szCs w:val="24"/>
                <w:lang w:val="en-US"/>
                <w14:ligatures w14:val="standardContextual"/>
              </w:rPr>
              <w:tab/>
            </w:r>
            <w:r w:rsidRPr="00E63B5C">
              <w:rPr>
                <w:rStyle w:val="Hyperlink"/>
                <w:noProof/>
              </w:rPr>
              <w:t>Enthalpy data of metal at various temperatures</w:t>
            </w:r>
            <w:r>
              <w:rPr>
                <w:noProof/>
                <w:webHidden/>
              </w:rPr>
              <w:tab/>
            </w:r>
            <w:r>
              <w:rPr>
                <w:noProof/>
                <w:webHidden/>
              </w:rPr>
              <w:fldChar w:fldCharType="begin"/>
            </w:r>
            <w:r>
              <w:rPr>
                <w:noProof/>
                <w:webHidden/>
              </w:rPr>
              <w:instrText xml:space="preserve"> PAGEREF _Toc212194939 \h </w:instrText>
            </w:r>
            <w:r>
              <w:rPr>
                <w:noProof/>
                <w:webHidden/>
              </w:rPr>
            </w:r>
            <w:r>
              <w:rPr>
                <w:noProof/>
                <w:webHidden/>
              </w:rPr>
              <w:fldChar w:fldCharType="separate"/>
            </w:r>
            <w:r w:rsidR="00A63B38">
              <w:rPr>
                <w:noProof/>
                <w:webHidden/>
              </w:rPr>
              <w:t>93</w:t>
            </w:r>
            <w:r>
              <w:rPr>
                <w:noProof/>
                <w:webHidden/>
              </w:rPr>
              <w:fldChar w:fldCharType="end"/>
            </w:r>
          </w:hyperlink>
        </w:p>
        <w:p w14:paraId="5CE061F2" w14:textId="0622772D" w:rsidR="003C213D" w:rsidRDefault="003C213D">
          <w:pPr>
            <w:pStyle w:val="TOC2"/>
            <w:tabs>
              <w:tab w:val="left" w:pos="800"/>
              <w:tab w:val="right" w:leader="dot" w:pos="9730"/>
            </w:tabs>
            <w:rPr>
              <w:rFonts w:eastAsiaTheme="minorEastAsia" w:cstheme="minorBidi"/>
              <w:smallCaps w:val="0"/>
              <w:noProof/>
              <w:kern w:val="2"/>
              <w:sz w:val="24"/>
              <w:szCs w:val="24"/>
              <w:lang w:val="en-US"/>
              <w14:ligatures w14:val="standardContextual"/>
            </w:rPr>
          </w:pPr>
          <w:hyperlink w:anchor="_Toc212194940" w:history="1">
            <w:r w:rsidRPr="00E63B5C">
              <w:rPr>
                <w:rStyle w:val="Hyperlink"/>
                <w:noProof/>
              </w:rPr>
              <w:t>9.2</w:t>
            </w:r>
            <w:r>
              <w:rPr>
                <w:rFonts w:eastAsiaTheme="minorEastAsia" w:cstheme="minorBidi"/>
                <w:smallCaps w:val="0"/>
                <w:noProof/>
                <w:kern w:val="2"/>
                <w:sz w:val="24"/>
                <w:szCs w:val="24"/>
                <w:lang w:val="en-US"/>
                <w14:ligatures w14:val="standardContextual"/>
              </w:rPr>
              <w:tab/>
            </w:r>
            <w:r w:rsidRPr="00E63B5C">
              <w:rPr>
                <w:rStyle w:val="Hyperlink"/>
                <w:noProof/>
              </w:rPr>
              <w:t>Control Systems</w:t>
            </w:r>
            <w:r>
              <w:rPr>
                <w:noProof/>
                <w:webHidden/>
              </w:rPr>
              <w:tab/>
            </w:r>
            <w:r>
              <w:rPr>
                <w:noProof/>
                <w:webHidden/>
              </w:rPr>
              <w:fldChar w:fldCharType="begin"/>
            </w:r>
            <w:r>
              <w:rPr>
                <w:noProof/>
                <w:webHidden/>
              </w:rPr>
              <w:instrText xml:space="preserve"> PAGEREF _Toc212194940 \h </w:instrText>
            </w:r>
            <w:r>
              <w:rPr>
                <w:noProof/>
                <w:webHidden/>
              </w:rPr>
            </w:r>
            <w:r>
              <w:rPr>
                <w:noProof/>
                <w:webHidden/>
              </w:rPr>
              <w:fldChar w:fldCharType="separate"/>
            </w:r>
            <w:r w:rsidR="00A63B38">
              <w:rPr>
                <w:noProof/>
                <w:webHidden/>
              </w:rPr>
              <w:t>94</w:t>
            </w:r>
            <w:r>
              <w:rPr>
                <w:noProof/>
                <w:webHidden/>
              </w:rPr>
              <w:fldChar w:fldCharType="end"/>
            </w:r>
          </w:hyperlink>
        </w:p>
        <w:p w14:paraId="271A72CF" w14:textId="6173DABC"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41" w:history="1">
            <w:r w:rsidRPr="00E63B5C">
              <w:rPr>
                <w:rStyle w:val="Hyperlink"/>
                <w:noProof/>
              </w:rPr>
              <w:t>9.2.1</w:t>
            </w:r>
            <w:r>
              <w:rPr>
                <w:rFonts w:eastAsiaTheme="minorEastAsia" w:cstheme="minorBidi"/>
                <w:i w:val="0"/>
                <w:iCs w:val="0"/>
                <w:noProof/>
                <w:kern w:val="2"/>
                <w:sz w:val="24"/>
                <w:szCs w:val="24"/>
                <w:lang w:val="en-US"/>
                <w14:ligatures w14:val="standardContextual"/>
              </w:rPr>
              <w:tab/>
            </w:r>
            <w:r w:rsidRPr="00E63B5C">
              <w:rPr>
                <w:rStyle w:val="Hyperlink"/>
                <w:noProof/>
              </w:rPr>
              <w:t>Instructions for GQRC</w:t>
            </w:r>
            <w:r>
              <w:rPr>
                <w:noProof/>
                <w:webHidden/>
              </w:rPr>
              <w:tab/>
            </w:r>
            <w:r>
              <w:rPr>
                <w:noProof/>
                <w:webHidden/>
              </w:rPr>
              <w:fldChar w:fldCharType="begin"/>
            </w:r>
            <w:r>
              <w:rPr>
                <w:noProof/>
                <w:webHidden/>
              </w:rPr>
              <w:instrText xml:space="preserve"> PAGEREF _Toc212194941 \h </w:instrText>
            </w:r>
            <w:r>
              <w:rPr>
                <w:noProof/>
                <w:webHidden/>
              </w:rPr>
            </w:r>
            <w:r>
              <w:rPr>
                <w:noProof/>
                <w:webHidden/>
              </w:rPr>
              <w:fldChar w:fldCharType="separate"/>
            </w:r>
            <w:r w:rsidR="00A63B38">
              <w:rPr>
                <w:noProof/>
                <w:webHidden/>
              </w:rPr>
              <w:t>94</w:t>
            </w:r>
            <w:r>
              <w:rPr>
                <w:noProof/>
                <w:webHidden/>
              </w:rPr>
              <w:fldChar w:fldCharType="end"/>
            </w:r>
          </w:hyperlink>
        </w:p>
        <w:p w14:paraId="3CB32646" w14:textId="43F8CF0A" w:rsidR="003C213D" w:rsidRDefault="003C213D">
          <w:pPr>
            <w:pStyle w:val="TOC3"/>
            <w:tabs>
              <w:tab w:val="left" w:pos="1200"/>
              <w:tab w:val="right" w:leader="dot" w:pos="9730"/>
            </w:tabs>
            <w:rPr>
              <w:rFonts w:eastAsiaTheme="minorEastAsia" w:cstheme="minorBidi"/>
              <w:i w:val="0"/>
              <w:iCs w:val="0"/>
              <w:noProof/>
              <w:kern w:val="2"/>
              <w:sz w:val="24"/>
              <w:szCs w:val="24"/>
              <w:lang w:val="en-US"/>
              <w14:ligatures w14:val="standardContextual"/>
            </w:rPr>
          </w:pPr>
          <w:hyperlink w:anchor="_Toc212194942" w:history="1">
            <w:r w:rsidRPr="00E63B5C">
              <w:rPr>
                <w:rStyle w:val="Hyperlink"/>
                <w:noProof/>
              </w:rPr>
              <w:t>9.2.2</w:t>
            </w:r>
            <w:r>
              <w:rPr>
                <w:rFonts w:eastAsiaTheme="minorEastAsia" w:cstheme="minorBidi"/>
                <w:i w:val="0"/>
                <w:iCs w:val="0"/>
                <w:noProof/>
                <w:kern w:val="2"/>
                <w:sz w:val="24"/>
                <w:szCs w:val="24"/>
                <w:lang w:val="en-US"/>
                <w14:ligatures w14:val="standardContextual"/>
              </w:rPr>
              <w:tab/>
            </w:r>
            <w:r w:rsidRPr="00E63B5C">
              <w:rPr>
                <w:rStyle w:val="Hyperlink"/>
                <w:noProof/>
              </w:rPr>
              <w:t>Control Architecture details</w:t>
            </w:r>
            <w:r>
              <w:rPr>
                <w:noProof/>
                <w:webHidden/>
              </w:rPr>
              <w:tab/>
            </w:r>
            <w:r>
              <w:rPr>
                <w:noProof/>
                <w:webHidden/>
              </w:rPr>
              <w:fldChar w:fldCharType="begin"/>
            </w:r>
            <w:r>
              <w:rPr>
                <w:noProof/>
                <w:webHidden/>
              </w:rPr>
              <w:instrText xml:space="preserve"> PAGEREF _Toc212194942 \h </w:instrText>
            </w:r>
            <w:r>
              <w:rPr>
                <w:noProof/>
                <w:webHidden/>
              </w:rPr>
            </w:r>
            <w:r>
              <w:rPr>
                <w:noProof/>
                <w:webHidden/>
              </w:rPr>
              <w:fldChar w:fldCharType="separate"/>
            </w:r>
            <w:r w:rsidR="00A63B38">
              <w:rPr>
                <w:noProof/>
                <w:webHidden/>
              </w:rPr>
              <w:t>95</w:t>
            </w:r>
            <w:r>
              <w:rPr>
                <w:noProof/>
                <w:webHidden/>
              </w:rPr>
              <w:fldChar w:fldCharType="end"/>
            </w:r>
          </w:hyperlink>
        </w:p>
        <w:p w14:paraId="3FD01250" w14:textId="10571407" w:rsidR="003C213D" w:rsidRDefault="003C213D">
          <w:pPr>
            <w:pStyle w:val="TOC1"/>
            <w:tabs>
              <w:tab w:val="left" w:pos="600"/>
              <w:tab w:val="right" w:leader="dot" w:pos="9730"/>
            </w:tabs>
            <w:rPr>
              <w:rFonts w:eastAsiaTheme="minorEastAsia" w:cstheme="minorBidi"/>
              <w:b w:val="0"/>
              <w:bCs w:val="0"/>
              <w:caps w:val="0"/>
              <w:noProof/>
              <w:kern w:val="2"/>
              <w:sz w:val="24"/>
              <w:szCs w:val="24"/>
              <w:lang w:val="en-US"/>
              <w14:ligatures w14:val="standardContextual"/>
            </w:rPr>
          </w:pPr>
          <w:hyperlink w:anchor="_Toc212194943" w:history="1">
            <w:r w:rsidRPr="00E63B5C">
              <w:rPr>
                <w:rStyle w:val="Hyperlink"/>
                <w:noProof/>
              </w:rPr>
              <w:t>10</w:t>
            </w:r>
            <w:r>
              <w:rPr>
                <w:rFonts w:eastAsiaTheme="minorEastAsia" w:cstheme="minorBidi"/>
                <w:b w:val="0"/>
                <w:bCs w:val="0"/>
                <w:caps w:val="0"/>
                <w:noProof/>
                <w:kern w:val="2"/>
                <w:sz w:val="24"/>
                <w:szCs w:val="24"/>
                <w:lang w:val="en-US"/>
                <w14:ligatures w14:val="standardContextual"/>
              </w:rPr>
              <w:tab/>
            </w:r>
            <w:r w:rsidRPr="00E63B5C">
              <w:rPr>
                <w:rStyle w:val="Hyperlink"/>
                <w:noProof/>
              </w:rPr>
              <w:t>Applicable Documents</w:t>
            </w:r>
            <w:r>
              <w:rPr>
                <w:noProof/>
                <w:webHidden/>
              </w:rPr>
              <w:tab/>
            </w:r>
            <w:r>
              <w:rPr>
                <w:noProof/>
                <w:webHidden/>
              </w:rPr>
              <w:fldChar w:fldCharType="begin"/>
            </w:r>
            <w:r>
              <w:rPr>
                <w:noProof/>
                <w:webHidden/>
              </w:rPr>
              <w:instrText xml:space="preserve"> PAGEREF _Toc212194943 \h </w:instrText>
            </w:r>
            <w:r>
              <w:rPr>
                <w:noProof/>
                <w:webHidden/>
              </w:rPr>
            </w:r>
            <w:r>
              <w:rPr>
                <w:noProof/>
                <w:webHidden/>
              </w:rPr>
              <w:fldChar w:fldCharType="separate"/>
            </w:r>
            <w:r w:rsidR="00A63B38">
              <w:rPr>
                <w:noProof/>
                <w:webHidden/>
              </w:rPr>
              <w:t>98</w:t>
            </w:r>
            <w:r>
              <w:rPr>
                <w:noProof/>
                <w:webHidden/>
              </w:rPr>
              <w:fldChar w:fldCharType="end"/>
            </w:r>
          </w:hyperlink>
        </w:p>
        <w:p w14:paraId="77D759F7" w14:textId="2C5B5A76" w:rsidR="002A055B" w:rsidRPr="007C5752" w:rsidRDefault="00BE12A9" w:rsidP="002A055B">
          <w:pPr>
            <w:sectPr w:rsidR="002A055B" w:rsidRPr="007C5752" w:rsidSect="007D7DE1">
              <w:headerReference w:type="even" r:id="rId10"/>
              <w:headerReference w:type="default" r:id="rId11"/>
              <w:footerReference w:type="even" r:id="rId12"/>
              <w:footerReference w:type="default" r:id="rId13"/>
              <w:headerReference w:type="first" r:id="rId14"/>
              <w:footerReference w:type="first" r:id="rId15"/>
              <w:pgSz w:w="11906" w:h="16838" w:code="9"/>
              <w:pgMar w:top="1083" w:right="1083" w:bottom="1083" w:left="1083" w:header="283" w:footer="283" w:gutter="0"/>
              <w:cols w:space="708"/>
              <w:formProt w:val="0"/>
              <w:docGrid w:linePitch="360"/>
            </w:sectPr>
          </w:pPr>
          <w:r w:rsidRPr="007C5752">
            <w:rPr>
              <w:b/>
              <w:bCs/>
              <w:noProof/>
            </w:rPr>
            <w:fldChar w:fldCharType="end"/>
          </w:r>
        </w:p>
      </w:sdtContent>
    </w:sdt>
    <w:p w14:paraId="2D9D71C9" w14:textId="5575A4B4" w:rsidR="00515F89" w:rsidRPr="007C5752" w:rsidRDefault="00946115" w:rsidP="00946115">
      <w:pPr>
        <w:pStyle w:val="Heading2"/>
      </w:pPr>
      <w:bookmarkStart w:id="4" w:name="_Toc212194807"/>
      <w:r w:rsidRPr="007C5752">
        <w:lastRenderedPageBreak/>
        <w:t>Abbreviations</w:t>
      </w:r>
      <w:bookmarkEnd w:id="4"/>
    </w:p>
    <w:tbl>
      <w:tblPr>
        <w:tblW w:w="8341" w:type="dxa"/>
        <w:tblInd w:w="601" w:type="dxa"/>
        <w:tblBorders>
          <w:bottom w:val="single" w:sz="2" w:space="0" w:color="A6A6A6" w:themeColor="background1" w:themeShade="A6"/>
          <w:insideH w:val="single" w:sz="2" w:space="0" w:color="A6A6A6" w:themeColor="background1" w:themeShade="A6"/>
        </w:tblBorders>
        <w:tblLook w:val="04A0" w:firstRow="1" w:lastRow="0" w:firstColumn="1" w:lastColumn="0" w:noHBand="0" w:noVBand="1"/>
      </w:tblPr>
      <w:tblGrid>
        <w:gridCol w:w="1101"/>
        <w:gridCol w:w="7240"/>
      </w:tblGrid>
      <w:tr w:rsidR="00622F44" w:rsidRPr="007C5752" w14:paraId="563FD8AD" w14:textId="77777777" w:rsidTr="00B34630">
        <w:trPr>
          <w:trHeight w:val="71"/>
        </w:trPr>
        <w:tc>
          <w:tcPr>
            <w:tcW w:w="1101" w:type="dxa"/>
            <w:shd w:val="clear" w:color="auto" w:fill="auto"/>
            <w:vAlign w:val="center"/>
          </w:tcPr>
          <w:p w14:paraId="58A15ECE" w14:textId="77777777" w:rsidR="00622F44" w:rsidRPr="007C5752" w:rsidRDefault="00622F44" w:rsidP="00B5535E">
            <w:pPr>
              <w:pStyle w:val="AASemiBold"/>
              <w:spacing w:before="80" w:after="40" w:line="240" w:lineRule="auto"/>
              <w:ind w:left="-109" w:right="-107"/>
              <w:rPr>
                <w:sz w:val="18"/>
                <w:szCs w:val="20"/>
              </w:rPr>
            </w:pPr>
            <w:bookmarkStart w:id="5" w:name="_Toc202536856"/>
            <w:bookmarkEnd w:id="3"/>
            <w:bookmarkEnd w:id="2"/>
            <w:bookmarkEnd w:id="1"/>
            <w:bookmarkEnd w:id="0"/>
            <w:bookmarkEnd w:id="5"/>
            <w:r w:rsidRPr="007C5752">
              <w:rPr>
                <w:sz w:val="18"/>
                <w:szCs w:val="20"/>
              </w:rPr>
              <w:t>ACC NF</w:t>
            </w:r>
          </w:p>
        </w:tc>
        <w:tc>
          <w:tcPr>
            <w:tcW w:w="7240" w:type="dxa"/>
            <w:shd w:val="clear" w:color="auto" w:fill="auto"/>
            <w:vAlign w:val="center"/>
          </w:tcPr>
          <w:p w14:paraId="41BEF813"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Accelerator Nuclear Facilities (buildings and utilities)</w:t>
            </w:r>
          </w:p>
        </w:tc>
      </w:tr>
      <w:tr w:rsidR="00622F44" w:rsidRPr="007C5752" w14:paraId="43DCE707" w14:textId="77777777" w:rsidTr="00B34630">
        <w:trPr>
          <w:trHeight w:val="71"/>
        </w:trPr>
        <w:tc>
          <w:tcPr>
            <w:tcW w:w="1101" w:type="dxa"/>
            <w:shd w:val="clear" w:color="auto" w:fill="auto"/>
            <w:vAlign w:val="center"/>
          </w:tcPr>
          <w:p w14:paraId="6A6854A3"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AD</w:t>
            </w:r>
          </w:p>
        </w:tc>
        <w:tc>
          <w:tcPr>
            <w:tcW w:w="7240" w:type="dxa"/>
            <w:shd w:val="clear" w:color="auto" w:fill="auto"/>
            <w:vAlign w:val="center"/>
          </w:tcPr>
          <w:p w14:paraId="3F83F1B8"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Applicable Documents</w:t>
            </w:r>
          </w:p>
        </w:tc>
      </w:tr>
      <w:tr w:rsidR="00622F44" w:rsidRPr="007C5752" w14:paraId="1691D188" w14:textId="77777777" w:rsidTr="00B34630">
        <w:trPr>
          <w:trHeight w:val="71"/>
        </w:trPr>
        <w:tc>
          <w:tcPr>
            <w:tcW w:w="1101" w:type="dxa"/>
            <w:shd w:val="clear" w:color="auto" w:fill="auto"/>
            <w:vAlign w:val="center"/>
          </w:tcPr>
          <w:p w14:paraId="0C97C074"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AH</w:t>
            </w:r>
          </w:p>
        </w:tc>
        <w:tc>
          <w:tcPr>
            <w:tcW w:w="7240" w:type="dxa"/>
            <w:shd w:val="clear" w:color="auto" w:fill="auto"/>
            <w:vAlign w:val="center"/>
          </w:tcPr>
          <w:p w14:paraId="34BECB81"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Atmospheric Heat exchanger</w:t>
            </w:r>
          </w:p>
        </w:tc>
      </w:tr>
      <w:tr w:rsidR="00000C27" w:rsidRPr="007C5752" w14:paraId="52643728" w14:textId="77777777" w:rsidTr="00B34630">
        <w:trPr>
          <w:trHeight w:val="71"/>
        </w:trPr>
        <w:tc>
          <w:tcPr>
            <w:tcW w:w="1101" w:type="dxa"/>
            <w:shd w:val="clear" w:color="auto" w:fill="auto"/>
            <w:vAlign w:val="center"/>
          </w:tcPr>
          <w:p w14:paraId="2F944A14" w14:textId="04C94CFA" w:rsidR="00000C27" w:rsidRPr="007C5752" w:rsidRDefault="00000C27" w:rsidP="00B5535E">
            <w:pPr>
              <w:pStyle w:val="AASemiBold"/>
              <w:spacing w:before="80" w:after="40" w:line="240" w:lineRule="auto"/>
              <w:ind w:left="-109" w:right="-107"/>
              <w:rPr>
                <w:sz w:val="18"/>
                <w:szCs w:val="20"/>
              </w:rPr>
            </w:pPr>
            <w:r w:rsidRPr="007C5752">
              <w:rPr>
                <w:sz w:val="18"/>
                <w:szCs w:val="20"/>
              </w:rPr>
              <w:t>BSL</w:t>
            </w:r>
          </w:p>
        </w:tc>
        <w:tc>
          <w:tcPr>
            <w:tcW w:w="7240" w:type="dxa"/>
            <w:shd w:val="clear" w:color="auto" w:fill="auto"/>
            <w:vAlign w:val="center"/>
          </w:tcPr>
          <w:p w14:paraId="66EAA260" w14:textId="1FE586FF" w:rsidR="00000C27" w:rsidRPr="007C5752" w:rsidRDefault="00000C27" w:rsidP="00B5535E">
            <w:pPr>
              <w:autoSpaceDE w:val="0"/>
              <w:autoSpaceDN w:val="0"/>
              <w:adjustRightInd w:val="0"/>
              <w:spacing w:before="80" w:after="40" w:line="240" w:lineRule="auto"/>
              <w:rPr>
                <w:sz w:val="18"/>
                <w:szCs w:val="18"/>
              </w:rPr>
            </w:pPr>
            <w:r w:rsidRPr="007C5752">
              <w:rPr>
                <w:sz w:val="18"/>
                <w:szCs w:val="18"/>
              </w:rPr>
              <w:t>Baseline</w:t>
            </w:r>
          </w:p>
        </w:tc>
      </w:tr>
      <w:tr w:rsidR="00622F44" w:rsidRPr="007C5752" w14:paraId="4C01B3F3" w14:textId="77777777" w:rsidTr="00B34630">
        <w:trPr>
          <w:trHeight w:val="71"/>
        </w:trPr>
        <w:tc>
          <w:tcPr>
            <w:tcW w:w="1101" w:type="dxa"/>
            <w:shd w:val="clear" w:color="auto" w:fill="auto"/>
            <w:vAlign w:val="center"/>
          </w:tcPr>
          <w:p w14:paraId="732014B0"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CAV</w:t>
            </w:r>
          </w:p>
        </w:tc>
        <w:tc>
          <w:tcPr>
            <w:tcW w:w="7240" w:type="dxa"/>
            <w:shd w:val="clear" w:color="auto" w:fill="auto"/>
            <w:vAlign w:val="center"/>
          </w:tcPr>
          <w:p w14:paraId="30C68C50"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Cavity</w:t>
            </w:r>
          </w:p>
        </w:tc>
      </w:tr>
      <w:tr w:rsidR="00622F44" w:rsidRPr="007C5752" w14:paraId="1C8B9507" w14:textId="77777777" w:rsidTr="00B34630">
        <w:trPr>
          <w:trHeight w:val="71"/>
        </w:trPr>
        <w:tc>
          <w:tcPr>
            <w:tcW w:w="1101" w:type="dxa"/>
            <w:shd w:val="clear" w:color="auto" w:fill="auto"/>
            <w:vAlign w:val="center"/>
          </w:tcPr>
          <w:p w14:paraId="786157C7"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CCB</w:t>
            </w:r>
          </w:p>
        </w:tc>
        <w:tc>
          <w:tcPr>
            <w:tcW w:w="7240" w:type="dxa"/>
            <w:shd w:val="clear" w:color="auto" w:fill="auto"/>
            <w:vAlign w:val="center"/>
          </w:tcPr>
          <w:p w14:paraId="497159B7"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Cryogenic Compressor Building</w:t>
            </w:r>
          </w:p>
        </w:tc>
      </w:tr>
      <w:tr w:rsidR="00622F44" w:rsidRPr="007C5752" w14:paraId="3DCB032B" w14:textId="77777777" w:rsidTr="00B34630">
        <w:trPr>
          <w:trHeight w:val="71"/>
        </w:trPr>
        <w:tc>
          <w:tcPr>
            <w:tcW w:w="1101" w:type="dxa"/>
            <w:shd w:val="clear" w:color="auto" w:fill="auto"/>
            <w:vAlign w:val="center"/>
          </w:tcPr>
          <w:p w14:paraId="31E0F553"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CEA</w:t>
            </w:r>
          </w:p>
        </w:tc>
        <w:tc>
          <w:tcPr>
            <w:tcW w:w="7240" w:type="dxa"/>
            <w:shd w:val="clear" w:color="auto" w:fill="auto"/>
            <w:vAlign w:val="center"/>
          </w:tcPr>
          <w:p w14:paraId="1E304B71"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French Alternative Energies and Atomic Energy Commission</w:t>
            </w:r>
          </w:p>
        </w:tc>
      </w:tr>
      <w:tr w:rsidR="00622F44" w:rsidRPr="007C5752" w14:paraId="0A72C648" w14:textId="77777777" w:rsidTr="00B34630">
        <w:trPr>
          <w:trHeight w:val="71"/>
        </w:trPr>
        <w:tc>
          <w:tcPr>
            <w:tcW w:w="1101" w:type="dxa"/>
            <w:shd w:val="clear" w:color="auto" w:fill="auto"/>
            <w:vAlign w:val="center"/>
          </w:tcPr>
          <w:p w14:paraId="30456FA6"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CIS</w:t>
            </w:r>
          </w:p>
        </w:tc>
        <w:tc>
          <w:tcPr>
            <w:tcW w:w="7240" w:type="dxa"/>
            <w:shd w:val="clear" w:color="auto" w:fill="auto"/>
            <w:vAlign w:val="center"/>
          </w:tcPr>
          <w:p w14:paraId="72D903C6"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Control and Interlock system</w:t>
            </w:r>
          </w:p>
        </w:tc>
      </w:tr>
      <w:tr w:rsidR="00C12B3B" w:rsidRPr="007C5752" w14:paraId="0DB3B269" w14:textId="77777777" w:rsidTr="00B34630">
        <w:trPr>
          <w:trHeight w:val="71"/>
        </w:trPr>
        <w:tc>
          <w:tcPr>
            <w:tcW w:w="1101" w:type="dxa"/>
            <w:shd w:val="clear" w:color="auto" w:fill="auto"/>
            <w:vAlign w:val="center"/>
          </w:tcPr>
          <w:p w14:paraId="426F2606" w14:textId="6D57B562" w:rsidR="00C12B3B" w:rsidRPr="007C5752" w:rsidRDefault="00C12B3B" w:rsidP="00B5535E">
            <w:pPr>
              <w:pStyle w:val="AASemiBold"/>
              <w:spacing w:before="80" w:after="40" w:line="240" w:lineRule="auto"/>
              <w:ind w:left="-109" w:right="-107"/>
              <w:rPr>
                <w:sz w:val="18"/>
                <w:szCs w:val="20"/>
              </w:rPr>
            </w:pPr>
            <w:r w:rsidRPr="007C5752">
              <w:rPr>
                <w:sz w:val="18"/>
                <w:szCs w:val="20"/>
              </w:rPr>
              <w:t>COTS</w:t>
            </w:r>
          </w:p>
        </w:tc>
        <w:tc>
          <w:tcPr>
            <w:tcW w:w="7240" w:type="dxa"/>
            <w:shd w:val="clear" w:color="auto" w:fill="auto"/>
            <w:vAlign w:val="center"/>
          </w:tcPr>
          <w:p w14:paraId="3D129A3C" w14:textId="191FEC9E" w:rsidR="00C12B3B" w:rsidRPr="007C5752" w:rsidRDefault="006300B1" w:rsidP="00B5535E">
            <w:pPr>
              <w:autoSpaceDE w:val="0"/>
              <w:autoSpaceDN w:val="0"/>
              <w:adjustRightInd w:val="0"/>
              <w:spacing w:before="80" w:after="40" w:line="240" w:lineRule="auto"/>
              <w:rPr>
                <w:sz w:val="18"/>
                <w:szCs w:val="18"/>
              </w:rPr>
            </w:pPr>
            <w:r w:rsidRPr="007C5752">
              <w:rPr>
                <w:sz w:val="18"/>
                <w:szCs w:val="18"/>
              </w:rPr>
              <w:t>Commercial Off-The-Shelf</w:t>
            </w:r>
            <w:r w:rsidR="00C12B3B" w:rsidRPr="007C5752">
              <w:rPr>
                <w:sz w:val="18"/>
                <w:szCs w:val="18"/>
              </w:rPr>
              <w:t>, see also OEM</w:t>
            </w:r>
          </w:p>
        </w:tc>
      </w:tr>
      <w:tr w:rsidR="006300B1" w:rsidRPr="007C5752" w14:paraId="7EA17F18" w14:textId="77777777" w:rsidTr="00B34630">
        <w:trPr>
          <w:trHeight w:val="71"/>
        </w:trPr>
        <w:tc>
          <w:tcPr>
            <w:tcW w:w="1101" w:type="dxa"/>
            <w:shd w:val="clear" w:color="auto" w:fill="auto"/>
            <w:vAlign w:val="center"/>
          </w:tcPr>
          <w:p w14:paraId="357434CD" w14:textId="208D7E42" w:rsidR="006300B1" w:rsidRPr="007C5752" w:rsidRDefault="006300B1" w:rsidP="006300B1">
            <w:pPr>
              <w:pStyle w:val="AASemiBold"/>
              <w:spacing w:before="80" w:after="40" w:line="240" w:lineRule="auto"/>
              <w:ind w:left="-109" w:right="-107"/>
              <w:rPr>
                <w:sz w:val="18"/>
                <w:szCs w:val="20"/>
              </w:rPr>
            </w:pPr>
            <w:r w:rsidRPr="007C5752">
              <w:rPr>
                <w:sz w:val="18"/>
                <w:szCs w:val="20"/>
              </w:rPr>
              <w:t>CSS</w:t>
            </w:r>
          </w:p>
        </w:tc>
        <w:tc>
          <w:tcPr>
            <w:tcW w:w="7240" w:type="dxa"/>
            <w:shd w:val="clear" w:color="auto" w:fill="auto"/>
            <w:vAlign w:val="center"/>
          </w:tcPr>
          <w:p w14:paraId="461A6BAC" w14:textId="618F0E43" w:rsidR="006300B1" w:rsidRPr="007C5752" w:rsidRDefault="006300B1" w:rsidP="006300B1">
            <w:pPr>
              <w:autoSpaceDE w:val="0"/>
              <w:autoSpaceDN w:val="0"/>
              <w:adjustRightInd w:val="0"/>
              <w:spacing w:before="80" w:after="40" w:line="240" w:lineRule="auto"/>
              <w:rPr>
                <w:sz w:val="18"/>
                <w:szCs w:val="18"/>
              </w:rPr>
            </w:pPr>
            <w:r w:rsidRPr="007C5752">
              <w:rPr>
                <w:sz w:val="18"/>
                <w:szCs w:val="20"/>
              </w:rPr>
              <w:t>Cryogenic Supply System (QPL</w:t>
            </w:r>
            <w:r w:rsidR="00B34630" w:rsidRPr="007C5752">
              <w:rPr>
                <w:sz w:val="18"/>
                <w:szCs w:val="20"/>
              </w:rPr>
              <w:t>ANT</w:t>
            </w:r>
            <w:r w:rsidRPr="007C5752">
              <w:rPr>
                <w:sz w:val="18"/>
                <w:szCs w:val="20"/>
              </w:rPr>
              <w:t>+QINFRA+QDIST)</w:t>
            </w:r>
          </w:p>
        </w:tc>
      </w:tr>
      <w:tr w:rsidR="00622F44" w:rsidRPr="007C5752" w14:paraId="18AF2DAC" w14:textId="77777777" w:rsidTr="00B34630">
        <w:trPr>
          <w:trHeight w:val="71"/>
        </w:trPr>
        <w:tc>
          <w:tcPr>
            <w:tcW w:w="1101" w:type="dxa"/>
            <w:shd w:val="clear" w:color="auto" w:fill="auto"/>
            <w:vAlign w:val="center"/>
          </w:tcPr>
          <w:p w14:paraId="702D7BAA"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CV</w:t>
            </w:r>
          </w:p>
        </w:tc>
        <w:tc>
          <w:tcPr>
            <w:tcW w:w="7240" w:type="dxa"/>
            <w:shd w:val="clear" w:color="auto" w:fill="auto"/>
            <w:vAlign w:val="center"/>
          </w:tcPr>
          <w:p w14:paraId="1BEE1BDA"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Control Valve</w:t>
            </w:r>
          </w:p>
        </w:tc>
      </w:tr>
      <w:tr w:rsidR="00622F44" w:rsidRPr="007C5752" w14:paraId="620B7FF5" w14:textId="77777777" w:rsidTr="00B34630">
        <w:trPr>
          <w:trHeight w:val="71"/>
        </w:trPr>
        <w:tc>
          <w:tcPr>
            <w:tcW w:w="1101" w:type="dxa"/>
            <w:shd w:val="clear" w:color="auto" w:fill="auto"/>
            <w:vAlign w:val="center"/>
          </w:tcPr>
          <w:p w14:paraId="1377F129"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DD</w:t>
            </w:r>
          </w:p>
        </w:tc>
        <w:tc>
          <w:tcPr>
            <w:tcW w:w="7240" w:type="dxa"/>
            <w:shd w:val="clear" w:color="auto" w:fill="auto"/>
            <w:vAlign w:val="center"/>
          </w:tcPr>
          <w:p w14:paraId="7B6B64EB"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Documentation Deliverables</w:t>
            </w:r>
          </w:p>
        </w:tc>
      </w:tr>
      <w:tr w:rsidR="00642F17" w:rsidRPr="007C5752" w14:paraId="197F9C99" w14:textId="77777777" w:rsidTr="00B34630">
        <w:trPr>
          <w:trHeight w:val="71"/>
        </w:trPr>
        <w:tc>
          <w:tcPr>
            <w:tcW w:w="1101" w:type="dxa"/>
            <w:shd w:val="clear" w:color="auto" w:fill="auto"/>
            <w:vAlign w:val="center"/>
          </w:tcPr>
          <w:p w14:paraId="7B9591E3" w14:textId="6E197593" w:rsidR="00642F17" w:rsidRPr="007C5752" w:rsidRDefault="00642F17" w:rsidP="00B5535E">
            <w:pPr>
              <w:pStyle w:val="AASemiBold"/>
              <w:spacing w:before="80" w:after="40" w:line="240" w:lineRule="auto"/>
              <w:ind w:left="-109" w:right="-107"/>
              <w:rPr>
                <w:sz w:val="18"/>
                <w:szCs w:val="20"/>
              </w:rPr>
            </w:pPr>
            <w:r w:rsidRPr="007C5752">
              <w:rPr>
                <w:sz w:val="18"/>
                <w:szCs w:val="20"/>
              </w:rPr>
              <w:t>DIS</w:t>
            </w:r>
          </w:p>
        </w:tc>
        <w:tc>
          <w:tcPr>
            <w:tcW w:w="7240" w:type="dxa"/>
            <w:shd w:val="clear" w:color="auto" w:fill="auto"/>
            <w:vAlign w:val="center"/>
          </w:tcPr>
          <w:p w14:paraId="340AB2F1" w14:textId="47DF8416" w:rsidR="00642F17" w:rsidRPr="007C5752" w:rsidRDefault="00642F17" w:rsidP="00B5535E">
            <w:pPr>
              <w:autoSpaceDE w:val="0"/>
              <w:autoSpaceDN w:val="0"/>
              <w:adjustRightInd w:val="0"/>
              <w:spacing w:before="80" w:after="40" w:line="240" w:lineRule="auto"/>
              <w:rPr>
                <w:sz w:val="18"/>
                <w:szCs w:val="18"/>
              </w:rPr>
            </w:pPr>
            <w:r w:rsidRPr="007C5752">
              <w:rPr>
                <w:sz w:val="18"/>
                <w:szCs w:val="18"/>
              </w:rPr>
              <w:t>Device Interlock System (</w:t>
            </w:r>
            <w:r w:rsidR="005429CC" w:rsidRPr="007C5752">
              <w:rPr>
                <w:sz w:val="18"/>
                <w:szCs w:val="18"/>
              </w:rPr>
              <w:t>part of MIS)</w:t>
            </w:r>
          </w:p>
        </w:tc>
      </w:tr>
      <w:tr w:rsidR="00622F44" w:rsidRPr="007C5752" w14:paraId="34663E31" w14:textId="77777777" w:rsidTr="00B34630">
        <w:trPr>
          <w:trHeight w:val="71"/>
        </w:trPr>
        <w:tc>
          <w:tcPr>
            <w:tcW w:w="1101" w:type="dxa"/>
            <w:shd w:val="clear" w:color="auto" w:fill="auto"/>
            <w:vAlign w:val="center"/>
          </w:tcPr>
          <w:p w14:paraId="6E38CC1E"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DSBT</w:t>
            </w:r>
          </w:p>
        </w:tc>
        <w:tc>
          <w:tcPr>
            <w:tcW w:w="7240" w:type="dxa"/>
            <w:shd w:val="clear" w:color="auto" w:fill="auto"/>
            <w:vAlign w:val="center"/>
          </w:tcPr>
          <w:p w14:paraId="13FB8D3E"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Low Temperature Systems Department</w:t>
            </w:r>
          </w:p>
        </w:tc>
      </w:tr>
      <w:tr w:rsidR="00622F44" w:rsidRPr="007C5752" w14:paraId="48C26211" w14:textId="77777777" w:rsidTr="00B34630">
        <w:trPr>
          <w:trHeight w:val="71"/>
        </w:trPr>
        <w:tc>
          <w:tcPr>
            <w:tcW w:w="1101" w:type="dxa"/>
            <w:shd w:val="clear" w:color="auto" w:fill="auto"/>
            <w:vAlign w:val="center"/>
          </w:tcPr>
          <w:p w14:paraId="516CC041"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EH</w:t>
            </w:r>
          </w:p>
        </w:tc>
        <w:tc>
          <w:tcPr>
            <w:tcW w:w="7240" w:type="dxa"/>
            <w:shd w:val="clear" w:color="auto" w:fill="auto"/>
            <w:vAlign w:val="center"/>
          </w:tcPr>
          <w:p w14:paraId="54187160"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Electrical Heater</w:t>
            </w:r>
          </w:p>
        </w:tc>
      </w:tr>
      <w:tr w:rsidR="00622F44" w:rsidRPr="007C5752" w14:paraId="11467614" w14:textId="77777777" w:rsidTr="00B34630">
        <w:trPr>
          <w:trHeight w:val="71"/>
        </w:trPr>
        <w:tc>
          <w:tcPr>
            <w:tcW w:w="1101" w:type="dxa"/>
            <w:shd w:val="clear" w:color="auto" w:fill="auto"/>
            <w:vAlign w:val="center"/>
          </w:tcPr>
          <w:p w14:paraId="6438F91F"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FAT</w:t>
            </w:r>
          </w:p>
        </w:tc>
        <w:tc>
          <w:tcPr>
            <w:tcW w:w="7240" w:type="dxa"/>
            <w:shd w:val="clear" w:color="auto" w:fill="auto"/>
            <w:vAlign w:val="center"/>
          </w:tcPr>
          <w:p w14:paraId="78B9F705"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Factory Acceptance Test</w:t>
            </w:r>
          </w:p>
        </w:tc>
      </w:tr>
      <w:tr w:rsidR="00622F44" w:rsidRPr="007C5752" w14:paraId="72624734" w14:textId="77777777" w:rsidTr="00B34630">
        <w:trPr>
          <w:trHeight w:val="71"/>
        </w:trPr>
        <w:tc>
          <w:tcPr>
            <w:tcW w:w="1101" w:type="dxa"/>
            <w:shd w:val="clear" w:color="auto" w:fill="auto"/>
            <w:vAlign w:val="center"/>
          </w:tcPr>
          <w:p w14:paraId="572C8919"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FMECA</w:t>
            </w:r>
          </w:p>
        </w:tc>
        <w:tc>
          <w:tcPr>
            <w:tcW w:w="7240" w:type="dxa"/>
            <w:shd w:val="clear" w:color="auto" w:fill="auto"/>
            <w:vAlign w:val="center"/>
          </w:tcPr>
          <w:p w14:paraId="629467E2"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Failure mode, effects, and criticality analysis</w:t>
            </w:r>
          </w:p>
        </w:tc>
      </w:tr>
      <w:tr w:rsidR="00622F44" w:rsidRPr="007C5752" w14:paraId="12549431" w14:textId="77777777" w:rsidTr="00B34630">
        <w:trPr>
          <w:trHeight w:val="71"/>
        </w:trPr>
        <w:tc>
          <w:tcPr>
            <w:tcW w:w="1101" w:type="dxa"/>
            <w:shd w:val="clear" w:color="auto" w:fill="auto"/>
            <w:vAlign w:val="center"/>
          </w:tcPr>
          <w:p w14:paraId="3F528AA1"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FT</w:t>
            </w:r>
          </w:p>
        </w:tc>
        <w:tc>
          <w:tcPr>
            <w:tcW w:w="7240" w:type="dxa"/>
            <w:shd w:val="clear" w:color="auto" w:fill="auto"/>
            <w:vAlign w:val="center"/>
          </w:tcPr>
          <w:p w14:paraId="5C9D1C53"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Fault Tolerance</w:t>
            </w:r>
          </w:p>
        </w:tc>
      </w:tr>
      <w:tr w:rsidR="00622F44" w:rsidRPr="007C5752" w14:paraId="077E3B48" w14:textId="77777777" w:rsidTr="00B34630">
        <w:trPr>
          <w:trHeight w:val="71"/>
        </w:trPr>
        <w:tc>
          <w:tcPr>
            <w:tcW w:w="1101" w:type="dxa"/>
            <w:shd w:val="clear" w:color="auto" w:fill="auto"/>
            <w:vAlign w:val="center"/>
          </w:tcPr>
          <w:p w14:paraId="51C5CED4"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GHe</w:t>
            </w:r>
          </w:p>
        </w:tc>
        <w:tc>
          <w:tcPr>
            <w:tcW w:w="7240" w:type="dxa"/>
            <w:shd w:val="clear" w:color="auto" w:fill="auto"/>
            <w:vAlign w:val="center"/>
          </w:tcPr>
          <w:p w14:paraId="2C9C693E"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Gaseous Helium</w:t>
            </w:r>
          </w:p>
        </w:tc>
      </w:tr>
      <w:tr w:rsidR="00622F44" w:rsidRPr="007C5752" w14:paraId="0C916C4D" w14:textId="77777777" w:rsidTr="00B34630">
        <w:trPr>
          <w:trHeight w:val="71"/>
        </w:trPr>
        <w:tc>
          <w:tcPr>
            <w:tcW w:w="1101" w:type="dxa"/>
            <w:shd w:val="clear" w:color="auto" w:fill="auto"/>
            <w:vAlign w:val="center"/>
          </w:tcPr>
          <w:p w14:paraId="10B4DEC6"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HAZOP</w:t>
            </w:r>
          </w:p>
        </w:tc>
        <w:tc>
          <w:tcPr>
            <w:tcW w:w="7240" w:type="dxa"/>
            <w:shd w:val="clear" w:color="auto" w:fill="auto"/>
            <w:vAlign w:val="center"/>
          </w:tcPr>
          <w:p w14:paraId="05D30C74"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HAZard and OPerability</w:t>
            </w:r>
          </w:p>
        </w:tc>
      </w:tr>
      <w:tr w:rsidR="00622F44" w:rsidRPr="007C5752" w14:paraId="58D7A54A" w14:textId="77777777" w:rsidTr="00B34630">
        <w:trPr>
          <w:trHeight w:val="256"/>
        </w:trPr>
        <w:tc>
          <w:tcPr>
            <w:tcW w:w="1101" w:type="dxa"/>
            <w:shd w:val="clear" w:color="auto" w:fill="auto"/>
            <w:vAlign w:val="center"/>
          </w:tcPr>
          <w:p w14:paraId="41F47541" w14:textId="77777777" w:rsidR="00622F44" w:rsidRPr="007C5752" w:rsidRDefault="00622F44" w:rsidP="00B5535E">
            <w:pPr>
              <w:pStyle w:val="AASemiBold"/>
              <w:spacing w:before="80" w:after="40" w:line="240" w:lineRule="auto"/>
              <w:ind w:left="-109" w:right="-107"/>
              <w:rPr>
                <w:b/>
                <w:bCs/>
                <w:sz w:val="18"/>
                <w:szCs w:val="20"/>
              </w:rPr>
            </w:pPr>
            <w:r w:rsidRPr="007C5752">
              <w:rPr>
                <w:sz w:val="18"/>
                <w:szCs w:val="20"/>
              </w:rPr>
              <w:t>He</w:t>
            </w:r>
          </w:p>
        </w:tc>
        <w:tc>
          <w:tcPr>
            <w:tcW w:w="7240" w:type="dxa"/>
            <w:shd w:val="clear" w:color="auto" w:fill="auto"/>
            <w:vAlign w:val="center"/>
          </w:tcPr>
          <w:p w14:paraId="5A4309B1"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Helium</w:t>
            </w:r>
          </w:p>
        </w:tc>
      </w:tr>
      <w:tr w:rsidR="00622F44" w:rsidRPr="007C5752" w14:paraId="5EAC35B5" w14:textId="77777777" w:rsidTr="00B34630">
        <w:trPr>
          <w:trHeight w:val="71"/>
        </w:trPr>
        <w:tc>
          <w:tcPr>
            <w:tcW w:w="1101" w:type="dxa"/>
            <w:shd w:val="clear" w:color="auto" w:fill="auto"/>
            <w:vAlign w:val="center"/>
          </w:tcPr>
          <w:p w14:paraId="63ECE77D"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HMI</w:t>
            </w:r>
          </w:p>
        </w:tc>
        <w:tc>
          <w:tcPr>
            <w:tcW w:w="7240" w:type="dxa"/>
            <w:shd w:val="clear" w:color="auto" w:fill="auto"/>
            <w:vAlign w:val="center"/>
          </w:tcPr>
          <w:p w14:paraId="12799DED"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Human Machine Interface</w:t>
            </w:r>
          </w:p>
        </w:tc>
      </w:tr>
      <w:tr w:rsidR="00622F44" w:rsidRPr="007C5752" w14:paraId="00ECE913" w14:textId="77777777" w:rsidTr="00B34630">
        <w:trPr>
          <w:trHeight w:val="71"/>
        </w:trPr>
        <w:tc>
          <w:tcPr>
            <w:tcW w:w="1101" w:type="dxa"/>
            <w:shd w:val="clear" w:color="auto" w:fill="auto"/>
            <w:vAlign w:val="center"/>
          </w:tcPr>
          <w:p w14:paraId="0F954BD4"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HP</w:t>
            </w:r>
          </w:p>
        </w:tc>
        <w:tc>
          <w:tcPr>
            <w:tcW w:w="7240" w:type="dxa"/>
            <w:shd w:val="clear" w:color="auto" w:fill="auto"/>
            <w:vAlign w:val="center"/>
          </w:tcPr>
          <w:p w14:paraId="6D8ACD25" w14:textId="1120584E"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High Pressure</w:t>
            </w:r>
            <w:r w:rsidR="00213959" w:rsidRPr="007C5752">
              <w:rPr>
                <w:sz w:val="18"/>
                <w:szCs w:val="18"/>
              </w:rPr>
              <w:t xml:space="preserve"> (typically 15 bar </w:t>
            </w:r>
            <w:r w:rsidR="00A24231" w:rsidRPr="007C5752">
              <w:rPr>
                <w:sz w:val="18"/>
                <w:szCs w:val="18"/>
              </w:rPr>
              <w:t>for</w:t>
            </w:r>
            <w:r w:rsidR="00213959" w:rsidRPr="007C5752">
              <w:rPr>
                <w:sz w:val="18"/>
                <w:szCs w:val="18"/>
              </w:rPr>
              <w:t xml:space="preserve"> WCS-HP)</w:t>
            </w:r>
          </w:p>
        </w:tc>
      </w:tr>
      <w:tr w:rsidR="00622F44" w:rsidRPr="007C5752" w14:paraId="47016599" w14:textId="77777777" w:rsidTr="00B34630">
        <w:trPr>
          <w:trHeight w:val="71"/>
        </w:trPr>
        <w:tc>
          <w:tcPr>
            <w:tcW w:w="1101" w:type="dxa"/>
            <w:shd w:val="clear" w:color="auto" w:fill="auto"/>
            <w:vAlign w:val="center"/>
          </w:tcPr>
          <w:p w14:paraId="1BB62F48"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HVAC</w:t>
            </w:r>
          </w:p>
        </w:tc>
        <w:tc>
          <w:tcPr>
            <w:tcW w:w="7240" w:type="dxa"/>
            <w:shd w:val="clear" w:color="auto" w:fill="auto"/>
            <w:vAlign w:val="center"/>
          </w:tcPr>
          <w:p w14:paraId="3740AB89"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Heating, Ventilation and Air Conditioning</w:t>
            </w:r>
          </w:p>
        </w:tc>
      </w:tr>
      <w:tr w:rsidR="00622F44" w:rsidRPr="007C5752" w14:paraId="086EE280" w14:textId="77777777" w:rsidTr="00B34630">
        <w:trPr>
          <w:trHeight w:val="71"/>
        </w:trPr>
        <w:tc>
          <w:tcPr>
            <w:tcW w:w="1101" w:type="dxa"/>
            <w:shd w:val="clear" w:color="auto" w:fill="auto"/>
            <w:vAlign w:val="center"/>
          </w:tcPr>
          <w:p w14:paraId="1BA37101"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HV</w:t>
            </w:r>
          </w:p>
        </w:tc>
        <w:tc>
          <w:tcPr>
            <w:tcW w:w="7240" w:type="dxa"/>
            <w:shd w:val="clear" w:color="auto" w:fill="auto"/>
            <w:vAlign w:val="center"/>
          </w:tcPr>
          <w:p w14:paraId="683305B5"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Hand Valve</w:t>
            </w:r>
          </w:p>
        </w:tc>
      </w:tr>
      <w:tr w:rsidR="00622F44" w:rsidRPr="007C5752" w14:paraId="45FDE140" w14:textId="77777777" w:rsidTr="00B34630">
        <w:trPr>
          <w:trHeight w:val="71"/>
        </w:trPr>
        <w:tc>
          <w:tcPr>
            <w:tcW w:w="1101" w:type="dxa"/>
            <w:shd w:val="clear" w:color="auto" w:fill="auto"/>
            <w:vAlign w:val="center"/>
          </w:tcPr>
          <w:p w14:paraId="20F3F1A3"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HX</w:t>
            </w:r>
          </w:p>
        </w:tc>
        <w:tc>
          <w:tcPr>
            <w:tcW w:w="7240" w:type="dxa"/>
            <w:shd w:val="clear" w:color="auto" w:fill="auto"/>
            <w:vAlign w:val="center"/>
          </w:tcPr>
          <w:p w14:paraId="4989C957"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Heat Exchanger</w:t>
            </w:r>
          </w:p>
        </w:tc>
      </w:tr>
      <w:tr w:rsidR="00622F44" w:rsidRPr="007C5752" w14:paraId="4313C25C" w14:textId="77777777" w:rsidTr="00B34630">
        <w:trPr>
          <w:trHeight w:val="71"/>
        </w:trPr>
        <w:tc>
          <w:tcPr>
            <w:tcW w:w="1101" w:type="dxa"/>
            <w:shd w:val="clear" w:color="auto" w:fill="auto"/>
            <w:vAlign w:val="center"/>
          </w:tcPr>
          <w:p w14:paraId="37B73B81"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KOM</w:t>
            </w:r>
          </w:p>
        </w:tc>
        <w:tc>
          <w:tcPr>
            <w:tcW w:w="7240" w:type="dxa"/>
            <w:shd w:val="clear" w:color="auto" w:fill="auto"/>
            <w:vAlign w:val="center"/>
          </w:tcPr>
          <w:p w14:paraId="0B7282E2"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Kick-Off Meeting</w:t>
            </w:r>
          </w:p>
        </w:tc>
      </w:tr>
      <w:tr w:rsidR="00622F44" w:rsidRPr="007C5752" w14:paraId="41ED4C8D" w14:textId="77777777" w:rsidTr="00B34630">
        <w:trPr>
          <w:trHeight w:val="71"/>
        </w:trPr>
        <w:tc>
          <w:tcPr>
            <w:tcW w:w="1101" w:type="dxa"/>
            <w:shd w:val="clear" w:color="auto" w:fill="auto"/>
            <w:vAlign w:val="center"/>
          </w:tcPr>
          <w:p w14:paraId="68142E58" w14:textId="77777777" w:rsidR="00622F44" w:rsidRPr="007C5752" w:rsidRDefault="00622F44" w:rsidP="00B5535E">
            <w:pPr>
              <w:pStyle w:val="AASemiBold"/>
              <w:spacing w:before="80" w:after="40" w:line="240" w:lineRule="auto"/>
              <w:ind w:left="-109" w:right="-107"/>
              <w:rPr>
                <w:sz w:val="18"/>
                <w:szCs w:val="20"/>
              </w:rPr>
            </w:pPr>
            <w:r w:rsidRPr="007C5752">
              <w:rPr>
                <w:sz w:val="18"/>
                <w:szCs w:val="20"/>
              </w:rPr>
              <w:t>LHe</w:t>
            </w:r>
          </w:p>
        </w:tc>
        <w:tc>
          <w:tcPr>
            <w:tcW w:w="7240" w:type="dxa"/>
            <w:shd w:val="clear" w:color="auto" w:fill="auto"/>
            <w:vAlign w:val="center"/>
          </w:tcPr>
          <w:p w14:paraId="6942C786" w14:textId="77777777" w:rsidR="00622F44" w:rsidRPr="007C5752" w:rsidRDefault="00622F44" w:rsidP="00B5535E">
            <w:pPr>
              <w:autoSpaceDE w:val="0"/>
              <w:autoSpaceDN w:val="0"/>
              <w:adjustRightInd w:val="0"/>
              <w:spacing w:before="80" w:after="40" w:line="240" w:lineRule="auto"/>
              <w:rPr>
                <w:sz w:val="18"/>
                <w:szCs w:val="18"/>
              </w:rPr>
            </w:pPr>
            <w:r w:rsidRPr="007C5752">
              <w:rPr>
                <w:sz w:val="18"/>
                <w:szCs w:val="18"/>
              </w:rPr>
              <w:t>Liquid Helium</w:t>
            </w:r>
          </w:p>
        </w:tc>
      </w:tr>
      <w:tr w:rsidR="007F171A" w:rsidRPr="007C5752" w14:paraId="54DC2FCC" w14:textId="77777777" w:rsidTr="00B34630">
        <w:trPr>
          <w:trHeight w:val="71"/>
        </w:trPr>
        <w:tc>
          <w:tcPr>
            <w:tcW w:w="1101" w:type="dxa"/>
            <w:shd w:val="clear" w:color="auto" w:fill="auto"/>
            <w:vAlign w:val="center"/>
          </w:tcPr>
          <w:p w14:paraId="161A6724" w14:textId="06840140" w:rsidR="007F171A" w:rsidRPr="007C5752" w:rsidRDefault="007F171A" w:rsidP="00B5535E">
            <w:pPr>
              <w:pStyle w:val="AASemiBold"/>
              <w:spacing w:before="80" w:after="40" w:line="240" w:lineRule="auto"/>
              <w:ind w:left="-109" w:right="-107"/>
              <w:rPr>
                <w:sz w:val="18"/>
                <w:szCs w:val="20"/>
              </w:rPr>
            </w:pPr>
            <w:r w:rsidRPr="007C5752">
              <w:rPr>
                <w:sz w:val="18"/>
                <w:szCs w:val="20"/>
              </w:rPr>
              <w:t>LINAC</w:t>
            </w:r>
          </w:p>
        </w:tc>
        <w:tc>
          <w:tcPr>
            <w:tcW w:w="7240" w:type="dxa"/>
            <w:shd w:val="clear" w:color="auto" w:fill="auto"/>
            <w:vAlign w:val="center"/>
          </w:tcPr>
          <w:p w14:paraId="0DF3965D" w14:textId="7CA39FFB" w:rsidR="007F171A" w:rsidRPr="007C5752" w:rsidRDefault="007F171A" w:rsidP="00B5535E">
            <w:pPr>
              <w:autoSpaceDE w:val="0"/>
              <w:autoSpaceDN w:val="0"/>
              <w:adjustRightInd w:val="0"/>
              <w:spacing w:before="80" w:after="40" w:line="240" w:lineRule="auto"/>
              <w:rPr>
                <w:sz w:val="18"/>
                <w:szCs w:val="18"/>
              </w:rPr>
            </w:pPr>
            <w:r w:rsidRPr="007C5752">
              <w:rPr>
                <w:sz w:val="18"/>
                <w:szCs w:val="18"/>
              </w:rPr>
              <w:t>Linear Accelerator</w:t>
            </w:r>
          </w:p>
        </w:tc>
      </w:tr>
      <w:tr w:rsidR="006300B1" w:rsidRPr="007C5752" w14:paraId="5F15D6B3" w14:textId="77777777" w:rsidTr="00B34630">
        <w:trPr>
          <w:trHeight w:val="71"/>
        </w:trPr>
        <w:tc>
          <w:tcPr>
            <w:tcW w:w="1101" w:type="dxa"/>
            <w:shd w:val="clear" w:color="auto" w:fill="auto"/>
            <w:vAlign w:val="center"/>
          </w:tcPr>
          <w:p w14:paraId="479E9424"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LN</w:t>
            </w:r>
            <w:r w:rsidRPr="007C5752">
              <w:rPr>
                <w:sz w:val="18"/>
                <w:szCs w:val="20"/>
                <w:vertAlign w:val="subscript"/>
              </w:rPr>
              <w:t>2</w:t>
            </w:r>
          </w:p>
        </w:tc>
        <w:tc>
          <w:tcPr>
            <w:tcW w:w="7240" w:type="dxa"/>
            <w:shd w:val="clear" w:color="auto" w:fill="auto"/>
            <w:vAlign w:val="center"/>
          </w:tcPr>
          <w:p w14:paraId="29A5F788"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Liquid Nitrogen</w:t>
            </w:r>
          </w:p>
        </w:tc>
      </w:tr>
      <w:tr w:rsidR="006300B1" w:rsidRPr="007C5752" w14:paraId="572CAA70" w14:textId="77777777" w:rsidTr="00B34630">
        <w:trPr>
          <w:trHeight w:val="71"/>
        </w:trPr>
        <w:tc>
          <w:tcPr>
            <w:tcW w:w="1101" w:type="dxa"/>
            <w:shd w:val="clear" w:color="auto" w:fill="auto"/>
            <w:vAlign w:val="center"/>
          </w:tcPr>
          <w:p w14:paraId="7687F137" w14:textId="4F0B6D2B" w:rsidR="006300B1" w:rsidRPr="007C5752" w:rsidRDefault="006300B1" w:rsidP="006300B1">
            <w:pPr>
              <w:pStyle w:val="AASemiBold"/>
              <w:spacing w:before="80" w:after="40" w:line="240" w:lineRule="auto"/>
              <w:ind w:left="-109" w:right="-107"/>
              <w:rPr>
                <w:sz w:val="18"/>
                <w:szCs w:val="20"/>
              </w:rPr>
            </w:pPr>
            <w:r w:rsidRPr="007C5752">
              <w:rPr>
                <w:sz w:val="18"/>
                <w:szCs w:val="20"/>
              </w:rPr>
              <w:t>LP</w:t>
            </w:r>
          </w:p>
        </w:tc>
        <w:tc>
          <w:tcPr>
            <w:tcW w:w="7240" w:type="dxa"/>
            <w:shd w:val="clear" w:color="auto" w:fill="auto"/>
            <w:vAlign w:val="center"/>
          </w:tcPr>
          <w:p w14:paraId="583DD54C" w14:textId="0467EBCF"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Low Pressure (Typically 1050 mbar)</w:t>
            </w:r>
          </w:p>
        </w:tc>
      </w:tr>
      <w:tr w:rsidR="006300B1" w:rsidRPr="007C5752" w14:paraId="2EE8DF61" w14:textId="77777777" w:rsidTr="00B34630">
        <w:trPr>
          <w:trHeight w:val="71"/>
        </w:trPr>
        <w:tc>
          <w:tcPr>
            <w:tcW w:w="1101" w:type="dxa"/>
            <w:shd w:val="clear" w:color="auto" w:fill="auto"/>
            <w:vAlign w:val="center"/>
          </w:tcPr>
          <w:p w14:paraId="0FEF00DA" w14:textId="6C6EABCD" w:rsidR="006300B1" w:rsidRPr="007C5752" w:rsidRDefault="006300B1" w:rsidP="006300B1">
            <w:pPr>
              <w:pStyle w:val="AASemiBold"/>
              <w:spacing w:before="80" w:after="40" w:line="240" w:lineRule="auto"/>
              <w:ind w:left="-109" w:right="-107"/>
              <w:rPr>
                <w:sz w:val="18"/>
                <w:szCs w:val="20"/>
              </w:rPr>
            </w:pPr>
            <w:r w:rsidRPr="007C5752">
              <w:rPr>
                <w:sz w:val="18"/>
                <w:szCs w:val="20"/>
              </w:rPr>
              <w:t>LRU</w:t>
            </w:r>
          </w:p>
        </w:tc>
        <w:tc>
          <w:tcPr>
            <w:tcW w:w="7240" w:type="dxa"/>
            <w:shd w:val="clear" w:color="auto" w:fill="auto"/>
            <w:vAlign w:val="center"/>
          </w:tcPr>
          <w:p w14:paraId="5F007081" w14:textId="4CD36964"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Line Replaceable Unit (used with RCM and MTBF data)</w:t>
            </w:r>
          </w:p>
        </w:tc>
      </w:tr>
      <w:tr w:rsidR="006300B1" w:rsidRPr="007C5752" w14:paraId="2D5A204C" w14:textId="77777777" w:rsidTr="00B34630">
        <w:trPr>
          <w:trHeight w:val="71"/>
        </w:trPr>
        <w:tc>
          <w:tcPr>
            <w:tcW w:w="1101" w:type="dxa"/>
            <w:shd w:val="clear" w:color="auto" w:fill="auto"/>
            <w:vAlign w:val="center"/>
          </w:tcPr>
          <w:p w14:paraId="33737F56" w14:textId="337D1FCA" w:rsidR="006300B1" w:rsidRPr="007C5752" w:rsidRDefault="006300B1" w:rsidP="006300B1">
            <w:pPr>
              <w:pStyle w:val="AASemiBold"/>
              <w:spacing w:before="80" w:after="40" w:line="240" w:lineRule="auto"/>
              <w:ind w:left="-109" w:right="-107"/>
              <w:rPr>
                <w:sz w:val="18"/>
                <w:szCs w:val="20"/>
              </w:rPr>
            </w:pPr>
            <w:r w:rsidRPr="007C5752">
              <w:rPr>
                <w:sz w:val="18"/>
                <w:szCs w:val="20"/>
              </w:rPr>
              <w:t>LTU</w:t>
            </w:r>
          </w:p>
        </w:tc>
        <w:tc>
          <w:tcPr>
            <w:tcW w:w="7240" w:type="dxa"/>
            <w:shd w:val="clear" w:color="auto" w:fill="auto"/>
            <w:vAlign w:val="center"/>
          </w:tcPr>
          <w:p w14:paraId="70E8C854" w14:textId="62395735"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LINAC Tunnel</w:t>
            </w:r>
          </w:p>
        </w:tc>
      </w:tr>
      <w:tr w:rsidR="006300B1" w:rsidRPr="007C5752" w14:paraId="37AE2C69" w14:textId="77777777" w:rsidTr="00B34630">
        <w:trPr>
          <w:trHeight w:val="71"/>
        </w:trPr>
        <w:tc>
          <w:tcPr>
            <w:tcW w:w="1101" w:type="dxa"/>
            <w:shd w:val="clear" w:color="auto" w:fill="auto"/>
          </w:tcPr>
          <w:p w14:paraId="69744B4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LWC</w:t>
            </w:r>
          </w:p>
        </w:tc>
        <w:tc>
          <w:tcPr>
            <w:tcW w:w="7240" w:type="dxa"/>
            <w:shd w:val="clear" w:color="auto" w:fill="auto"/>
          </w:tcPr>
          <w:p w14:paraId="2D79E0B4"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Low Pressure Warm Compressor</w:t>
            </w:r>
          </w:p>
        </w:tc>
      </w:tr>
      <w:tr w:rsidR="006300B1" w:rsidRPr="007C5752" w14:paraId="561AD14D" w14:textId="77777777" w:rsidTr="00B34630">
        <w:trPr>
          <w:trHeight w:val="71"/>
        </w:trPr>
        <w:tc>
          <w:tcPr>
            <w:tcW w:w="1101" w:type="dxa"/>
            <w:shd w:val="clear" w:color="auto" w:fill="auto"/>
            <w:vAlign w:val="center"/>
          </w:tcPr>
          <w:p w14:paraId="2FEA9BE0"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MCS</w:t>
            </w:r>
          </w:p>
        </w:tc>
        <w:tc>
          <w:tcPr>
            <w:tcW w:w="7240" w:type="dxa"/>
            <w:shd w:val="clear" w:color="auto" w:fill="auto"/>
            <w:vAlign w:val="center"/>
          </w:tcPr>
          <w:p w14:paraId="566AB126"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Control System</w:t>
            </w:r>
          </w:p>
        </w:tc>
      </w:tr>
      <w:tr w:rsidR="006300B1" w:rsidRPr="007C5752" w14:paraId="06BCAAF5" w14:textId="77777777" w:rsidTr="00B34630">
        <w:trPr>
          <w:trHeight w:val="71"/>
        </w:trPr>
        <w:tc>
          <w:tcPr>
            <w:tcW w:w="1101" w:type="dxa"/>
            <w:shd w:val="clear" w:color="auto" w:fill="auto"/>
            <w:vAlign w:val="center"/>
          </w:tcPr>
          <w:p w14:paraId="5DDC5049"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MIP</w:t>
            </w:r>
          </w:p>
        </w:tc>
        <w:tc>
          <w:tcPr>
            <w:tcW w:w="7240" w:type="dxa"/>
            <w:shd w:val="clear" w:color="auto" w:fill="auto"/>
            <w:vAlign w:val="center"/>
          </w:tcPr>
          <w:p w14:paraId="6800EE23"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Manufacturing and Inspection Plan</w:t>
            </w:r>
          </w:p>
        </w:tc>
      </w:tr>
      <w:tr w:rsidR="006300B1" w:rsidRPr="007C5752" w14:paraId="503FB139" w14:textId="77777777" w:rsidTr="00B34630">
        <w:trPr>
          <w:trHeight w:val="71"/>
        </w:trPr>
        <w:tc>
          <w:tcPr>
            <w:tcW w:w="1101" w:type="dxa"/>
            <w:shd w:val="clear" w:color="auto" w:fill="auto"/>
            <w:vAlign w:val="center"/>
          </w:tcPr>
          <w:p w14:paraId="0EF71E3F"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MIS</w:t>
            </w:r>
          </w:p>
        </w:tc>
        <w:tc>
          <w:tcPr>
            <w:tcW w:w="7240" w:type="dxa"/>
            <w:shd w:val="clear" w:color="auto" w:fill="auto"/>
            <w:vAlign w:val="center"/>
          </w:tcPr>
          <w:p w14:paraId="395014EE"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Interlocking System</w:t>
            </w:r>
          </w:p>
        </w:tc>
      </w:tr>
      <w:tr w:rsidR="006300B1" w:rsidRPr="007C5752" w14:paraId="778ECEA6" w14:textId="77777777" w:rsidTr="00B34630">
        <w:trPr>
          <w:trHeight w:val="71"/>
        </w:trPr>
        <w:tc>
          <w:tcPr>
            <w:tcW w:w="1101" w:type="dxa"/>
            <w:shd w:val="clear" w:color="auto" w:fill="auto"/>
            <w:vAlign w:val="center"/>
          </w:tcPr>
          <w:p w14:paraId="367EAB7A" w14:textId="77777777" w:rsidR="006300B1" w:rsidRPr="007C5752" w:rsidRDefault="006300B1" w:rsidP="006300B1">
            <w:pPr>
              <w:pStyle w:val="AASemiBold"/>
              <w:spacing w:before="80" w:after="40" w:line="240" w:lineRule="auto"/>
              <w:ind w:left="-109" w:right="-107"/>
              <w:rPr>
                <w:b/>
                <w:bCs/>
                <w:sz w:val="18"/>
                <w:szCs w:val="20"/>
              </w:rPr>
            </w:pPr>
            <w:r w:rsidRPr="007C5752">
              <w:rPr>
                <w:sz w:val="18"/>
                <w:szCs w:val="20"/>
              </w:rPr>
              <w:t>MIT</w:t>
            </w:r>
          </w:p>
        </w:tc>
        <w:tc>
          <w:tcPr>
            <w:tcW w:w="7240" w:type="dxa"/>
            <w:shd w:val="clear" w:color="auto" w:fill="auto"/>
            <w:vAlign w:val="center"/>
          </w:tcPr>
          <w:p w14:paraId="34854402"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18"/>
              </w:rPr>
              <w:t>IT System</w:t>
            </w:r>
          </w:p>
        </w:tc>
      </w:tr>
      <w:tr w:rsidR="006300B1" w:rsidRPr="007C5752" w14:paraId="2BD8D811" w14:textId="77777777" w:rsidTr="00B34630">
        <w:trPr>
          <w:trHeight w:val="71"/>
        </w:trPr>
        <w:tc>
          <w:tcPr>
            <w:tcW w:w="1101" w:type="dxa"/>
            <w:shd w:val="clear" w:color="auto" w:fill="auto"/>
            <w:vAlign w:val="center"/>
          </w:tcPr>
          <w:p w14:paraId="3C9AB2E9"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lastRenderedPageBreak/>
              <w:t>MTBF</w:t>
            </w:r>
          </w:p>
        </w:tc>
        <w:tc>
          <w:tcPr>
            <w:tcW w:w="7240" w:type="dxa"/>
            <w:shd w:val="clear" w:color="auto" w:fill="auto"/>
            <w:vAlign w:val="center"/>
          </w:tcPr>
          <w:p w14:paraId="15CE712F" w14:textId="77777777" w:rsidR="006300B1" w:rsidRPr="007C5752" w:rsidRDefault="006300B1" w:rsidP="006300B1">
            <w:pPr>
              <w:autoSpaceDE w:val="0"/>
              <w:autoSpaceDN w:val="0"/>
              <w:adjustRightInd w:val="0"/>
              <w:spacing w:before="80" w:after="40" w:line="240" w:lineRule="auto"/>
              <w:rPr>
                <w:sz w:val="18"/>
                <w:szCs w:val="18"/>
              </w:rPr>
            </w:pPr>
            <w:r w:rsidRPr="007C5752">
              <w:rPr>
                <w:sz w:val="18"/>
                <w:szCs w:val="20"/>
              </w:rPr>
              <w:t>Mean Time Between Failure</w:t>
            </w:r>
          </w:p>
        </w:tc>
      </w:tr>
      <w:tr w:rsidR="006300B1" w:rsidRPr="007C5752" w14:paraId="186EAF38" w14:textId="77777777" w:rsidTr="00B34630">
        <w:trPr>
          <w:trHeight w:val="71"/>
        </w:trPr>
        <w:tc>
          <w:tcPr>
            <w:tcW w:w="1101" w:type="dxa"/>
            <w:shd w:val="clear" w:color="auto" w:fill="auto"/>
            <w:vAlign w:val="center"/>
          </w:tcPr>
          <w:p w14:paraId="38E5BC4C"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MTBM</w:t>
            </w:r>
          </w:p>
        </w:tc>
        <w:tc>
          <w:tcPr>
            <w:tcW w:w="7240" w:type="dxa"/>
            <w:shd w:val="clear" w:color="auto" w:fill="auto"/>
            <w:vAlign w:val="center"/>
          </w:tcPr>
          <w:p w14:paraId="60758B52"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Mean Time Between Maintenance</w:t>
            </w:r>
          </w:p>
        </w:tc>
      </w:tr>
      <w:tr w:rsidR="006300B1" w:rsidRPr="007C5752" w14:paraId="002BD2D0" w14:textId="77777777" w:rsidTr="00B34630">
        <w:trPr>
          <w:trHeight w:val="71"/>
        </w:trPr>
        <w:tc>
          <w:tcPr>
            <w:tcW w:w="1101" w:type="dxa"/>
            <w:shd w:val="clear" w:color="auto" w:fill="auto"/>
            <w:vAlign w:val="center"/>
          </w:tcPr>
          <w:p w14:paraId="6944B66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MTTR</w:t>
            </w:r>
          </w:p>
        </w:tc>
        <w:tc>
          <w:tcPr>
            <w:tcW w:w="7240" w:type="dxa"/>
            <w:shd w:val="clear" w:color="auto" w:fill="auto"/>
            <w:vAlign w:val="center"/>
          </w:tcPr>
          <w:p w14:paraId="0C1797EB"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Mean Time To Repair</w:t>
            </w:r>
          </w:p>
        </w:tc>
      </w:tr>
      <w:tr w:rsidR="006300B1" w:rsidRPr="007C5752" w14:paraId="0206E24F" w14:textId="77777777" w:rsidTr="00B34630">
        <w:trPr>
          <w:trHeight w:val="71"/>
        </w:trPr>
        <w:tc>
          <w:tcPr>
            <w:tcW w:w="1101" w:type="dxa"/>
            <w:shd w:val="clear" w:color="auto" w:fill="auto"/>
            <w:vAlign w:val="center"/>
          </w:tcPr>
          <w:p w14:paraId="2C433122"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MYRRHA</w:t>
            </w:r>
          </w:p>
        </w:tc>
        <w:tc>
          <w:tcPr>
            <w:tcW w:w="7240" w:type="dxa"/>
            <w:shd w:val="clear" w:color="auto" w:fill="auto"/>
            <w:vAlign w:val="center"/>
          </w:tcPr>
          <w:p w14:paraId="28C0A857" w14:textId="70249182"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Multi-purpose hYbrid Research Reactor for High-tech Applications</w:t>
            </w:r>
          </w:p>
        </w:tc>
      </w:tr>
      <w:tr w:rsidR="006300B1" w:rsidRPr="007C5752" w14:paraId="437535A1" w14:textId="77777777" w:rsidTr="00B34630">
        <w:trPr>
          <w:trHeight w:val="71"/>
        </w:trPr>
        <w:tc>
          <w:tcPr>
            <w:tcW w:w="1101" w:type="dxa"/>
            <w:shd w:val="clear" w:color="auto" w:fill="auto"/>
            <w:vAlign w:val="center"/>
          </w:tcPr>
          <w:p w14:paraId="4FF04739" w14:textId="40C968E5" w:rsidR="006300B1" w:rsidRPr="007C5752" w:rsidRDefault="006300B1" w:rsidP="006300B1">
            <w:pPr>
              <w:pStyle w:val="AASemiBold"/>
              <w:spacing w:before="80" w:after="40" w:line="240" w:lineRule="auto"/>
              <w:ind w:left="-109" w:right="-107"/>
              <w:rPr>
                <w:sz w:val="18"/>
                <w:szCs w:val="20"/>
              </w:rPr>
            </w:pPr>
            <w:r w:rsidRPr="007C5752">
              <w:rPr>
                <w:sz w:val="18"/>
                <w:szCs w:val="20"/>
              </w:rPr>
              <w:t>OEM</w:t>
            </w:r>
          </w:p>
        </w:tc>
        <w:tc>
          <w:tcPr>
            <w:tcW w:w="7240" w:type="dxa"/>
            <w:shd w:val="clear" w:color="auto" w:fill="auto"/>
            <w:vAlign w:val="center"/>
          </w:tcPr>
          <w:p w14:paraId="4FE947D2" w14:textId="7AF54793" w:rsidR="006300B1" w:rsidRPr="007C5752" w:rsidRDefault="005C19C3" w:rsidP="006300B1">
            <w:pPr>
              <w:autoSpaceDE w:val="0"/>
              <w:autoSpaceDN w:val="0"/>
              <w:adjustRightInd w:val="0"/>
              <w:spacing w:before="80" w:after="40" w:line="240" w:lineRule="auto"/>
              <w:rPr>
                <w:sz w:val="18"/>
                <w:szCs w:val="20"/>
              </w:rPr>
            </w:pPr>
            <w:r w:rsidRPr="007C5752">
              <w:rPr>
                <w:sz w:val="18"/>
                <w:szCs w:val="20"/>
              </w:rPr>
              <w:t>Original Equipment Manufacturer.  (e.g. Kaeser)</w:t>
            </w:r>
          </w:p>
        </w:tc>
      </w:tr>
      <w:tr w:rsidR="006300B1" w:rsidRPr="007C5752" w14:paraId="74A741C8" w14:textId="77777777" w:rsidTr="00B34630">
        <w:trPr>
          <w:trHeight w:val="71"/>
        </w:trPr>
        <w:tc>
          <w:tcPr>
            <w:tcW w:w="1101" w:type="dxa"/>
            <w:shd w:val="clear" w:color="auto" w:fill="auto"/>
            <w:vAlign w:val="center"/>
          </w:tcPr>
          <w:p w14:paraId="42C13A0C"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ORS</w:t>
            </w:r>
          </w:p>
        </w:tc>
        <w:tc>
          <w:tcPr>
            <w:tcW w:w="7240" w:type="dxa"/>
            <w:shd w:val="clear" w:color="auto" w:fill="auto"/>
            <w:vAlign w:val="center"/>
          </w:tcPr>
          <w:p w14:paraId="09DCBF65"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Oil removal system</w:t>
            </w:r>
          </w:p>
        </w:tc>
      </w:tr>
      <w:tr w:rsidR="006300B1" w:rsidRPr="007C5752" w14:paraId="3AD781CA" w14:textId="77777777" w:rsidTr="00B34630">
        <w:trPr>
          <w:trHeight w:val="71"/>
        </w:trPr>
        <w:tc>
          <w:tcPr>
            <w:tcW w:w="1101" w:type="dxa"/>
            <w:shd w:val="clear" w:color="auto" w:fill="auto"/>
            <w:vAlign w:val="center"/>
          </w:tcPr>
          <w:p w14:paraId="3EF11ACC" w14:textId="75997AC7" w:rsidR="006300B1" w:rsidRPr="007C5752" w:rsidRDefault="006300B1" w:rsidP="006300B1">
            <w:pPr>
              <w:pStyle w:val="AASemiBold"/>
              <w:spacing w:before="80" w:after="40" w:line="240" w:lineRule="auto"/>
              <w:ind w:left="-109" w:right="-107"/>
              <w:rPr>
                <w:sz w:val="18"/>
                <w:szCs w:val="20"/>
              </w:rPr>
            </w:pPr>
            <w:r w:rsidRPr="007C5752">
              <w:rPr>
                <w:sz w:val="18"/>
                <w:szCs w:val="20"/>
              </w:rPr>
              <w:t>PEPS</w:t>
            </w:r>
          </w:p>
        </w:tc>
        <w:tc>
          <w:tcPr>
            <w:tcW w:w="7240" w:type="dxa"/>
            <w:shd w:val="clear" w:color="auto" w:fill="auto"/>
            <w:vAlign w:val="center"/>
          </w:tcPr>
          <w:p w14:paraId="429DCD3D" w14:textId="2EC7C724"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 xml:space="preserve">Personal Protection System </w:t>
            </w:r>
          </w:p>
        </w:tc>
      </w:tr>
      <w:tr w:rsidR="006300B1" w:rsidRPr="007C5752" w14:paraId="5FD6D8A1" w14:textId="77777777" w:rsidTr="00B34630">
        <w:trPr>
          <w:trHeight w:val="71"/>
        </w:trPr>
        <w:tc>
          <w:tcPr>
            <w:tcW w:w="1101" w:type="dxa"/>
            <w:shd w:val="clear" w:color="auto" w:fill="auto"/>
            <w:vAlign w:val="center"/>
          </w:tcPr>
          <w:p w14:paraId="4F93896B"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PFD</w:t>
            </w:r>
          </w:p>
        </w:tc>
        <w:tc>
          <w:tcPr>
            <w:tcW w:w="7240" w:type="dxa"/>
            <w:shd w:val="clear" w:color="auto" w:fill="auto"/>
            <w:vAlign w:val="center"/>
          </w:tcPr>
          <w:p w14:paraId="6A0BC022"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Process Flow Diagram</w:t>
            </w:r>
          </w:p>
        </w:tc>
      </w:tr>
      <w:tr w:rsidR="006300B1" w:rsidRPr="007C5752" w14:paraId="36E4B694" w14:textId="77777777" w:rsidTr="00B34630">
        <w:trPr>
          <w:trHeight w:val="71"/>
        </w:trPr>
        <w:tc>
          <w:tcPr>
            <w:tcW w:w="1101" w:type="dxa"/>
            <w:shd w:val="clear" w:color="auto" w:fill="auto"/>
            <w:vAlign w:val="center"/>
          </w:tcPr>
          <w:p w14:paraId="50417121"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PID</w:t>
            </w:r>
          </w:p>
        </w:tc>
        <w:tc>
          <w:tcPr>
            <w:tcW w:w="7240" w:type="dxa"/>
            <w:shd w:val="clear" w:color="auto" w:fill="auto"/>
            <w:vAlign w:val="center"/>
          </w:tcPr>
          <w:p w14:paraId="799DD441"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Piping and Instrumentation Diagram</w:t>
            </w:r>
          </w:p>
        </w:tc>
      </w:tr>
      <w:tr w:rsidR="006300B1" w:rsidRPr="007C5752" w14:paraId="2AE2B829" w14:textId="77777777" w:rsidTr="00B34630">
        <w:trPr>
          <w:trHeight w:val="71"/>
        </w:trPr>
        <w:tc>
          <w:tcPr>
            <w:tcW w:w="1101" w:type="dxa"/>
            <w:shd w:val="clear" w:color="auto" w:fill="auto"/>
            <w:vAlign w:val="center"/>
          </w:tcPr>
          <w:p w14:paraId="7F3D1411"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PLC</w:t>
            </w:r>
          </w:p>
        </w:tc>
        <w:tc>
          <w:tcPr>
            <w:tcW w:w="7240" w:type="dxa"/>
            <w:shd w:val="clear" w:color="auto" w:fill="auto"/>
            <w:vAlign w:val="center"/>
          </w:tcPr>
          <w:p w14:paraId="6537DB3E"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Programmable Logic Controller</w:t>
            </w:r>
          </w:p>
        </w:tc>
      </w:tr>
      <w:tr w:rsidR="006300B1" w:rsidRPr="007C5752" w14:paraId="4D767165" w14:textId="77777777" w:rsidTr="00B34630">
        <w:trPr>
          <w:trHeight w:val="71"/>
        </w:trPr>
        <w:tc>
          <w:tcPr>
            <w:tcW w:w="1101" w:type="dxa"/>
            <w:shd w:val="clear" w:color="auto" w:fill="auto"/>
            <w:vAlign w:val="center"/>
          </w:tcPr>
          <w:p w14:paraId="56BFC02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QCELL</w:t>
            </w:r>
          </w:p>
        </w:tc>
        <w:tc>
          <w:tcPr>
            <w:tcW w:w="7240" w:type="dxa"/>
            <w:shd w:val="clear" w:color="auto" w:fill="auto"/>
            <w:vAlign w:val="center"/>
          </w:tcPr>
          <w:p w14:paraId="153C82E6"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Cryogenic Cell = QVB+QM</w:t>
            </w:r>
          </w:p>
        </w:tc>
      </w:tr>
      <w:tr w:rsidR="006300B1" w:rsidRPr="007C5752" w14:paraId="1E332637" w14:textId="77777777" w:rsidTr="00B34630">
        <w:trPr>
          <w:trHeight w:val="71"/>
        </w:trPr>
        <w:tc>
          <w:tcPr>
            <w:tcW w:w="1101" w:type="dxa"/>
            <w:shd w:val="clear" w:color="auto" w:fill="auto"/>
            <w:vAlign w:val="center"/>
          </w:tcPr>
          <w:p w14:paraId="53E9003D"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QLM</w:t>
            </w:r>
          </w:p>
        </w:tc>
        <w:tc>
          <w:tcPr>
            <w:tcW w:w="7240" w:type="dxa"/>
            <w:shd w:val="clear" w:color="auto" w:fill="auto"/>
            <w:vAlign w:val="center"/>
          </w:tcPr>
          <w:p w14:paraId="2CBB081E"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Main Cryogenic Distribution Line</w:t>
            </w:r>
          </w:p>
        </w:tc>
      </w:tr>
      <w:tr w:rsidR="006300B1" w:rsidRPr="007C5752" w14:paraId="20013F84" w14:textId="77777777" w:rsidTr="00B34630">
        <w:trPr>
          <w:trHeight w:val="71"/>
        </w:trPr>
        <w:tc>
          <w:tcPr>
            <w:tcW w:w="1101" w:type="dxa"/>
            <w:shd w:val="clear" w:color="auto" w:fill="auto"/>
            <w:vAlign w:val="center"/>
          </w:tcPr>
          <w:p w14:paraId="2B4DD21D"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QM</w:t>
            </w:r>
          </w:p>
        </w:tc>
        <w:tc>
          <w:tcPr>
            <w:tcW w:w="7240" w:type="dxa"/>
            <w:shd w:val="clear" w:color="auto" w:fill="auto"/>
            <w:vAlign w:val="center"/>
          </w:tcPr>
          <w:p w14:paraId="63827CF9"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Cryomodule</w:t>
            </w:r>
          </w:p>
        </w:tc>
      </w:tr>
      <w:tr w:rsidR="006300B1" w:rsidRPr="007C5752" w14:paraId="4EED3406" w14:textId="77777777" w:rsidTr="00B34630">
        <w:trPr>
          <w:trHeight w:val="71"/>
        </w:trPr>
        <w:tc>
          <w:tcPr>
            <w:tcW w:w="1101" w:type="dxa"/>
            <w:shd w:val="clear" w:color="auto" w:fill="auto"/>
            <w:vAlign w:val="center"/>
          </w:tcPr>
          <w:p w14:paraId="6AEE635F"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QPLANT</w:t>
            </w:r>
          </w:p>
        </w:tc>
        <w:tc>
          <w:tcPr>
            <w:tcW w:w="7240" w:type="dxa"/>
            <w:shd w:val="clear" w:color="auto" w:fill="auto"/>
            <w:vAlign w:val="center"/>
          </w:tcPr>
          <w:p w14:paraId="56672B19"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QPLANT</w:t>
            </w:r>
          </w:p>
        </w:tc>
      </w:tr>
      <w:tr w:rsidR="006300B1" w:rsidRPr="007C5752" w14:paraId="308368BE" w14:textId="77777777" w:rsidTr="00B34630">
        <w:trPr>
          <w:trHeight w:val="71"/>
        </w:trPr>
        <w:tc>
          <w:tcPr>
            <w:tcW w:w="1101" w:type="dxa"/>
            <w:shd w:val="clear" w:color="auto" w:fill="auto"/>
            <w:vAlign w:val="center"/>
          </w:tcPr>
          <w:p w14:paraId="7CF1B121" w14:textId="3478094D" w:rsidR="006300B1" w:rsidRPr="007C5752" w:rsidRDefault="006300B1" w:rsidP="006300B1">
            <w:pPr>
              <w:pStyle w:val="AASemiBold"/>
              <w:spacing w:before="80" w:after="40" w:line="240" w:lineRule="auto"/>
              <w:ind w:left="-109" w:right="-107"/>
              <w:rPr>
                <w:sz w:val="18"/>
                <w:szCs w:val="20"/>
              </w:rPr>
            </w:pPr>
            <w:r w:rsidRPr="007C5752">
              <w:rPr>
                <w:sz w:val="18"/>
                <w:szCs w:val="20"/>
              </w:rPr>
              <w:t>QPLANT:CIS</w:t>
            </w:r>
          </w:p>
        </w:tc>
        <w:tc>
          <w:tcPr>
            <w:tcW w:w="7240" w:type="dxa"/>
            <w:shd w:val="clear" w:color="auto" w:fill="auto"/>
            <w:vAlign w:val="center"/>
          </w:tcPr>
          <w:p w14:paraId="5F252EDB" w14:textId="3FD82649" w:rsidR="006300B1" w:rsidRPr="007C5752" w:rsidRDefault="006300B1" w:rsidP="006300B1">
            <w:pPr>
              <w:autoSpaceDE w:val="0"/>
              <w:autoSpaceDN w:val="0"/>
              <w:adjustRightInd w:val="0"/>
              <w:spacing w:before="80" w:after="40" w:line="240" w:lineRule="auto"/>
              <w:rPr>
                <w:sz w:val="18"/>
                <w:szCs w:val="20"/>
              </w:rPr>
            </w:pPr>
            <w:r w:rsidRPr="007C5752">
              <w:rPr>
                <w:sz w:val="18"/>
                <w:szCs w:val="18"/>
              </w:rPr>
              <w:t>QPLANT Control and Interlock System</w:t>
            </w:r>
          </w:p>
        </w:tc>
      </w:tr>
      <w:tr w:rsidR="006300B1" w:rsidRPr="007C5752" w14:paraId="3F1E8677" w14:textId="77777777" w:rsidTr="00B34630">
        <w:trPr>
          <w:trHeight w:val="71"/>
        </w:trPr>
        <w:tc>
          <w:tcPr>
            <w:tcW w:w="1101" w:type="dxa"/>
            <w:shd w:val="clear" w:color="auto" w:fill="auto"/>
            <w:vAlign w:val="center"/>
          </w:tcPr>
          <w:p w14:paraId="3C560B0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QRB</w:t>
            </w:r>
          </w:p>
        </w:tc>
        <w:tc>
          <w:tcPr>
            <w:tcW w:w="7240" w:type="dxa"/>
            <w:shd w:val="clear" w:color="auto" w:fill="auto"/>
            <w:vAlign w:val="center"/>
          </w:tcPr>
          <w:p w14:paraId="4BF2DD3F"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QPLANT Refrigeration Cold Box</w:t>
            </w:r>
          </w:p>
        </w:tc>
      </w:tr>
      <w:tr w:rsidR="006300B1" w:rsidRPr="007C5752" w14:paraId="27B9FA58" w14:textId="77777777" w:rsidTr="00B34630">
        <w:trPr>
          <w:trHeight w:val="71"/>
        </w:trPr>
        <w:tc>
          <w:tcPr>
            <w:tcW w:w="1101" w:type="dxa"/>
            <w:shd w:val="clear" w:color="auto" w:fill="auto"/>
            <w:vAlign w:val="center"/>
          </w:tcPr>
          <w:p w14:paraId="11194F23"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QSYS</w:t>
            </w:r>
          </w:p>
        </w:tc>
        <w:tc>
          <w:tcPr>
            <w:tcW w:w="7240" w:type="dxa"/>
            <w:shd w:val="clear" w:color="auto" w:fill="auto"/>
            <w:vAlign w:val="center"/>
          </w:tcPr>
          <w:p w14:paraId="12FDA545"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Cryogenic System</w:t>
            </w:r>
          </w:p>
        </w:tc>
      </w:tr>
      <w:tr w:rsidR="006300B1" w:rsidRPr="007C5752" w14:paraId="0C1FBA13" w14:textId="77777777" w:rsidTr="00B34630">
        <w:trPr>
          <w:trHeight w:val="71"/>
        </w:trPr>
        <w:tc>
          <w:tcPr>
            <w:tcW w:w="1101" w:type="dxa"/>
            <w:shd w:val="clear" w:color="auto" w:fill="auto"/>
            <w:vAlign w:val="center"/>
          </w:tcPr>
          <w:p w14:paraId="24C5D73D"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QSYS:CS</w:t>
            </w:r>
          </w:p>
        </w:tc>
        <w:tc>
          <w:tcPr>
            <w:tcW w:w="7240" w:type="dxa"/>
            <w:shd w:val="clear" w:color="auto" w:fill="auto"/>
            <w:vAlign w:val="center"/>
          </w:tcPr>
          <w:p w14:paraId="54DF0DC2"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Cryogenic Control System</w:t>
            </w:r>
          </w:p>
        </w:tc>
      </w:tr>
      <w:tr w:rsidR="006300B1" w:rsidRPr="007C5752" w14:paraId="6B488659" w14:textId="77777777" w:rsidTr="00B34630">
        <w:trPr>
          <w:trHeight w:val="71"/>
        </w:trPr>
        <w:tc>
          <w:tcPr>
            <w:tcW w:w="1101" w:type="dxa"/>
            <w:shd w:val="clear" w:color="auto" w:fill="auto"/>
            <w:vAlign w:val="center"/>
          </w:tcPr>
          <w:p w14:paraId="38322246"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QVB</w:t>
            </w:r>
          </w:p>
        </w:tc>
        <w:tc>
          <w:tcPr>
            <w:tcW w:w="7240" w:type="dxa"/>
            <w:shd w:val="clear" w:color="auto" w:fill="auto"/>
            <w:vAlign w:val="center"/>
          </w:tcPr>
          <w:p w14:paraId="7659BA2F"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Cryogenic Valve Box</w:t>
            </w:r>
          </w:p>
        </w:tc>
      </w:tr>
      <w:tr w:rsidR="006300B1" w:rsidRPr="007C5752" w14:paraId="1C0E31B4" w14:textId="77777777" w:rsidTr="00B34630">
        <w:trPr>
          <w:trHeight w:val="71"/>
        </w:trPr>
        <w:tc>
          <w:tcPr>
            <w:tcW w:w="1101" w:type="dxa"/>
            <w:shd w:val="clear" w:color="auto" w:fill="auto"/>
            <w:vAlign w:val="center"/>
          </w:tcPr>
          <w:p w14:paraId="5856E61D"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QVE</w:t>
            </w:r>
          </w:p>
        </w:tc>
        <w:tc>
          <w:tcPr>
            <w:tcW w:w="7240" w:type="dxa"/>
            <w:shd w:val="clear" w:color="auto" w:fill="auto"/>
            <w:vAlign w:val="center"/>
          </w:tcPr>
          <w:p w14:paraId="18C6C206"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End-box</w:t>
            </w:r>
          </w:p>
        </w:tc>
      </w:tr>
      <w:tr w:rsidR="006300B1" w:rsidRPr="007C5752" w14:paraId="1FD07F31" w14:textId="77777777" w:rsidTr="00B34630">
        <w:trPr>
          <w:trHeight w:val="71"/>
        </w:trPr>
        <w:tc>
          <w:tcPr>
            <w:tcW w:w="1101" w:type="dxa"/>
            <w:shd w:val="clear" w:color="auto" w:fill="auto"/>
            <w:vAlign w:val="center"/>
          </w:tcPr>
          <w:p w14:paraId="679591D7"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RAMI</w:t>
            </w:r>
          </w:p>
        </w:tc>
        <w:tc>
          <w:tcPr>
            <w:tcW w:w="7240" w:type="dxa"/>
            <w:shd w:val="clear" w:color="auto" w:fill="auto"/>
            <w:vAlign w:val="center"/>
          </w:tcPr>
          <w:p w14:paraId="7008E1EF" w14:textId="72B02217" w:rsidR="006300B1" w:rsidRPr="007C5752" w:rsidRDefault="005C19C3" w:rsidP="006300B1">
            <w:pPr>
              <w:autoSpaceDE w:val="0"/>
              <w:autoSpaceDN w:val="0"/>
              <w:adjustRightInd w:val="0"/>
              <w:spacing w:before="80" w:after="40" w:line="240" w:lineRule="auto"/>
              <w:rPr>
                <w:sz w:val="18"/>
                <w:szCs w:val="20"/>
              </w:rPr>
            </w:pPr>
            <w:r w:rsidRPr="007C5752">
              <w:rPr>
                <w:sz w:val="18"/>
                <w:szCs w:val="20"/>
              </w:rPr>
              <w:t>Reliability, Availability, Maintainability, Inspectability.</w:t>
            </w:r>
          </w:p>
        </w:tc>
      </w:tr>
      <w:tr w:rsidR="006300B1" w:rsidRPr="007C5752" w14:paraId="293ADB7B" w14:textId="77777777" w:rsidTr="00B34630">
        <w:trPr>
          <w:trHeight w:val="71"/>
        </w:trPr>
        <w:tc>
          <w:tcPr>
            <w:tcW w:w="1101" w:type="dxa"/>
            <w:shd w:val="clear" w:color="auto" w:fill="auto"/>
            <w:vAlign w:val="center"/>
          </w:tcPr>
          <w:p w14:paraId="1CAC4DE6"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RF</w:t>
            </w:r>
          </w:p>
        </w:tc>
        <w:tc>
          <w:tcPr>
            <w:tcW w:w="7240" w:type="dxa"/>
            <w:shd w:val="clear" w:color="auto" w:fill="auto"/>
            <w:vAlign w:val="center"/>
          </w:tcPr>
          <w:p w14:paraId="193534E4"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Radio Frequency</w:t>
            </w:r>
          </w:p>
        </w:tc>
      </w:tr>
      <w:tr w:rsidR="006300B1" w:rsidRPr="007C5752" w14:paraId="2E933B41" w14:textId="77777777" w:rsidTr="00B34630">
        <w:trPr>
          <w:trHeight w:val="71"/>
        </w:trPr>
        <w:tc>
          <w:tcPr>
            <w:tcW w:w="1101" w:type="dxa"/>
            <w:shd w:val="clear" w:color="auto" w:fill="auto"/>
            <w:vAlign w:val="center"/>
          </w:tcPr>
          <w:p w14:paraId="5202D08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SAT</w:t>
            </w:r>
          </w:p>
        </w:tc>
        <w:tc>
          <w:tcPr>
            <w:tcW w:w="7240" w:type="dxa"/>
            <w:shd w:val="clear" w:color="auto" w:fill="auto"/>
            <w:vAlign w:val="center"/>
          </w:tcPr>
          <w:p w14:paraId="5107AD61"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Site Acceptance Test</w:t>
            </w:r>
          </w:p>
        </w:tc>
      </w:tr>
      <w:tr w:rsidR="006300B1" w:rsidRPr="007C5752" w14:paraId="163195C3" w14:textId="77777777" w:rsidTr="00B34630">
        <w:trPr>
          <w:trHeight w:val="71"/>
        </w:trPr>
        <w:tc>
          <w:tcPr>
            <w:tcW w:w="1101" w:type="dxa"/>
            <w:shd w:val="clear" w:color="auto" w:fill="auto"/>
            <w:vAlign w:val="center"/>
          </w:tcPr>
          <w:p w14:paraId="6154FE5C"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SC</w:t>
            </w:r>
          </w:p>
        </w:tc>
        <w:tc>
          <w:tcPr>
            <w:tcW w:w="7240" w:type="dxa"/>
            <w:shd w:val="clear" w:color="auto" w:fill="auto"/>
            <w:vAlign w:val="center"/>
          </w:tcPr>
          <w:p w14:paraId="14AEEFC8"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Superconducting</w:t>
            </w:r>
          </w:p>
        </w:tc>
      </w:tr>
      <w:tr w:rsidR="006300B1" w:rsidRPr="007C5752" w14:paraId="3583E480" w14:textId="77777777" w:rsidTr="00B34630">
        <w:trPr>
          <w:trHeight w:val="71"/>
        </w:trPr>
        <w:tc>
          <w:tcPr>
            <w:tcW w:w="1101" w:type="dxa"/>
            <w:shd w:val="clear" w:color="auto" w:fill="auto"/>
            <w:vAlign w:val="center"/>
          </w:tcPr>
          <w:p w14:paraId="074B25F9"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SHe</w:t>
            </w:r>
          </w:p>
        </w:tc>
        <w:tc>
          <w:tcPr>
            <w:tcW w:w="7240" w:type="dxa"/>
            <w:shd w:val="clear" w:color="auto" w:fill="auto"/>
            <w:vAlign w:val="center"/>
          </w:tcPr>
          <w:p w14:paraId="68FC638C"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Supercritical Helium</w:t>
            </w:r>
          </w:p>
        </w:tc>
      </w:tr>
      <w:tr w:rsidR="004A4B47" w:rsidRPr="007C5752" w14:paraId="39A1EEB0" w14:textId="77777777" w:rsidTr="00B34630">
        <w:trPr>
          <w:trHeight w:val="71"/>
        </w:trPr>
        <w:tc>
          <w:tcPr>
            <w:tcW w:w="1101" w:type="dxa"/>
            <w:shd w:val="clear" w:color="auto" w:fill="auto"/>
          </w:tcPr>
          <w:p w14:paraId="27C26D67" w14:textId="6F43219A" w:rsidR="004A4B47" w:rsidRPr="007C5752" w:rsidRDefault="004A4B47" w:rsidP="004A4B47">
            <w:pPr>
              <w:pStyle w:val="AASemiBold"/>
              <w:spacing w:before="80" w:after="40" w:line="240" w:lineRule="auto"/>
              <w:ind w:left="-109" w:right="-107"/>
              <w:rPr>
                <w:sz w:val="18"/>
                <w:szCs w:val="20"/>
              </w:rPr>
            </w:pPr>
            <w:r w:rsidRPr="007C5752">
              <w:rPr>
                <w:sz w:val="18"/>
                <w:szCs w:val="20"/>
              </w:rPr>
              <w:t>SSC</w:t>
            </w:r>
          </w:p>
        </w:tc>
        <w:tc>
          <w:tcPr>
            <w:tcW w:w="7240" w:type="dxa"/>
            <w:shd w:val="clear" w:color="auto" w:fill="auto"/>
          </w:tcPr>
          <w:p w14:paraId="68EBD046" w14:textId="7D6CFE90" w:rsidR="004A4B47" w:rsidRPr="007C5752" w:rsidRDefault="004A4B47" w:rsidP="004A4B47">
            <w:pPr>
              <w:autoSpaceDE w:val="0"/>
              <w:autoSpaceDN w:val="0"/>
              <w:adjustRightInd w:val="0"/>
              <w:spacing w:before="80" w:after="40" w:line="240" w:lineRule="auto"/>
              <w:rPr>
                <w:sz w:val="18"/>
                <w:szCs w:val="20"/>
              </w:rPr>
            </w:pPr>
            <w:r w:rsidRPr="007C5752">
              <w:rPr>
                <w:sz w:val="18"/>
                <w:szCs w:val="20"/>
              </w:rPr>
              <w:t>Structures Systems and Components</w:t>
            </w:r>
          </w:p>
        </w:tc>
      </w:tr>
      <w:tr w:rsidR="006300B1" w:rsidRPr="007C5752" w14:paraId="6518C136" w14:textId="77777777" w:rsidTr="00B34630">
        <w:trPr>
          <w:trHeight w:val="71"/>
        </w:trPr>
        <w:tc>
          <w:tcPr>
            <w:tcW w:w="1101" w:type="dxa"/>
            <w:shd w:val="clear" w:color="auto" w:fill="auto"/>
          </w:tcPr>
          <w:p w14:paraId="1FE1D8E5"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ST</w:t>
            </w:r>
          </w:p>
        </w:tc>
        <w:tc>
          <w:tcPr>
            <w:tcW w:w="7240" w:type="dxa"/>
            <w:shd w:val="clear" w:color="auto" w:fill="auto"/>
          </w:tcPr>
          <w:p w14:paraId="364A8D3A"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Storage</w:t>
            </w:r>
          </w:p>
        </w:tc>
      </w:tr>
      <w:tr w:rsidR="006300B1" w:rsidRPr="007C5752" w14:paraId="1706CFDB" w14:textId="77777777" w:rsidTr="00B34630">
        <w:trPr>
          <w:trHeight w:val="71"/>
        </w:trPr>
        <w:tc>
          <w:tcPr>
            <w:tcW w:w="1101" w:type="dxa"/>
            <w:shd w:val="clear" w:color="auto" w:fill="auto"/>
          </w:tcPr>
          <w:p w14:paraId="01B917FA"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SV</w:t>
            </w:r>
          </w:p>
        </w:tc>
        <w:tc>
          <w:tcPr>
            <w:tcW w:w="7240" w:type="dxa"/>
            <w:shd w:val="clear" w:color="auto" w:fill="auto"/>
          </w:tcPr>
          <w:p w14:paraId="34D97FC1"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Safety Valve</w:t>
            </w:r>
          </w:p>
        </w:tc>
      </w:tr>
      <w:tr w:rsidR="006300B1" w:rsidRPr="007C5752" w14:paraId="0DFE70F3" w14:textId="77777777" w:rsidTr="00B34630">
        <w:trPr>
          <w:trHeight w:val="71"/>
        </w:trPr>
        <w:tc>
          <w:tcPr>
            <w:tcW w:w="1101" w:type="dxa"/>
            <w:shd w:val="clear" w:color="auto" w:fill="auto"/>
            <w:vAlign w:val="center"/>
          </w:tcPr>
          <w:p w14:paraId="7B60CCA3"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TRO</w:t>
            </w:r>
          </w:p>
        </w:tc>
        <w:tc>
          <w:tcPr>
            <w:tcW w:w="7240" w:type="dxa"/>
            <w:shd w:val="clear" w:color="auto" w:fill="auto"/>
            <w:vAlign w:val="center"/>
          </w:tcPr>
          <w:p w14:paraId="4B977F60"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Technical Responsible Officer</w:t>
            </w:r>
          </w:p>
        </w:tc>
      </w:tr>
      <w:tr w:rsidR="006300B1" w:rsidRPr="007C5752" w14:paraId="455120E3" w14:textId="77777777" w:rsidTr="00B34630">
        <w:trPr>
          <w:trHeight w:val="71"/>
        </w:trPr>
        <w:tc>
          <w:tcPr>
            <w:tcW w:w="1101" w:type="dxa"/>
            <w:shd w:val="clear" w:color="auto" w:fill="auto"/>
            <w:vAlign w:val="center"/>
          </w:tcPr>
          <w:p w14:paraId="753FE368"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TRM</w:t>
            </w:r>
          </w:p>
        </w:tc>
        <w:tc>
          <w:tcPr>
            <w:tcW w:w="7240" w:type="dxa"/>
            <w:shd w:val="clear" w:color="auto" w:fill="auto"/>
            <w:vAlign w:val="center"/>
          </w:tcPr>
          <w:p w14:paraId="2F03F169"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Technical Review Meeting</w:t>
            </w:r>
          </w:p>
        </w:tc>
      </w:tr>
      <w:tr w:rsidR="006300B1" w:rsidRPr="007C5752" w14:paraId="5D7304D8" w14:textId="77777777" w:rsidTr="00B34630">
        <w:trPr>
          <w:trHeight w:val="71"/>
        </w:trPr>
        <w:tc>
          <w:tcPr>
            <w:tcW w:w="1101" w:type="dxa"/>
            <w:shd w:val="clear" w:color="auto" w:fill="auto"/>
            <w:vAlign w:val="center"/>
          </w:tcPr>
          <w:p w14:paraId="546772D7"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TS</w:t>
            </w:r>
          </w:p>
        </w:tc>
        <w:tc>
          <w:tcPr>
            <w:tcW w:w="7240" w:type="dxa"/>
            <w:shd w:val="clear" w:color="auto" w:fill="auto"/>
            <w:vAlign w:val="center"/>
          </w:tcPr>
          <w:p w14:paraId="1FAD7BCC"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Thermal Shields</w:t>
            </w:r>
          </w:p>
        </w:tc>
      </w:tr>
      <w:tr w:rsidR="006300B1" w:rsidRPr="007C5752" w14:paraId="63D32E87" w14:textId="77777777" w:rsidTr="00B34630">
        <w:trPr>
          <w:trHeight w:val="71"/>
        </w:trPr>
        <w:tc>
          <w:tcPr>
            <w:tcW w:w="1101" w:type="dxa"/>
            <w:shd w:val="clear" w:color="auto" w:fill="auto"/>
            <w:vAlign w:val="center"/>
          </w:tcPr>
          <w:p w14:paraId="208DB41A"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Tu</w:t>
            </w:r>
          </w:p>
        </w:tc>
        <w:tc>
          <w:tcPr>
            <w:tcW w:w="7240" w:type="dxa"/>
            <w:shd w:val="clear" w:color="auto" w:fill="auto"/>
            <w:vAlign w:val="center"/>
          </w:tcPr>
          <w:p w14:paraId="774316EB"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Turbo Expander</w:t>
            </w:r>
          </w:p>
        </w:tc>
      </w:tr>
      <w:tr w:rsidR="006300B1" w:rsidRPr="007C5752" w14:paraId="0F92164E" w14:textId="77777777" w:rsidTr="00B34630">
        <w:trPr>
          <w:trHeight w:val="71"/>
        </w:trPr>
        <w:tc>
          <w:tcPr>
            <w:tcW w:w="1101" w:type="dxa"/>
            <w:shd w:val="clear" w:color="auto" w:fill="auto"/>
            <w:vAlign w:val="center"/>
          </w:tcPr>
          <w:p w14:paraId="37ACE64E"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UPS</w:t>
            </w:r>
          </w:p>
        </w:tc>
        <w:tc>
          <w:tcPr>
            <w:tcW w:w="7240" w:type="dxa"/>
            <w:shd w:val="clear" w:color="auto" w:fill="auto"/>
            <w:vAlign w:val="center"/>
          </w:tcPr>
          <w:p w14:paraId="7F0C2270"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Uninterruptible Power Supply</w:t>
            </w:r>
          </w:p>
        </w:tc>
      </w:tr>
      <w:tr w:rsidR="006300B1" w:rsidRPr="007C5752" w14:paraId="0567D208" w14:textId="77777777" w:rsidTr="00B34630">
        <w:trPr>
          <w:trHeight w:val="71"/>
        </w:trPr>
        <w:tc>
          <w:tcPr>
            <w:tcW w:w="1101" w:type="dxa"/>
            <w:shd w:val="clear" w:color="auto" w:fill="auto"/>
            <w:vAlign w:val="center"/>
          </w:tcPr>
          <w:p w14:paraId="726E6C4D"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VLP</w:t>
            </w:r>
          </w:p>
        </w:tc>
        <w:tc>
          <w:tcPr>
            <w:tcW w:w="7240" w:type="dxa"/>
            <w:shd w:val="clear" w:color="auto" w:fill="auto"/>
            <w:vAlign w:val="center"/>
          </w:tcPr>
          <w:p w14:paraId="113DA822" w14:textId="664FE0A9"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Very Low Pressure (Typically 27-31 mbar for QRB-B and ~400-450 mbar for WCS-VLP)</w:t>
            </w:r>
          </w:p>
        </w:tc>
      </w:tr>
      <w:tr w:rsidR="006300B1" w:rsidRPr="007C5752" w14:paraId="05914486" w14:textId="77777777" w:rsidTr="00B34630">
        <w:trPr>
          <w:trHeight w:val="71"/>
        </w:trPr>
        <w:tc>
          <w:tcPr>
            <w:tcW w:w="1101" w:type="dxa"/>
            <w:shd w:val="clear" w:color="auto" w:fill="auto"/>
            <w:vAlign w:val="center"/>
          </w:tcPr>
          <w:p w14:paraId="75C139CA"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WCS</w:t>
            </w:r>
          </w:p>
        </w:tc>
        <w:tc>
          <w:tcPr>
            <w:tcW w:w="7240" w:type="dxa"/>
            <w:shd w:val="clear" w:color="auto" w:fill="auto"/>
            <w:vAlign w:val="center"/>
          </w:tcPr>
          <w:p w14:paraId="10D2E469"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Warm Compressor Station</w:t>
            </w:r>
          </w:p>
        </w:tc>
      </w:tr>
      <w:tr w:rsidR="006300B1" w:rsidRPr="007C5752" w14:paraId="46788824" w14:textId="77777777" w:rsidTr="00B34630">
        <w:trPr>
          <w:trHeight w:val="71"/>
        </w:trPr>
        <w:tc>
          <w:tcPr>
            <w:tcW w:w="1101" w:type="dxa"/>
            <w:shd w:val="clear" w:color="auto" w:fill="auto"/>
          </w:tcPr>
          <w:p w14:paraId="30FE7AE2" w14:textId="77777777" w:rsidR="006300B1" w:rsidRPr="007C5752" w:rsidRDefault="006300B1" w:rsidP="006300B1">
            <w:pPr>
              <w:pStyle w:val="AASemiBold"/>
              <w:spacing w:before="80" w:after="40" w:line="240" w:lineRule="auto"/>
              <w:ind w:left="-109" w:right="-107"/>
              <w:rPr>
                <w:sz w:val="18"/>
                <w:szCs w:val="20"/>
              </w:rPr>
            </w:pPr>
            <w:r w:rsidRPr="007C5752">
              <w:rPr>
                <w:sz w:val="18"/>
                <w:szCs w:val="20"/>
              </w:rPr>
              <w:t>WSH</w:t>
            </w:r>
          </w:p>
        </w:tc>
        <w:tc>
          <w:tcPr>
            <w:tcW w:w="7240" w:type="dxa"/>
            <w:shd w:val="clear" w:color="auto" w:fill="auto"/>
          </w:tcPr>
          <w:p w14:paraId="2DBCFE67" w14:textId="77777777" w:rsidR="006300B1" w:rsidRPr="007C5752" w:rsidRDefault="006300B1" w:rsidP="006300B1">
            <w:pPr>
              <w:autoSpaceDE w:val="0"/>
              <w:autoSpaceDN w:val="0"/>
              <w:adjustRightInd w:val="0"/>
              <w:spacing w:before="80" w:after="40" w:line="240" w:lineRule="auto"/>
              <w:rPr>
                <w:sz w:val="18"/>
                <w:szCs w:val="20"/>
              </w:rPr>
            </w:pPr>
            <w:r w:rsidRPr="007C5752">
              <w:rPr>
                <w:sz w:val="18"/>
                <w:szCs w:val="20"/>
              </w:rPr>
              <w:t>Warm Storage Helium</w:t>
            </w:r>
          </w:p>
        </w:tc>
      </w:tr>
    </w:tbl>
    <w:p w14:paraId="6C5D7614" w14:textId="43AB2095" w:rsidR="004551A0" w:rsidRPr="007C5752" w:rsidRDefault="004551A0" w:rsidP="00990AC6">
      <w:pPr>
        <w:pStyle w:val="ADClause"/>
        <w:ind w:left="0"/>
        <w:rPr>
          <w:rFonts w:ascii="Segoe UI Semibold" w:eastAsia="Segoe UI" w:hAnsi="Segoe UI Semibold"/>
          <w:color w:val="562873"/>
          <w:sz w:val="24"/>
        </w:rPr>
      </w:pPr>
      <w:bookmarkStart w:id="6" w:name="_Toc188541025"/>
    </w:p>
    <w:p w14:paraId="5887D4A0" w14:textId="77777777" w:rsidR="001A691B" w:rsidRPr="007C5752" w:rsidRDefault="001A691B" w:rsidP="00946115">
      <w:pPr>
        <w:pStyle w:val="Heading2"/>
        <w:ind w:left="576"/>
      </w:pPr>
      <w:bookmarkStart w:id="7" w:name="_Toc200491755"/>
      <w:bookmarkStart w:id="8" w:name="_Toc202536066"/>
      <w:bookmarkStart w:id="9" w:name="_Toc202536858"/>
      <w:bookmarkStart w:id="10" w:name="_Toc212194808"/>
      <w:r w:rsidRPr="007C5752">
        <w:t>Terms and Definitions</w:t>
      </w:r>
      <w:bookmarkEnd w:id="6"/>
      <w:bookmarkEnd w:id="7"/>
      <w:bookmarkEnd w:id="8"/>
      <w:bookmarkEnd w:id="9"/>
      <w:bookmarkEnd w:id="10"/>
    </w:p>
    <w:tbl>
      <w:tblPr>
        <w:tblpPr w:leftFromText="180" w:rightFromText="180" w:vertAnchor="text" w:tblpY="1"/>
        <w:tblOverlap w:val="never"/>
        <w:tblW w:w="8767" w:type="dxa"/>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701"/>
        <w:gridCol w:w="7066"/>
      </w:tblGrid>
      <w:tr w:rsidR="005C19C3" w:rsidRPr="007C5752" w14:paraId="06EC268D" w14:textId="77777777" w:rsidTr="00C634AC">
        <w:trPr>
          <w:trHeight w:val="252"/>
        </w:trPr>
        <w:tc>
          <w:tcPr>
            <w:tcW w:w="1701" w:type="dxa"/>
            <w:tcBorders>
              <w:top w:val="nil"/>
              <w:bottom w:val="nil"/>
            </w:tcBorders>
            <w:shd w:val="clear" w:color="auto" w:fill="auto"/>
          </w:tcPr>
          <w:p w14:paraId="2E3B7A6E" w14:textId="25A58B07" w:rsidR="005C19C3" w:rsidRPr="007C5752" w:rsidRDefault="005C19C3" w:rsidP="00C634AC">
            <w:pPr>
              <w:pStyle w:val="AASemiBold"/>
              <w:ind w:left="0"/>
              <w:rPr>
                <w:sz w:val="18"/>
                <w:szCs w:val="20"/>
              </w:rPr>
            </w:pPr>
            <w:r w:rsidRPr="007C5752">
              <w:rPr>
                <w:sz w:val="18"/>
                <w:szCs w:val="20"/>
              </w:rPr>
              <w:lastRenderedPageBreak/>
              <w:t>Conceptual Process Proposal</w:t>
            </w:r>
          </w:p>
        </w:tc>
        <w:tc>
          <w:tcPr>
            <w:tcW w:w="7066" w:type="dxa"/>
            <w:shd w:val="clear" w:color="auto" w:fill="auto"/>
            <w:vAlign w:val="center"/>
          </w:tcPr>
          <w:p w14:paraId="3AD48B2E" w14:textId="5AD36408" w:rsidR="005C19C3" w:rsidRPr="007C5752" w:rsidRDefault="005C19C3" w:rsidP="00C634AC">
            <w:pPr>
              <w:autoSpaceDE w:val="0"/>
              <w:autoSpaceDN w:val="0"/>
              <w:adjustRightInd w:val="0"/>
              <w:spacing w:line="240" w:lineRule="auto"/>
              <w:rPr>
                <w:sz w:val="18"/>
                <w:szCs w:val="20"/>
              </w:rPr>
            </w:pPr>
            <w:r w:rsidRPr="007C5752">
              <w:rPr>
                <w:sz w:val="18"/>
                <w:szCs w:val="20"/>
              </w:rPr>
              <w:t>A preliminary engineering framework that defines the cryogenic helium refrigeration architecture, supporting a range of operational and functional requirements.  The Conceptual Process Proposal serves as the foundation for subsequent design stages by detailing the system architecture, proposed configurations, and functional decompositions necessary to meet the overarching System Requirements.  It ensures integration of key subsystems and process units while maintaining compliance with operational constraints, safety margins, and performance criteria.  It is reviewed and validated as a baseline for the Detailed Design phases</w:t>
            </w:r>
          </w:p>
        </w:tc>
      </w:tr>
      <w:tr w:rsidR="005C19C3" w:rsidRPr="007C5752" w14:paraId="48DBC0E8" w14:textId="77777777" w:rsidTr="00C634AC">
        <w:trPr>
          <w:trHeight w:val="252"/>
        </w:trPr>
        <w:tc>
          <w:tcPr>
            <w:tcW w:w="1701" w:type="dxa"/>
            <w:tcBorders>
              <w:top w:val="nil"/>
              <w:bottom w:val="nil"/>
            </w:tcBorders>
            <w:shd w:val="clear" w:color="auto" w:fill="auto"/>
          </w:tcPr>
          <w:p w14:paraId="6DF4E599" w14:textId="77777777" w:rsidR="005C19C3" w:rsidRPr="007C5752" w:rsidRDefault="005C19C3" w:rsidP="00C634AC">
            <w:pPr>
              <w:pStyle w:val="AASemiBold"/>
              <w:rPr>
                <w:sz w:val="18"/>
                <w:szCs w:val="20"/>
              </w:rPr>
            </w:pPr>
            <w:r w:rsidRPr="007C5752">
              <w:rPr>
                <w:sz w:val="18"/>
                <w:szCs w:val="20"/>
              </w:rPr>
              <w:t>CoreShare</w:t>
            </w:r>
          </w:p>
        </w:tc>
        <w:tc>
          <w:tcPr>
            <w:tcW w:w="7066" w:type="dxa"/>
            <w:shd w:val="clear" w:color="auto" w:fill="auto"/>
            <w:vAlign w:val="center"/>
          </w:tcPr>
          <w:p w14:paraId="671918DD" w14:textId="77777777" w:rsidR="005C19C3" w:rsidRPr="007C5752" w:rsidRDefault="005C19C3" w:rsidP="00C634AC">
            <w:pPr>
              <w:autoSpaceDE w:val="0"/>
              <w:autoSpaceDN w:val="0"/>
              <w:adjustRightInd w:val="0"/>
              <w:spacing w:line="240" w:lineRule="auto"/>
              <w:rPr>
                <w:sz w:val="18"/>
                <w:szCs w:val="20"/>
              </w:rPr>
            </w:pPr>
            <w:r w:rsidRPr="007C5752">
              <w:rPr>
                <w:sz w:val="18"/>
                <w:szCs w:val="20"/>
              </w:rPr>
              <w:t>SCK CEN’s document management system</w:t>
            </w:r>
          </w:p>
        </w:tc>
      </w:tr>
      <w:tr w:rsidR="005C19C3" w:rsidRPr="007C5752" w14:paraId="7136D9A4" w14:textId="77777777" w:rsidTr="00C634AC">
        <w:trPr>
          <w:trHeight w:val="252"/>
        </w:trPr>
        <w:tc>
          <w:tcPr>
            <w:tcW w:w="1701" w:type="dxa"/>
            <w:tcBorders>
              <w:top w:val="nil"/>
              <w:bottom w:val="nil"/>
            </w:tcBorders>
            <w:shd w:val="clear" w:color="auto" w:fill="auto"/>
          </w:tcPr>
          <w:p w14:paraId="31847054" w14:textId="63D4FBC9" w:rsidR="005C19C3" w:rsidRPr="007C5752" w:rsidRDefault="005C19C3" w:rsidP="00C634AC">
            <w:pPr>
              <w:pStyle w:val="AASemiBold"/>
              <w:rPr>
                <w:sz w:val="18"/>
                <w:szCs w:val="20"/>
              </w:rPr>
            </w:pPr>
            <w:r w:rsidRPr="007C5752">
              <w:rPr>
                <w:sz w:val="18"/>
                <w:szCs w:val="20"/>
              </w:rPr>
              <w:t>(Inverse) Coefficient of Performance</w:t>
            </w:r>
          </w:p>
        </w:tc>
        <w:tc>
          <w:tcPr>
            <w:tcW w:w="7066" w:type="dxa"/>
            <w:shd w:val="clear" w:color="auto" w:fill="auto"/>
            <w:vAlign w:val="center"/>
          </w:tcPr>
          <w:p w14:paraId="634DA191" w14:textId="2343D0B6" w:rsidR="00527FA5" w:rsidRPr="007C5752" w:rsidRDefault="00527FA5" w:rsidP="00C634AC">
            <w:pPr>
              <w:autoSpaceDE w:val="0"/>
              <w:autoSpaceDN w:val="0"/>
              <w:adjustRightInd w:val="0"/>
              <w:spacing w:line="240" w:lineRule="auto"/>
              <w:rPr>
                <w:sz w:val="18"/>
                <w:szCs w:val="20"/>
              </w:rPr>
            </w:pPr>
            <w:r w:rsidRPr="007C5752">
              <w:rPr>
                <w:sz w:val="18"/>
                <w:szCs w:val="20"/>
              </w:rPr>
              <w:t xml:space="preserve">COP:  A dimensionless indicator of the energy efficiency of refrigeration, representing the ratio of useful thermal energy delivered to the electrical energy consumed. In cryogenic applications, </w:t>
            </w:r>
          </w:p>
          <w:p w14:paraId="009B1991" w14:textId="016C849C" w:rsidR="00527FA5" w:rsidRPr="007C5752" w:rsidRDefault="00527FA5" w:rsidP="00C634AC">
            <w:pPr>
              <w:autoSpaceDE w:val="0"/>
              <w:autoSpaceDN w:val="0"/>
              <w:adjustRightInd w:val="0"/>
              <w:spacing w:line="240" w:lineRule="auto"/>
              <w:rPr>
                <w:sz w:val="18"/>
                <w:szCs w:val="20"/>
              </w:rPr>
            </w:pPr>
            <w:r w:rsidRPr="007C5752">
              <w:rPr>
                <w:sz w:val="18"/>
                <w:szCs w:val="20"/>
              </w:rPr>
              <w:t>COP refers specifically to the amount of cooling power generated at cryogenic temperatures per unit of electrical input.</w:t>
            </w:r>
          </w:p>
          <w:p w14:paraId="59308878" w14:textId="72DF73DB" w:rsidR="00527FA5" w:rsidRPr="007C5752" w:rsidRDefault="00527FA5" w:rsidP="00C634AC">
            <w:pPr>
              <w:autoSpaceDE w:val="0"/>
              <w:autoSpaceDN w:val="0"/>
              <w:adjustRightInd w:val="0"/>
              <w:spacing w:line="240" w:lineRule="auto"/>
              <w:rPr>
                <w:sz w:val="18"/>
                <w:szCs w:val="20"/>
              </w:rPr>
            </w:pPr>
            <w:r w:rsidRPr="007C5752">
              <w:rPr>
                <w:sz w:val="18"/>
                <w:szCs w:val="20"/>
              </w:rPr>
              <w:t>Defined as:</w:t>
            </w:r>
          </w:p>
          <w:p w14:paraId="35F057A9"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 xml:space="preserve">            COP_cryogenic = Q_cooling / P_input</w:t>
            </w:r>
          </w:p>
          <w:p w14:paraId="605FBB32"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 xml:space="preserve">        where:</w:t>
            </w:r>
          </w:p>
          <w:p w14:paraId="539D4DF8"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 xml:space="preserve">            Q_cooling = Net cooling power at cryogenic temperature [W]</w:t>
            </w:r>
          </w:p>
          <w:p w14:paraId="54C51702" w14:textId="5AAEA35D" w:rsidR="00527FA5" w:rsidRPr="007C5752" w:rsidRDefault="00527FA5" w:rsidP="00C634AC">
            <w:pPr>
              <w:autoSpaceDE w:val="0"/>
              <w:autoSpaceDN w:val="0"/>
              <w:adjustRightInd w:val="0"/>
              <w:spacing w:line="240" w:lineRule="auto"/>
              <w:rPr>
                <w:sz w:val="18"/>
                <w:szCs w:val="20"/>
              </w:rPr>
            </w:pPr>
            <w:r w:rsidRPr="007C5752">
              <w:rPr>
                <w:sz w:val="18"/>
                <w:szCs w:val="20"/>
              </w:rPr>
              <w:t xml:space="preserve">            P_input = Total input power.</w:t>
            </w:r>
          </w:p>
          <w:p w14:paraId="1C44897B" w14:textId="4EA19941" w:rsidR="00527FA5" w:rsidRPr="007C5752" w:rsidRDefault="00527FA5" w:rsidP="00C634AC">
            <w:pPr>
              <w:autoSpaceDE w:val="0"/>
              <w:autoSpaceDN w:val="0"/>
              <w:adjustRightInd w:val="0"/>
              <w:spacing w:line="240" w:lineRule="auto"/>
              <w:rPr>
                <w:sz w:val="18"/>
                <w:szCs w:val="20"/>
              </w:rPr>
            </w:pPr>
            <w:r w:rsidRPr="007C5752">
              <w:rPr>
                <w:sz w:val="18"/>
                <w:szCs w:val="20"/>
              </w:rPr>
              <w:br/>
              <w:t xml:space="preserve"> Inverse Coefficient of Performance (invCOP):</w:t>
            </w:r>
          </w:p>
          <w:p w14:paraId="16EFBB3B" w14:textId="56097447" w:rsidR="00527FA5" w:rsidRPr="007C5752" w:rsidRDefault="00527FA5" w:rsidP="00C634AC">
            <w:pPr>
              <w:autoSpaceDE w:val="0"/>
              <w:autoSpaceDN w:val="0"/>
              <w:adjustRightInd w:val="0"/>
              <w:spacing w:line="240" w:lineRule="auto"/>
              <w:rPr>
                <w:sz w:val="18"/>
                <w:szCs w:val="20"/>
              </w:rPr>
            </w:pPr>
            <w:r w:rsidRPr="007C5752">
              <w:rPr>
                <w:sz w:val="18"/>
                <w:szCs w:val="20"/>
              </w:rPr>
              <w:t xml:space="preserve"> A measure of specific power consumption in refrigeration systems, defined as the amount of input electrical energy required to produce one unit of cooling at the specified cryogenic temperature. </w:t>
            </w:r>
          </w:p>
          <w:p w14:paraId="05EE95B6" w14:textId="456FDFEE" w:rsidR="00527FA5" w:rsidRPr="007C5752" w:rsidRDefault="00527FA5" w:rsidP="00C634AC">
            <w:pPr>
              <w:autoSpaceDE w:val="0"/>
              <w:autoSpaceDN w:val="0"/>
              <w:adjustRightInd w:val="0"/>
              <w:spacing w:line="240" w:lineRule="auto"/>
              <w:rPr>
                <w:sz w:val="18"/>
                <w:szCs w:val="20"/>
              </w:rPr>
            </w:pPr>
            <w:r w:rsidRPr="007C5752">
              <w:rPr>
                <w:sz w:val="18"/>
                <w:szCs w:val="20"/>
              </w:rPr>
              <w:t>Commonly expressed in W/W (e.g., W per W of cooling at 4.5 K).  Lower values indicate higher efficiency.</w:t>
            </w:r>
          </w:p>
          <w:p w14:paraId="2CF22157" w14:textId="717C37A6" w:rsidR="00527FA5" w:rsidRPr="007C5752" w:rsidRDefault="00527FA5" w:rsidP="00C634AC">
            <w:pPr>
              <w:autoSpaceDE w:val="0"/>
              <w:autoSpaceDN w:val="0"/>
              <w:adjustRightInd w:val="0"/>
              <w:spacing w:line="240" w:lineRule="auto"/>
              <w:rPr>
                <w:sz w:val="18"/>
                <w:szCs w:val="20"/>
              </w:rPr>
            </w:pPr>
            <w:r w:rsidRPr="007C5752">
              <w:rPr>
                <w:sz w:val="18"/>
                <w:szCs w:val="20"/>
              </w:rPr>
              <w:t>Defined as:</w:t>
            </w:r>
          </w:p>
          <w:p w14:paraId="40D61D82" w14:textId="5FF5BF40" w:rsidR="005C19C3" w:rsidRPr="007C5752" w:rsidRDefault="00527FA5" w:rsidP="00C634AC">
            <w:pPr>
              <w:rPr>
                <w:sz w:val="18"/>
                <w:szCs w:val="20"/>
              </w:rPr>
            </w:pPr>
            <w:r w:rsidRPr="007C5752">
              <w:rPr>
                <w:sz w:val="18"/>
                <w:szCs w:val="20"/>
              </w:rPr>
              <w:t xml:space="preserve">            invCOP_cryogenic = P_input / Q_cooling = 1 / COP_cryogenic</w:t>
            </w:r>
          </w:p>
        </w:tc>
      </w:tr>
      <w:tr w:rsidR="005C19C3" w:rsidRPr="007C5752" w14:paraId="7B928F6B" w14:textId="77777777" w:rsidTr="00C634AC">
        <w:trPr>
          <w:trHeight w:val="252"/>
        </w:trPr>
        <w:tc>
          <w:tcPr>
            <w:tcW w:w="1701" w:type="dxa"/>
            <w:tcBorders>
              <w:top w:val="nil"/>
              <w:bottom w:val="nil"/>
            </w:tcBorders>
            <w:shd w:val="clear" w:color="auto" w:fill="auto"/>
          </w:tcPr>
          <w:p w14:paraId="6B4D38B2" w14:textId="385CEA72" w:rsidR="005C19C3" w:rsidRPr="007C5752" w:rsidRDefault="005C19C3" w:rsidP="00C634AC">
            <w:pPr>
              <w:pStyle w:val="AASemiBold"/>
              <w:rPr>
                <w:sz w:val="18"/>
                <w:szCs w:val="20"/>
              </w:rPr>
            </w:pPr>
            <w:r w:rsidRPr="007C5752">
              <w:rPr>
                <w:sz w:val="18"/>
                <w:szCs w:val="20"/>
              </w:rPr>
              <w:t xml:space="preserve">Design Stage(s) / Project Execution </w:t>
            </w:r>
            <w:r w:rsidR="005836DF" w:rsidRPr="007C5752">
              <w:rPr>
                <w:sz w:val="18"/>
                <w:szCs w:val="20"/>
              </w:rPr>
              <w:t>S</w:t>
            </w:r>
            <w:r w:rsidRPr="007C5752">
              <w:rPr>
                <w:sz w:val="18"/>
                <w:szCs w:val="20"/>
              </w:rPr>
              <w:t>tages</w:t>
            </w:r>
          </w:p>
        </w:tc>
        <w:tc>
          <w:tcPr>
            <w:tcW w:w="7066"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0"/>
            </w:tblGrid>
            <w:tr w:rsidR="005C19C3" w:rsidRPr="007C5752" w14:paraId="624CF61B" w14:textId="77777777" w:rsidTr="00690490">
              <w:trPr>
                <w:tblCellSpacing w:w="15" w:type="dxa"/>
              </w:trPr>
              <w:tc>
                <w:tcPr>
                  <w:tcW w:w="0" w:type="auto"/>
                  <w:vAlign w:val="center"/>
                  <w:hideMark/>
                </w:tcPr>
                <w:p w14:paraId="4D95C44D" w14:textId="6E7FE512" w:rsidR="005C19C3" w:rsidRPr="007C5752" w:rsidRDefault="005C19C3" w:rsidP="00A63B38">
                  <w:pPr>
                    <w:framePr w:hSpace="180" w:wrap="around" w:vAnchor="text" w:hAnchor="text" w:y="1"/>
                    <w:autoSpaceDE w:val="0"/>
                    <w:autoSpaceDN w:val="0"/>
                    <w:adjustRightInd w:val="0"/>
                    <w:spacing w:line="240" w:lineRule="auto"/>
                    <w:suppressOverlap/>
                    <w:rPr>
                      <w:sz w:val="18"/>
                      <w:szCs w:val="20"/>
                    </w:rPr>
                  </w:pPr>
                  <w:r w:rsidRPr="007C5752">
                    <w:rPr>
                      <w:sz w:val="18"/>
                      <w:szCs w:val="20"/>
                    </w:rPr>
                    <w:t>A self-contained phase within the engineering design process, each focusing on a distinct level of technical maturity and output deliverables.  Design Stages are sequenced to transform user requirements into realizable system configurations through increasing levels of fidelity and validation.</w:t>
                  </w:r>
                  <w:r w:rsidRPr="007C5752">
                    <w:rPr>
                      <w:sz w:val="18"/>
                      <w:szCs w:val="20"/>
                    </w:rPr>
                    <w:br/>
                  </w:r>
                  <w:r w:rsidRPr="007C5752">
                    <w:rPr>
                      <w:sz w:val="18"/>
                      <w:szCs w:val="20"/>
                    </w:rPr>
                    <w:br/>
                  </w:r>
                  <w:r w:rsidRPr="007C5752">
                    <w:rPr>
                      <w:rStyle w:val="AASemiBoldChar"/>
                      <w:sz w:val="18"/>
                      <w:szCs w:val="20"/>
                    </w:rPr>
                    <w:t>Conceptual Design Phase</w:t>
                  </w:r>
                  <w:r w:rsidRPr="007C5752">
                    <w:rPr>
                      <w:sz w:val="18"/>
                      <w:szCs w:val="20"/>
                    </w:rPr>
                    <w:t>: A phase in the design process that involves evaluating multiple concepts to determine their ability to fulfil the defined fit-for-purpose requirements.  It includes the identification and justification of a reference concept deemed the most suitable and feasible within the specified constraints.  The Conceptual Design provides a general understanding of the system's intended purpose, overall structure, operating principles, physical dimensions, and key technical specifications.  Once reviewed and approved, the Conceptual Design serves as the foundation for the development of the Detailed Design.</w:t>
                  </w:r>
                </w:p>
                <w:p w14:paraId="0C84EB8B" w14:textId="3C1591C7" w:rsidR="005C19C3" w:rsidRPr="007C5752" w:rsidRDefault="005C19C3" w:rsidP="00A63B38">
                  <w:pPr>
                    <w:framePr w:hSpace="180" w:wrap="around" w:vAnchor="text" w:hAnchor="text" w:y="1"/>
                    <w:autoSpaceDE w:val="0"/>
                    <w:autoSpaceDN w:val="0"/>
                    <w:adjustRightInd w:val="0"/>
                    <w:spacing w:line="240" w:lineRule="auto"/>
                    <w:suppressOverlap/>
                    <w:rPr>
                      <w:sz w:val="18"/>
                      <w:szCs w:val="20"/>
                    </w:rPr>
                  </w:pPr>
                  <w:r w:rsidRPr="007C5752">
                    <w:rPr>
                      <w:rStyle w:val="AASemiBoldChar"/>
                      <w:sz w:val="18"/>
                      <w:szCs w:val="20"/>
                    </w:rPr>
                    <w:t>Detailed Design Phase</w:t>
                  </w:r>
                  <w:r w:rsidRPr="007C5752">
                    <w:rPr>
                      <w:sz w:val="18"/>
                      <w:szCs w:val="20"/>
                    </w:rPr>
                    <w:t>: This stage develops the finalized and exhaustive Design Documentation required for fabrication, inspection, testing, installation, commissioning, operation, maintenance, refurbishment, and decommissioning of the System.  Documentation must meet quality, regulatory, and lifecycle expectations.</w:t>
                  </w:r>
                  <w:r w:rsidRPr="007C5752">
                    <w:rPr>
                      <w:sz w:val="18"/>
                      <w:szCs w:val="20"/>
                    </w:rPr>
                    <w:br/>
                  </w:r>
                </w:p>
              </w:tc>
            </w:tr>
          </w:tbl>
          <w:p w14:paraId="7F12494A" w14:textId="52091D4B" w:rsidR="005C19C3" w:rsidRPr="007C5752" w:rsidRDefault="005C19C3" w:rsidP="00C634AC">
            <w:pPr>
              <w:autoSpaceDE w:val="0"/>
              <w:autoSpaceDN w:val="0"/>
              <w:adjustRightInd w:val="0"/>
              <w:spacing w:line="240" w:lineRule="auto"/>
              <w:rPr>
                <w:sz w:val="18"/>
                <w:szCs w:val="20"/>
              </w:rPr>
            </w:pPr>
          </w:p>
        </w:tc>
      </w:tr>
      <w:tr w:rsidR="00D93B0E" w:rsidRPr="007C5752" w14:paraId="08CA6B91" w14:textId="77777777" w:rsidTr="00C634AC">
        <w:trPr>
          <w:trHeight w:val="252"/>
        </w:trPr>
        <w:tc>
          <w:tcPr>
            <w:tcW w:w="1701" w:type="dxa"/>
            <w:tcBorders>
              <w:top w:val="nil"/>
              <w:bottom w:val="nil"/>
            </w:tcBorders>
            <w:shd w:val="clear" w:color="auto" w:fill="auto"/>
          </w:tcPr>
          <w:p w14:paraId="69C44564" w14:textId="27AB7035" w:rsidR="00D93B0E" w:rsidRPr="007C5752" w:rsidRDefault="00D93B0E" w:rsidP="00C634AC">
            <w:pPr>
              <w:pStyle w:val="AASemiBold"/>
              <w:rPr>
                <w:sz w:val="18"/>
                <w:szCs w:val="20"/>
              </w:rPr>
            </w:pPr>
            <w:r w:rsidRPr="007C5752">
              <w:rPr>
                <w:sz w:val="18"/>
                <w:szCs w:val="20"/>
              </w:rPr>
              <w:lastRenderedPageBreak/>
              <w:t>Digital Process Model</w:t>
            </w:r>
          </w:p>
        </w:tc>
        <w:tc>
          <w:tcPr>
            <w:tcW w:w="7066" w:type="dxa"/>
            <w:shd w:val="clear" w:color="auto" w:fill="auto"/>
          </w:tcPr>
          <w:p w14:paraId="29A70DD5" w14:textId="70C17250" w:rsidR="00D93B0E" w:rsidRPr="007C5752" w:rsidRDefault="00D93B0E" w:rsidP="00D93B0E">
            <w:pPr>
              <w:autoSpaceDE w:val="0"/>
              <w:autoSpaceDN w:val="0"/>
              <w:adjustRightInd w:val="0"/>
              <w:spacing w:line="240" w:lineRule="auto"/>
              <w:rPr>
                <w:sz w:val="18"/>
                <w:szCs w:val="20"/>
              </w:rPr>
            </w:pPr>
            <w:r w:rsidRPr="007C5752">
              <w:rPr>
                <w:sz w:val="18"/>
                <w:szCs w:val="20"/>
              </w:rPr>
              <w:t>The software model (transient or steady-state) representing cryogenic behavior; may form part of or interface with the Test System.</w:t>
            </w:r>
          </w:p>
        </w:tc>
      </w:tr>
      <w:tr w:rsidR="00D93B0E" w:rsidRPr="007C5752" w14:paraId="3695ED5C" w14:textId="77777777" w:rsidTr="00C634AC">
        <w:trPr>
          <w:trHeight w:val="252"/>
        </w:trPr>
        <w:tc>
          <w:tcPr>
            <w:tcW w:w="1701" w:type="dxa"/>
            <w:tcBorders>
              <w:top w:val="nil"/>
              <w:bottom w:val="nil"/>
            </w:tcBorders>
            <w:shd w:val="clear" w:color="auto" w:fill="auto"/>
          </w:tcPr>
          <w:p w14:paraId="79F0F84B" w14:textId="0A0FF555" w:rsidR="00D93B0E" w:rsidRPr="007C5752" w:rsidRDefault="00D93B0E" w:rsidP="00C634AC">
            <w:pPr>
              <w:pStyle w:val="AASemiBold"/>
              <w:rPr>
                <w:sz w:val="18"/>
                <w:szCs w:val="20"/>
              </w:rPr>
            </w:pPr>
            <w:r w:rsidRPr="007C5752">
              <w:rPr>
                <w:sz w:val="18"/>
                <w:szCs w:val="20"/>
              </w:rPr>
              <w:t>Digital Twin</w:t>
            </w:r>
          </w:p>
        </w:tc>
        <w:tc>
          <w:tcPr>
            <w:tcW w:w="7066" w:type="dxa"/>
            <w:shd w:val="clear" w:color="auto" w:fill="auto"/>
          </w:tcPr>
          <w:p w14:paraId="2C72438B" w14:textId="1668401A" w:rsidR="00D93B0E" w:rsidRPr="007C5752" w:rsidRDefault="00D93B0E" w:rsidP="00D93B0E">
            <w:pPr>
              <w:autoSpaceDE w:val="0"/>
              <w:autoSpaceDN w:val="0"/>
              <w:adjustRightInd w:val="0"/>
              <w:spacing w:line="240" w:lineRule="auto"/>
              <w:rPr>
                <w:sz w:val="18"/>
                <w:szCs w:val="20"/>
              </w:rPr>
            </w:pPr>
            <w:r w:rsidRPr="007C5752">
              <w:rPr>
                <w:sz w:val="18"/>
                <w:szCs w:val="20"/>
              </w:rPr>
              <w:t>A full-scope, continuously synchronized digital representation of the QPLANT; not mandatory.</w:t>
            </w:r>
          </w:p>
        </w:tc>
      </w:tr>
      <w:tr w:rsidR="005C19C3" w:rsidRPr="007C5752" w14:paraId="53367E4E" w14:textId="77777777" w:rsidTr="00C634AC">
        <w:trPr>
          <w:trHeight w:val="252"/>
        </w:trPr>
        <w:tc>
          <w:tcPr>
            <w:tcW w:w="1701" w:type="dxa"/>
            <w:tcBorders>
              <w:top w:val="nil"/>
              <w:bottom w:val="nil"/>
            </w:tcBorders>
            <w:shd w:val="clear" w:color="auto" w:fill="auto"/>
          </w:tcPr>
          <w:p w14:paraId="2FEB22F1" w14:textId="32A18FD5" w:rsidR="005C19C3" w:rsidRPr="007C5752" w:rsidRDefault="005C19C3" w:rsidP="00C634AC">
            <w:pPr>
              <w:pStyle w:val="AASemiBold"/>
              <w:rPr>
                <w:sz w:val="18"/>
                <w:szCs w:val="20"/>
              </w:rPr>
            </w:pPr>
            <w:r w:rsidRPr="007C5752">
              <w:rPr>
                <w:sz w:val="18"/>
                <w:szCs w:val="20"/>
              </w:rPr>
              <w:t>Functional Test Plan</w:t>
            </w:r>
            <w:r w:rsidR="006C2DA3" w:rsidRPr="007C5752">
              <w:rPr>
                <w:sz w:val="18"/>
                <w:szCs w:val="20"/>
              </w:rPr>
              <w:t xml:space="preserve"> (FTP)</w:t>
            </w:r>
          </w:p>
        </w:tc>
        <w:tc>
          <w:tcPr>
            <w:tcW w:w="7066" w:type="dxa"/>
            <w:shd w:val="clear" w:color="auto" w:fill="auto"/>
          </w:tcPr>
          <w:p w14:paraId="6AA83CEF" w14:textId="3B75162A" w:rsidR="005C19C3" w:rsidRPr="007C5752" w:rsidRDefault="006C2DA3" w:rsidP="006C2DA3">
            <w:pPr>
              <w:autoSpaceDE w:val="0"/>
              <w:autoSpaceDN w:val="0"/>
              <w:adjustRightInd w:val="0"/>
              <w:spacing w:line="240" w:lineRule="auto"/>
              <w:rPr>
                <w:sz w:val="18"/>
                <w:szCs w:val="20"/>
              </w:rPr>
            </w:pPr>
            <w:r w:rsidRPr="007C5752">
              <w:rPr>
                <w:sz w:val="18"/>
                <w:szCs w:val="20"/>
              </w:rPr>
              <w:t>A structured, traceable document defining functional verification for each System Under Test (SUT) and its Control and Interlock System (SUT:CIS). It shall specify test cases, inputs, interfaces, control sequences, monitoring logic, and acceptance criteria to demonstrate compliance with the stated requirements</w:t>
            </w:r>
          </w:p>
        </w:tc>
      </w:tr>
      <w:tr w:rsidR="005C19C3" w:rsidRPr="007C5752" w14:paraId="274C396B" w14:textId="77777777" w:rsidTr="00C634AC">
        <w:trPr>
          <w:trHeight w:val="252"/>
        </w:trPr>
        <w:tc>
          <w:tcPr>
            <w:tcW w:w="1701" w:type="dxa"/>
            <w:tcBorders>
              <w:top w:val="nil"/>
              <w:bottom w:val="nil"/>
            </w:tcBorders>
            <w:shd w:val="clear" w:color="auto" w:fill="auto"/>
          </w:tcPr>
          <w:p w14:paraId="4094FFAC" w14:textId="77777777" w:rsidR="005C19C3" w:rsidRPr="007C5752" w:rsidRDefault="005C19C3" w:rsidP="00C634AC">
            <w:pPr>
              <w:pStyle w:val="AASemiBold"/>
              <w:rPr>
                <w:sz w:val="18"/>
                <w:szCs w:val="20"/>
              </w:rPr>
            </w:pPr>
            <w:r w:rsidRPr="007C5752">
              <w:rPr>
                <w:sz w:val="18"/>
                <w:szCs w:val="20"/>
              </w:rPr>
              <w:t>Hold Point</w:t>
            </w:r>
          </w:p>
        </w:tc>
        <w:tc>
          <w:tcPr>
            <w:tcW w:w="7066" w:type="dxa"/>
            <w:shd w:val="clear" w:color="auto" w:fill="auto"/>
            <w:vAlign w:val="center"/>
          </w:tcPr>
          <w:p w14:paraId="2F213071" w14:textId="77777777" w:rsidR="005C19C3" w:rsidRPr="007C5752" w:rsidRDefault="005C19C3" w:rsidP="00C634AC">
            <w:pPr>
              <w:autoSpaceDE w:val="0"/>
              <w:autoSpaceDN w:val="0"/>
              <w:adjustRightInd w:val="0"/>
              <w:spacing w:line="240" w:lineRule="auto"/>
              <w:rPr>
                <w:sz w:val="18"/>
                <w:szCs w:val="20"/>
              </w:rPr>
            </w:pPr>
            <w:r w:rsidRPr="007C5752">
              <w:rPr>
                <w:sz w:val="18"/>
                <w:szCs w:val="20"/>
              </w:rPr>
              <w:t>A mandatory verification point beyond which work cannot continue without approval by SCK CEN.  The work can only continue provided that SCK CEN has been able to verify the quality of the work completed so far and has confirmed its approval of such work in writing.</w:t>
            </w:r>
          </w:p>
        </w:tc>
      </w:tr>
      <w:tr w:rsidR="005C19C3" w:rsidRPr="007C5752" w14:paraId="710F9E4A" w14:textId="77777777" w:rsidTr="00C634AC">
        <w:trPr>
          <w:trHeight w:val="252"/>
        </w:trPr>
        <w:tc>
          <w:tcPr>
            <w:tcW w:w="1701" w:type="dxa"/>
            <w:tcBorders>
              <w:top w:val="nil"/>
              <w:bottom w:val="nil"/>
            </w:tcBorders>
            <w:shd w:val="clear" w:color="auto" w:fill="auto"/>
          </w:tcPr>
          <w:p w14:paraId="7D58606B" w14:textId="7FE6AEEF" w:rsidR="005C19C3" w:rsidRPr="007C5752" w:rsidRDefault="005C19C3" w:rsidP="00C634AC">
            <w:pPr>
              <w:pStyle w:val="AASemiBold"/>
              <w:rPr>
                <w:sz w:val="18"/>
                <w:szCs w:val="20"/>
              </w:rPr>
            </w:pPr>
            <w:r w:rsidRPr="007C5752">
              <w:rPr>
                <w:sz w:val="18"/>
                <w:szCs w:val="20"/>
              </w:rPr>
              <w:t>Lifecycle Cost Management</w:t>
            </w:r>
          </w:p>
        </w:tc>
        <w:tc>
          <w:tcPr>
            <w:tcW w:w="7066" w:type="dxa"/>
            <w:shd w:val="clear" w:color="auto" w:fill="auto"/>
            <w:vAlign w:val="center"/>
          </w:tcPr>
          <w:p w14:paraId="1C2FCE72" w14:textId="4FD20E85" w:rsidR="005C19C3" w:rsidRPr="007C5752" w:rsidRDefault="005C19C3" w:rsidP="00C634AC">
            <w:pPr>
              <w:autoSpaceDE w:val="0"/>
              <w:autoSpaceDN w:val="0"/>
              <w:adjustRightInd w:val="0"/>
              <w:spacing w:line="240" w:lineRule="auto"/>
              <w:rPr>
                <w:sz w:val="18"/>
                <w:szCs w:val="20"/>
              </w:rPr>
            </w:pPr>
            <w:r w:rsidRPr="007C5752">
              <w:rPr>
                <w:sz w:val="18"/>
                <w:szCs w:val="20"/>
              </w:rPr>
              <w:t>The cost optimization approach used during the post-commissioning phase to manage preventive maintenance, replacement strategy, and reliability targets.  It is supported by failure forecasting, risk-based planning, and system performance modelling to maintain or reduce lifetime cost without compromising function.</w:t>
            </w:r>
          </w:p>
        </w:tc>
      </w:tr>
      <w:tr w:rsidR="005C19C3" w:rsidRPr="007C5752" w14:paraId="4B2CB43F" w14:textId="77777777" w:rsidTr="00C634AC">
        <w:trPr>
          <w:trHeight w:val="252"/>
        </w:trPr>
        <w:tc>
          <w:tcPr>
            <w:tcW w:w="1701" w:type="dxa"/>
            <w:tcBorders>
              <w:top w:val="nil"/>
              <w:bottom w:val="nil"/>
            </w:tcBorders>
            <w:shd w:val="clear" w:color="auto" w:fill="auto"/>
          </w:tcPr>
          <w:p w14:paraId="7F386388" w14:textId="54B6110F" w:rsidR="005C19C3" w:rsidRPr="007C5752" w:rsidRDefault="005C19C3" w:rsidP="00C634AC">
            <w:pPr>
              <w:pStyle w:val="AASemiBold"/>
              <w:rPr>
                <w:sz w:val="18"/>
                <w:szCs w:val="20"/>
              </w:rPr>
            </w:pPr>
            <w:r w:rsidRPr="007C5752">
              <w:rPr>
                <w:sz w:val="18"/>
                <w:szCs w:val="20"/>
              </w:rPr>
              <w:t>LOOP event</w:t>
            </w:r>
          </w:p>
        </w:tc>
        <w:tc>
          <w:tcPr>
            <w:tcW w:w="7066" w:type="dxa"/>
            <w:shd w:val="clear" w:color="auto" w:fill="auto"/>
            <w:vAlign w:val="center"/>
          </w:tcPr>
          <w:p w14:paraId="314F52EA" w14:textId="032A7667" w:rsidR="005C19C3" w:rsidRPr="007C5752" w:rsidRDefault="005C19C3" w:rsidP="00AC4DEB">
            <w:pPr>
              <w:autoSpaceDE w:val="0"/>
              <w:autoSpaceDN w:val="0"/>
              <w:adjustRightInd w:val="0"/>
              <w:spacing w:line="240" w:lineRule="auto"/>
              <w:rPr>
                <w:sz w:val="18"/>
                <w:szCs w:val="20"/>
              </w:rPr>
            </w:pPr>
            <w:r w:rsidRPr="007C5752">
              <w:rPr>
                <w:sz w:val="18"/>
                <w:szCs w:val="20"/>
              </w:rPr>
              <w:t xml:space="preserve">Loss </w:t>
            </w:r>
            <w:r w:rsidR="00AC4DEB" w:rsidRPr="007C5752">
              <w:rPr>
                <w:sz w:val="18"/>
                <w:szCs w:val="20"/>
              </w:rPr>
              <w:t>O</w:t>
            </w:r>
            <w:r w:rsidRPr="007C5752">
              <w:rPr>
                <w:sz w:val="18"/>
                <w:szCs w:val="20"/>
              </w:rPr>
              <w:t>f Offsite Power</w:t>
            </w:r>
            <w:r w:rsidR="00AC4DEB" w:rsidRPr="007C5752">
              <w:rPr>
                <w:sz w:val="18"/>
                <w:szCs w:val="20"/>
              </w:rPr>
              <w:t xml:space="preserve"> is </w:t>
            </w:r>
            <w:r w:rsidRPr="007C5752">
              <w:rPr>
                <w:sz w:val="18"/>
                <w:szCs w:val="20"/>
              </w:rPr>
              <w:t>event characterized by the loss of external electrical supply to t</w:t>
            </w:r>
            <w:r w:rsidR="003F58F6" w:rsidRPr="007C5752">
              <w:rPr>
                <w:sz w:val="18"/>
                <w:szCs w:val="20"/>
              </w:rPr>
              <w:t xml:space="preserve">he </w:t>
            </w:r>
            <w:r w:rsidRPr="007C5752">
              <w:rPr>
                <w:sz w:val="18"/>
                <w:szCs w:val="20"/>
              </w:rPr>
              <w:t>QPLANT.</w:t>
            </w:r>
          </w:p>
        </w:tc>
      </w:tr>
      <w:tr w:rsidR="00527FA5" w:rsidRPr="007C5752" w14:paraId="6D5E3A6C" w14:textId="77777777" w:rsidTr="00C634AC">
        <w:trPr>
          <w:trHeight w:val="252"/>
        </w:trPr>
        <w:tc>
          <w:tcPr>
            <w:tcW w:w="1701" w:type="dxa"/>
            <w:tcBorders>
              <w:top w:val="nil"/>
              <w:bottom w:val="nil"/>
            </w:tcBorders>
            <w:shd w:val="clear" w:color="auto" w:fill="auto"/>
          </w:tcPr>
          <w:p w14:paraId="64555D81" w14:textId="1BE95C00" w:rsidR="00527FA5" w:rsidRPr="007C5752" w:rsidRDefault="00527FA5" w:rsidP="00C634AC">
            <w:pPr>
              <w:pStyle w:val="AASemiBold"/>
              <w:rPr>
                <w:sz w:val="18"/>
                <w:szCs w:val="20"/>
              </w:rPr>
            </w:pPr>
            <w:r w:rsidRPr="007C5752">
              <w:rPr>
                <w:sz w:val="18"/>
                <w:szCs w:val="20"/>
              </w:rPr>
              <w:t>Maximum Allowable Pressure</w:t>
            </w:r>
          </w:p>
        </w:tc>
        <w:tc>
          <w:tcPr>
            <w:tcW w:w="7066" w:type="dxa"/>
            <w:shd w:val="clear" w:color="auto" w:fill="auto"/>
            <w:vAlign w:val="center"/>
          </w:tcPr>
          <w:p w14:paraId="39F0FE72" w14:textId="627B3C2C" w:rsidR="00527FA5" w:rsidRPr="007C5752" w:rsidRDefault="00527FA5" w:rsidP="00C634AC">
            <w:pPr>
              <w:autoSpaceDE w:val="0"/>
              <w:autoSpaceDN w:val="0"/>
              <w:adjustRightInd w:val="0"/>
              <w:spacing w:line="240" w:lineRule="auto"/>
              <w:rPr>
                <w:sz w:val="18"/>
                <w:szCs w:val="20"/>
              </w:rPr>
            </w:pPr>
            <w:r w:rsidRPr="007C5752">
              <w:rPr>
                <w:sz w:val="18"/>
                <w:szCs w:val="20"/>
              </w:rPr>
              <w:t>It is defined in PED (2014/68/EU) as the maximum pressure for which equipment is designed.</w:t>
            </w:r>
          </w:p>
        </w:tc>
      </w:tr>
      <w:tr w:rsidR="00E07915" w:rsidRPr="007C5752" w14:paraId="210232FA" w14:textId="77777777" w:rsidTr="00C634AC">
        <w:trPr>
          <w:trHeight w:val="252"/>
        </w:trPr>
        <w:tc>
          <w:tcPr>
            <w:tcW w:w="1701" w:type="dxa"/>
            <w:tcBorders>
              <w:top w:val="nil"/>
              <w:bottom w:val="nil"/>
            </w:tcBorders>
            <w:shd w:val="clear" w:color="auto" w:fill="auto"/>
          </w:tcPr>
          <w:p w14:paraId="5AE67D6F" w14:textId="4B73864D" w:rsidR="00E07915" w:rsidRPr="007C5752" w:rsidRDefault="00E07915" w:rsidP="00C634AC">
            <w:pPr>
              <w:pStyle w:val="AASemiBold"/>
              <w:rPr>
                <w:sz w:val="18"/>
                <w:szCs w:val="20"/>
              </w:rPr>
            </w:pPr>
            <w:r w:rsidRPr="007C5752">
              <w:rPr>
                <w:sz w:val="18"/>
                <w:szCs w:val="20"/>
              </w:rPr>
              <w:t>Noise Measurement</w:t>
            </w:r>
          </w:p>
        </w:tc>
        <w:tc>
          <w:tcPr>
            <w:tcW w:w="7066" w:type="dxa"/>
            <w:shd w:val="clear" w:color="auto" w:fill="auto"/>
            <w:vAlign w:val="center"/>
          </w:tcPr>
          <w:p w14:paraId="5766E23D" w14:textId="5440CDEA" w:rsidR="00E07915" w:rsidRPr="007C5752" w:rsidRDefault="00E07915" w:rsidP="00C634AC">
            <w:pPr>
              <w:autoSpaceDE w:val="0"/>
              <w:autoSpaceDN w:val="0"/>
              <w:adjustRightInd w:val="0"/>
              <w:spacing w:line="240" w:lineRule="auto"/>
              <w:rPr>
                <w:sz w:val="18"/>
                <w:szCs w:val="20"/>
              </w:rPr>
            </w:pPr>
            <w:r w:rsidRPr="007C5752">
              <w:rPr>
                <w:sz w:val="18"/>
                <w:szCs w:val="20"/>
              </w:rPr>
              <w:t>Noise Measurement (general).</w:t>
            </w:r>
            <w:r w:rsidR="001E777C" w:rsidRPr="007C5752">
              <w:rPr>
                <w:sz w:val="18"/>
                <w:szCs w:val="20"/>
              </w:rPr>
              <w:t xml:space="preserve"> </w:t>
            </w:r>
            <w:r w:rsidRPr="007C5752">
              <w:rPr>
                <w:sz w:val="18"/>
                <w:szCs w:val="20"/>
              </w:rPr>
              <w:t xml:space="preserve"> Unless stated otherwise, all sound levels are A-weighted and expressed in dB(A), measured at 1 m from the equipment envelope at approximately 1.5 m microphone height, under free-field over a reflecting plane conditions, using a Class 1 sound level meter (IEC 61672).  Background noise shall be at least 10 dB below measured levels or corrected per the test standard.</w:t>
            </w:r>
            <w:r w:rsidR="001E777C" w:rsidRPr="007C5752">
              <w:rPr>
                <w:sz w:val="18"/>
                <w:szCs w:val="20"/>
              </w:rPr>
              <w:t xml:space="preserve"> </w:t>
            </w:r>
            <w:r w:rsidRPr="007C5752">
              <w:rPr>
                <w:sz w:val="18"/>
                <w:szCs w:val="20"/>
              </w:rPr>
              <w:t xml:space="preserve"> “Compressor (unit)” means an individual compressor with its motor/drive. </w:t>
            </w:r>
            <w:r w:rsidR="001E777C" w:rsidRPr="007C5752">
              <w:rPr>
                <w:sz w:val="18"/>
                <w:szCs w:val="20"/>
              </w:rPr>
              <w:t xml:space="preserve"> </w:t>
            </w:r>
            <w:r w:rsidRPr="007C5752">
              <w:rPr>
                <w:sz w:val="18"/>
                <w:szCs w:val="20"/>
              </w:rPr>
              <w:t>“Complete skid” means the full assembly with all compressors and drives operating.</w:t>
            </w:r>
          </w:p>
        </w:tc>
      </w:tr>
      <w:tr w:rsidR="00527FA5" w:rsidRPr="007C5752" w14:paraId="6A6185E2" w14:textId="77777777" w:rsidTr="00C634AC">
        <w:trPr>
          <w:trHeight w:val="252"/>
        </w:trPr>
        <w:tc>
          <w:tcPr>
            <w:tcW w:w="1701" w:type="dxa"/>
            <w:tcBorders>
              <w:top w:val="nil"/>
              <w:bottom w:val="nil"/>
            </w:tcBorders>
            <w:shd w:val="clear" w:color="auto" w:fill="auto"/>
          </w:tcPr>
          <w:p w14:paraId="6FAA882D" w14:textId="153958DE" w:rsidR="00527FA5" w:rsidRPr="007C5752" w:rsidRDefault="00527FA5" w:rsidP="00C634AC">
            <w:pPr>
              <w:pStyle w:val="AASemiBold"/>
              <w:rPr>
                <w:sz w:val="18"/>
                <w:szCs w:val="20"/>
              </w:rPr>
            </w:pPr>
            <w:r w:rsidRPr="007C5752">
              <w:rPr>
                <w:sz w:val="18"/>
                <w:szCs w:val="20"/>
              </w:rPr>
              <w:t>Operating Pressure</w:t>
            </w:r>
            <w:r w:rsidRPr="007C5752">
              <w:t xml:space="preserve"> </w:t>
            </w:r>
          </w:p>
        </w:tc>
        <w:tc>
          <w:tcPr>
            <w:tcW w:w="7066" w:type="dxa"/>
            <w:shd w:val="clear" w:color="auto" w:fill="auto"/>
            <w:vAlign w:val="center"/>
          </w:tcPr>
          <w:p w14:paraId="7C3723B3" w14:textId="5413039B" w:rsidR="00527FA5" w:rsidRPr="007C5752" w:rsidRDefault="00527FA5" w:rsidP="00C634AC">
            <w:pPr>
              <w:autoSpaceDE w:val="0"/>
              <w:autoSpaceDN w:val="0"/>
              <w:adjustRightInd w:val="0"/>
              <w:spacing w:line="240" w:lineRule="auto"/>
              <w:rPr>
                <w:sz w:val="18"/>
                <w:szCs w:val="20"/>
              </w:rPr>
            </w:pPr>
            <w:r w:rsidRPr="007C5752">
              <w:rPr>
                <w:sz w:val="18"/>
                <w:szCs w:val="20"/>
              </w:rPr>
              <w:t>Expected maximum pressure (including safety relief from passive or active systems) in any operational scenario, including startup, shutdown, or transient conditions.</w:t>
            </w:r>
          </w:p>
        </w:tc>
      </w:tr>
      <w:tr w:rsidR="00527FA5" w:rsidRPr="007C5752" w14:paraId="5BCECA37" w14:textId="77777777" w:rsidTr="00C634AC">
        <w:trPr>
          <w:trHeight w:val="252"/>
        </w:trPr>
        <w:tc>
          <w:tcPr>
            <w:tcW w:w="1701" w:type="dxa"/>
            <w:tcBorders>
              <w:top w:val="nil"/>
              <w:bottom w:val="nil"/>
            </w:tcBorders>
            <w:shd w:val="clear" w:color="auto" w:fill="auto"/>
          </w:tcPr>
          <w:p w14:paraId="0D0BBB8B" w14:textId="62584B89" w:rsidR="00527FA5" w:rsidRPr="007C5752" w:rsidRDefault="00527FA5" w:rsidP="00C634AC">
            <w:pPr>
              <w:pStyle w:val="AASemiBold"/>
              <w:rPr>
                <w:sz w:val="18"/>
                <w:szCs w:val="20"/>
              </w:rPr>
            </w:pPr>
            <w:r w:rsidRPr="007C5752">
              <w:rPr>
                <w:sz w:val="18"/>
                <w:szCs w:val="20"/>
              </w:rPr>
              <w:t>Reliability Centred Maintenance</w:t>
            </w:r>
          </w:p>
        </w:tc>
        <w:tc>
          <w:tcPr>
            <w:tcW w:w="7066" w:type="dxa"/>
            <w:shd w:val="clear" w:color="auto" w:fill="auto"/>
            <w:vAlign w:val="center"/>
          </w:tcPr>
          <w:p w14:paraId="16267121" w14:textId="7056B7D5" w:rsidR="00527FA5" w:rsidRPr="007C5752" w:rsidRDefault="00527FA5" w:rsidP="00C634AC">
            <w:pPr>
              <w:autoSpaceDE w:val="0"/>
              <w:autoSpaceDN w:val="0"/>
              <w:adjustRightInd w:val="0"/>
              <w:spacing w:line="240" w:lineRule="auto"/>
              <w:rPr>
                <w:sz w:val="18"/>
                <w:szCs w:val="20"/>
              </w:rPr>
            </w:pPr>
            <w:r w:rsidRPr="007C5752">
              <w:rPr>
                <w:sz w:val="18"/>
                <w:szCs w:val="20"/>
              </w:rPr>
              <w:t>A systematic and structured process to determine the most effective maintenance approach for an asset or system.  RCM seeks to ensure that systems continue to do what their users require in their current operating context.  It involves identifying failure modes, assessing their consequences, and selecting initiative-taking maintenance tasks to mitigate risk while optimizing cost, safety, and system availability.</w:t>
            </w:r>
          </w:p>
        </w:tc>
      </w:tr>
      <w:tr w:rsidR="00527FA5" w:rsidRPr="007C5752" w14:paraId="5E380033" w14:textId="77777777" w:rsidTr="00C634AC">
        <w:trPr>
          <w:trHeight w:val="252"/>
        </w:trPr>
        <w:tc>
          <w:tcPr>
            <w:tcW w:w="1701" w:type="dxa"/>
            <w:tcBorders>
              <w:top w:val="nil"/>
              <w:bottom w:val="nil"/>
            </w:tcBorders>
            <w:shd w:val="clear" w:color="auto" w:fill="auto"/>
          </w:tcPr>
          <w:p w14:paraId="273087E8" w14:textId="77777777" w:rsidR="00527FA5" w:rsidRPr="007C5752" w:rsidRDefault="00527FA5" w:rsidP="00C634AC">
            <w:pPr>
              <w:pStyle w:val="AASemiBold"/>
              <w:rPr>
                <w:sz w:val="18"/>
                <w:szCs w:val="20"/>
              </w:rPr>
            </w:pPr>
            <w:r w:rsidRPr="007C5752">
              <w:rPr>
                <w:sz w:val="18"/>
                <w:szCs w:val="20"/>
              </w:rPr>
              <w:t>Risk Register</w:t>
            </w:r>
          </w:p>
        </w:tc>
        <w:tc>
          <w:tcPr>
            <w:tcW w:w="7066" w:type="dxa"/>
            <w:shd w:val="clear" w:color="auto" w:fill="auto"/>
            <w:vAlign w:val="center"/>
          </w:tcPr>
          <w:p w14:paraId="0BDAA6A7"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A formal tool used to systematically document, track, and manage risks throughout a project, with the primary purposes of risk identification, assessment, treatment, monitoring, and communication.</w:t>
            </w:r>
          </w:p>
        </w:tc>
      </w:tr>
      <w:tr w:rsidR="00527FA5" w:rsidRPr="007C5752" w14:paraId="46A5FB02" w14:textId="77777777" w:rsidTr="00C634AC">
        <w:trPr>
          <w:trHeight w:val="252"/>
        </w:trPr>
        <w:tc>
          <w:tcPr>
            <w:tcW w:w="1701" w:type="dxa"/>
            <w:tcBorders>
              <w:top w:val="nil"/>
              <w:bottom w:val="nil"/>
            </w:tcBorders>
            <w:shd w:val="clear" w:color="auto" w:fill="auto"/>
          </w:tcPr>
          <w:p w14:paraId="72236619" w14:textId="0CD6F89E" w:rsidR="00527FA5" w:rsidRPr="007C5752" w:rsidRDefault="00527FA5" w:rsidP="00C634AC">
            <w:pPr>
              <w:pStyle w:val="AASemiBold"/>
              <w:rPr>
                <w:sz w:val="18"/>
                <w:szCs w:val="20"/>
              </w:rPr>
            </w:pPr>
            <w:r w:rsidRPr="007C5752">
              <w:rPr>
                <w:sz w:val="18"/>
                <w:szCs w:val="20"/>
              </w:rPr>
              <w:t>Set Pressure</w:t>
            </w:r>
          </w:p>
        </w:tc>
        <w:tc>
          <w:tcPr>
            <w:tcW w:w="7066" w:type="dxa"/>
            <w:shd w:val="clear" w:color="auto" w:fill="auto"/>
            <w:vAlign w:val="center"/>
          </w:tcPr>
          <w:p w14:paraId="5310CD6F" w14:textId="7FB9D898" w:rsidR="00527FA5" w:rsidRPr="007C5752" w:rsidRDefault="005836DF" w:rsidP="00C634AC">
            <w:pPr>
              <w:autoSpaceDE w:val="0"/>
              <w:autoSpaceDN w:val="0"/>
              <w:adjustRightInd w:val="0"/>
              <w:spacing w:line="240" w:lineRule="auto"/>
            </w:pPr>
            <w:r w:rsidRPr="007C5752">
              <w:rPr>
                <w:sz w:val="18"/>
                <w:szCs w:val="20"/>
              </w:rPr>
              <w:t>D</w:t>
            </w:r>
            <w:r w:rsidR="00527FA5" w:rsidRPr="007C5752">
              <w:rPr>
                <w:sz w:val="18"/>
                <w:szCs w:val="20"/>
              </w:rPr>
              <w:t>efined in API 520 as the pressure at which safety valves are set to open (typically ≥10 % above Operating Pressure).</w:t>
            </w:r>
          </w:p>
        </w:tc>
      </w:tr>
      <w:tr w:rsidR="006D27B3" w:rsidRPr="007C5752" w14:paraId="2E732835" w14:textId="77777777" w:rsidTr="00C634AC">
        <w:trPr>
          <w:trHeight w:val="252"/>
        </w:trPr>
        <w:tc>
          <w:tcPr>
            <w:tcW w:w="1701" w:type="dxa"/>
            <w:tcBorders>
              <w:top w:val="nil"/>
              <w:bottom w:val="nil"/>
            </w:tcBorders>
            <w:shd w:val="clear" w:color="auto" w:fill="auto"/>
          </w:tcPr>
          <w:p w14:paraId="703F1B9A" w14:textId="364FE6C3" w:rsidR="006D27B3" w:rsidRPr="007C5752" w:rsidRDefault="006D27B3" w:rsidP="00C634AC">
            <w:pPr>
              <w:pStyle w:val="AASemiBold"/>
              <w:rPr>
                <w:sz w:val="18"/>
                <w:szCs w:val="20"/>
              </w:rPr>
            </w:pPr>
            <w:r w:rsidRPr="007C5752">
              <w:rPr>
                <w:sz w:val="18"/>
                <w:szCs w:val="20"/>
              </w:rPr>
              <w:t>Shut-off Valve</w:t>
            </w:r>
          </w:p>
        </w:tc>
        <w:tc>
          <w:tcPr>
            <w:tcW w:w="7066" w:type="dxa"/>
            <w:shd w:val="clear" w:color="auto" w:fill="auto"/>
            <w:vAlign w:val="center"/>
          </w:tcPr>
          <w:p w14:paraId="4012DB48" w14:textId="0C45B13A" w:rsidR="006D27B3" w:rsidRPr="007C5752" w:rsidRDefault="006D27B3" w:rsidP="00C634AC">
            <w:pPr>
              <w:autoSpaceDE w:val="0"/>
              <w:autoSpaceDN w:val="0"/>
              <w:adjustRightInd w:val="0"/>
              <w:spacing w:line="240" w:lineRule="auto"/>
              <w:rPr>
                <w:sz w:val="18"/>
                <w:szCs w:val="20"/>
              </w:rPr>
            </w:pPr>
            <w:r w:rsidRPr="007C5752">
              <w:rPr>
                <w:sz w:val="18"/>
                <w:szCs w:val="20"/>
              </w:rPr>
              <w:t>A shut-off valve is a valve that is automatically actuated (e.g., electrically, pneumatically, or hydraulically) and triggered by a process or safety interlock event. It is intended to isolate helium flow in response to defined conditions such as emergency shutdown, overpressure, or equipment trip. It differs from a manual isolation valve, which is operated only by human intervention. Shut-off valves are designed to fail-</w:t>
            </w:r>
            <w:r w:rsidRPr="007C5752">
              <w:rPr>
                <w:sz w:val="18"/>
                <w:szCs w:val="20"/>
              </w:rPr>
              <w:lastRenderedPageBreak/>
              <w:t>safe and to maintain full functionality across repeated cycles between ambient and cryogenic conditions.</w:t>
            </w:r>
          </w:p>
        </w:tc>
      </w:tr>
      <w:tr w:rsidR="00527FA5" w:rsidRPr="007C5752" w14:paraId="2F8CF520" w14:textId="77777777" w:rsidTr="00C634AC">
        <w:trPr>
          <w:trHeight w:val="252"/>
        </w:trPr>
        <w:tc>
          <w:tcPr>
            <w:tcW w:w="1701" w:type="dxa"/>
            <w:tcBorders>
              <w:top w:val="nil"/>
              <w:bottom w:val="nil"/>
            </w:tcBorders>
            <w:shd w:val="clear" w:color="auto" w:fill="auto"/>
          </w:tcPr>
          <w:p w14:paraId="256C92D3" w14:textId="77777777" w:rsidR="00527FA5" w:rsidRPr="007C5752" w:rsidRDefault="00527FA5" w:rsidP="00C634AC">
            <w:pPr>
              <w:pStyle w:val="AASemiBold"/>
              <w:rPr>
                <w:sz w:val="18"/>
                <w:szCs w:val="20"/>
              </w:rPr>
            </w:pPr>
            <w:r w:rsidRPr="007C5752">
              <w:rPr>
                <w:sz w:val="18"/>
                <w:szCs w:val="20"/>
              </w:rPr>
              <w:lastRenderedPageBreak/>
              <w:t>System Under Test (SUT)</w:t>
            </w:r>
          </w:p>
        </w:tc>
        <w:tc>
          <w:tcPr>
            <w:tcW w:w="7066" w:type="dxa"/>
            <w:shd w:val="clear" w:color="auto" w:fill="auto"/>
            <w:vAlign w:val="center"/>
          </w:tcPr>
          <w:p w14:paraId="4A0EA997" w14:textId="326A734C" w:rsidR="00527FA5" w:rsidRPr="007C5752" w:rsidRDefault="00AC4DEB" w:rsidP="00C634AC">
            <w:pPr>
              <w:autoSpaceDE w:val="0"/>
              <w:autoSpaceDN w:val="0"/>
              <w:adjustRightInd w:val="0"/>
              <w:spacing w:line="240" w:lineRule="auto"/>
              <w:rPr>
                <w:sz w:val="18"/>
                <w:szCs w:val="18"/>
              </w:rPr>
            </w:pPr>
            <w:r w:rsidRPr="007C5752">
              <w:rPr>
                <w:sz w:val="18"/>
                <w:szCs w:val="20"/>
              </w:rPr>
              <w:t>The actual system being verified (e.g. QPLANT or QPLANT:CIS)</w:t>
            </w:r>
          </w:p>
        </w:tc>
      </w:tr>
      <w:tr w:rsidR="00136378" w:rsidRPr="007C5752" w14:paraId="2E74B658" w14:textId="77777777" w:rsidTr="00C634AC">
        <w:trPr>
          <w:trHeight w:val="252"/>
        </w:trPr>
        <w:tc>
          <w:tcPr>
            <w:tcW w:w="1701" w:type="dxa"/>
            <w:tcBorders>
              <w:top w:val="nil"/>
              <w:bottom w:val="nil"/>
            </w:tcBorders>
            <w:shd w:val="clear" w:color="auto" w:fill="auto"/>
          </w:tcPr>
          <w:p w14:paraId="2565C8FB" w14:textId="3955180A" w:rsidR="00136378" w:rsidRPr="007C5752" w:rsidRDefault="00136378" w:rsidP="00C634AC">
            <w:pPr>
              <w:pStyle w:val="AASemiBold"/>
              <w:rPr>
                <w:sz w:val="18"/>
                <w:szCs w:val="20"/>
              </w:rPr>
            </w:pPr>
            <w:r w:rsidRPr="007C5752">
              <w:rPr>
                <w:sz w:val="18"/>
                <w:szCs w:val="20"/>
              </w:rPr>
              <w:t>Test System</w:t>
            </w:r>
          </w:p>
        </w:tc>
        <w:tc>
          <w:tcPr>
            <w:tcW w:w="7066" w:type="dxa"/>
            <w:shd w:val="clear" w:color="auto" w:fill="auto"/>
            <w:vAlign w:val="center"/>
          </w:tcPr>
          <w:p w14:paraId="4CDBFC8E" w14:textId="3D2D2A9F" w:rsidR="00136378" w:rsidRPr="007C5752" w:rsidRDefault="00AC4DEB" w:rsidP="00D93B0E">
            <w:pPr>
              <w:autoSpaceDE w:val="0"/>
              <w:autoSpaceDN w:val="0"/>
              <w:adjustRightInd w:val="0"/>
              <w:spacing w:line="240" w:lineRule="auto"/>
              <w:rPr>
                <w:sz w:val="18"/>
                <w:szCs w:val="20"/>
              </w:rPr>
            </w:pPr>
            <w:r w:rsidRPr="007C5752">
              <w:rPr>
                <w:sz w:val="18"/>
                <w:szCs w:val="20"/>
              </w:rPr>
              <w:t>The digital and/or physical platform used to validate the SUT during commissioning; it replicates control logic, I/O response, and process dynamics and may include a digital process model (transient simulation or digital twin).</w:t>
            </w:r>
          </w:p>
        </w:tc>
      </w:tr>
      <w:tr w:rsidR="00527FA5" w:rsidRPr="007C5752" w14:paraId="671E2031" w14:textId="77777777" w:rsidTr="00C634AC">
        <w:trPr>
          <w:trHeight w:val="252"/>
        </w:trPr>
        <w:tc>
          <w:tcPr>
            <w:tcW w:w="1701" w:type="dxa"/>
            <w:tcBorders>
              <w:top w:val="nil"/>
              <w:bottom w:val="nil"/>
            </w:tcBorders>
            <w:shd w:val="clear" w:color="auto" w:fill="auto"/>
          </w:tcPr>
          <w:p w14:paraId="0A066106" w14:textId="645C5369" w:rsidR="00527FA5" w:rsidRPr="007C5752" w:rsidRDefault="00527FA5" w:rsidP="00C634AC">
            <w:pPr>
              <w:pStyle w:val="AASemiBold"/>
              <w:rPr>
                <w:sz w:val="18"/>
                <w:szCs w:val="20"/>
              </w:rPr>
            </w:pPr>
            <w:r w:rsidRPr="007C5752">
              <w:rPr>
                <w:sz w:val="18"/>
                <w:szCs w:val="20"/>
              </w:rPr>
              <w:t>Terminal Point</w:t>
            </w:r>
          </w:p>
        </w:tc>
        <w:tc>
          <w:tcPr>
            <w:tcW w:w="7066" w:type="dxa"/>
            <w:shd w:val="clear" w:color="auto" w:fill="auto"/>
            <w:vAlign w:val="center"/>
          </w:tcPr>
          <w:p w14:paraId="31C4D4A2" w14:textId="44F8C467" w:rsidR="00527FA5" w:rsidRPr="007C5752" w:rsidRDefault="00527FA5" w:rsidP="00C634AC">
            <w:pPr>
              <w:autoSpaceDE w:val="0"/>
              <w:autoSpaceDN w:val="0"/>
              <w:adjustRightInd w:val="0"/>
              <w:spacing w:line="240" w:lineRule="auto"/>
              <w:rPr>
                <w:sz w:val="18"/>
                <w:szCs w:val="20"/>
              </w:rPr>
            </w:pPr>
            <w:r w:rsidRPr="007C5752">
              <w:rPr>
                <w:sz w:val="18"/>
                <w:szCs w:val="20"/>
              </w:rPr>
              <w:t>A physical interface with SCK CEN infrastructure, specifically ACC NF.</w:t>
            </w:r>
          </w:p>
        </w:tc>
      </w:tr>
      <w:tr w:rsidR="00527FA5" w:rsidRPr="007C5752" w14:paraId="513FDA0A" w14:textId="77777777" w:rsidTr="00C634AC">
        <w:trPr>
          <w:trHeight w:val="252"/>
        </w:trPr>
        <w:tc>
          <w:tcPr>
            <w:tcW w:w="1701" w:type="dxa"/>
            <w:tcBorders>
              <w:top w:val="nil"/>
              <w:bottom w:val="nil"/>
            </w:tcBorders>
            <w:shd w:val="clear" w:color="auto" w:fill="auto"/>
          </w:tcPr>
          <w:p w14:paraId="5CE4D098" w14:textId="0E0D7708" w:rsidR="00527FA5" w:rsidRPr="007C5752" w:rsidRDefault="00527FA5" w:rsidP="00C634AC">
            <w:pPr>
              <w:pStyle w:val="AASemiBold"/>
              <w:rPr>
                <w:sz w:val="18"/>
                <w:szCs w:val="20"/>
              </w:rPr>
            </w:pPr>
            <w:r w:rsidRPr="007C5752">
              <w:rPr>
                <w:sz w:val="18"/>
                <w:szCs w:val="20"/>
              </w:rPr>
              <w:t>Validation</w:t>
            </w:r>
          </w:p>
        </w:tc>
        <w:tc>
          <w:tcPr>
            <w:tcW w:w="7066" w:type="dxa"/>
            <w:shd w:val="clear" w:color="auto" w:fill="auto"/>
            <w:vAlign w:val="center"/>
          </w:tcPr>
          <w:p w14:paraId="359C2A60"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Ensures that the right product is built, confirming that the system meets the needs and expectations of the end-users or stakeholders.</w:t>
            </w:r>
          </w:p>
          <w:p w14:paraId="512345F6" w14:textId="43126EC1" w:rsidR="00527FA5" w:rsidRPr="007C5752" w:rsidRDefault="00527FA5" w:rsidP="00C634AC">
            <w:pPr>
              <w:autoSpaceDE w:val="0"/>
              <w:autoSpaceDN w:val="0"/>
              <w:adjustRightInd w:val="0"/>
              <w:spacing w:line="240" w:lineRule="auto"/>
              <w:rPr>
                <w:sz w:val="18"/>
                <w:szCs w:val="20"/>
              </w:rPr>
            </w:pPr>
            <w:r w:rsidRPr="007C5752">
              <w:rPr>
                <w:sz w:val="18"/>
                <w:szCs w:val="20"/>
              </w:rPr>
              <w:t>Occur after verification processes, typically at the end of a development phase or project.  Validation involves evaluating the final product to ensure it meets the needs of the intended end-user or customer.</w:t>
            </w:r>
          </w:p>
        </w:tc>
      </w:tr>
      <w:tr w:rsidR="00527FA5" w:rsidRPr="007C5752" w14:paraId="0748288E" w14:textId="77777777" w:rsidTr="00C634AC">
        <w:trPr>
          <w:trHeight w:val="252"/>
        </w:trPr>
        <w:tc>
          <w:tcPr>
            <w:tcW w:w="1701" w:type="dxa"/>
            <w:tcBorders>
              <w:top w:val="nil"/>
              <w:bottom w:val="nil"/>
            </w:tcBorders>
            <w:shd w:val="clear" w:color="auto" w:fill="auto"/>
          </w:tcPr>
          <w:p w14:paraId="4DA49C59" w14:textId="77777777" w:rsidR="00527FA5" w:rsidRPr="007C5752" w:rsidRDefault="00527FA5" w:rsidP="00C634AC">
            <w:pPr>
              <w:pStyle w:val="AASemiBold"/>
              <w:rPr>
                <w:sz w:val="18"/>
                <w:szCs w:val="20"/>
              </w:rPr>
            </w:pPr>
            <w:r w:rsidRPr="007C5752">
              <w:rPr>
                <w:sz w:val="18"/>
                <w:szCs w:val="20"/>
              </w:rPr>
              <w:t>Verification</w:t>
            </w:r>
          </w:p>
        </w:tc>
        <w:tc>
          <w:tcPr>
            <w:tcW w:w="7066" w:type="dxa"/>
            <w:shd w:val="clear" w:color="auto" w:fill="auto"/>
            <w:vAlign w:val="center"/>
          </w:tcPr>
          <w:p w14:paraId="3F0EE65D"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Confirms that the product is built correctly according to the specified requirements, ensuring compliance with regulations and specifications.</w:t>
            </w:r>
          </w:p>
          <w:p w14:paraId="39A84412"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Conducted throughout the development lifecycle, including during production or development phases.  These activities involve reviews, inspections, and testing to ensure compliance with specifications.</w:t>
            </w:r>
          </w:p>
        </w:tc>
      </w:tr>
      <w:tr w:rsidR="00527FA5" w:rsidRPr="007C5752" w14:paraId="1753D24C" w14:textId="77777777" w:rsidTr="00C634AC">
        <w:trPr>
          <w:trHeight w:val="252"/>
        </w:trPr>
        <w:tc>
          <w:tcPr>
            <w:tcW w:w="1701" w:type="dxa"/>
            <w:tcBorders>
              <w:top w:val="nil"/>
              <w:bottom w:val="nil"/>
            </w:tcBorders>
            <w:shd w:val="clear" w:color="auto" w:fill="auto"/>
          </w:tcPr>
          <w:p w14:paraId="251F891C" w14:textId="6999201E" w:rsidR="00527FA5" w:rsidRPr="007C5752" w:rsidRDefault="00527FA5" w:rsidP="00C634AC">
            <w:pPr>
              <w:pStyle w:val="AASemiBold"/>
              <w:rPr>
                <w:sz w:val="18"/>
                <w:szCs w:val="20"/>
              </w:rPr>
            </w:pPr>
            <w:r w:rsidRPr="007C5752">
              <w:rPr>
                <w:sz w:val="18"/>
                <w:szCs w:val="20"/>
              </w:rPr>
              <w:t xml:space="preserve">Warm Compressor </w:t>
            </w:r>
            <w:r w:rsidR="005836DF" w:rsidRPr="007C5752">
              <w:rPr>
                <w:sz w:val="18"/>
                <w:szCs w:val="20"/>
              </w:rPr>
              <w:t>S</w:t>
            </w:r>
            <w:r w:rsidRPr="007C5752">
              <w:rPr>
                <w:sz w:val="18"/>
                <w:szCs w:val="20"/>
              </w:rPr>
              <w:t>tation</w:t>
            </w:r>
          </w:p>
        </w:tc>
        <w:tc>
          <w:tcPr>
            <w:tcW w:w="7066" w:type="dxa"/>
            <w:shd w:val="clear" w:color="auto" w:fill="auto"/>
            <w:vAlign w:val="center"/>
          </w:tcPr>
          <w:p w14:paraId="45DBAB9F"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Composed of LP to HP and VLP to LP compressors, the Oil Removal System, the gas management panel, and the necessary electrical cabinets.</w:t>
            </w:r>
          </w:p>
        </w:tc>
      </w:tr>
      <w:tr w:rsidR="00527FA5" w:rsidRPr="007C5752" w14:paraId="183E5A05" w14:textId="77777777" w:rsidTr="00C634AC">
        <w:trPr>
          <w:trHeight w:val="252"/>
        </w:trPr>
        <w:tc>
          <w:tcPr>
            <w:tcW w:w="1701" w:type="dxa"/>
            <w:tcBorders>
              <w:top w:val="nil"/>
              <w:bottom w:val="nil"/>
            </w:tcBorders>
            <w:shd w:val="clear" w:color="auto" w:fill="auto"/>
          </w:tcPr>
          <w:p w14:paraId="05B777CB" w14:textId="77777777" w:rsidR="00527FA5" w:rsidRPr="007C5752" w:rsidRDefault="00527FA5" w:rsidP="00C634AC">
            <w:pPr>
              <w:pStyle w:val="AASemiBold"/>
              <w:rPr>
                <w:sz w:val="18"/>
                <w:szCs w:val="20"/>
              </w:rPr>
            </w:pPr>
            <w:r w:rsidRPr="007C5752">
              <w:rPr>
                <w:sz w:val="18"/>
                <w:szCs w:val="20"/>
              </w:rPr>
              <w:t>Witness Point</w:t>
            </w:r>
          </w:p>
        </w:tc>
        <w:tc>
          <w:tcPr>
            <w:tcW w:w="7066" w:type="dxa"/>
            <w:shd w:val="clear" w:color="auto" w:fill="auto"/>
            <w:vAlign w:val="center"/>
          </w:tcPr>
          <w:p w14:paraId="6A7B537A" w14:textId="77777777" w:rsidR="00527FA5" w:rsidRPr="007C5752" w:rsidRDefault="00527FA5" w:rsidP="00C634AC">
            <w:pPr>
              <w:autoSpaceDE w:val="0"/>
              <w:autoSpaceDN w:val="0"/>
              <w:adjustRightInd w:val="0"/>
              <w:spacing w:line="240" w:lineRule="auto"/>
              <w:rPr>
                <w:sz w:val="18"/>
                <w:szCs w:val="20"/>
              </w:rPr>
            </w:pPr>
            <w:r w:rsidRPr="007C5752">
              <w:rPr>
                <w:sz w:val="18"/>
                <w:szCs w:val="20"/>
              </w:rPr>
              <w:t>A point in the process where SCK CEN will verify the quality of the work completed.  However, the work may continue meanwhile.</w:t>
            </w:r>
          </w:p>
        </w:tc>
      </w:tr>
    </w:tbl>
    <w:p w14:paraId="2B103E78" w14:textId="36AC12C0" w:rsidR="001A691B" w:rsidRPr="007C5752" w:rsidRDefault="00C634AC" w:rsidP="00B5535E">
      <w:r w:rsidRPr="007C5752">
        <w:br w:type="textWrapping" w:clear="all"/>
      </w:r>
    </w:p>
    <w:p w14:paraId="0B2C88DF" w14:textId="77777777" w:rsidR="00B30821" w:rsidRPr="007C5752" w:rsidRDefault="00B30821" w:rsidP="00B5535E"/>
    <w:p w14:paraId="07341C31" w14:textId="5A62217E" w:rsidR="00637DDB" w:rsidRPr="007C5752" w:rsidRDefault="00637DDB" w:rsidP="00946115">
      <w:pPr>
        <w:pStyle w:val="Heading2"/>
      </w:pPr>
      <w:bookmarkStart w:id="11" w:name="_Toc212194809"/>
      <w:r w:rsidRPr="007C5752">
        <w:t>T</w:t>
      </w:r>
      <w:r w:rsidR="00C500BE" w:rsidRPr="007C5752">
        <w:t>able of Figures</w:t>
      </w:r>
      <w:bookmarkEnd w:id="11"/>
    </w:p>
    <w:p w14:paraId="1167968B" w14:textId="075DDB13" w:rsidR="003C213D" w:rsidRDefault="00637DDB">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7C5752">
        <w:rPr>
          <w:rFonts w:cs="Segoe UI"/>
          <w:sz w:val="16"/>
          <w:szCs w:val="16"/>
        </w:rPr>
        <w:fldChar w:fldCharType="begin"/>
      </w:r>
      <w:r w:rsidRPr="007C5752">
        <w:rPr>
          <w:rFonts w:cs="Segoe UI"/>
          <w:sz w:val="16"/>
          <w:szCs w:val="16"/>
        </w:rPr>
        <w:instrText xml:space="preserve"> TOC \c "Figure" </w:instrText>
      </w:r>
      <w:r w:rsidRPr="007C5752">
        <w:rPr>
          <w:rFonts w:cs="Segoe UI"/>
          <w:sz w:val="16"/>
          <w:szCs w:val="16"/>
        </w:rPr>
        <w:fldChar w:fldCharType="separate"/>
      </w:r>
      <w:r w:rsidR="003C213D">
        <w:rPr>
          <w:noProof/>
        </w:rPr>
        <w:t>Figure 1 Overall layout of the Cryogenic System</w:t>
      </w:r>
      <w:r w:rsidR="003C213D">
        <w:rPr>
          <w:noProof/>
        </w:rPr>
        <w:tab/>
      </w:r>
      <w:r w:rsidR="003C213D">
        <w:rPr>
          <w:noProof/>
        </w:rPr>
        <w:fldChar w:fldCharType="begin"/>
      </w:r>
      <w:r w:rsidR="003C213D">
        <w:rPr>
          <w:noProof/>
        </w:rPr>
        <w:instrText xml:space="preserve"> PAGEREF _Toc212194944 \h </w:instrText>
      </w:r>
      <w:r w:rsidR="003C213D">
        <w:rPr>
          <w:noProof/>
        </w:rPr>
      </w:r>
      <w:r w:rsidR="003C213D">
        <w:rPr>
          <w:noProof/>
        </w:rPr>
        <w:fldChar w:fldCharType="separate"/>
      </w:r>
      <w:r w:rsidR="00A63B38">
        <w:rPr>
          <w:noProof/>
        </w:rPr>
        <w:t>12</w:t>
      </w:r>
      <w:r w:rsidR="003C213D">
        <w:rPr>
          <w:noProof/>
        </w:rPr>
        <w:fldChar w:fldCharType="end"/>
      </w:r>
    </w:p>
    <w:p w14:paraId="4E07169B" w14:textId="3584B9F3"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2 View of the buildings related to the QPLANT.</w:t>
      </w:r>
      <w:r>
        <w:rPr>
          <w:noProof/>
        </w:rPr>
        <w:tab/>
      </w:r>
      <w:r>
        <w:rPr>
          <w:noProof/>
        </w:rPr>
        <w:fldChar w:fldCharType="begin"/>
      </w:r>
      <w:r>
        <w:rPr>
          <w:noProof/>
        </w:rPr>
        <w:instrText xml:space="preserve"> PAGEREF _Toc212194945 \h </w:instrText>
      </w:r>
      <w:r>
        <w:rPr>
          <w:noProof/>
        </w:rPr>
      </w:r>
      <w:r>
        <w:rPr>
          <w:noProof/>
        </w:rPr>
        <w:fldChar w:fldCharType="separate"/>
      </w:r>
      <w:r w:rsidR="00A63B38">
        <w:rPr>
          <w:noProof/>
        </w:rPr>
        <w:t>13</w:t>
      </w:r>
      <w:r>
        <w:rPr>
          <w:noProof/>
        </w:rPr>
        <w:fldChar w:fldCharType="end"/>
      </w:r>
    </w:p>
    <w:p w14:paraId="00FB166C" w14:textId="50DFB35A"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3 Simplified interface diagram of the QPLANT depicting a single representative ‘QCELL’ (inside grey dotted line) as a proxy for all heat load sources.  Temperatures shown are indicative of the 2 K operating scenario.</w:t>
      </w:r>
      <w:r>
        <w:rPr>
          <w:noProof/>
        </w:rPr>
        <w:tab/>
      </w:r>
      <w:r>
        <w:rPr>
          <w:noProof/>
        </w:rPr>
        <w:fldChar w:fldCharType="begin"/>
      </w:r>
      <w:r>
        <w:rPr>
          <w:noProof/>
        </w:rPr>
        <w:instrText xml:space="preserve"> PAGEREF _Toc212194946 \h </w:instrText>
      </w:r>
      <w:r>
        <w:rPr>
          <w:noProof/>
        </w:rPr>
      </w:r>
      <w:r>
        <w:rPr>
          <w:noProof/>
        </w:rPr>
        <w:fldChar w:fldCharType="separate"/>
      </w:r>
      <w:r w:rsidR="00A63B38">
        <w:rPr>
          <w:noProof/>
        </w:rPr>
        <w:t>14</w:t>
      </w:r>
      <w:r>
        <w:rPr>
          <w:noProof/>
        </w:rPr>
        <w:fldChar w:fldCharType="end"/>
      </w:r>
    </w:p>
    <w:p w14:paraId="3B97E61B" w14:textId="1058216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4 QPLANT’s simplified Process Flow Diagram</w:t>
      </w:r>
      <w:r>
        <w:rPr>
          <w:noProof/>
        </w:rPr>
        <w:tab/>
      </w:r>
      <w:r>
        <w:rPr>
          <w:noProof/>
        </w:rPr>
        <w:fldChar w:fldCharType="begin"/>
      </w:r>
      <w:r>
        <w:rPr>
          <w:noProof/>
        </w:rPr>
        <w:instrText xml:space="preserve"> PAGEREF _Toc212194947 \h </w:instrText>
      </w:r>
      <w:r>
        <w:rPr>
          <w:noProof/>
        </w:rPr>
      </w:r>
      <w:r>
        <w:rPr>
          <w:noProof/>
        </w:rPr>
        <w:fldChar w:fldCharType="separate"/>
      </w:r>
      <w:r w:rsidR="00A63B38">
        <w:rPr>
          <w:noProof/>
        </w:rPr>
        <w:t>15</w:t>
      </w:r>
      <w:r>
        <w:rPr>
          <w:noProof/>
        </w:rPr>
        <w:fldChar w:fldCharType="end"/>
      </w:r>
    </w:p>
    <w:p w14:paraId="4D636E7A" w14:textId="323F98E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5 QPLANT - Control and Interlock related systems</w:t>
      </w:r>
      <w:r>
        <w:rPr>
          <w:noProof/>
        </w:rPr>
        <w:tab/>
      </w:r>
      <w:r>
        <w:rPr>
          <w:noProof/>
        </w:rPr>
        <w:fldChar w:fldCharType="begin"/>
      </w:r>
      <w:r>
        <w:rPr>
          <w:noProof/>
        </w:rPr>
        <w:instrText xml:space="preserve"> PAGEREF _Toc212194948 \h </w:instrText>
      </w:r>
      <w:r>
        <w:rPr>
          <w:noProof/>
        </w:rPr>
      </w:r>
      <w:r>
        <w:rPr>
          <w:noProof/>
        </w:rPr>
        <w:fldChar w:fldCharType="separate"/>
      </w:r>
      <w:r w:rsidR="00A63B38">
        <w:rPr>
          <w:noProof/>
        </w:rPr>
        <w:t>16</w:t>
      </w:r>
      <w:r>
        <w:rPr>
          <w:noProof/>
        </w:rPr>
        <w:fldChar w:fldCharType="end"/>
      </w:r>
    </w:p>
    <w:p w14:paraId="7A922D5C" w14:textId="4FE3401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6 Operational scenarios and transitions for the Cryogenic System.  Blue boxes indicate steady states while light blue boxes indicate transients</w:t>
      </w:r>
      <w:r>
        <w:rPr>
          <w:noProof/>
        </w:rPr>
        <w:tab/>
      </w:r>
      <w:r>
        <w:rPr>
          <w:noProof/>
        </w:rPr>
        <w:fldChar w:fldCharType="begin"/>
      </w:r>
      <w:r>
        <w:rPr>
          <w:noProof/>
        </w:rPr>
        <w:instrText xml:space="preserve"> PAGEREF _Toc212194949 \h </w:instrText>
      </w:r>
      <w:r>
        <w:rPr>
          <w:noProof/>
        </w:rPr>
      </w:r>
      <w:r>
        <w:rPr>
          <w:noProof/>
        </w:rPr>
        <w:fldChar w:fldCharType="separate"/>
      </w:r>
      <w:r w:rsidR="00A63B38">
        <w:rPr>
          <w:noProof/>
        </w:rPr>
        <w:t>20</w:t>
      </w:r>
      <w:r>
        <w:rPr>
          <w:noProof/>
        </w:rPr>
        <w:fldChar w:fldCharType="end"/>
      </w:r>
    </w:p>
    <w:p w14:paraId="54E329F7" w14:textId="18828808"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7 Direct Drive</w:t>
      </w:r>
      <w:r>
        <w:rPr>
          <w:noProof/>
        </w:rPr>
        <w:tab/>
      </w:r>
      <w:r>
        <w:rPr>
          <w:noProof/>
        </w:rPr>
        <w:fldChar w:fldCharType="begin"/>
      </w:r>
      <w:r>
        <w:rPr>
          <w:noProof/>
        </w:rPr>
        <w:instrText xml:space="preserve"> PAGEREF _Toc212194950 \h </w:instrText>
      </w:r>
      <w:r>
        <w:rPr>
          <w:noProof/>
        </w:rPr>
      </w:r>
      <w:r>
        <w:rPr>
          <w:noProof/>
        </w:rPr>
        <w:fldChar w:fldCharType="separate"/>
      </w:r>
      <w:r w:rsidR="00A63B38">
        <w:rPr>
          <w:noProof/>
        </w:rPr>
        <w:t>33</w:t>
      </w:r>
      <w:r>
        <w:rPr>
          <w:noProof/>
        </w:rPr>
        <w:fldChar w:fldCharType="end"/>
      </w:r>
    </w:p>
    <w:p w14:paraId="29CDD933" w14:textId="1686BC6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8 WSH with Contingent Part 2 (area covered in purple dotted line)</w:t>
      </w:r>
      <w:r>
        <w:rPr>
          <w:noProof/>
        </w:rPr>
        <w:tab/>
      </w:r>
      <w:r>
        <w:rPr>
          <w:noProof/>
        </w:rPr>
        <w:fldChar w:fldCharType="begin"/>
      </w:r>
      <w:r>
        <w:rPr>
          <w:noProof/>
        </w:rPr>
        <w:instrText xml:space="preserve"> PAGEREF _Toc212194951 \h </w:instrText>
      </w:r>
      <w:r>
        <w:rPr>
          <w:noProof/>
        </w:rPr>
      </w:r>
      <w:r>
        <w:rPr>
          <w:noProof/>
        </w:rPr>
        <w:fldChar w:fldCharType="separate"/>
      </w:r>
      <w:r w:rsidR="00A63B38">
        <w:rPr>
          <w:noProof/>
        </w:rPr>
        <w:t>40</w:t>
      </w:r>
      <w:r>
        <w:rPr>
          <w:noProof/>
        </w:rPr>
        <w:fldChar w:fldCharType="end"/>
      </w:r>
    </w:p>
    <w:p w14:paraId="591245A7" w14:textId="697F7DB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lastRenderedPageBreak/>
        <w:t>Figure 9  Reference Architecture of the Cryogenic Control System</w:t>
      </w:r>
      <w:r>
        <w:rPr>
          <w:noProof/>
        </w:rPr>
        <w:tab/>
      </w:r>
      <w:r>
        <w:rPr>
          <w:noProof/>
        </w:rPr>
        <w:fldChar w:fldCharType="begin"/>
      </w:r>
      <w:r>
        <w:rPr>
          <w:noProof/>
        </w:rPr>
        <w:instrText xml:space="preserve"> PAGEREF _Toc212194952 \h </w:instrText>
      </w:r>
      <w:r>
        <w:rPr>
          <w:noProof/>
        </w:rPr>
      </w:r>
      <w:r>
        <w:rPr>
          <w:noProof/>
        </w:rPr>
        <w:fldChar w:fldCharType="separate"/>
      </w:r>
      <w:r w:rsidR="00A63B38">
        <w:rPr>
          <w:noProof/>
        </w:rPr>
        <w:t>43</w:t>
      </w:r>
      <w:r>
        <w:rPr>
          <w:noProof/>
        </w:rPr>
        <w:fldChar w:fldCharType="end"/>
      </w:r>
    </w:p>
    <w:p w14:paraId="2D07067D" w14:textId="055BDA4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10 Software Change Management</w:t>
      </w:r>
      <w:r>
        <w:rPr>
          <w:noProof/>
        </w:rPr>
        <w:tab/>
      </w:r>
      <w:r>
        <w:rPr>
          <w:noProof/>
        </w:rPr>
        <w:fldChar w:fldCharType="begin"/>
      </w:r>
      <w:r>
        <w:rPr>
          <w:noProof/>
        </w:rPr>
        <w:instrText xml:space="preserve"> PAGEREF _Toc212194953 \h </w:instrText>
      </w:r>
      <w:r>
        <w:rPr>
          <w:noProof/>
        </w:rPr>
      </w:r>
      <w:r>
        <w:rPr>
          <w:noProof/>
        </w:rPr>
        <w:fldChar w:fldCharType="separate"/>
      </w:r>
      <w:r w:rsidR="00A63B38">
        <w:rPr>
          <w:noProof/>
        </w:rPr>
        <w:t>46</w:t>
      </w:r>
      <w:r>
        <w:rPr>
          <w:noProof/>
        </w:rPr>
        <w:fldChar w:fldCharType="end"/>
      </w:r>
    </w:p>
    <w:p w14:paraId="0190B5B1" w14:textId="10C05974"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11 MIT Reference Architecture</w:t>
      </w:r>
      <w:r>
        <w:rPr>
          <w:noProof/>
        </w:rPr>
        <w:tab/>
      </w:r>
      <w:r>
        <w:rPr>
          <w:noProof/>
        </w:rPr>
        <w:fldChar w:fldCharType="begin"/>
      </w:r>
      <w:r>
        <w:rPr>
          <w:noProof/>
        </w:rPr>
        <w:instrText xml:space="preserve"> PAGEREF _Toc212194954 \h </w:instrText>
      </w:r>
      <w:r>
        <w:rPr>
          <w:noProof/>
        </w:rPr>
      </w:r>
      <w:r>
        <w:rPr>
          <w:noProof/>
        </w:rPr>
        <w:fldChar w:fldCharType="separate"/>
      </w:r>
      <w:r w:rsidR="00A63B38">
        <w:rPr>
          <w:noProof/>
        </w:rPr>
        <w:t>49</w:t>
      </w:r>
      <w:r>
        <w:rPr>
          <w:noProof/>
        </w:rPr>
        <w:fldChar w:fldCharType="end"/>
      </w:r>
    </w:p>
    <w:p w14:paraId="2796F755" w14:textId="7D9FED6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D96E0A">
        <w:rPr>
          <w:noProof/>
        </w:rPr>
        <w:t>Figure 12 Preliminary arrangement of the pipes in the QLM -  see Table 12 for details</w:t>
      </w:r>
      <w:r>
        <w:rPr>
          <w:noProof/>
        </w:rPr>
        <w:tab/>
      </w:r>
      <w:r>
        <w:rPr>
          <w:noProof/>
        </w:rPr>
        <w:fldChar w:fldCharType="begin"/>
      </w:r>
      <w:r>
        <w:rPr>
          <w:noProof/>
        </w:rPr>
        <w:instrText xml:space="preserve"> PAGEREF _Toc212194955 \h </w:instrText>
      </w:r>
      <w:r>
        <w:rPr>
          <w:noProof/>
        </w:rPr>
      </w:r>
      <w:r>
        <w:rPr>
          <w:noProof/>
        </w:rPr>
        <w:fldChar w:fldCharType="separate"/>
      </w:r>
      <w:r w:rsidR="00A63B38">
        <w:rPr>
          <w:noProof/>
        </w:rPr>
        <w:t>53</w:t>
      </w:r>
      <w:r>
        <w:rPr>
          <w:noProof/>
        </w:rPr>
        <w:fldChar w:fldCharType="end"/>
      </w:r>
    </w:p>
    <w:p w14:paraId="659B3BEA" w14:textId="3E085F95"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13 Routing of QRB.EUR (External User Recovery)</w:t>
      </w:r>
      <w:r>
        <w:rPr>
          <w:noProof/>
        </w:rPr>
        <w:tab/>
      </w:r>
      <w:r>
        <w:rPr>
          <w:noProof/>
        </w:rPr>
        <w:fldChar w:fldCharType="begin"/>
      </w:r>
      <w:r>
        <w:rPr>
          <w:noProof/>
        </w:rPr>
        <w:instrText xml:space="preserve"> PAGEREF _Toc212194956 \h </w:instrText>
      </w:r>
      <w:r>
        <w:rPr>
          <w:noProof/>
        </w:rPr>
      </w:r>
      <w:r>
        <w:rPr>
          <w:noProof/>
        </w:rPr>
        <w:fldChar w:fldCharType="separate"/>
      </w:r>
      <w:r w:rsidR="00A63B38">
        <w:rPr>
          <w:noProof/>
        </w:rPr>
        <w:t>60</w:t>
      </w:r>
      <w:r>
        <w:rPr>
          <w:noProof/>
        </w:rPr>
        <w:fldChar w:fldCharType="end"/>
      </w:r>
    </w:p>
    <w:p w14:paraId="0F5662A7" w14:textId="7293B4D1"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Figure 14 Simplified cooling model</w:t>
      </w:r>
      <w:r>
        <w:rPr>
          <w:noProof/>
        </w:rPr>
        <w:tab/>
      </w:r>
      <w:r>
        <w:rPr>
          <w:noProof/>
        </w:rPr>
        <w:fldChar w:fldCharType="begin"/>
      </w:r>
      <w:r>
        <w:rPr>
          <w:noProof/>
        </w:rPr>
        <w:instrText xml:space="preserve"> PAGEREF _Toc212194957 \h </w:instrText>
      </w:r>
      <w:r>
        <w:rPr>
          <w:noProof/>
        </w:rPr>
      </w:r>
      <w:r>
        <w:rPr>
          <w:noProof/>
        </w:rPr>
        <w:fldChar w:fldCharType="separate"/>
      </w:r>
      <w:r w:rsidR="00A63B38">
        <w:rPr>
          <w:noProof/>
        </w:rPr>
        <w:t>92</w:t>
      </w:r>
      <w:r>
        <w:rPr>
          <w:noProof/>
        </w:rPr>
        <w:fldChar w:fldCharType="end"/>
      </w:r>
    </w:p>
    <w:p w14:paraId="6B03D992" w14:textId="00136C5A" w:rsidR="00637DDB" w:rsidRPr="007C5752" w:rsidRDefault="00637DDB" w:rsidP="00946115">
      <w:pPr>
        <w:pStyle w:val="Heading2"/>
      </w:pPr>
      <w:r w:rsidRPr="007C5752">
        <w:rPr>
          <w:rFonts w:ascii="Segoe UI" w:eastAsia="Calibri" w:hAnsi="Segoe UI" w:cs="Segoe UI"/>
          <w:sz w:val="16"/>
          <w:szCs w:val="16"/>
        </w:rPr>
        <w:fldChar w:fldCharType="end"/>
      </w:r>
      <w:bookmarkStart w:id="12" w:name="_Toc212194810"/>
      <w:r w:rsidR="00C500BE" w:rsidRPr="007C5752">
        <w:t>Table of Tables</w:t>
      </w:r>
      <w:bookmarkEnd w:id="12"/>
    </w:p>
    <w:p w14:paraId="318A5995" w14:textId="595F8253" w:rsidR="003C213D" w:rsidRDefault="00114712">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7C5752">
        <w:rPr>
          <w:rFonts w:cs="Segoe UI"/>
          <w:sz w:val="16"/>
          <w:szCs w:val="16"/>
        </w:rPr>
        <w:fldChar w:fldCharType="begin"/>
      </w:r>
      <w:r w:rsidRPr="007C5752">
        <w:rPr>
          <w:rFonts w:cs="Segoe UI"/>
          <w:sz w:val="16"/>
          <w:szCs w:val="16"/>
        </w:rPr>
        <w:instrText xml:space="preserve"> TOC \c "Table" </w:instrText>
      </w:r>
      <w:r w:rsidRPr="007C5752">
        <w:rPr>
          <w:rFonts w:cs="Segoe UI"/>
          <w:sz w:val="16"/>
          <w:szCs w:val="16"/>
        </w:rPr>
        <w:fldChar w:fldCharType="separate"/>
      </w:r>
      <w:r w:rsidR="003C213D">
        <w:rPr>
          <w:noProof/>
        </w:rPr>
        <w:t>Table 1 Main interfacing and helium transport lines</w:t>
      </w:r>
      <w:r w:rsidR="003C213D">
        <w:rPr>
          <w:noProof/>
        </w:rPr>
        <w:tab/>
      </w:r>
      <w:r w:rsidR="003C213D">
        <w:rPr>
          <w:noProof/>
        </w:rPr>
        <w:fldChar w:fldCharType="begin"/>
      </w:r>
      <w:r w:rsidR="003C213D">
        <w:rPr>
          <w:noProof/>
        </w:rPr>
        <w:instrText xml:space="preserve"> PAGEREF _Toc212194958 \h </w:instrText>
      </w:r>
      <w:r w:rsidR="003C213D">
        <w:rPr>
          <w:noProof/>
        </w:rPr>
      </w:r>
      <w:r w:rsidR="003C213D">
        <w:rPr>
          <w:noProof/>
        </w:rPr>
        <w:fldChar w:fldCharType="separate"/>
      </w:r>
      <w:r w:rsidR="00A63B38">
        <w:rPr>
          <w:noProof/>
        </w:rPr>
        <w:t>14</w:t>
      </w:r>
      <w:r w:rsidR="003C213D">
        <w:rPr>
          <w:noProof/>
        </w:rPr>
        <w:fldChar w:fldCharType="end"/>
      </w:r>
    </w:p>
    <w:p w14:paraId="239B8272" w14:textId="6291090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lang w:eastAsia="fr-FR"/>
        </w:rPr>
        <w:t>Table 2 Operational Scenarios</w:t>
      </w:r>
      <w:r>
        <w:rPr>
          <w:noProof/>
        </w:rPr>
        <w:tab/>
      </w:r>
      <w:r>
        <w:rPr>
          <w:noProof/>
        </w:rPr>
        <w:fldChar w:fldCharType="begin"/>
      </w:r>
      <w:r>
        <w:rPr>
          <w:noProof/>
        </w:rPr>
        <w:instrText xml:space="preserve"> PAGEREF _Toc212194959 \h </w:instrText>
      </w:r>
      <w:r>
        <w:rPr>
          <w:noProof/>
        </w:rPr>
      </w:r>
      <w:r>
        <w:rPr>
          <w:noProof/>
        </w:rPr>
        <w:fldChar w:fldCharType="separate"/>
      </w:r>
      <w:r w:rsidR="00A63B38">
        <w:rPr>
          <w:noProof/>
        </w:rPr>
        <w:t>19</w:t>
      </w:r>
      <w:r>
        <w:rPr>
          <w:noProof/>
        </w:rPr>
        <w:fldChar w:fldCharType="end"/>
      </w:r>
    </w:p>
    <w:p w14:paraId="1FE816AC" w14:textId="3DC5C88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3 Heat Loads Summary from QCELLs and Cryogenic Distribution</w:t>
      </w:r>
      <w:r>
        <w:rPr>
          <w:noProof/>
        </w:rPr>
        <w:tab/>
      </w:r>
      <w:r>
        <w:rPr>
          <w:noProof/>
        </w:rPr>
        <w:fldChar w:fldCharType="begin"/>
      </w:r>
      <w:r>
        <w:rPr>
          <w:noProof/>
        </w:rPr>
        <w:instrText xml:space="preserve"> PAGEREF _Toc212194960 \h </w:instrText>
      </w:r>
      <w:r>
        <w:rPr>
          <w:noProof/>
        </w:rPr>
      </w:r>
      <w:r>
        <w:rPr>
          <w:noProof/>
        </w:rPr>
        <w:fldChar w:fldCharType="separate"/>
      </w:r>
      <w:r w:rsidR="00A63B38">
        <w:rPr>
          <w:noProof/>
        </w:rPr>
        <w:t>22</w:t>
      </w:r>
      <w:r>
        <w:rPr>
          <w:noProof/>
        </w:rPr>
        <w:fldChar w:fldCharType="end"/>
      </w:r>
    </w:p>
    <w:p w14:paraId="25BA945C" w14:textId="75D8B483"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rFonts w:cs="Segoe UI"/>
          <w:noProof/>
        </w:rPr>
        <w:t>Table 4 </w:t>
      </w:r>
      <w:r w:rsidRPr="00C31314">
        <w:rPr>
          <w:rFonts w:cs="Segoe UI"/>
          <w:noProof/>
          <w:lang w:eastAsia="fr-FR"/>
        </w:rPr>
        <w:t>Fluid Conditions at the Refrigerator Cold Box Interfaces for Different Operating Scenarios</w:t>
      </w:r>
      <w:r>
        <w:rPr>
          <w:noProof/>
        </w:rPr>
        <w:tab/>
      </w:r>
      <w:r>
        <w:rPr>
          <w:noProof/>
        </w:rPr>
        <w:fldChar w:fldCharType="begin"/>
      </w:r>
      <w:r>
        <w:rPr>
          <w:noProof/>
        </w:rPr>
        <w:instrText xml:space="preserve"> PAGEREF _Toc212194961 \h </w:instrText>
      </w:r>
      <w:r>
        <w:rPr>
          <w:noProof/>
        </w:rPr>
      </w:r>
      <w:r>
        <w:rPr>
          <w:noProof/>
        </w:rPr>
        <w:fldChar w:fldCharType="separate"/>
      </w:r>
      <w:r w:rsidR="00A63B38">
        <w:rPr>
          <w:noProof/>
        </w:rPr>
        <w:t>23</w:t>
      </w:r>
      <w:r>
        <w:rPr>
          <w:noProof/>
        </w:rPr>
        <w:fldChar w:fldCharType="end"/>
      </w:r>
    </w:p>
    <w:p w14:paraId="01DA5907" w14:textId="1E6DC91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5 Temperature measurement precision</w:t>
      </w:r>
      <w:r>
        <w:rPr>
          <w:noProof/>
        </w:rPr>
        <w:tab/>
      </w:r>
      <w:r>
        <w:rPr>
          <w:noProof/>
        </w:rPr>
        <w:fldChar w:fldCharType="begin"/>
      </w:r>
      <w:r>
        <w:rPr>
          <w:noProof/>
        </w:rPr>
        <w:instrText xml:space="preserve"> PAGEREF _Toc212194962 \h </w:instrText>
      </w:r>
      <w:r>
        <w:rPr>
          <w:noProof/>
        </w:rPr>
      </w:r>
      <w:r>
        <w:rPr>
          <w:noProof/>
        </w:rPr>
        <w:fldChar w:fldCharType="separate"/>
      </w:r>
      <w:r w:rsidR="00A63B38">
        <w:rPr>
          <w:noProof/>
        </w:rPr>
        <w:t>27</w:t>
      </w:r>
      <w:r>
        <w:rPr>
          <w:noProof/>
        </w:rPr>
        <w:fldChar w:fldCharType="end"/>
      </w:r>
    </w:p>
    <w:p w14:paraId="30961F96" w14:textId="19AA82F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6 He Leakage requirements (excluding via permeation and diffusivity)</w:t>
      </w:r>
      <w:r>
        <w:rPr>
          <w:noProof/>
        </w:rPr>
        <w:tab/>
      </w:r>
      <w:r>
        <w:rPr>
          <w:noProof/>
        </w:rPr>
        <w:fldChar w:fldCharType="begin"/>
      </w:r>
      <w:r>
        <w:rPr>
          <w:noProof/>
        </w:rPr>
        <w:instrText xml:space="preserve"> PAGEREF _Toc212194963 \h </w:instrText>
      </w:r>
      <w:r>
        <w:rPr>
          <w:noProof/>
        </w:rPr>
      </w:r>
      <w:r>
        <w:rPr>
          <w:noProof/>
        </w:rPr>
        <w:fldChar w:fldCharType="separate"/>
      </w:r>
      <w:r w:rsidR="00A63B38">
        <w:rPr>
          <w:noProof/>
        </w:rPr>
        <w:t>30</w:t>
      </w:r>
      <w:r>
        <w:rPr>
          <w:noProof/>
        </w:rPr>
        <w:fldChar w:fldCharType="end"/>
      </w:r>
    </w:p>
    <w:p w14:paraId="0A468042" w14:textId="7431173F"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noProof/>
          <w:lang w:eastAsia="fr-FR"/>
        </w:rPr>
        <w:t>Table 7 Helium Inventory</w:t>
      </w:r>
      <w:r>
        <w:rPr>
          <w:noProof/>
        </w:rPr>
        <w:tab/>
      </w:r>
      <w:r>
        <w:rPr>
          <w:noProof/>
        </w:rPr>
        <w:fldChar w:fldCharType="begin"/>
      </w:r>
      <w:r>
        <w:rPr>
          <w:noProof/>
        </w:rPr>
        <w:instrText xml:space="preserve"> PAGEREF _Toc212194964 \h </w:instrText>
      </w:r>
      <w:r>
        <w:rPr>
          <w:noProof/>
        </w:rPr>
      </w:r>
      <w:r>
        <w:rPr>
          <w:noProof/>
        </w:rPr>
        <w:fldChar w:fldCharType="separate"/>
      </w:r>
      <w:r w:rsidR="00A63B38">
        <w:rPr>
          <w:noProof/>
        </w:rPr>
        <w:t>31</w:t>
      </w:r>
      <w:r>
        <w:rPr>
          <w:noProof/>
        </w:rPr>
        <w:fldChar w:fldCharType="end"/>
      </w:r>
    </w:p>
    <w:p w14:paraId="4DB32863" w14:textId="6627BB42"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8 Measuring Points for WCS</w:t>
      </w:r>
      <w:r>
        <w:rPr>
          <w:noProof/>
        </w:rPr>
        <w:tab/>
      </w:r>
      <w:r>
        <w:rPr>
          <w:noProof/>
        </w:rPr>
        <w:fldChar w:fldCharType="begin"/>
      </w:r>
      <w:r>
        <w:rPr>
          <w:noProof/>
        </w:rPr>
        <w:instrText xml:space="preserve"> PAGEREF _Toc212194965 \h </w:instrText>
      </w:r>
      <w:r>
        <w:rPr>
          <w:noProof/>
        </w:rPr>
      </w:r>
      <w:r>
        <w:rPr>
          <w:noProof/>
        </w:rPr>
        <w:fldChar w:fldCharType="separate"/>
      </w:r>
      <w:r w:rsidR="00A63B38">
        <w:rPr>
          <w:noProof/>
        </w:rPr>
        <w:t>35</w:t>
      </w:r>
      <w:r>
        <w:rPr>
          <w:noProof/>
        </w:rPr>
        <w:fldChar w:fldCharType="end"/>
      </w:r>
    </w:p>
    <w:p w14:paraId="6D213195" w14:textId="65EDCF5B"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noProof/>
        </w:rPr>
        <w:t>Table 9 Measuring Points for QRB</w:t>
      </w:r>
      <w:r>
        <w:rPr>
          <w:noProof/>
        </w:rPr>
        <w:tab/>
      </w:r>
      <w:r>
        <w:rPr>
          <w:noProof/>
        </w:rPr>
        <w:fldChar w:fldCharType="begin"/>
      </w:r>
      <w:r>
        <w:rPr>
          <w:noProof/>
        </w:rPr>
        <w:instrText xml:space="preserve"> PAGEREF _Toc212194966 \h </w:instrText>
      </w:r>
      <w:r>
        <w:rPr>
          <w:noProof/>
        </w:rPr>
      </w:r>
      <w:r>
        <w:rPr>
          <w:noProof/>
        </w:rPr>
        <w:fldChar w:fldCharType="separate"/>
      </w:r>
      <w:r w:rsidR="00A63B38">
        <w:rPr>
          <w:noProof/>
        </w:rPr>
        <w:t>39</w:t>
      </w:r>
      <w:r>
        <w:rPr>
          <w:noProof/>
        </w:rPr>
        <w:fldChar w:fldCharType="end"/>
      </w:r>
    </w:p>
    <w:p w14:paraId="2D78163E" w14:textId="720ABF5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10 Measuring points for gas helium storages.</w:t>
      </w:r>
      <w:r>
        <w:rPr>
          <w:noProof/>
        </w:rPr>
        <w:tab/>
      </w:r>
      <w:r>
        <w:rPr>
          <w:noProof/>
        </w:rPr>
        <w:fldChar w:fldCharType="begin"/>
      </w:r>
      <w:r>
        <w:rPr>
          <w:noProof/>
        </w:rPr>
        <w:instrText xml:space="preserve"> PAGEREF _Toc212194967 \h </w:instrText>
      </w:r>
      <w:r>
        <w:rPr>
          <w:noProof/>
        </w:rPr>
      </w:r>
      <w:r>
        <w:rPr>
          <w:noProof/>
        </w:rPr>
        <w:fldChar w:fldCharType="separate"/>
      </w:r>
      <w:r w:rsidR="00A63B38">
        <w:rPr>
          <w:noProof/>
        </w:rPr>
        <w:t>41</w:t>
      </w:r>
      <w:r>
        <w:rPr>
          <w:noProof/>
        </w:rPr>
        <w:fldChar w:fldCharType="end"/>
      </w:r>
    </w:p>
    <w:p w14:paraId="72FA1EC3" w14:textId="1FB0CA8B"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noProof/>
        </w:rPr>
        <w:t>Table 11  Interface ID between QRB and QDIST  (cold interfaces)</w:t>
      </w:r>
      <w:r>
        <w:rPr>
          <w:noProof/>
        </w:rPr>
        <w:tab/>
      </w:r>
      <w:r>
        <w:rPr>
          <w:noProof/>
        </w:rPr>
        <w:fldChar w:fldCharType="begin"/>
      </w:r>
      <w:r>
        <w:rPr>
          <w:noProof/>
        </w:rPr>
        <w:instrText xml:space="preserve"> PAGEREF _Toc212194968 \h </w:instrText>
      </w:r>
      <w:r>
        <w:rPr>
          <w:noProof/>
        </w:rPr>
      </w:r>
      <w:r>
        <w:rPr>
          <w:noProof/>
        </w:rPr>
        <w:fldChar w:fldCharType="separate"/>
      </w:r>
      <w:r w:rsidR="00A63B38">
        <w:rPr>
          <w:noProof/>
        </w:rPr>
        <w:t>52</w:t>
      </w:r>
      <w:r>
        <w:rPr>
          <w:noProof/>
        </w:rPr>
        <w:fldChar w:fldCharType="end"/>
      </w:r>
    </w:p>
    <w:p w14:paraId="007B21AB" w14:textId="100F87F7"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12 Preliminary pipe diameters for the QLM</w:t>
      </w:r>
      <w:r>
        <w:rPr>
          <w:noProof/>
        </w:rPr>
        <w:tab/>
      </w:r>
      <w:r>
        <w:rPr>
          <w:noProof/>
        </w:rPr>
        <w:fldChar w:fldCharType="begin"/>
      </w:r>
      <w:r>
        <w:rPr>
          <w:noProof/>
        </w:rPr>
        <w:instrText xml:space="preserve"> PAGEREF _Toc212194969 \h </w:instrText>
      </w:r>
      <w:r>
        <w:rPr>
          <w:noProof/>
        </w:rPr>
      </w:r>
      <w:r>
        <w:rPr>
          <w:noProof/>
        </w:rPr>
        <w:fldChar w:fldCharType="separate"/>
      </w:r>
      <w:r w:rsidR="00A63B38">
        <w:rPr>
          <w:noProof/>
        </w:rPr>
        <w:t>53</w:t>
      </w:r>
      <w:r>
        <w:rPr>
          <w:noProof/>
        </w:rPr>
        <w:fldChar w:fldCharType="end"/>
      </w:r>
    </w:p>
    <w:p w14:paraId="0EC7564B" w14:textId="29BCD655"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13  Interface ID between QRB and QINFRA  (warm interfaces)</w:t>
      </w:r>
      <w:r>
        <w:rPr>
          <w:noProof/>
        </w:rPr>
        <w:tab/>
      </w:r>
      <w:r>
        <w:rPr>
          <w:noProof/>
        </w:rPr>
        <w:fldChar w:fldCharType="begin"/>
      </w:r>
      <w:r>
        <w:rPr>
          <w:noProof/>
        </w:rPr>
        <w:instrText xml:space="preserve"> PAGEREF _Toc212194970 \h </w:instrText>
      </w:r>
      <w:r>
        <w:rPr>
          <w:noProof/>
        </w:rPr>
      </w:r>
      <w:r>
        <w:rPr>
          <w:noProof/>
        </w:rPr>
        <w:fldChar w:fldCharType="separate"/>
      </w:r>
      <w:r w:rsidR="00A63B38">
        <w:rPr>
          <w:noProof/>
        </w:rPr>
        <w:t>53</w:t>
      </w:r>
      <w:r>
        <w:rPr>
          <w:noProof/>
        </w:rPr>
        <w:fldChar w:fldCharType="end"/>
      </w:r>
    </w:p>
    <w:p w14:paraId="1046456E" w14:textId="162868FB"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14 Internal QPLANT Distribution Lines (crossing multiple rooms)</w:t>
      </w:r>
      <w:r>
        <w:rPr>
          <w:noProof/>
        </w:rPr>
        <w:tab/>
      </w:r>
      <w:r>
        <w:rPr>
          <w:noProof/>
        </w:rPr>
        <w:fldChar w:fldCharType="begin"/>
      </w:r>
      <w:r>
        <w:rPr>
          <w:noProof/>
        </w:rPr>
        <w:instrText xml:space="preserve"> PAGEREF _Toc212194971 \h </w:instrText>
      </w:r>
      <w:r>
        <w:rPr>
          <w:noProof/>
        </w:rPr>
      </w:r>
      <w:r>
        <w:rPr>
          <w:noProof/>
        </w:rPr>
        <w:fldChar w:fldCharType="separate"/>
      </w:r>
      <w:r w:rsidR="00A63B38">
        <w:rPr>
          <w:noProof/>
        </w:rPr>
        <w:t>54</w:t>
      </w:r>
      <w:r>
        <w:rPr>
          <w:noProof/>
        </w:rPr>
        <w:fldChar w:fldCharType="end"/>
      </w:r>
    </w:p>
    <w:p w14:paraId="72E24531" w14:textId="4687004D"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noProof/>
        </w:rPr>
        <w:t>Table 15 Warm lines at room temperature</w:t>
      </w:r>
      <w:r>
        <w:rPr>
          <w:noProof/>
        </w:rPr>
        <w:tab/>
      </w:r>
      <w:r>
        <w:rPr>
          <w:noProof/>
        </w:rPr>
        <w:fldChar w:fldCharType="begin"/>
      </w:r>
      <w:r>
        <w:rPr>
          <w:noProof/>
        </w:rPr>
        <w:instrText xml:space="preserve"> PAGEREF _Toc212194972 \h </w:instrText>
      </w:r>
      <w:r>
        <w:rPr>
          <w:noProof/>
        </w:rPr>
      </w:r>
      <w:r>
        <w:rPr>
          <w:noProof/>
        </w:rPr>
        <w:fldChar w:fldCharType="separate"/>
      </w:r>
      <w:r w:rsidR="00A63B38">
        <w:rPr>
          <w:noProof/>
        </w:rPr>
        <w:t>54</w:t>
      </w:r>
      <w:r>
        <w:rPr>
          <w:noProof/>
        </w:rPr>
        <w:fldChar w:fldCharType="end"/>
      </w:r>
    </w:p>
    <w:p w14:paraId="6D856225" w14:textId="1AD8E9D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16 External Helium User Quantification</w:t>
      </w:r>
      <w:r>
        <w:rPr>
          <w:noProof/>
        </w:rPr>
        <w:tab/>
      </w:r>
      <w:r>
        <w:rPr>
          <w:noProof/>
        </w:rPr>
        <w:fldChar w:fldCharType="begin"/>
      </w:r>
      <w:r>
        <w:rPr>
          <w:noProof/>
        </w:rPr>
        <w:instrText xml:space="preserve"> PAGEREF _Toc212194973 \h </w:instrText>
      </w:r>
      <w:r>
        <w:rPr>
          <w:noProof/>
        </w:rPr>
      </w:r>
      <w:r>
        <w:rPr>
          <w:noProof/>
        </w:rPr>
        <w:fldChar w:fldCharType="separate"/>
      </w:r>
      <w:r w:rsidR="00A63B38">
        <w:rPr>
          <w:noProof/>
        </w:rPr>
        <w:t>59</w:t>
      </w:r>
      <w:r>
        <w:rPr>
          <w:noProof/>
        </w:rPr>
        <w:fldChar w:fldCharType="end"/>
      </w:r>
    </w:p>
    <w:p w14:paraId="311318E8" w14:textId="2E805CCD"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17 Project Lifecycle Phases.</w:t>
      </w:r>
      <w:r>
        <w:rPr>
          <w:noProof/>
        </w:rPr>
        <w:tab/>
      </w:r>
      <w:r>
        <w:rPr>
          <w:noProof/>
        </w:rPr>
        <w:fldChar w:fldCharType="begin"/>
      </w:r>
      <w:r>
        <w:rPr>
          <w:noProof/>
        </w:rPr>
        <w:instrText xml:space="preserve"> PAGEREF _Toc212194974 \h </w:instrText>
      </w:r>
      <w:r>
        <w:rPr>
          <w:noProof/>
        </w:rPr>
      </w:r>
      <w:r>
        <w:rPr>
          <w:noProof/>
        </w:rPr>
        <w:fldChar w:fldCharType="separate"/>
      </w:r>
      <w:r w:rsidR="00A63B38">
        <w:rPr>
          <w:noProof/>
        </w:rPr>
        <w:t>70</w:t>
      </w:r>
      <w:r>
        <w:rPr>
          <w:noProof/>
        </w:rPr>
        <w:fldChar w:fldCharType="end"/>
      </w:r>
    </w:p>
    <w:p w14:paraId="44AF52AC" w14:textId="5C167731"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lang w:eastAsia="fr-FR"/>
        </w:rPr>
        <w:t>Table 18 Documentation and Deliverables</w:t>
      </w:r>
      <w:r>
        <w:rPr>
          <w:noProof/>
        </w:rPr>
        <w:tab/>
      </w:r>
      <w:r>
        <w:rPr>
          <w:noProof/>
        </w:rPr>
        <w:fldChar w:fldCharType="begin"/>
      </w:r>
      <w:r>
        <w:rPr>
          <w:noProof/>
        </w:rPr>
        <w:instrText xml:space="preserve"> PAGEREF _Toc212194975 \h </w:instrText>
      </w:r>
      <w:r>
        <w:rPr>
          <w:noProof/>
        </w:rPr>
      </w:r>
      <w:r>
        <w:rPr>
          <w:noProof/>
        </w:rPr>
        <w:fldChar w:fldCharType="separate"/>
      </w:r>
      <w:r w:rsidR="00A63B38">
        <w:rPr>
          <w:noProof/>
        </w:rPr>
        <w:t>71</w:t>
      </w:r>
      <w:r>
        <w:rPr>
          <w:noProof/>
        </w:rPr>
        <w:fldChar w:fldCharType="end"/>
      </w:r>
    </w:p>
    <w:p w14:paraId="15037AE3" w14:textId="1D6ABF50"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19 Pressure Equipment and Safety Standards</w:t>
      </w:r>
      <w:r>
        <w:rPr>
          <w:noProof/>
        </w:rPr>
        <w:tab/>
      </w:r>
      <w:r>
        <w:rPr>
          <w:noProof/>
        </w:rPr>
        <w:fldChar w:fldCharType="begin"/>
      </w:r>
      <w:r>
        <w:rPr>
          <w:noProof/>
        </w:rPr>
        <w:instrText xml:space="preserve"> PAGEREF _Toc212194976 \h </w:instrText>
      </w:r>
      <w:r>
        <w:rPr>
          <w:noProof/>
        </w:rPr>
      </w:r>
      <w:r>
        <w:rPr>
          <w:noProof/>
        </w:rPr>
        <w:fldChar w:fldCharType="separate"/>
      </w:r>
      <w:r w:rsidR="00A63B38">
        <w:rPr>
          <w:noProof/>
        </w:rPr>
        <w:t>77</w:t>
      </w:r>
      <w:r>
        <w:rPr>
          <w:noProof/>
        </w:rPr>
        <w:fldChar w:fldCharType="end"/>
      </w:r>
    </w:p>
    <w:p w14:paraId="418E073E" w14:textId="08372DD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20 Functional Safety &amp; Control Standards</w:t>
      </w:r>
      <w:r>
        <w:rPr>
          <w:noProof/>
        </w:rPr>
        <w:tab/>
      </w:r>
      <w:r>
        <w:rPr>
          <w:noProof/>
        </w:rPr>
        <w:fldChar w:fldCharType="begin"/>
      </w:r>
      <w:r>
        <w:rPr>
          <w:noProof/>
        </w:rPr>
        <w:instrText xml:space="preserve"> PAGEREF _Toc212194977 \h </w:instrText>
      </w:r>
      <w:r>
        <w:rPr>
          <w:noProof/>
        </w:rPr>
      </w:r>
      <w:r>
        <w:rPr>
          <w:noProof/>
        </w:rPr>
        <w:fldChar w:fldCharType="separate"/>
      </w:r>
      <w:r w:rsidR="00A63B38">
        <w:rPr>
          <w:noProof/>
        </w:rPr>
        <w:t>77</w:t>
      </w:r>
      <w:r>
        <w:rPr>
          <w:noProof/>
        </w:rPr>
        <w:fldChar w:fldCharType="end"/>
      </w:r>
    </w:p>
    <w:p w14:paraId="00B8B8E2" w14:textId="74D9E46D"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21 Asset &amp; Maintenance Management</w:t>
      </w:r>
      <w:r>
        <w:rPr>
          <w:noProof/>
        </w:rPr>
        <w:tab/>
      </w:r>
      <w:r>
        <w:rPr>
          <w:noProof/>
        </w:rPr>
        <w:fldChar w:fldCharType="begin"/>
      </w:r>
      <w:r>
        <w:rPr>
          <w:noProof/>
        </w:rPr>
        <w:instrText xml:space="preserve"> PAGEREF _Toc212194978 \h </w:instrText>
      </w:r>
      <w:r>
        <w:rPr>
          <w:noProof/>
        </w:rPr>
      </w:r>
      <w:r>
        <w:rPr>
          <w:noProof/>
        </w:rPr>
        <w:fldChar w:fldCharType="separate"/>
      </w:r>
      <w:r w:rsidR="00A63B38">
        <w:rPr>
          <w:noProof/>
        </w:rPr>
        <w:t>78</w:t>
      </w:r>
      <w:r>
        <w:rPr>
          <w:noProof/>
        </w:rPr>
        <w:fldChar w:fldCharType="end"/>
      </w:r>
    </w:p>
    <w:p w14:paraId="49996408" w14:textId="075DD4B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22 Cleanliness And Purity</w:t>
      </w:r>
      <w:r>
        <w:rPr>
          <w:noProof/>
        </w:rPr>
        <w:tab/>
      </w:r>
      <w:r>
        <w:rPr>
          <w:noProof/>
        </w:rPr>
        <w:fldChar w:fldCharType="begin"/>
      </w:r>
      <w:r>
        <w:rPr>
          <w:noProof/>
        </w:rPr>
        <w:instrText xml:space="preserve"> PAGEREF _Toc212194979 \h </w:instrText>
      </w:r>
      <w:r>
        <w:rPr>
          <w:noProof/>
        </w:rPr>
      </w:r>
      <w:r>
        <w:rPr>
          <w:noProof/>
        </w:rPr>
        <w:fldChar w:fldCharType="separate"/>
      </w:r>
      <w:r w:rsidR="00A63B38">
        <w:rPr>
          <w:noProof/>
        </w:rPr>
        <w:t>78</w:t>
      </w:r>
      <w:r>
        <w:rPr>
          <w:noProof/>
        </w:rPr>
        <w:fldChar w:fldCharType="end"/>
      </w:r>
    </w:p>
    <w:p w14:paraId="1C9F6E03" w14:textId="1F8CBBE3"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23 Preliminary Schedule and Main Milestones</w:t>
      </w:r>
      <w:r>
        <w:rPr>
          <w:noProof/>
        </w:rPr>
        <w:tab/>
      </w:r>
      <w:r>
        <w:rPr>
          <w:noProof/>
        </w:rPr>
        <w:fldChar w:fldCharType="begin"/>
      </w:r>
      <w:r>
        <w:rPr>
          <w:noProof/>
        </w:rPr>
        <w:instrText xml:space="preserve"> PAGEREF _Toc212194980 \h </w:instrText>
      </w:r>
      <w:r>
        <w:rPr>
          <w:noProof/>
        </w:rPr>
      </w:r>
      <w:r>
        <w:rPr>
          <w:noProof/>
        </w:rPr>
        <w:fldChar w:fldCharType="separate"/>
      </w:r>
      <w:r w:rsidR="00A63B38">
        <w:rPr>
          <w:noProof/>
        </w:rPr>
        <w:t>80</w:t>
      </w:r>
      <w:r>
        <w:rPr>
          <w:noProof/>
        </w:rPr>
        <w:fldChar w:fldCharType="end"/>
      </w:r>
    </w:p>
    <w:p w14:paraId="2B4C25A2" w14:textId="1E36F6D1"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lastRenderedPageBreak/>
        <w:t>Table 24 System mass</w:t>
      </w:r>
      <w:r>
        <w:rPr>
          <w:noProof/>
        </w:rPr>
        <w:tab/>
      </w:r>
      <w:r>
        <w:rPr>
          <w:noProof/>
        </w:rPr>
        <w:fldChar w:fldCharType="begin"/>
      </w:r>
      <w:r>
        <w:rPr>
          <w:noProof/>
        </w:rPr>
        <w:instrText xml:space="preserve"> PAGEREF _Toc212194981 \h </w:instrText>
      </w:r>
      <w:r>
        <w:rPr>
          <w:noProof/>
        </w:rPr>
      </w:r>
      <w:r>
        <w:rPr>
          <w:noProof/>
        </w:rPr>
        <w:fldChar w:fldCharType="separate"/>
      </w:r>
      <w:r w:rsidR="00A63B38">
        <w:rPr>
          <w:noProof/>
        </w:rPr>
        <w:t>92</w:t>
      </w:r>
      <w:r>
        <w:rPr>
          <w:noProof/>
        </w:rPr>
        <w:fldChar w:fldCharType="end"/>
      </w:r>
    </w:p>
    <w:p w14:paraId="234C88B4" w14:textId="5A1BB266"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25 Weighted Average Enthalpy Data (1K - 300K)</w:t>
      </w:r>
      <w:r>
        <w:rPr>
          <w:noProof/>
        </w:rPr>
        <w:tab/>
      </w:r>
      <w:r>
        <w:rPr>
          <w:noProof/>
        </w:rPr>
        <w:fldChar w:fldCharType="begin"/>
      </w:r>
      <w:r>
        <w:rPr>
          <w:noProof/>
        </w:rPr>
        <w:instrText xml:space="preserve"> PAGEREF _Toc212194982 \h </w:instrText>
      </w:r>
      <w:r>
        <w:rPr>
          <w:noProof/>
        </w:rPr>
      </w:r>
      <w:r>
        <w:rPr>
          <w:noProof/>
        </w:rPr>
        <w:fldChar w:fldCharType="separate"/>
      </w:r>
      <w:r w:rsidR="00A63B38">
        <w:rPr>
          <w:noProof/>
        </w:rPr>
        <w:t>93</w:t>
      </w:r>
      <w:r>
        <w:rPr>
          <w:noProof/>
        </w:rPr>
        <w:fldChar w:fldCharType="end"/>
      </w:r>
    </w:p>
    <w:p w14:paraId="4A25147E" w14:textId="231D6D8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sidRPr="00C31314">
        <w:rPr>
          <w:noProof/>
        </w:rPr>
        <w:t>Table 26 Instructions for GSHRC</w:t>
      </w:r>
      <w:r>
        <w:rPr>
          <w:noProof/>
        </w:rPr>
        <w:tab/>
      </w:r>
      <w:r>
        <w:rPr>
          <w:noProof/>
        </w:rPr>
        <w:fldChar w:fldCharType="begin"/>
      </w:r>
      <w:r>
        <w:rPr>
          <w:noProof/>
        </w:rPr>
        <w:instrText xml:space="preserve"> PAGEREF _Toc212194983 \h </w:instrText>
      </w:r>
      <w:r>
        <w:rPr>
          <w:noProof/>
        </w:rPr>
      </w:r>
      <w:r>
        <w:rPr>
          <w:noProof/>
        </w:rPr>
        <w:fldChar w:fldCharType="separate"/>
      </w:r>
      <w:r w:rsidR="00A63B38">
        <w:rPr>
          <w:noProof/>
        </w:rPr>
        <w:t>94</w:t>
      </w:r>
      <w:r>
        <w:rPr>
          <w:noProof/>
        </w:rPr>
        <w:fldChar w:fldCharType="end"/>
      </w:r>
    </w:p>
    <w:p w14:paraId="0B8FFAF8" w14:textId="06E81F3F"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27 Control Architecture details</w:t>
      </w:r>
      <w:r>
        <w:rPr>
          <w:noProof/>
        </w:rPr>
        <w:tab/>
      </w:r>
      <w:r>
        <w:rPr>
          <w:noProof/>
        </w:rPr>
        <w:fldChar w:fldCharType="begin"/>
      </w:r>
      <w:r>
        <w:rPr>
          <w:noProof/>
        </w:rPr>
        <w:instrText xml:space="preserve"> PAGEREF _Toc212194984 \h </w:instrText>
      </w:r>
      <w:r>
        <w:rPr>
          <w:noProof/>
        </w:rPr>
      </w:r>
      <w:r>
        <w:rPr>
          <w:noProof/>
        </w:rPr>
        <w:fldChar w:fldCharType="separate"/>
      </w:r>
      <w:r w:rsidR="00A63B38">
        <w:rPr>
          <w:noProof/>
        </w:rPr>
        <w:t>95</w:t>
      </w:r>
      <w:r>
        <w:rPr>
          <w:noProof/>
        </w:rPr>
        <w:fldChar w:fldCharType="end"/>
      </w:r>
    </w:p>
    <w:p w14:paraId="2D9BC3BA" w14:textId="2989D679" w:rsidR="003C213D" w:rsidRDefault="003C213D">
      <w:pPr>
        <w:pStyle w:val="TableofFigures"/>
        <w:tabs>
          <w:tab w:val="right" w:leader="dot" w:pos="9730"/>
        </w:tabs>
        <w:rPr>
          <w:rFonts w:asciiTheme="minorHAnsi" w:eastAsiaTheme="minorEastAsia" w:hAnsiTheme="minorHAnsi" w:cstheme="minorBidi"/>
          <w:noProof/>
          <w:kern w:val="2"/>
          <w:sz w:val="24"/>
          <w:szCs w:val="24"/>
          <w:lang w:val="en-US"/>
          <w14:ligatures w14:val="standardContextual"/>
        </w:rPr>
      </w:pPr>
      <w:r>
        <w:rPr>
          <w:noProof/>
        </w:rPr>
        <w:t>Table 28 Applicable Documents (AD)</w:t>
      </w:r>
      <w:r>
        <w:rPr>
          <w:noProof/>
        </w:rPr>
        <w:tab/>
      </w:r>
      <w:r>
        <w:rPr>
          <w:noProof/>
        </w:rPr>
        <w:fldChar w:fldCharType="begin"/>
      </w:r>
      <w:r>
        <w:rPr>
          <w:noProof/>
        </w:rPr>
        <w:instrText xml:space="preserve"> PAGEREF _Toc212194985 \h </w:instrText>
      </w:r>
      <w:r>
        <w:rPr>
          <w:noProof/>
        </w:rPr>
      </w:r>
      <w:r>
        <w:rPr>
          <w:noProof/>
        </w:rPr>
        <w:fldChar w:fldCharType="separate"/>
      </w:r>
      <w:r w:rsidR="00A63B38">
        <w:rPr>
          <w:noProof/>
        </w:rPr>
        <w:t>98</w:t>
      </w:r>
      <w:r>
        <w:rPr>
          <w:noProof/>
        </w:rPr>
        <w:fldChar w:fldCharType="end"/>
      </w:r>
    </w:p>
    <w:p w14:paraId="6384D8FA" w14:textId="4BB082EC" w:rsidR="00472ACF" w:rsidRPr="007C5752" w:rsidRDefault="00114712" w:rsidP="00D81710">
      <w:pPr>
        <w:pStyle w:val="TOCHeading"/>
        <w:numPr>
          <w:ilvl w:val="0"/>
          <w:numId w:val="0"/>
        </w:numPr>
        <w:spacing w:line="240" w:lineRule="auto"/>
        <w:contextualSpacing/>
        <w:rPr>
          <w:rFonts w:ascii="Segoe UI" w:eastAsia="Calibri" w:hAnsi="Segoe UI" w:cs="Segoe UI"/>
          <w:color w:val="auto"/>
          <w:sz w:val="16"/>
          <w:szCs w:val="16"/>
          <w:lang w:val="en-GB"/>
        </w:rPr>
      </w:pPr>
      <w:r w:rsidRPr="007C5752">
        <w:rPr>
          <w:rFonts w:ascii="Segoe UI" w:eastAsia="Calibri" w:hAnsi="Segoe UI" w:cs="Segoe UI"/>
          <w:color w:val="auto"/>
          <w:sz w:val="16"/>
          <w:szCs w:val="16"/>
          <w:lang w:val="en-GB"/>
        </w:rPr>
        <w:fldChar w:fldCharType="end"/>
      </w:r>
    </w:p>
    <w:p w14:paraId="54A53AF6" w14:textId="639FE151" w:rsidR="00C500BE" w:rsidRPr="007C5752" w:rsidRDefault="00C500BE" w:rsidP="00C500BE">
      <w:pPr>
        <w:tabs>
          <w:tab w:val="left" w:pos="2366"/>
        </w:tabs>
        <w:rPr>
          <w:rFonts w:cs="Segoe UI"/>
          <w:sz w:val="16"/>
          <w:szCs w:val="16"/>
        </w:rPr>
      </w:pPr>
      <w:r w:rsidRPr="007C5752">
        <w:rPr>
          <w:rFonts w:cs="Segoe UI"/>
          <w:sz w:val="16"/>
          <w:szCs w:val="16"/>
        </w:rPr>
        <w:tab/>
      </w:r>
    </w:p>
    <w:p w14:paraId="718A1E23" w14:textId="0026CDB8" w:rsidR="00C500BE" w:rsidRPr="007C5752" w:rsidRDefault="00C500BE" w:rsidP="00C500BE">
      <w:pPr>
        <w:tabs>
          <w:tab w:val="left" w:pos="2366"/>
        </w:tabs>
        <w:sectPr w:rsidR="00C500BE" w:rsidRPr="007C5752" w:rsidSect="007D7DE1">
          <w:pgSz w:w="11906" w:h="16838" w:code="9"/>
          <w:pgMar w:top="1083" w:right="1083" w:bottom="1083" w:left="1083" w:header="283" w:footer="283" w:gutter="0"/>
          <w:cols w:space="708"/>
          <w:formProt w:val="0"/>
          <w:docGrid w:linePitch="360"/>
        </w:sectPr>
      </w:pPr>
    </w:p>
    <w:p w14:paraId="5AB32969" w14:textId="77777777" w:rsidR="00A82573" w:rsidRPr="007C5752" w:rsidRDefault="001A691B" w:rsidP="00B5535E">
      <w:pPr>
        <w:pStyle w:val="Heading1numbered"/>
        <w:rPr>
          <w:szCs w:val="32"/>
        </w:rPr>
      </w:pPr>
      <w:bookmarkStart w:id="13" w:name="_Toc200491758"/>
      <w:bookmarkStart w:id="14" w:name="_Toc202536067"/>
      <w:bookmarkStart w:id="15" w:name="_Toc202536859"/>
      <w:bookmarkStart w:id="16" w:name="_Toc212194811"/>
      <w:r w:rsidRPr="007C5752">
        <w:rPr>
          <w:szCs w:val="32"/>
        </w:rPr>
        <w:lastRenderedPageBreak/>
        <w:t>Introduction</w:t>
      </w:r>
      <w:bookmarkEnd w:id="13"/>
      <w:bookmarkEnd w:id="14"/>
      <w:bookmarkEnd w:id="15"/>
      <w:bookmarkEnd w:id="16"/>
    </w:p>
    <w:p w14:paraId="2648955C" w14:textId="13E1442D" w:rsidR="00140665" w:rsidRPr="007C5752" w:rsidRDefault="000E7291" w:rsidP="00B5535E">
      <w:bookmarkStart w:id="17" w:name="_Ref170920934"/>
      <w:bookmarkStart w:id="18" w:name="_Ref171081822"/>
      <w:bookmarkStart w:id="19" w:name="_Ref171086627"/>
      <w:bookmarkStart w:id="20" w:name="_Toc175324096"/>
      <w:r w:rsidRPr="007C5752">
        <w:t xml:space="preserve">“Phase 1 – Implementation” of the MYRRHA program focuses on the design, </w:t>
      </w:r>
      <w:r w:rsidR="0056208B" w:rsidRPr="007C5752">
        <w:t>construction,</w:t>
      </w:r>
      <w:r w:rsidRPr="007C5752">
        <w:t xml:space="preserve"> and commissioning of a 4</w:t>
      </w:r>
      <w:r w:rsidR="006451AC" w:rsidRPr="007C5752">
        <w:t> </w:t>
      </w:r>
      <w:r w:rsidRPr="007C5752">
        <w:t>mA 100</w:t>
      </w:r>
      <w:r w:rsidR="006451AC" w:rsidRPr="007C5752">
        <w:t> </w:t>
      </w:r>
      <w:r w:rsidRPr="007C5752">
        <w:t>MeV super-conducting CW proton Linear Accelerator (LINAC), a Proton Target Facility (PTF) and a Full Power Facility (FPF)</w:t>
      </w:r>
      <w:r w:rsidR="007A2C67" w:rsidRPr="007C5752">
        <w:t xml:space="preserve">.  </w:t>
      </w:r>
      <w:r w:rsidRPr="007C5752">
        <w:t>(Phase 2 of the MYRRHA program will be the extension to 600</w:t>
      </w:r>
      <w:r w:rsidR="00A738EE" w:rsidRPr="007C5752">
        <w:t> </w:t>
      </w:r>
      <w:r w:rsidRPr="007C5752">
        <w:t>MeV)</w:t>
      </w:r>
      <w:r w:rsidR="007A2C67" w:rsidRPr="007C5752">
        <w:t xml:space="preserve">.  </w:t>
      </w:r>
      <w:r w:rsidRPr="007C5752">
        <w:t xml:space="preserve">Further information about MYRRHA Phase I is provided in </w:t>
      </w:r>
      <w:r w:rsidR="00140665" w:rsidRPr="007C5752">
        <w:t>reference</w:t>
      </w:r>
      <w:r w:rsidR="00236A7A" w:rsidRPr="007C5752">
        <w:t xml:space="preserve"> </w:t>
      </w:r>
      <w:r w:rsidR="00236A7A" w:rsidRPr="007C5752">
        <w:rPr>
          <w:rStyle w:val="Style1Char"/>
          <w:rFonts w:eastAsia="Calibri"/>
        </w:rPr>
        <w:t>[AD3]</w:t>
      </w:r>
      <w:r w:rsidR="004329E8" w:rsidRPr="007C5752">
        <w:rPr>
          <w:rStyle w:val="Style1Char"/>
          <w:rFonts w:eastAsia="Calibri"/>
          <w:color w:val="000000" w:themeColor="text1"/>
        </w:rPr>
        <w:t>.</w:t>
      </w:r>
    </w:p>
    <w:p w14:paraId="4996B9B2" w14:textId="77777777" w:rsidR="001A691B" w:rsidRPr="007C5752" w:rsidRDefault="004612B7" w:rsidP="00B5535E">
      <w:pPr>
        <w:pStyle w:val="Heading2numbered"/>
      </w:pPr>
      <w:bookmarkStart w:id="21" w:name="_Toc188541027"/>
      <w:bookmarkStart w:id="22" w:name="_Toc200491759"/>
      <w:bookmarkStart w:id="23" w:name="_Toc202536068"/>
      <w:bookmarkStart w:id="24" w:name="_Toc202536860"/>
      <w:bookmarkStart w:id="25" w:name="_Toc212194812"/>
      <w:r w:rsidRPr="007C5752">
        <w:t xml:space="preserve">The </w:t>
      </w:r>
      <w:r w:rsidR="001A691B" w:rsidRPr="007C5752">
        <w:t>LINAC</w:t>
      </w:r>
      <w:bookmarkEnd w:id="21"/>
      <w:bookmarkEnd w:id="22"/>
      <w:bookmarkEnd w:id="23"/>
      <w:bookmarkEnd w:id="24"/>
      <w:bookmarkEnd w:id="25"/>
    </w:p>
    <w:p w14:paraId="365EC23F" w14:textId="3281EE9B" w:rsidR="00140665" w:rsidRPr="007C5752" w:rsidRDefault="00140665" w:rsidP="00B5535E">
      <w:pPr>
        <w:pStyle w:val="AANormal"/>
        <w:rPr>
          <w:lang w:val="en-GB"/>
        </w:rPr>
      </w:pPr>
      <w:r w:rsidRPr="007C5752">
        <w:rPr>
          <w:lang w:val="en-GB"/>
        </w:rPr>
        <w:t xml:space="preserve">The </w:t>
      </w:r>
      <w:r w:rsidR="00795A81" w:rsidRPr="007C5752">
        <w:rPr>
          <w:lang w:val="en-GB"/>
        </w:rPr>
        <w:t xml:space="preserve">~160 m long </w:t>
      </w:r>
      <w:r w:rsidRPr="007C5752">
        <w:rPr>
          <w:lang w:val="en-GB"/>
        </w:rPr>
        <w:t>LINAC consists of a</w:t>
      </w:r>
      <w:r w:rsidR="00A445D7" w:rsidRPr="007C5752">
        <w:rPr>
          <w:lang w:val="en-GB"/>
        </w:rPr>
        <w:t xml:space="preserve"> normal conducting</w:t>
      </w:r>
      <w:r w:rsidRPr="007C5752">
        <w:rPr>
          <w:lang w:val="en-GB"/>
        </w:rPr>
        <w:t xml:space="preserve"> injector followed by a superconducting section</w:t>
      </w:r>
      <w:r w:rsidR="0056208B" w:rsidRPr="007C5752">
        <w:rPr>
          <w:lang w:val="en-GB"/>
        </w:rPr>
        <w:t xml:space="preserve">.  </w:t>
      </w:r>
      <w:r w:rsidRPr="007C5752">
        <w:rPr>
          <w:lang w:val="en-GB"/>
        </w:rPr>
        <w:t>Th</w:t>
      </w:r>
      <w:r w:rsidR="000C012F" w:rsidRPr="007C5752">
        <w:rPr>
          <w:lang w:val="en-GB"/>
        </w:rPr>
        <w:t xml:space="preserve">e latter </w:t>
      </w:r>
      <w:r w:rsidRPr="007C5752">
        <w:rPr>
          <w:lang w:val="en-GB"/>
        </w:rPr>
        <w:t xml:space="preserve">section accelerates protons from 17 to 100 MeV using 352.2 MHz single-spoke cavities operating at 2 </w:t>
      </w:r>
      <w:r w:rsidR="0056208B" w:rsidRPr="007C5752">
        <w:rPr>
          <w:lang w:val="en-GB"/>
        </w:rPr>
        <w:t xml:space="preserve">K.  </w:t>
      </w:r>
      <w:r w:rsidRPr="007C5752">
        <w:rPr>
          <w:lang w:val="en-GB"/>
        </w:rPr>
        <w:t>Each Cavity (CAV) is submerged in saturated superfluid helium (He II) within Helium Tanks (HT), organized into pairs inside a Cryomodule (QM)</w:t>
      </w:r>
      <w:r w:rsidR="007A2C67" w:rsidRPr="007C5752">
        <w:rPr>
          <w:lang w:val="en-GB"/>
        </w:rPr>
        <w:t xml:space="preserve">.  </w:t>
      </w:r>
      <w:r w:rsidRPr="007C5752">
        <w:rPr>
          <w:lang w:val="en-GB"/>
        </w:rPr>
        <w:t xml:space="preserve">Each QM is connected to </w:t>
      </w:r>
      <w:r w:rsidR="001A5756" w:rsidRPr="007C5752">
        <w:rPr>
          <w:lang w:val="en-GB"/>
        </w:rPr>
        <w:t>a dedicated</w:t>
      </w:r>
      <w:r w:rsidRPr="007C5752">
        <w:rPr>
          <w:lang w:val="en-GB"/>
        </w:rPr>
        <w:t xml:space="preserve"> Cryogenic Valve Box (QVB)</w:t>
      </w:r>
      <w:r w:rsidR="007A2C67" w:rsidRPr="007C5752">
        <w:rPr>
          <w:lang w:val="en-GB"/>
        </w:rPr>
        <w:t xml:space="preserve">.  </w:t>
      </w:r>
      <w:r w:rsidR="00455BD8" w:rsidRPr="007C5752">
        <w:rPr>
          <w:lang w:val="en-GB"/>
        </w:rPr>
        <w:t xml:space="preserve">The </w:t>
      </w:r>
      <w:r w:rsidR="00CA70BB" w:rsidRPr="007C5752">
        <w:rPr>
          <w:lang w:val="en-GB"/>
        </w:rPr>
        <w:t xml:space="preserve">combination of one </w:t>
      </w:r>
      <w:r w:rsidR="00455BD8" w:rsidRPr="007C5752">
        <w:rPr>
          <w:lang w:val="en-GB"/>
        </w:rPr>
        <w:t xml:space="preserve">QM and </w:t>
      </w:r>
      <w:r w:rsidR="00CA70BB" w:rsidRPr="007C5752">
        <w:rPr>
          <w:lang w:val="en-GB"/>
        </w:rPr>
        <w:t xml:space="preserve">one QVB is called </w:t>
      </w:r>
      <w:r w:rsidRPr="007C5752">
        <w:rPr>
          <w:lang w:val="en-GB"/>
        </w:rPr>
        <w:t>a Cryo-Cell (QCELL)</w:t>
      </w:r>
      <w:r w:rsidR="007A2C67" w:rsidRPr="007C5752">
        <w:rPr>
          <w:lang w:val="en-GB"/>
        </w:rPr>
        <w:t xml:space="preserve">.  </w:t>
      </w:r>
      <w:r w:rsidRPr="007C5752">
        <w:rPr>
          <w:lang w:val="en-GB"/>
        </w:rPr>
        <w:t xml:space="preserve">The full LINAC configuration will comprise sixty CAVs </w:t>
      </w:r>
      <w:r w:rsidR="005826EA" w:rsidRPr="007C5752">
        <w:rPr>
          <w:lang w:val="en-GB"/>
        </w:rPr>
        <w:t>in</w:t>
      </w:r>
      <w:r w:rsidRPr="007C5752">
        <w:rPr>
          <w:lang w:val="en-GB"/>
        </w:rPr>
        <w:t xml:space="preserve"> thirty QMs</w:t>
      </w:r>
      <w:r w:rsidR="007A2C67" w:rsidRPr="007C5752">
        <w:rPr>
          <w:lang w:val="en-GB"/>
        </w:rPr>
        <w:t xml:space="preserve">.  </w:t>
      </w:r>
      <w:r w:rsidRPr="007C5752">
        <w:rPr>
          <w:lang w:val="en-GB"/>
        </w:rPr>
        <w:t xml:space="preserve">Initial deployment includes twenty-four </w:t>
      </w:r>
      <w:r w:rsidR="0056208B" w:rsidRPr="007C5752">
        <w:rPr>
          <w:lang w:val="en-GB"/>
        </w:rPr>
        <w:t>QMs:</w:t>
      </w:r>
      <w:r w:rsidRPr="007C5752">
        <w:rPr>
          <w:lang w:val="en-GB"/>
        </w:rPr>
        <w:t xml:space="preserve"> the remaining six to be added later.</w:t>
      </w:r>
    </w:p>
    <w:p w14:paraId="6C4EC9E5" w14:textId="77777777" w:rsidR="001A691B" w:rsidRPr="007C5752" w:rsidRDefault="00CB1438" w:rsidP="00B5535E">
      <w:pPr>
        <w:pStyle w:val="Heading2numbered"/>
      </w:pPr>
      <w:bookmarkStart w:id="26" w:name="_Toc188541028"/>
      <w:bookmarkStart w:id="27" w:name="_Toc200491760"/>
      <w:bookmarkStart w:id="28" w:name="_Toc202536069"/>
      <w:bookmarkStart w:id="29" w:name="_Toc202536861"/>
      <w:bookmarkStart w:id="30" w:name="_Toc212194813"/>
      <w:r w:rsidRPr="007C5752">
        <w:t>Cryo</w:t>
      </w:r>
      <w:r w:rsidR="00144554" w:rsidRPr="007C5752">
        <w:t>genic System</w:t>
      </w:r>
      <w:bookmarkEnd w:id="26"/>
      <w:bookmarkEnd w:id="27"/>
      <w:bookmarkEnd w:id="28"/>
      <w:bookmarkEnd w:id="29"/>
      <w:bookmarkEnd w:id="30"/>
    </w:p>
    <w:p w14:paraId="25A43C52" w14:textId="6CA1215A" w:rsidR="00144554" w:rsidRPr="007C5752" w:rsidRDefault="00144554" w:rsidP="00B5535E">
      <w:pPr>
        <w:rPr>
          <w:rFonts w:cs="Segoe UI"/>
        </w:rPr>
      </w:pPr>
      <w:r w:rsidRPr="007C5752">
        <w:rPr>
          <w:rFonts w:cs="Segoe UI"/>
        </w:rPr>
        <w:t xml:space="preserve">The </w:t>
      </w:r>
      <w:r w:rsidR="00A156C9" w:rsidRPr="007C5752">
        <w:rPr>
          <w:rFonts w:cs="Segoe UI"/>
        </w:rPr>
        <w:t>Cryoplant (</w:t>
      </w:r>
      <w:r w:rsidR="00947F24" w:rsidRPr="007C5752">
        <w:rPr>
          <w:rFonts w:cs="Segoe UI"/>
        </w:rPr>
        <w:t>QPLANT</w:t>
      </w:r>
      <w:r w:rsidR="00A156C9" w:rsidRPr="007C5752">
        <w:rPr>
          <w:rFonts w:cs="Segoe UI"/>
        </w:rPr>
        <w:t>)</w:t>
      </w:r>
      <w:r w:rsidRPr="007C5752">
        <w:rPr>
          <w:rFonts w:cs="Segoe UI"/>
        </w:rPr>
        <w:t xml:space="preserve">, a subsystem of the </w:t>
      </w:r>
      <w:r w:rsidR="00376FC9" w:rsidRPr="007C5752">
        <w:rPr>
          <w:rFonts w:cs="Segoe UI"/>
        </w:rPr>
        <w:t>C</w:t>
      </w:r>
      <w:r w:rsidRPr="007C5752">
        <w:rPr>
          <w:rFonts w:cs="Segoe UI"/>
        </w:rPr>
        <w:t>ryogenic System (</w:t>
      </w:r>
      <w:r w:rsidRPr="007C5752">
        <w:rPr>
          <w:rStyle w:val="Style1Char"/>
          <w:rFonts w:eastAsia="Calibri"/>
          <w:iCs/>
          <w:color w:val="000000" w:themeColor="text1"/>
        </w:rPr>
        <w:fldChar w:fldCharType="begin"/>
      </w:r>
      <w:r w:rsidRPr="007C5752">
        <w:rPr>
          <w:rStyle w:val="Style1Char"/>
          <w:rFonts w:eastAsia="Calibri"/>
          <w:iCs/>
          <w:color w:val="000000" w:themeColor="text1"/>
        </w:rPr>
        <w:instrText xml:space="preserve"> REF _Ref158911509 \h </w:instrText>
      </w:r>
      <w:r w:rsidR="00FB79A6" w:rsidRPr="007C5752">
        <w:rPr>
          <w:rStyle w:val="Style1Char"/>
          <w:rFonts w:eastAsia="Calibri"/>
          <w:iCs/>
          <w:color w:val="000000" w:themeColor="text1"/>
        </w:rPr>
        <w:instrText xml:space="preserve"> \* MERGEFORMAT </w:instrText>
      </w:r>
      <w:r w:rsidRPr="007C5752">
        <w:rPr>
          <w:rStyle w:val="Style1Char"/>
          <w:rFonts w:eastAsia="Calibri"/>
          <w:iCs/>
          <w:color w:val="000000" w:themeColor="text1"/>
        </w:rPr>
        <w:fldChar w:fldCharType="separate"/>
      </w:r>
      <w:r w:rsidR="00A63B38">
        <w:rPr>
          <w:rStyle w:val="Style1Char"/>
          <w:rFonts w:eastAsia="Calibri"/>
          <w:b/>
          <w:bCs/>
          <w:iCs/>
          <w:color w:val="000000" w:themeColor="text1"/>
          <w:lang w:val="en-US"/>
        </w:rPr>
        <w:t>Error! Reference source not found.</w:t>
      </w:r>
      <w:r w:rsidRPr="007C5752">
        <w:rPr>
          <w:rStyle w:val="Style1Char"/>
          <w:rFonts w:eastAsia="Calibri"/>
          <w:iCs/>
          <w:color w:val="000000" w:themeColor="text1"/>
        </w:rPr>
        <w:fldChar w:fldCharType="end"/>
      </w:r>
      <w:r w:rsidRPr="007C5752">
        <w:rPr>
          <w:rStyle w:val="Style1Char"/>
          <w:rFonts w:eastAsia="Calibri"/>
          <w:iCs/>
          <w:color w:val="000000" w:themeColor="text1"/>
        </w:rPr>
        <w:t>)</w:t>
      </w:r>
      <w:r w:rsidRPr="007C5752">
        <w:rPr>
          <w:rFonts w:cs="Segoe UI"/>
        </w:rPr>
        <w:t>, is designed to provide refrigeration to QMs via the Cryogenic Distribution System (QDIST).</w:t>
      </w:r>
    </w:p>
    <w:p w14:paraId="7ADAB141" w14:textId="77777777" w:rsidR="00FB1BE1" w:rsidRPr="007C5752" w:rsidRDefault="00FB1BE1" w:rsidP="00FB1BE1">
      <w:pPr>
        <w:keepNext/>
      </w:pPr>
      <w:r w:rsidRPr="007C5752">
        <w:rPr>
          <w:noProof/>
        </w:rPr>
        <w:drawing>
          <wp:inline distT="0" distB="0" distL="0" distR="0" wp14:anchorId="5F445870" wp14:editId="0C114641">
            <wp:extent cx="6184900" cy="3775710"/>
            <wp:effectExtent l="0" t="0" r="6350" b="0"/>
            <wp:docPr id="2103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4900" cy="3775710"/>
                    </a:xfrm>
                    <a:prstGeom prst="rect">
                      <a:avLst/>
                    </a:prstGeom>
                    <a:noFill/>
                    <a:ln>
                      <a:noFill/>
                    </a:ln>
                  </pic:spPr>
                </pic:pic>
              </a:graphicData>
            </a:graphic>
          </wp:inline>
        </w:drawing>
      </w:r>
    </w:p>
    <w:p w14:paraId="4FD4BD99" w14:textId="016DB76B" w:rsidR="00FB1BE1" w:rsidRPr="007C5752" w:rsidRDefault="00FB1BE1" w:rsidP="00FB1BE1">
      <w:pPr>
        <w:pStyle w:val="Caption"/>
        <w:rPr>
          <w:rFonts w:cs="Segoe UI"/>
          <w:b/>
          <w:bCs/>
        </w:rPr>
      </w:pPr>
      <w:bookmarkStart w:id="31" w:name="_Toc212194944"/>
      <w:r w:rsidRPr="007C5752">
        <w:t xml:space="preserve">Figure </w:t>
      </w:r>
      <w:r w:rsidRPr="007C5752">
        <w:fldChar w:fldCharType="begin"/>
      </w:r>
      <w:r w:rsidRPr="007C5752">
        <w:instrText xml:space="preserve"> SEQ Figure \* ARABIC </w:instrText>
      </w:r>
      <w:r w:rsidRPr="007C5752">
        <w:fldChar w:fldCharType="separate"/>
      </w:r>
      <w:r w:rsidR="00A63B38">
        <w:rPr>
          <w:noProof/>
        </w:rPr>
        <w:t>1</w:t>
      </w:r>
      <w:r w:rsidRPr="007C5752">
        <w:fldChar w:fldCharType="end"/>
      </w:r>
      <w:r w:rsidRPr="007C5752">
        <w:t xml:space="preserve"> Overall layout of the Cryogenic System</w:t>
      </w:r>
      <w:bookmarkEnd w:id="31"/>
    </w:p>
    <w:bookmarkEnd w:id="17"/>
    <w:bookmarkEnd w:id="18"/>
    <w:bookmarkEnd w:id="19"/>
    <w:bookmarkEnd w:id="20"/>
    <w:p w14:paraId="3C2E1D25" w14:textId="77777777" w:rsidR="00FB1BE1" w:rsidRPr="007C5752" w:rsidRDefault="00FB1BE1" w:rsidP="00B5535E">
      <w:pPr>
        <w:rPr>
          <w:lang w:eastAsia="fr-FR"/>
        </w:rPr>
      </w:pPr>
    </w:p>
    <w:p w14:paraId="1A5C5217" w14:textId="77777777" w:rsidR="00FB1BE1" w:rsidRPr="007C5752" w:rsidRDefault="00FB1BE1" w:rsidP="00B5535E">
      <w:pPr>
        <w:rPr>
          <w:lang w:eastAsia="fr-FR"/>
        </w:rPr>
      </w:pPr>
    </w:p>
    <w:p w14:paraId="35BB9557" w14:textId="5020EE21" w:rsidR="00144554" w:rsidRPr="007C5752" w:rsidRDefault="00144554" w:rsidP="00B5535E">
      <w:pPr>
        <w:rPr>
          <w:lang w:eastAsia="fr-FR"/>
        </w:rPr>
      </w:pPr>
      <w:r w:rsidRPr="007C5752">
        <w:rPr>
          <w:lang w:eastAsia="fr-FR"/>
        </w:rPr>
        <w:lastRenderedPageBreak/>
        <w:t>QDIST comprises the QLM, the string of QVBs, and the QVE</w:t>
      </w:r>
      <w:r w:rsidR="0056208B" w:rsidRPr="007C5752">
        <w:rPr>
          <w:lang w:eastAsia="fr-FR"/>
        </w:rPr>
        <w:t xml:space="preserve">.  </w:t>
      </w:r>
      <w:r w:rsidRPr="007C5752">
        <w:rPr>
          <w:lang w:eastAsia="fr-FR"/>
        </w:rPr>
        <w:t>The QLM</w:t>
      </w:r>
      <w:r w:rsidR="00A156C9" w:rsidRPr="007C5752">
        <w:rPr>
          <w:lang w:eastAsia="fr-FR"/>
        </w:rPr>
        <w:t xml:space="preserve"> </w:t>
      </w:r>
      <w:r w:rsidRPr="007C5752">
        <w:rPr>
          <w:lang w:eastAsia="fr-FR"/>
        </w:rPr>
        <w:t xml:space="preserve">houses the main headers distributing cold helium </w:t>
      </w:r>
      <w:r w:rsidR="00076BC9" w:rsidRPr="007C5752">
        <w:rPr>
          <w:lang w:eastAsia="fr-FR"/>
        </w:rPr>
        <w:t>at</w:t>
      </w:r>
      <w:r w:rsidRPr="007C5752">
        <w:rPr>
          <w:lang w:eastAsia="fr-FR"/>
        </w:rPr>
        <w:t xml:space="preserve"> multiple temperature levels</w:t>
      </w:r>
      <w:r w:rsidR="0056208B" w:rsidRPr="007C5752">
        <w:rPr>
          <w:lang w:eastAsia="fr-FR"/>
        </w:rPr>
        <w:t xml:space="preserve">.  </w:t>
      </w:r>
      <w:r w:rsidRPr="007C5752">
        <w:rPr>
          <w:lang w:eastAsia="fr-FR"/>
        </w:rPr>
        <w:t xml:space="preserve">Each </w:t>
      </w:r>
      <w:r w:rsidR="00FA663C" w:rsidRPr="007C5752">
        <w:rPr>
          <w:lang w:eastAsia="fr-FR"/>
        </w:rPr>
        <w:t>QCELL</w:t>
      </w:r>
      <w:r w:rsidR="006200B1" w:rsidRPr="007C5752">
        <w:rPr>
          <w:lang w:eastAsia="fr-FR"/>
        </w:rPr>
        <w:t xml:space="preserve"> </w:t>
      </w:r>
      <w:r w:rsidRPr="007C5752">
        <w:rPr>
          <w:lang w:eastAsia="fr-FR"/>
        </w:rPr>
        <w:t>regulates its helium mass flow by</w:t>
      </w:r>
      <w:r w:rsidR="00CA3E79" w:rsidRPr="007C5752">
        <w:rPr>
          <w:lang w:eastAsia="fr-FR"/>
        </w:rPr>
        <w:t xml:space="preserve"> </w:t>
      </w:r>
      <w:r w:rsidRPr="007C5752">
        <w:rPr>
          <w:lang w:eastAsia="fr-FR"/>
        </w:rPr>
        <w:t>tapping from and returning to the distribution headers</w:t>
      </w:r>
      <w:r w:rsidR="0056208B" w:rsidRPr="007C5752">
        <w:rPr>
          <w:lang w:eastAsia="fr-FR"/>
        </w:rPr>
        <w:t xml:space="preserve">.  </w:t>
      </w:r>
      <w:r w:rsidRPr="007C5752">
        <w:rPr>
          <w:lang w:eastAsia="fr-FR"/>
        </w:rPr>
        <w:t>Excess flow is bypassed through the QVE.</w:t>
      </w:r>
    </w:p>
    <w:p w14:paraId="2AB71ED7" w14:textId="3902A2D8" w:rsidR="00144554" w:rsidRPr="007C5752" w:rsidRDefault="00144554" w:rsidP="00FB1BE1">
      <w:pPr>
        <w:keepNext/>
        <w:spacing w:after="0" w:line="280" w:lineRule="atLeast"/>
        <w:rPr>
          <w:rStyle w:val="CaptionChar"/>
          <w:color w:val="000000" w:themeColor="text1"/>
          <w:sz w:val="18"/>
          <w:szCs w:val="20"/>
        </w:rPr>
      </w:pPr>
      <w:r w:rsidRPr="007C5752">
        <w:t xml:space="preserve">The </w:t>
      </w:r>
      <w:r w:rsidR="00947F24" w:rsidRPr="007C5752">
        <w:t>QPLANT</w:t>
      </w:r>
      <w:r w:rsidRPr="007C5752">
        <w:t xml:space="preserve"> </w:t>
      </w:r>
      <w:r w:rsidR="00B7042F" w:rsidRPr="007C5752">
        <w:t xml:space="preserve">is </w:t>
      </w:r>
      <w:r w:rsidR="004B53CB" w:rsidRPr="007C5752">
        <w:t xml:space="preserve">distributed over </w:t>
      </w:r>
      <w:r w:rsidRPr="007C5752">
        <w:t xml:space="preserve">different areas as shown </w:t>
      </w:r>
      <w:r w:rsidR="00973FD2" w:rsidRPr="007C5752">
        <w:t xml:space="preserve">in </w:t>
      </w:r>
      <w:r w:rsidR="00AC7476" w:rsidRPr="007C5752">
        <w:rPr>
          <w:rStyle w:val="Style1Char"/>
          <w:rFonts w:eastAsia="Calibri"/>
          <w:color w:val="000000" w:themeColor="text1"/>
        </w:rPr>
        <w:fldChar w:fldCharType="begin"/>
      </w:r>
      <w:r w:rsidR="00AC7476" w:rsidRPr="007C5752">
        <w:rPr>
          <w:rStyle w:val="Style1Char"/>
          <w:rFonts w:eastAsia="Calibri"/>
          <w:color w:val="000000" w:themeColor="text1"/>
        </w:rPr>
        <w:instrText xml:space="preserve"> REF _Ref190681166 \h  \* MERGEFORMAT </w:instrText>
      </w:r>
      <w:r w:rsidR="00AC7476" w:rsidRPr="007C5752">
        <w:rPr>
          <w:rStyle w:val="Style1Char"/>
          <w:rFonts w:eastAsia="Calibri"/>
          <w:color w:val="000000" w:themeColor="text1"/>
        </w:rPr>
      </w:r>
      <w:r w:rsidR="00AC7476" w:rsidRPr="007C5752">
        <w:rPr>
          <w:rStyle w:val="Style1Char"/>
          <w:rFonts w:eastAsia="Calibri"/>
          <w:color w:val="000000" w:themeColor="text1"/>
        </w:rPr>
        <w:fldChar w:fldCharType="separate"/>
      </w:r>
      <w:r w:rsidR="00A63B38" w:rsidRPr="00A63B38">
        <w:rPr>
          <w:rStyle w:val="Style1Char"/>
          <w:rFonts w:eastAsia="Calibri"/>
          <w:color w:val="000000" w:themeColor="text1"/>
        </w:rPr>
        <w:t>Figure 2</w:t>
      </w:r>
      <w:r w:rsidR="00AC7476" w:rsidRPr="007C5752">
        <w:rPr>
          <w:rStyle w:val="Style1Char"/>
          <w:rFonts w:eastAsia="Calibri"/>
          <w:color w:val="000000" w:themeColor="text1"/>
        </w:rPr>
        <w:fldChar w:fldCharType="end"/>
      </w:r>
      <w:r w:rsidR="00AC7476" w:rsidRPr="007C5752">
        <w:rPr>
          <w:rStyle w:val="Style1Char"/>
          <w:rFonts w:eastAsia="Calibri"/>
          <w:color w:val="000000" w:themeColor="text1"/>
        </w:rPr>
        <w:t>:</w:t>
      </w:r>
    </w:p>
    <w:p w14:paraId="4E26FA57" w14:textId="110D0F9C" w:rsidR="00144554" w:rsidRPr="007C5752" w:rsidRDefault="00144554" w:rsidP="00A93CA0">
      <w:pPr>
        <w:pStyle w:val="BulletListNormal"/>
        <w:ind w:left="714" w:hanging="357"/>
        <w:contextualSpacing/>
        <w:rPr>
          <w:sz w:val="20"/>
          <w:lang w:val="en-GB" w:eastAsia="en-US"/>
        </w:rPr>
      </w:pPr>
      <w:r w:rsidRPr="007C5752">
        <w:rPr>
          <w:sz w:val="20"/>
          <w:lang w:val="en-GB" w:eastAsia="en-US"/>
        </w:rPr>
        <w:t xml:space="preserve">Compressor Room: Location </w:t>
      </w:r>
      <w:r w:rsidR="000F5039" w:rsidRPr="007C5752">
        <w:rPr>
          <w:sz w:val="20"/>
          <w:lang w:val="en-GB" w:eastAsia="en-US"/>
        </w:rPr>
        <w:t>of</w:t>
      </w:r>
      <w:r w:rsidRPr="007C5752">
        <w:rPr>
          <w:sz w:val="20"/>
          <w:lang w:val="en-GB" w:eastAsia="en-US"/>
        </w:rPr>
        <w:t xml:space="preserve"> the Warm Compression Station (WCS)</w:t>
      </w:r>
    </w:p>
    <w:p w14:paraId="485ECC73" w14:textId="678CD616" w:rsidR="00144554" w:rsidRPr="007C5752" w:rsidRDefault="00144554" w:rsidP="00A93CA0">
      <w:pPr>
        <w:pStyle w:val="BulletListNormal"/>
        <w:ind w:left="714" w:hanging="357"/>
        <w:contextualSpacing/>
        <w:rPr>
          <w:sz w:val="20"/>
          <w:lang w:val="en-GB" w:eastAsia="en-US"/>
        </w:rPr>
      </w:pPr>
      <w:r w:rsidRPr="007C5752">
        <w:rPr>
          <w:sz w:val="20"/>
          <w:lang w:val="en-GB" w:eastAsia="en-US"/>
        </w:rPr>
        <w:t xml:space="preserve">Storage Area (outside): Location </w:t>
      </w:r>
      <w:r w:rsidR="000F5039" w:rsidRPr="007C5752">
        <w:rPr>
          <w:sz w:val="20"/>
          <w:lang w:val="en-GB" w:eastAsia="en-US"/>
        </w:rPr>
        <w:t>of the</w:t>
      </w:r>
      <w:r w:rsidRPr="007C5752">
        <w:rPr>
          <w:sz w:val="20"/>
          <w:lang w:val="en-GB" w:eastAsia="en-US"/>
        </w:rPr>
        <w:t xml:space="preserve"> helium storage vessels and (if needed) liquid nitrogen storage</w:t>
      </w:r>
      <w:r w:rsidR="00BA7EED" w:rsidRPr="007C5752">
        <w:rPr>
          <w:sz w:val="20"/>
          <w:lang w:val="en-GB" w:eastAsia="en-US"/>
        </w:rPr>
        <w:t xml:space="preserve"> vessels</w:t>
      </w:r>
      <w:r w:rsidRPr="007C5752">
        <w:rPr>
          <w:sz w:val="20"/>
          <w:lang w:val="en-GB" w:eastAsia="en-US"/>
        </w:rPr>
        <w:t>.</w:t>
      </w:r>
    </w:p>
    <w:p w14:paraId="77D62061" w14:textId="0B25F2A4" w:rsidR="00144554" w:rsidRPr="007C5752" w:rsidRDefault="00144554" w:rsidP="00A93CA0">
      <w:pPr>
        <w:pStyle w:val="BulletListNormal"/>
        <w:ind w:left="714" w:hanging="357"/>
        <w:contextualSpacing/>
        <w:rPr>
          <w:sz w:val="20"/>
          <w:lang w:val="en-GB" w:eastAsia="en-US"/>
        </w:rPr>
      </w:pPr>
      <w:r w:rsidRPr="007C5752">
        <w:rPr>
          <w:sz w:val="20"/>
          <w:lang w:val="en-GB" w:eastAsia="en-US"/>
        </w:rPr>
        <w:t xml:space="preserve">Cold Box Room: Location </w:t>
      </w:r>
      <w:r w:rsidR="000F5039" w:rsidRPr="007C5752">
        <w:rPr>
          <w:sz w:val="20"/>
          <w:lang w:val="en-GB" w:eastAsia="en-US"/>
        </w:rPr>
        <w:t>of</w:t>
      </w:r>
      <w:r w:rsidRPr="007C5752">
        <w:rPr>
          <w:sz w:val="20"/>
          <w:lang w:val="en-GB" w:eastAsia="en-US"/>
        </w:rPr>
        <w:t xml:space="preserve"> the QRB with the associated warm panel</w:t>
      </w:r>
      <w:r w:rsidR="007A2C67" w:rsidRPr="007C5752">
        <w:rPr>
          <w:sz w:val="20"/>
          <w:lang w:val="en-GB" w:eastAsia="en-US"/>
        </w:rPr>
        <w:t>.</w:t>
      </w:r>
    </w:p>
    <w:p w14:paraId="065F403D" w14:textId="77777777" w:rsidR="00D81710" w:rsidRPr="007C5752" w:rsidRDefault="0092519B" w:rsidP="003E311F">
      <w:pPr>
        <w:pStyle w:val="BulletListNormal"/>
        <w:ind w:left="714" w:hanging="357"/>
        <w:contextualSpacing/>
        <w:rPr>
          <w:sz w:val="20"/>
          <w:lang w:val="en-GB" w:eastAsia="en-US"/>
        </w:rPr>
      </w:pPr>
      <w:r w:rsidRPr="007C5752">
        <w:rPr>
          <w:sz w:val="20"/>
          <w:lang w:val="en-GB" w:eastAsia="en-US"/>
        </w:rPr>
        <w:t>Connecting rooms: The Warm lines from the WCS to the QRB cross multiple other rooms.</w:t>
      </w:r>
      <w:r w:rsidR="00037A5E" w:rsidRPr="007C5752">
        <w:rPr>
          <w:sz w:val="20"/>
          <w:lang w:val="en-GB" w:eastAsia="en-US"/>
        </w:rPr>
        <w:br/>
      </w:r>
    </w:p>
    <w:p w14:paraId="47EDA3F2" w14:textId="77777777" w:rsidR="00037A5E" w:rsidRPr="007C5752" w:rsidRDefault="00037A5E" w:rsidP="00037A5E">
      <w:pPr>
        <w:pStyle w:val="BulletListNormal"/>
        <w:numPr>
          <w:ilvl w:val="0"/>
          <w:numId w:val="0"/>
        </w:numPr>
        <w:ind w:left="720" w:hanging="360"/>
        <w:contextualSpacing/>
        <w:rPr>
          <w:sz w:val="20"/>
          <w:lang w:val="en-GB" w:eastAsia="en-US"/>
        </w:rPr>
      </w:pPr>
    </w:p>
    <w:p w14:paraId="02B76850" w14:textId="77777777" w:rsidR="00037A5E" w:rsidRPr="007C5752" w:rsidRDefault="00037A5E" w:rsidP="00037A5E">
      <w:pPr>
        <w:pStyle w:val="BulletListNormal"/>
        <w:numPr>
          <w:ilvl w:val="0"/>
          <w:numId w:val="0"/>
        </w:numPr>
        <w:jc w:val="center"/>
        <w:rPr>
          <w:lang w:val="en-GB"/>
        </w:rPr>
      </w:pPr>
      <w:r w:rsidRPr="007C5752">
        <w:rPr>
          <w:noProof/>
          <w:lang w:val="en-GB" w:eastAsia="en-US"/>
        </w:rPr>
        <w:drawing>
          <wp:inline distT="0" distB="0" distL="0" distR="0" wp14:anchorId="40218AE0" wp14:editId="61D9874B">
            <wp:extent cx="5940000" cy="2379600"/>
            <wp:effectExtent l="0" t="0" r="3810" b="1905"/>
            <wp:docPr id="1310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48" name="Picture 1310827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000" cy="2379600"/>
                    </a:xfrm>
                    <a:prstGeom prst="rect">
                      <a:avLst/>
                    </a:prstGeom>
                  </pic:spPr>
                </pic:pic>
              </a:graphicData>
            </a:graphic>
          </wp:inline>
        </w:drawing>
      </w:r>
    </w:p>
    <w:p w14:paraId="51298008" w14:textId="18608639" w:rsidR="00037A5E" w:rsidRPr="007C5752" w:rsidRDefault="00037A5E" w:rsidP="00037A5E">
      <w:pPr>
        <w:pStyle w:val="Caption"/>
      </w:pPr>
      <w:bookmarkStart w:id="32" w:name="_Ref190681166"/>
      <w:bookmarkStart w:id="33" w:name="_Toc190680902"/>
      <w:bookmarkStart w:id="34" w:name="_Toc201752425"/>
      <w:bookmarkStart w:id="35" w:name="_Toc212194945"/>
      <w:r w:rsidRPr="007C5752">
        <w:t xml:space="preserve">Figure </w:t>
      </w:r>
      <w:r w:rsidRPr="007C5752">
        <w:fldChar w:fldCharType="begin"/>
      </w:r>
      <w:r w:rsidRPr="007C5752">
        <w:instrText xml:space="preserve"> SEQ Figure \* ARABIC </w:instrText>
      </w:r>
      <w:r w:rsidRPr="007C5752">
        <w:fldChar w:fldCharType="separate"/>
      </w:r>
      <w:r w:rsidR="00A63B38">
        <w:rPr>
          <w:noProof/>
        </w:rPr>
        <w:t>2</w:t>
      </w:r>
      <w:r w:rsidRPr="007C5752">
        <w:fldChar w:fldCharType="end"/>
      </w:r>
      <w:bookmarkEnd w:id="32"/>
      <w:r w:rsidRPr="007C5752">
        <w:t> View of the buildings related to the QPLANT.</w:t>
      </w:r>
      <w:bookmarkEnd w:id="33"/>
      <w:bookmarkEnd w:id="34"/>
      <w:bookmarkEnd w:id="35"/>
    </w:p>
    <w:p w14:paraId="3030B6E5" w14:textId="77777777" w:rsidR="00C22A5A" w:rsidRPr="007C5752" w:rsidRDefault="00C22A5A" w:rsidP="00C22A5A">
      <w:pPr>
        <w:pStyle w:val="Heading2numbered"/>
      </w:pPr>
      <w:bookmarkStart w:id="36" w:name="_Toc200491761"/>
      <w:bookmarkStart w:id="37" w:name="_Toc202536070"/>
      <w:bookmarkStart w:id="38" w:name="_Toc202536862"/>
      <w:bookmarkStart w:id="39" w:name="_Toc212194814"/>
      <w:r w:rsidRPr="007C5752">
        <w:t>Cryogenic Users</w:t>
      </w:r>
      <w:bookmarkEnd w:id="36"/>
      <w:bookmarkEnd w:id="37"/>
      <w:bookmarkEnd w:id="38"/>
      <w:bookmarkEnd w:id="39"/>
    </w:p>
    <w:p w14:paraId="57E53A6B" w14:textId="60A07239" w:rsidR="00C22A5A" w:rsidRPr="007C5752" w:rsidRDefault="00C22A5A" w:rsidP="00C22A5A">
      <w:r w:rsidRPr="007C5752">
        <w:t>The Cryogenic Users (QCELL)</w:t>
      </w:r>
      <w:r w:rsidR="00C1642A" w:rsidRPr="007C5752">
        <w:t>,</w:t>
      </w:r>
      <w:r w:rsidRPr="007C5752">
        <w:t xml:space="preserve"> as illustrated in </w:t>
      </w:r>
      <w:r w:rsidR="00C1642A" w:rsidRPr="007C5752">
        <w:rPr>
          <w:rStyle w:val="Style1Char"/>
          <w:rFonts w:eastAsia="Calibri"/>
          <w:iCs/>
          <w:color w:val="000000" w:themeColor="text1"/>
        </w:rPr>
        <w:fldChar w:fldCharType="begin"/>
      </w:r>
      <w:r w:rsidR="00C1642A" w:rsidRPr="007C5752">
        <w:instrText xml:space="preserve"> REF _Ref195702885 \h </w:instrText>
      </w:r>
      <w:r w:rsidR="00C1642A" w:rsidRPr="007C5752">
        <w:rPr>
          <w:rStyle w:val="Style1Char"/>
          <w:rFonts w:eastAsia="Calibri"/>
          <w:iCs/>
          <w:color w:val="000000" w:themeColor="text1"/>
        </w:rPr>
      </w:r>
      <w:r w:rsidR="00C1642A" w:rsidRPr="007C5752">
        <w:rPr>
          <w:rStyle w:val="Style1Char"/>
          <w:rFonts w:eastAsia="Calibri"/>
          <w:iCs/>
          <w:color w:val="000000" w:themeColor="text1"/>
        </w:rPr>
        <w:fldChar w:fldCharType="separate"/>
      </w:r>
      <w:r w:rsidR="00A63B38" w:rsidRPr="007C5752">
        <w:t xml:space="preserve">Figure </w:t>
      </w:r>
      <w:r w:rsidR="00A63B38">
        <w:rPr>
          <w:noProof/>
        </w:rPr>
        <w:t>3</w:t>
      </w:r>
      <w:r w:rsidR="00C1642A" w:rsidRPr="007C5752">
        <w:rPr>
          <w:rStyle w:val="Style1Char"/>
          <w:rFonts w:eastAsia="Calibri"/>
          <w:iCs/>
          <w:color w:val="000000" w:themeColor="text1"/>
        </w:rPr>
        <w:fldChar w:fldCharType="end"/>
      </w:r>
      <w:r w:rsidR="00C1642A" w:rsidRPr="007C5752">
        <w:rPr>
          <w:rStyle w:val="Style1Char"/>
          <w:rFonts w:eastAsia="Calibri"/>
          <w:iCs/>
          <w:color w:val="000000" w:themeColor="text1"/>
        </w:rPr>
        <w:t>,</w:t>
      </w:r>
      <w:r w:rsidRPr="007C5752">
        <w:t xml:space="preserve"> interface with the QPLANT through a common set of designated helium process lines: A, B, D, E, and W.  The W-line is a warm (300 K) helium return line from the QCELL.</w:t>
      </w:r>
    </w:p>
    <w:p w14:paraId="0FFF02CD" w14:textId="77777777" w:rsidR="00C22A5A" w:rsidRPr="007C5752" w:rsidRDefault="00C22A5A" w:rsidP="00C22A5A">
      <w:r w:rsidRPr="007C5752">
        <w:t>The Thermal Shield (TS) cooling presents a static heat load, regardless of the operational scenarios (2 K or otherwise).  The TS system utilizes high-pressure helium with a supply temperature of ~40 K and return temperature of ~60 K, forming a closed, passive thermal circuit that ensures radiation shielding and temperature stabilization</w:t>
      </w:r>
    </w:p>
    <w:p w14:paraId="451B237A" w14:textId="77777777" w:rsidR="00C22A5A" w:rsidRPr="007C5752" w:rsidRDefault="00C22A5A" w:rsidP="00C22A5A">
      <w:r w:rsidRPr="007C5752">
        <w:t>Each QCELL includes a 600 W heater in its 2 K tank.  These heaters support warm-up operations by evaporating residual liquid helium (isothermal phase) and increasing the enthalpy of the cold mass (reheating structural material)</w:t>
      </w:r>
    </w:p>
    <w:p w14:paraId="3D2CD138" w14:textId="77777777" w:rsidR="00C22A5A" w:rsidRPr="007C5752" w:rsidRDefault="00C22A5A" w:rsidP="00C22A5A">
      <w:pPr>
        <w:pStyle w:val="BulletListNormal"/>
        <w:keepNext/>
        <w:numPr>
          <w:ilvl w:val="0"/>
          <w:numId w:val="0"/>
        </w:numPr>
        <w:jc w:val="center"/>
        <w:rPr>
          <w:lang w:val="en-GB"/>
        </w:rPr>
      </w:pPr>
      <w:r w:rsidRPr="007C5752">
        <w:rPr>
          <w:noProof/>
          <w:lang w:val="en-GB"/>
        </w:rPr>
        <w:lastRenderedPageBreak/>
        <w:drawing>
          <wp:inline distT="0" distB="0" distL="0" distR="0" wp14:anchorId="23CD7AA8" wp14:editId="448D6E27">
            <wp:extent cx="4385099" cy="2228850"/>
            <wp:effectExtent l="0" t="0" r="0" b="0"/>
            <wp:docPr id="2062556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5605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407531" cy="2240252"/>
                    </a:xfrm>
                    <a:prstGeom prst="rect">
                      <a:avLst/>
                    </a:prstGeom>
                  </pic:spPr>
                </pic:pic>
              </a:graphicData>
            </a:graphic>
          </wp:inline>
        </w:drawing>
      </w:r>
    </w:p>
    <w:p w14:paraId="7B631946" w14:textId="2733639A" w:rsidR="00C22A5A" w:rsidRPr="007C5752" w:rsidRDefault="00C22A5A" w:rsidP="00C22A5A">
      <w:pPr>
        <w:pStyle w:val="Caption"/>
        <w:ind w:left="709"/>
        <w:jc w:val="left"/>
      </w:pPr>
      <w:bookmarkStart w:id="40" w:name="_Ref195702885"/>
      <w:bookmarkStart w:id="41" w:name="_Ref200098416"/>
      <w:bookmarkStart w:id="42" w:name="_Toc201752426"/>
      <w:bookmarkStart w:id="43" w:name="_Toc212194946"/>
      <w:r w:rsidRPr="007C5752">
        <w:t xml:space="preserve">Figure </w:t>
      </w:r>
      <w:r w:rsidRPr="007C5752">
        <w:fldChar w:fldCharType="begin"/>
      </w:r>
      <w:r w:rsidRPr="007C5752">
        <w:instrText xml:space="preserve"> SEQ Figure \* ARABIC </w:instrText>
      </w:r>
      <w:r w:rsidRPr="007C5752">
        <w:fldChar w:fldCharType="separate"/>
      </w:r>
      <w:r w:rsidR="00A63B38">
        <w:rPr>
          <w:noProof/>
        </w:rPr>
        <w:t>3</w:t>
      </w:r>
      <w:r w:rsidRPr="007C5752">
        <w:fldChar w:fldCharType="end"/>
      </w:r>
      <w:bookmarkEnd w:id="40"/>
      <w:r w:rsidRPr="007C5752">
        <w:t xml:space="preserve"> </w:t>
      </w:r>
      <w:bookmarkEnd w:id="41"/>
      <w:bookmarkEnd w:id="42"/>
      <w:r w:rsidRPr="007C5752">
        <w:t>Simplified interface diagram of the QPLANT depicting a single representative ‘QCELL’ (inside grey dotted line) as a proxy for all heat load sources.  Temperatures shown are indicative of the 2 K operating scenario.</w:t>
      </w:r>
      <w:bookmarkEnd w:id="43"/>
      <w:r w:rsidRPr="007C5752">
        <w:t xml:space="preserve">  </w:t>
      </w:r>
    </w:p>
    <w:p w14:paraId="22061495" w14:textId="77777777" w:rsidR="00C22A5A" w:rsidRPr="007C5752" w:rsidRDefault="00C22A5A" w:rsidP="00C22A5A">
      <w:pPr>
        <w:pStyle w:val="Heading2numbered"/>
      </w:pPr>
      <w:bookmarkStart w:id="44" w:name="_Toc212194815"/>
      <w:r w:rsidRPr="007C5752">
        <w:t>Overview of the He lines</w:t>
      </w:r>
      <w:bookmarkEnd w:id="44"/>
    </w:p>
    <w:p w14:paraId="0ADAB116" w14:textId="7C2EE54C" w:rsidR="00C1642A" w:rsidRPr="007C5752" w:rsidRDefault="00C1642A" w:rsidP="00C1642A">
      <w:pPr>
        <w:rPr>
          <w:rStyle w:val="Style1Char"/>
          <w:rFonts w:eastAsia="Calibri"/>
          <w:iCs/>
          <w:color w:val="000000" w:themeColor="text1"/>
        </w:rPr>
      </w:pPr>
      <w:r w:rsidRPr="007C5752">
        <w:rPr>
          <w:lang w:eastAsia="fr-FR"/>
        </w:rPr>
        <w:t xml:space="preserve">The QPLANT includes a WCS connected to helium storage vessels, a Cold Box for refrigeration processes, and process equipment for drying, oil removal, gas management, and purification.  An indicative Process Flow Diagram of the QPLANT is shown in </w:t>
      </w:r>
      <w:r w:rsidRPr="007C5752">
        <w:rPr>
          <w:rStyle w:val="Style1Char"/>
          <w:rFonts w:eastAsia="Calibri"/>
          <w:color w:val="000000" w:themeColor="text1"/>
        </w:rPr>
        <w:fldChar w:fldCharType="begin"/>
      </w:r>
      <w:r w:rsidRPr="007C5752">
        <w:rPr>
          <w:rStyle w:val="Style1Char"/>
          <w:rFonts w:eastAsia="Calibri"/>
          <w:color w:val="000000" w:themeColor="text1"/>
        </w:rPr>
        <w:instrText xml:space="preserve"> REF _Ref209530150 \h  \* MERGEFORMAT </w:instrText>
      </w:r>
      <w:r w:rsidRPr="007C5752">
        <w:rPr>
          <w:rStyle w:val="Style1Char"/>
          <w:rFonts w:eastAsia="Calibri"/>
          <w:color w:val="000000" w:themeColor="text1"/>
        </w:rPr>
      </w:r>
      <w:r w:rsidRPr="007C5752">
        <w:rPr>
          <w:rStyle w:val="Style1Char"/>
          <w:rFonts w:eastAsia="Calibri"/>
          <w:color w:val="000000" w:themeColor="text1"/>
        </w:rPr>
        <w:fldChar w:fldCharType="separate"/>
      </w:r>
      <w:r w:rsidR="00A63B38" w:rsidRPr="00A63B38">
        <w:rPr>
          <w:rStyle w:val="Style1Char"/>
          <w:rFonts w:eastAsia="Calibri"/>
          <w:color w:val="000000" w:themeColor="text1"/>
        </w:rPr>
        <w:t>Figure 4</w:t>
      </w:r>
      <w:r w:rsidRPr="007C5752">
        <w:rPr>
          <w:rStyle w:val="Style1Char"/>
          <w:rFonts w:eastAsia="Calibri"/>
          <w:color w:val="000000" w:themeColor="text1"/>
        </w:rPr>
        <w:fldChar w:fldCharType="end"/>
      </w:r>
      <w:r w:rsidR="003148D9" w:rsidRPr="007C5752">
        <w:rPr>
          <w:rStyle w:val="Style1Char"/>
          <w:rFonts w:eastAsia="Calibri"/>
          <w:color w:val="000000" w:themeColor="text1"/>
        </w:rPr>
        <w:t xml:space="preserve"> with </w:t>
      </w:r>
      <w:r w:rsidR="003148D9" w:rsidRPr="007C5752">
        <w:rPr>
          <w:rStyle w:val="Style1Char"/>
          <w:rFonts w:eastAsia="Calibri"/>
          <w:color w:val="000000" w:themeColor="text1"/>
        </w:rPr>
        <w:fldChar w:fldCharType="begin"/>
      </w:r>
      <w:r w:rsidR="003148D9" w:rsidRPr="007C5752">
        <w:rPr>
          <w:rStyle w:val="Style1Char"/>
          <w:rFonts w:eastAsia="Calibri"/>
          <w:color w:val="000000" w:themeColor="text1"/>
        </w:rPr>
        <w:instrText xml:space="preserve"> REF _Ref211431913 \h </w:instrText>
      </w:r>
      <w:r w:rsidR="003148D9" w:rsidRPr="007C5752">
        <w:rPr>
          <w:rStyle w:val="Style1Char"/>
          <w:rFonts w:eastAsia="Calibri"/>
          <w:color w:val="000000" w:themeColor="text1"/>
        </w:rPr>
      </w:r>
      <w:r w:rsidR="003148D9" w:rsidRPr="007C5752">
        <w:rPr>
          <w:rStyle w:val="Style1Char"/>
          <w:rFonts w:eastAsia="Calibri"/>
          <w:color w:val="000000" w:themeColor="text1"/>
        </w:rPr>
        <w:fldChar w:fldCharType="separate"/>
      </w:r>
      <w:r w:rsidR="00A63B38" w:rsidRPr="007C5752">
        <w:t xml:space="preserve">Table </w:t>
      </w:r>
      <w:r w:rsidR="00A63B38">
        <w:rPr>
          <w:noProof/>
        </w:rPr>
        <w:t>1</w:t>
      </w:r>
      <w:r w:rsidR="003148D9" w:rsidRPr="007C5752">
        <w:rPr>
          <w:rStyle w:val="Style1Char"/>
          <w:rFonts w:eastAsia="Calibri"/>
          <w:color w:val="000000" w:themeColor="text1"/>
        </w:rPr>
        <w:fldChar w:fldCharType="end"/>
      </w:r>
      <w:r w:rsidR="003148D9" w:rsidRPr="007C5752">
        <w:rPr>
          <w:rStyle w:val="Style1Char"/>
          <w:rFonts w:eastAsia="Calibri"/>
          <w:color w:val="000000" w:themeColor="text1"/>
        </w:rPr>
        <w:t xml:space="preserve"> providing descriptive details of the mai</w:t>
      </w:r>
      <w:r w:rsidR="003148D9" w:rsidRPr="007C5752">
        <w:rPr>
          <w:rStyle w:val="Style1Char"/>
          <w:rFonts w:eastAsia="Calibri"/>
          <w:iCs/>
          <w:color w:val="000000" w:themeColor="text1"/>
        </w:rPr>
        <w:t>n interfacing and transport lines.</w:t>
      </w:r>
    </w:p>
    <w:p w14:paraId="5E505EA3" w14:textId="033B313F" w:rsidR="00C22A5A" w:rsidRPr="007C5752" w:rsidRDefault="00C22A5A" w:rsidP="00C22A5A">
      <w:pPr>
        <w:pStyle w:val="Caption"/>
        <w:keepNext/>
      </w:pPr>
      <w:bookmarkStart w:id="45" w:name="_Ref211431913"/>
      <w:bookmarkStart w:id="46" w:name="_Toc212194958"/>
      <w:r w:rsidRPr="007C5752">
        <w:t xml:space="preserve">Table </w:t>
      </w:r>
      <w:r w:rsidRPr="007C5752">
        <w:fldChar w:fldCharType="begin"/>
      </w:r>
      <w:r w:rsidRPr="007C5752">
        <w:instrText xml:space="preserve"> SEQ Table \* ARABIC </w:instrText>
      </w:r>
      <w:r w:rsidRPr="007C5752">
        <w:fldChar w:fldCharType="separate"/>
      </w:r>
      <w:r w:rsidR="00A63B38">
        <w:rPr>
          <w:noProof/>
        </w:rPr>
        <w:t>1</w:t>
      </w:r>
      <w:r w:rsidRPr="007C5752">
        <w:fldChar w:fldCharType="end"/>
      </w:r>
      <w:bookmarkEnd w:id="45"/>
      <w:r w:rsidRPr="007C5752">
        <w:t xml:space="preserve"> Ma</w:t>
      </w:r>
      <w:r w:rsidR="003148D9" w:rsidRPr="007C5752">
        <w:t>in</w:t>
      </w:r>
      <w:r w:rsidRPr="007C5752">
        <w:t xml:space="preserve"> </w:t>
      </w:r>
      <w:r w:rsidR="00C1642A" w:rsidRPr="007C5752">
        <w:t>i</w:t>
      </w:r>
      <w:r w:rsidRPr="007C5752">
        <w:t xml:space="preserve">nterfacing and </w:t>
      </w:r>
      <w:r w:rsidR="00C1642A" w:rsidRPr="007C5752">
        <w:t>helium</w:t>
      </w:r>
      <w:r w:rsidRPr="007C5752">
        <w:t xml:space="preserve"> transport lines</w:t>
      </w:r>
      <w:bookmarkEnd w:id="46"/>
    </w:p>
    <w:tbl>
      <w:tblPr>
        <w:tblStyle w:val="TableGrid2"/>
        <w:tblW w:w="0" w:type="auto"/>
        <w:tblLook w:val="04A0" w:firstRow="1" w:lastRow="0" w:firstColumn="1" w:lastColumn="0" w:noHBand="0" w:noVBand="1"/>
      </w:tblPr>
      <w:tblGrid>
        <w:gridCol w:w="1393"/>
        <w:gridCol w:w="1746"/>
        <w:gridCol w:w="3175"/>
        <w:gridCol w:w="3416"/>
      </w:tblGrid>
      <w:tr w:rsidR="00C22A5A" w:rsidRPr="007C5752" w14:paraId="390829BD" w14:textId="77777777" w:rsidTr="00A434D8">
        <w:tc>
          <w:tcPr>
            <w:tcW w:w="0" w:type="auto"/>
            <w:shd w:val="clear" w:color="auto" w:fill="EBD9ED" w:themeFill="accent2" w:themeFillTint="33"/>
            <w:hideMark/>
          </w:tcPr>
          <w:p w14:paraId="4C4B6A22" w14:textId="77777777" w:rsidR="00C22A5A" w:rsidRPr="007C5752" w:rsidRDefault="00C22A5A" w:rsidP="00A434D8">
            <w:pPr>
              <w:jc w:val="center"/>
              <w:rPr>
                <w:rFonts w:ascii="Aptos" w:hAnsi="Aptos"/>
                <w:b/>
                <w:bCs/>
                <w:color w:val="562873" w:themeColor="accent1"/>
                <w:sz w:val="18"/>
                <w:szCs w:val="18"/>
              </w:rPr>
            </w:pPr>
            <w:r w:rsidRPr="007C5752">
              <w:rPr>
                <w:rFonts w:ascii="Aptos" w:hAnsi="Aptos"/>
                <w:b/>
                <w:bCs/>
                <w:color w:val="562873" w:themeColor="accent1"/>
                <w:sz w:val="18"/>
                <w:szCs w:val="18"/>
              </w:rPr>
              <w:t>Family</w:t>
            </w:r>
          </w:p>
        </w:tc>
        <w:tc>
          <w:tcPr>
            <w:tcW w:w="0" w:type="auto"/>
            <w:shd w:val="clear" w:color="auto" w:fill="EBD9ED" w:themeFill="accent2" w:themeFillTint="33"/>
            <w:hideMark/>
          </w:tcPr>
          <w:p w14:paraId="043368CE" w14:textId="77777777" w:rsidR="00C22A5A" w:rsidRPr="007C5752" w:rsidRDefault="00C22A5A" w:rsidP="00A434D8">
            <w:pPr>
              <w:jc w:val="center"/>
              <w:rPr>
                <w:rFonts w:ascii="Aptos" w:hAnsi="Aptos"/>
                <w:b/>
                <w:bCs/>
                <w:color w:val="562873" w:themeColor="accent1"/>
                <w:sz w:val="18"/>
                <w:szCs w:val="18"/>
              </w:rPr>
            </w:pPr>
            <w:r w:rsidRPr="007C5752">
              <w:rPr>
                <w:rFonts w:ascii="Aptos" w:hAnsi="Aptos"/>
                <w:b/>
                <w:bCs/>
                <w:color w:val="562873" w:themeColor="accent1"/>
                <w:sz w:val="18"/>
                <w:szCs w:val="18"/>
              </w:rPr>
              <w:t>Constituents</w:t>
            </w:r>
          </w:p>
        </w:tc>
        <w:tc>
          <w:tcPr>
            <w:tcW w:w="0" w:type="auto"/>
            <w:shd w:val="clear" w:color="auto" w:fill="EBD9ED" w:themeFill="accent2" w:themeFillTint="33"/>
            <w:hideMark/>
          </w:tcPr>
          <w:p w14:paraId="43486121" w14:textId="77777777" w:rsidR="00C22A5A" w:rsidRPr="007C5752" w:rsidRDefault="00C22A5A" w:rsidP="00A434D8">
            <w:pPr>
              <w:jc w:val="center"/>
              <w:rPr>
                <w:rFonts w:ascii="Aptos" w:hAnsi="Aptos"/>
                <w:b/>
                <w:bCs/>
                <w:color w:val="562873" w:themeColor="accent1"/>
                <w:sz w:val="18"/>
                <w:szCs w:val="18"/>
              </w:rPr>
            </w:pPr>
            <w:r w:rsidRPr="007C5752">
              <w:rPr>
                <w:rFonts w:ascii="Aptos" w:hAnsi="Aptos"/>
                <w:b/>
                <w:bCs/>
                <w:color w:val="562873" w:themeColor="accent1"/>
                <w:sz w:val="18"/>
                <w:szCs w:val="18"/>
              </w:rPr>
              <w:t>Functional role</w:t>
            </w:r>
          </w:p>
        </w:tc>
        <w:tc>
          <w:tcPr>
            <w:tcW w:w="0" w:type="auto"/>
            <w:shd w:val="clear" w:color="auto" w:fill="EBD9ED" w:themeFill="accent2" w:themeFillTint="33"/>
            <w:hideMark/>
          </w:tcPr>
          <w:p w14:paraId="4AC314F7" w14:textId="77777777" w:rsidR="00C22A5A" w:rsidRPr="007C5752" w:rsidRDefault="00C22A5A" w:rsidP="00A434D8">
            <w:pPr>
              <w:jc w:val="center"/>
              <w:rPr>
                <w:rFonts w:ascii="Aptos" w:hAnsi="Aptos"/>
                <w:b/>
                <w:bCs/>
                <w:color w:val="562873" w:themeColor="accent1"/>
                <w:sz w:val="18"/>
                <w:szCs w:val="18"/>
              </w:rPr>
            </w:pPr>
            <w:r w:rsidRPr="007C5752">
              <w:rPr>
                <w:rFonts w:ascii="Aptos" w:hAnsi="Aptos"/>
                <w:b/>
                <w:bCs/>
                <w:color w:val="562873" w:themeColor="accent1"/>
                <w:sz w:val="18"/>
                <w:szCs w:val="18"/>
              </w:rPr>
              <w:t>Participation in cryogenic cycle</w:t>
            </w:r>
          </w:p>
        </w:tc>
      </w:tr>
      <w:tr w:rsidR="00C22A5A" w:rsidRPr="007C5752" w14:paraId="59539DD7" w14:textId="77777777" w:rsidTr="00A434D8">
        <w:tc>
          <w:tcPr>
            <w:tcW w:w="0" w:type="auto"/>
            <w:shd w:val="clear" w:color="auto" w:fill="EBD9ED" w:themeFill="accent2" w:themeFillTint="33"/>
            <w:hideMark/>
          </w:tcPr>
          <w:p w14:paraId="0936019E" w14:textId="77777777" w:rsidR="00C22A5A" w:rsidRPr="007C5752" w:rsidRDefault="00C22A5A" w:rsidP="00A434D8">
            <w:pPr>
              <w:jc w:val="center"/>
              <w:rPr>
                <w:rStyle w:val="Strong"/>
                <w:rFonts w:ascii="Aptos" w:hAnsi="Aptos"/>
                <w:sz w:val="18"/>
                <w:szCs w:val="18"/>
              </w:rPr>
            </w:pPr>
            <w:r w:rsidRPr="007C5752">
              <w:rPr>
                <w:rStyle w:val="Strong"/>
                <w:rFonts w:ascii="Aptos" w:hAnsi="Aptos"/>
                <w:sz w:val="18"/>
                <w:szCs w:val="18"/>
              </w:rPr>
              <w:t>Cryogenic distribution lines</w:t>
            </w:r>
          </w:p>
        </w:tc>
        <w:tc>
          <w:tcPr>
            <w:tcW w:w="0" w:type="auto"/>
            <w:hideMark/>
          </w:tcPr>
          <w:p w14:paraId="77E8C896" w14:textId="77777777" w:rsidR="00C22A5A" w:rsidRPr="007C5752" w:rsidRDefault="00C22A5A" w:rsidP="00A434D8">
            <w:pPr>
              <w:jc w:val="center"/>
              <w:rPr>
                <w:rStyle w:val="Strong"/>
                <w:rFonts w:ascii="Aptos" w:hAnsi="Aptos"/>
                <w:b w:val="0"/>
                <w:bCs/>
                <w:color w:val="000000" w:themeColor="text1"/>
                <w:sz w:val="18"/>
                <w:szCs w:val="18"/>
              </w:rPr>
            </w:pPr>
            <w:r w:rsidRPr="007C5752">
              <w:rPr>
                <w:rStyle w:val="Strong"/>
                <w:rFonts w:ascii="Aptos" w:hAnsi="Aptos"/>
                <w:b w:val="0"/>
                <w:bCs/>
                <w:color w:val="000000" w:themeColor="text1"/>
                <w:sz w:val="18"/>
                <w:szCs w:val="18"/>
              </w:rPr>
              <w:t>QRB.A, QRB.B, QRB.D, QRB.E</w:t>
            </w:r>
          </w:p>
        </w:tc>
        <w:tc>
          <w:tcPr>
            <w:tcW w:w="0" w:type="auto"/>
            <w:hideMark/>
          </w:tcPr>
          <w:p w14:paraId="3864198E"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Deliver 4.5 K SHE, return 2 K vapor, and supply/return 40/60 K thermal-shield flow</w:t>
            </w:r>
          </w:p>
        </w:tc>
        <w:tc>
          <w:tcPr>
            <w:tcW w:w="0" w:type="auto"/>
            <w:hideMark/>
          </w:tcPr>
          <w:p w14:paraId="73352830"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Yes – core refrigeration circuits.  Coldbox room transfer from QLM to QRB</w:t>
            </w:r>
          </w:p>
        </w:tc>
      </w:tr>
      <w:tr w:rsidR="00C22A5A" w:rsidRPr="007C5752" w14:paraId="4E051F53" w14:textId="77777777" w:rsidTr="00A434D8">
        <w:tc>
          <w:tcPr>
            <w:tcW w:w="0" w:type="auto"/>
            <w:shd w:val="clear" w:color="auto" w:fill="EBD9ED" w:themeFill="accent2" w:themeFillTint="33"/>
            <w:hideMark/>
          </w:tcPr>
          <w:p w14:paraId="77DB2A3A" w14:textId="77777777" w:rsidR="00C22A5A" w:rsidRPr="007C5752" w:rsidRDefault="00C22A5A" w:rsidP="00A434D8">
            <w:pPr>
              <w:jc w:val="center"/>
              <w:rPr>
                <w:rStyle w:val="Strong"/>
                <w:rFonts w:ascii="Aptos" w:hAnsi="Aptos"/>
                <w:sz w:val="18"/>
                <w:szCs w:val="18"/>
              </w:rPr>
            </w:pPr>
            <w:r w:rsidRPr="007C5752">
              <w:rPr>
                <w:rStyle w:val="Strong"/>
                <w:rFonts w:ascii="Aptos" w:hAnsi="Aptos"/>
                <w:sz w:val="18"/>
                <w:szCs w:val="18"/>
              </w:rPr>
              <w:t>Warm line interfaces</w:t>
            </w:r>
          </w:p>
        </w:tc>
        <w:tc>
          <w:tcPr>
            <w:tcW w:w="0" w:type="auto"/>
            <w:hideMark/>
          </w:tcPr>
          <w:p w14:paraId="2DEFED34" w14:textId="77777777" w:rsidR="00C22A5A" w:rsidRPr="007C5752" w:rsidRDefault="00C22A5A" w:rsidP="00A434D8">
            <w:pPr>
              <w:jc w:val="center"/>
              <w:rPr>
                <w:rStyle w:val="Strong"/>
                <w:rFonts w:ascii="Aptos" w:hAnsi="Aptos"/>
                <w:b w:val="0"/>
                <w:bCs/>
                <w:color w:val="000000" w:themeColor="text1"/>
                <w:sz w:val="18"/>
                <w:szCs w:val="18"/>
              </w:rPr>
            </w:pPr>
            <w:r w:rsidRPr="007C5752">
              <w:rPr>
                <w:rStyle w:val="Strong"/>
                <w:rFonts w:ascii="Aptos" w:hAnsi="Aptos"/>
                <w:b w:val="0"/>
                <w:bCs/>
                <w:color w:val="000000" w:themeColor="text1"/>
                <w:sz w:val="18"/>
                <w:szCs w:val="18"/>
              </w:rPr>
              <w:t>QINFRA.U, QINFRA.W, QINFRA.S</w:t>
            </w:r>
          </w:p>
        </w:tc>
        <w:tc>
          <w:tcPr>
            <w:tcW w:w="0" w:type="auto"/>
            <w:hideMark/>
          </w:tcPr>
          <w:p w14:paraId="686BC0BA"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Utility GHe (U), warm coupler return (W), safety/vent path (S)</w:t>
            </w:r>
          </w:p>
        </w:tc>
        <w:tc>
          <w:tcPr>
            <w:tcW w:w="0" w:type="auto"/>
            <w:hideMark/>
          </w:tcPr>
          <w:p w14:paraId="08CD7B70"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Partial – only W carries a steady liquefaction load; U and S are utility / contingency</w:t>
            </w:r>
          </w:p>
        </w:tc>
      </w:tr>
      <w:tr w:rsidR="00C22A5A" w:rsidRPr="007C5752" w14:paraId="354677AC" w14:textId="77777777" w:rsidTr="00A434D8">
        <w:tc>
          <w:tcPr>
            <w:tcW w:w="0" w:type="auto"/>
            <w:shd w:val="clear" w:color="auto" w:fill="EBD9ED" w:themeFill="accent2" w:themeFillTint="33"/>
            <w:hideMark/>
          </w:tcPr>
          <w:p w14:paraId="358F905D" w14:textId="77777777" w:rsidR="00C22A5A" w:rsidRPr="007C5752" w:rsidRDefault="00C22A5A" w:rsidP="00A434D8">
            <w:pPr>
              <w:jc w:val="center"/>
              <w:rPr>
                <w:rStyle w:val="Strong"/>
                <w:rFonts w:ascii="Aptos" w:hAnsi="Aptos"/>
                <w:sz w:val="18"/>
                <w:szCs w:val="18"/>
              </w:rPr>
            </w:pPr>
            <w:r w:rsidRPr="007C5752">
              <w:rPr>
                <w:rStyle w:val="Strong"/>
                <w:rFonts w:ascii="Aptos" w:hAnsi="Aptos"/>
                <w:sz w:val="18"/>
                <w:szCs w:val="18"/>
              </w:rPr>
              <w:t>Internal plant headers</w:t>
            </w:r>
          </w:p>
        </w:tc>
        <w:tc>
          <w:tcPr>
            <w:tcW w:w="0" w:type="auto"/>
            <w:hideMark/>
          </w:tcPr>
          <w:p w14:paraId="5FA21820" w14:textId="77777777" w:rsidR="00C22A5A" w:rsidRPr="007C5752" w:rsidRDefault="00C22A5A" w:rsidP="00A434D8">
            <w:pPr>
              <w:jc w:val="center"/>
              <w:rPr>
                <w:rStyle w:val="Strong"/>
                <w:rFonts w:ascii="Aptos" w:hAnsi="Aptos"/>
                <w:b w:val="0"/>
                <w:bCs/>
                <w:color w:val="000000" w:themeColor="text1"/>
                <w:sz w:val="18"/>
                <w:szCs w:val="18"/>
              </w:rPr>
            </w:pPr>
            <w:r w:rsidRPr="007C5752">
              <w:rPr>
                <w:rStyle w:val="Strong"/>
                <w:rFonts w:ascii="Aptos" w:hAnsi="Aptos"/>
                <w:b w:val="0"/>
                <w:bCs/>
                <w:color w:val="000000" w:themeColor="text1"/>
                <w:sz w:val="18"/>
                <w:szCs w:val="18"/>
              </w:rPr>
              <w:t xml:space="preserve">WCS.HP, </w:t>
            </w:r>
            <w:r w:rsidRPr="007C5752">
              <w:rPr>
                <w:rStyle w:val="Strong"/>
                <w:rFonts w:ascii="Aptos" w:hAnsi="Aptos"/>
                <w:b w:val="0"/>
                <w:bCs/>
                <w:color w:val="000000" w:themeColor="text1"/>
                <w:sz w:val="18"/>
                <w:szCs w:val="18"/>
              </w:rPr>
              <w:br/>
              <w:t xml:space="preserve">WCS.LP, </w:t>
            </w:r>
            <w:r w:rsidRPr="007C5752">
              <w:rPr>
                <w:rStyle w:val="Strong"/>
                <w:rFonts w:ascii="Aptos" w:hAnsi="Aptos"/>
                <w:b w:val="0"/>
                <w:bCs/>
                <w:color w:val="000000" w:themeColor="text1"/>
                <w:sz w:val="18"/>
                <w:szCs w:val="18"/>
              </w:rPr>
              <w:br/>
              <w:t>WCS.VLP</w:t>
            </w:r>
          </w:p>
        </w:tc>
        <w:tc>
          <w:tcPr>
            <w:tcW w:w="0" w:type="auto"/>
            <w:hideMark/>
          </w:tcPr>
          <w:p w14:paraId="68846362"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HP feed to QRB, LP return, VLP suction; traverse multiple rooms and floor levels</w:t>
            </w:r>
          </w:p>
        </w:tc>
        <w:tc>
          <w:tcPr>
            <w:tcW w:w="0" w:type="auto"/>
            <w:hideMark/>
          </w:tcPr>
          <w:p w14:paraId="39E585B0" w14:textId="77777777" w:rsidR="00C22A5A" w:rsidRPr="007C5752" w:rsidRDefault="00C22A5A" w:rsidP="00A434D8">
            <w:pPr>
              <w:jc w:val="center"/>
              <w:rPr>
                <w:rFonts w:ascii="Aptos" w:hAnsi="Aptos"/>
                <w:color w:val="000000" w:themeColor="text1"/>
                <w:sz w:val="18"/>
                <w:szCs w:val="18"/>
              </w:rPr>
            </w:pPr>
            <w:r w:rsidRPr="007C5752">
              <w:rPr>
                <w:rFonts w:ascii="Aptos" w:hAnsi="Aptos"/>
                <w:color w:val="000000" w:themeColor="text1"/>
                <w:sz w:val="18"/>
                <w:szCs w:val="18"/>
              </w:rPr>
              <w:t>Internal only, nevertheless routed through civil interfaces and therefore listed for coordination</w:t>
            </w:r>
          </w:p>
        </w:tc>
      </w:tr>
    </w:tbl>
    <w:p w14:paraId="6B69C6F1" w14:textId="3AF4C173" w:rsidR="00C22A5A" w:rsidRPr="007C5752" w:rsidRDefault="003B5AA6" w:rsidP="00C22A5A">
      <w:pPr>
        <w:pStyle w:val="regular"/>
      </w:pPr>
      <w:r w:rsidRPr="007C5752">
        <w:t xml:space="preserve">QINFRA.W </w:t>
      </w:r>
      <w:r w:rsidR="00C22A5A" w:rsidRPr="007C5752">
        <w:t xml:space="preserve">is the only warm return in normal operation and represents the liquefaction load for the QPLANT.  </w:t>
      </w:r>
      <w:r w:rsidRPr="007C5752">
        <w:t>T</w:t>
      </w:r>
      <w:r w:rsidR="00C22A5A" w:rsidRPr="007C5752">
        <w:t xml:space="preserve">his represents </w:t>
      </w:r>
      <w:r w:rsidRPr="007C5752">
        <w:t>~</w:t>
      </w:r>
      <w:r w:rsidR="00C22A5A" w:rsidRPr="007C5752">
        <w:t xml:space="preserve"> 4 % of the He</w:t>
      </w:r>
      <w:r w:rsidRPr="007C5752">
        <w:t>lium</w:t>
      </w:r>
      <w:r w:rsidR="00C22A5A" w:rsidRPr="007C5752">
        <w:t xml:space="preserve"> supplied </w:t>
      </w:r>
      <w:r w:rsidRPr="007C5752">
        <w:t>by the</w:t>
      </w:r>
      <w:r w:rsidR="00C22A5A" w:rsidRPr="007C5752">
        <w:t xml:space="preserve"> QPLANT </w:t>
      </w:r>
      <w:r w:rsidRPr="007C5752">
        <w:t>to the QCELL</w:t>
      </w:r>
      <w:r w:rsidR="00C22A5A" w:rsidRPr="007C5752">
        <w:t xml:space="preserve"> via the A-Line in nominal operation. </w:t>
      </w:r>
    </w:p>
    <w:p w14:paraId="5401F400" w14:textId="0DB2ED12" w:rsidR="00C22A5A" w:rsidRPr="007C5752" w:rsidRDefault="00C22A5A" w:rsidP="00C22A5A">
      <w:pPr>
        <w:pStyle w:val="regular"/>
      </w:pPr>
      <w:r w:rsidRPr="007C5752">
        <w:t>QINFRA</w:t>
      </w:r>
      <w:r w:rsidR="00C1642A" w:rsidRPr="007C5752">
        <w:t>.</w:t>
      </w:r>
      <w:r w:rsidRPr="007C5752">
        <w:t>U is an ad-hoc utility supply and does not participate in the closed helium cycle under normal conditions.</w:t>
      </w:r>
      <w:r w:rsidR="003B5AA6" w:rsidRPr="007C5752">
        <w:br/>
      </w:r>
      <w:r w:rsidRPr="007C5752">
        <w:br/>
        <w:t>QINFRA</w:t>
      </w:r>
      <w:r w:rsidR="00C1642A" w:rsidRPr="007C5752">
        <w:t>.</w:t>
      </w:r>
      <w:r w:rsidRPr="007C5752">
        <w:t xml:space="preserve">S is a safety </w:t>
      </w:r>
      <w:r w:rsidR="003B5AA6" w:rsidRPr="007C5752">
        <w:t>l</w:t>
      </w:r>
      <w:r w:rsidRPr="007C5752">
        <w:t>ine used during abnormal or emergency events to protect system integrity (e.g., cold-box overpressure).  It routes the discharged gas to the LP suction interface of the HP compression stage, from which it is reintegrated into the WCS</w:t>
      </w:r>
      <w:r w:rsidR="003B5AA6" w:rsidRPr="007C5752">
        <w:t>.</w:t>
      </w:r>
      <w:r w:rsidRPr="007C5752">
        <w:t>HP header, preserving helium inventory, and ensuring pressure relief.</w:t>
      </w:r>
    </w:p>
    <w:p w14:paraId="68888E28" w14:textId="77777777" w:rsidR="003148D9" w:rsidRPr="007C5752" w:rsidRDefault="003148D9" w:rsidP="00037A5E">
      <w:pPr>
        <w:rPr>
          <w:lang w:eastAsia="fr-FR"/>
        </w:rPr>
        <w:sectPr w:rsidR="003148D9" w:rsidRPr="007C5752" w:rsidSect="007D7DE1">
          <w:pgSz w:w="11906" w:h="16838" w:code="9"/>
          <w:pgMar w:top="1083" w:right="1083" w:bottom="1083" w:left="1083" w:header="624" w:footer="147" w:gutter="0"/>
          <w:cols w:space="708"/>
          <w:formProt w:val="0"/>
          <w:docGrid w:linePitch="360"/>
        </w:sectPr>
      </w:pPr>
    </w:p>
    <w:p w14:paraId="05F6E68E" w14:textId="21672860" w:rsidR="003148D9" w:rsidRPr="007C5752" w:rsidRDefault="008618E2" w:rsidP="003148D9">
      <w:pPr>
        <w:keepNext/>
        <w:jc w:val="center"/>
      </w:pPr>
      <w:r w:rsidRPr="007C5752">
        <w:rPr>
          <w:noProof/>
        </w:rPr>
        <w:lastRenderedPageBreak/>
        <w:drawing>
          <wp:inline distT="0" distB="0" distL="0" distR="0" wp14:anchorId="5EE23B1A" wp14:editId="0900EAF5">
            <wp:extent cx="8747008" cy="6247180"/>
            <wp:effectExtent l="0" t="0" r="0" b="1270"/>
            <wp:docPr id="94478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68050" cy="6262209"/>
                    </a:xfrm>
                    <a:prstGeom prst="rect">
                      <a:avLst/>
                    </a:prstGeom>
                    <a:noFill/>
                    <a:ln>
                      <a:noFill/>
                    </a:ln>
                  </pic:spPr>
                </pic:pic>
              </a:graphicData>
            </a:graphic>
          </wp:inline>
        </w:drawing>
      </w:r>
    </w:p>
    <w:p w14:paraId="59C280E0" w14:textId="32C1AD63" w:rsidR="002474A9" w:rsidRPr="007C5752" w:rsidRDefault="002B49EE" w:rsidP="002474A9">
      <w:pPr>
        <w:pStyle w:val="Caption"/>
        <w:sectPr w:rsidR="002474A9" w:rsidRPr="007C5752" w:rsidSect="008618E2">
          <w:pgSz w:w="16838" w:h="11906" w:orient="landscape" w:code="9"/>
          <w:pgMar w:top="720" w:right="720" w:bottom="720" w:left="720" w:header="170" w:footer="0" w:gutter="0"/>
          <w:cols w:space="708"/>
          <w:formProt w:val="0"/>
          <w:docGrid w:linePitch="360"/>
        </w:sectPr>
      </w:pPr>
      <w:bookmarkStart w:id="47" w:name="_Ref209530150"/>
      <w:bookmarkStart w:id="48" w:name="_Toc212194947"/>
      <w:r w:rsidRPr="007C5752">
        <w:t xml:space="preserve">Figure </w:t>
      </w:r>
      <w:r w:rsidRPr="007C5752">
        <w:fldChar w:fldCharType="begin"/>
      </w:r>
      <w:r w:rsidRPr="007C5752">
        <w:instrText xml:space="preserve"> SEQ Figure \* ARABIC </w:instrText>
      </w:r>
      <w:r w:rsidRPr="007C5752">
        <w:fldChar w:fldCharType="separate"/>
      </w:r>
      <w:r w:rsidR="00A63B38">
        <w:rPr>
          <w:noProof/>
        </w:rPr>
        <w:t>4</w:t>
      </w:r>
      <w:r w:rsidRPr="007C5752">
        <w:fldChar w:fldCharType="end"/>
      </w:r>
      <w:bookmarkEnd w:id="47"/>
      <w:r w:rsidRPr="007C5752">
        <w:t xml:space="preserve"> QPLANT’s simplified Process Flow Diagram</w:t>
      </w:r>
      <w:bookmarkEnd w:id="48"/>
      <w:r w:rsidR="002474A9" w:rsidRPr="007C5752">
        <w:tab/>
      </w:r>
    </w:p>
    <w:p w14:paraId="0605F32D" w14:textId="0063377F" w:rsidR="006B478D" w:rsidRPr="007C5752" w:rsidRDefault="006B478D" w:rsidP="000C0A16">
      <w:pPr>
        <w:pStyle w:val="Heading2numbered"/>
        <w:outlineLvl w:val="0"/>
      </w:pPr>
      <w:bookmarkStart w:id="49" w:name="_Toc200491763"/>
      <w:bookmarkStart w:id="50" w:name="_Toc202536076"/>
      <w:bookmarkStart w:id="51" w:name="_Toc202536864"/>
      <w:bookmarkStart w:id="52" w:name="_Toc212194816"/>
      <w:r w:rsidRPr="007C5752">
        <w:lastRenderedPageBreak/>
        <w:t xml:space="preserve">Introduction to </w:t>
      </w:r>
      <w:r w:rsidR="00322EA4" w:rsidRPr="007C5752">
        <w:t xml:space="preserve">QPLANT Control </w:t>
      </w:r>
      <w:r w:rsidR="00C662B4" w:rsidRPr="007C5752">
        <w:t xml:space="preserve">&amp; Interlock </w:t>
      </w:r>
      <w:r w:rsidR="00322EA4" w:rsidRPr="007C5752">
        <w:t xml:space="preserve">System, </w:t>
      </w:r>
      <w:r w:rsidRPr="007C5752">
        <w:t>CIS</w:t>
      </w:r>
      <w:bookmarkEnd w:id="49"/>
      <w:bookmarkEnd w:id="50"/>
      <w:bookmarkEnd w:id="51"/>
      <w:r w:rsidR="00322EA4" w:rsidRPr="007C5752">
        <w:t xml:space="preserve"> services and infrastructure.</w:t>
      </w:r>
      <w:bookmarkEnd w:id="52"/>
    </w:p>
    <w:p w14:paraId="312D4A4D" w14:textId="666FABFC" w:rsidR="00BF06BD" w:rsidRPr="007C5752" w:rsidRDefault="00BF06BD" w:rsidP="00322EA4">
      <w:pPr>
        <w:pStyle w:val="regular"/>
        <w:rPr>
          <w:szCs w:val="20"/>
        </w:rPr>
      </w:pPr>
      <w:bookmarkStart w:id="53" w:name="_Hlk212090777"/>
      <w:r w:rsidRPr="007C5752">
        <w:rPr>
          <w:szCs w:val="20"/>
        </w:rPr>
        <w:t>The QPLANT Control &amp; Interlock System (QPLANT:CIS) shall manage all internal process operations and local safety functions of the QPLANT.  It comprises the WCS-room PLC, the QRB-room PLC, and a Test and Development Station that physically and functionally mirrors the QPLANT:CIS hardware</w:t>
      </w:r>
    </w:p>
    <w:p w14:paraId="410C6CFD" w14:textId="26041428" w:rsidR="00C00828" w:rsidRPr="007C5752" w:rsidRDefault="00C00828" w:rsidP="00C00828">
      <w:pPr>
        <w:pStyle w:val="regular"/>
        <w:rPr>
          <w:szCs w:val="20"/>
        </w:rPr>
      </w:pPr>
      <w:r w:rsidRPr="007C5752">
        <w:rPr>
          <w:szCs w:val="20"/>
        </w:rPr>
        <w:t xml:space="preserve">The </w:t>
      </w:r>
      <w:r w:rsidR="00300BD0" w:rsidRPr="007C5752">
        <w:rPr>
          <w:szCs w:val="20"/>
        </w:rPr>
        <w:t xml:space="preserve">MINERVA </w:t>
      </w:r>
      <w:r w:rsidRPr="007C5752">
        <w:rPr>
          <w:szCs w:val="20"/>
        </w:rPr>
        <w:t xml:space="preserve">Control and Interlock System (CIS) consists of the following </w:t>
      </w:r>
      <w:r w:rsidR="00551CF0" w:rsidRPr="007C5752">
        <w:rPr>
          <w:szCs w:val="20"/>
        </w:rPr>
        <w:t>two</w:t>
      </w:r>
      <w:r w:rsidRPr="007C5752">
        <w:rPr>
          <w:szCs w:val="20"/>
        </w:rPr>
        <w:t xml:space="preserve"> </w:t>
      </w:r>
      <w:r w:rsidR="009B653F" w:rsidRPr="007C5752">
        <w:rPr>
          <w:szCs w:val="20"/>
        </w:rPr>
        <w:t>parts</w:t>
      </w:r>
      <w:r w:rsidR="00551CF0" w:rsidRPr="007C5752">
        <w:rPr>
          <w:szCs w:val="20"/>
        </w:rPr>
        <w:t>:</w:t>
      </w:r>
    </w:p>
    <w:p w14:paraId="39ED5663" w14:textId="6150DBC7" w:rsidR="00C00828" w:rsidRPr="007C5752" w:rsidRDefault="00040980" w:rsidP="00E46CCE">
      <w:pPr>
        <w:pStyle w:val="BulletListNormal"/>
        <w:rPr>
          <w:sz w:val="20"/>
          <w:szCs w:val="20"/>
          <w:lang w:val="en-GB"/>
        </w:rPr>
      </w:pPr>
      <w:r w:rsidRPr="007C5752">
        <w:rPr>
          <w:sz w:val="20"/>
          <w:szCs w:val="20"/>
          <w:lang w:val="en-GB"/>
        </w:rPr>
        <w:t>MINERVA Contro</w:t>
      </w:r>
      <w:r w:rsidR="00DE0E0B" w:rsidRPr="007C5752">
        <w:rPr>
          <w:sz w:val="20"/>
          <w:szCs w:val="20"/>
          <w:lang w:val="en-GB"/>
        </w:rPr>
        <w:t>l</w:t>
      </w:r>
      <w:r w:rsidRPr="007C5752">
        <w:rPr>
          <w:sz w:val="20"/>
          <w:szCs w:val="20"/>
          <w:lang w:val="en-GB"/>
        </w:rPr>
        <w:t xml:space="preserve"> System (</w:t>
      </w:r>
      <w:r w:rsidR="00C00828" w:rsidRPr="007C5752">
        <w:rPr>
          <w:sz w:val="20"/>
          <w:szCs w:val="20"/>
          <w:lang w:val="en-GB"/>
        </w:rPr>
        <w:t>MCS</w:t>
      </w:r>
      <w:r w:rsidRPr="007C5752">
        <w:rPr>
          <w:sz w:val="20"/>
          <w:szCs w:val="20"/>
          <w:lang w:val="en-GB"/>
        </w:rPr>
        <w:t>)</w:t>
      </w:r>
      <w:r w:rsidR="00C00828" w:rsidRPr="007C5752">
        <w:rPr>
          <w:sz w:val="20"/>
          <w:szCs w:val="20"/>
          <w:lang w:val="en-GB"/>
        </w:rPr>
        <w:t xml:space="preserve"> </w:t>
      </w:r>
      <w:r w:rsidR="002749A5" w:rsidRPr="007C5752">
        <w:rPr>
          <w:sz w:val="20"/>
          <w:szCs w:val="20"/>
          <w:lang w:val="en-GB"/>
        </w:rPr>
        <w:t>for the</w:t>
      </w:r>
      <w:r w:rsidR="00C00828" w:rsidRPr="007C5752">
        <w:rPr>
          <w:sz w:val="20"/>
          <w:szCs w:val="20"/>
          <w:lang w:val="en-GB"/>
        </w:rPr>
        <w:t xml:space="preserve"> control</w:t>
      </w:r>
      <w:r w:rsidR="00086D8E" w:rsidRPr="007C5752">
        <w:rPr>
          <w:sz w:val="20"/>
          <w:szCs w:val="20"/>
          <w:lang w:val="en-GB"/>
        </w:rPr>
        <w:t xml:space="preserve"> and monitoring</w:t>
      </w:r>
      <w:r w:rsidR="00C00828" w:rsidRPr="007C5752">
        <w:rPr>
          <w:sz w:val="20"/>
          <w:szCs w:val="20"/>
          <w:lang w:val="en-GB"/>
        </w:rPr>
        <w:t xml:space="preserve"> of all </w:t>
      </w:r>
      <w:r w:rsidR="00BF06BD" w:rsidRPr="007C5752">
        <w:rPr>
          <w:sz w:val="20"/>
          <w:szCs w:val="20"/>
          <w:lang w:val="en-GB"/>
        </w:rPr>
        <w:t xml:space="preserve">accelerator components (including QCELL) and interfaces with QPLANT:CIS. </w:t>
      </w:r>
    </w:p>
    <w:p w14:paraId="627FB06A" w14:textId="3A1A885B" w:rsidR="009E01A4" w:rsidRPr="007C5752" w:rsidRDefault="00DE0E0B" w:rsidP="00E46CCE">
      <w:pPr>
        <w:pStyle w:val="BulletListNormal"/>
        <w:rPr>
          <w:sz w:val="20"/>
          <w:szCs w:val="20"/>
          <w:lang w:val="en-GB"/>
        </w:rPr>
      </w:pPr>
      <w:r w:rsidRPr="007C5752">
        <w:rPr>
          <w:sz w:val="20"/>
          <w:szCs w:val="20"/>
          <w:lang w:val="en-GB"/>
        </w:rPr>
        <w:t>MINERVA Interlock System (</w:t>
      </w:r>
      <w:r w:rsidR="00AC2B7F" w:rsidRPr="007C5752">
        <w:rPr>
          <w:sz w:val="20"/>
          <w:szCs w:val="20"/>
          <w:lang w:val="en-GB"/>
        </w:rPr>
        <w:t>MIS</w:t>
      </w:r>
      <w:r w:rsidRPr="007C5752">
        <w:rPr>
          <w:sz w:val="20"/>
          <w:szCs w:val="20"/>
          <w:lang w:val="en-GB"/>
        </w:rPr>
        <w:t>)</w:t>
      </w:r>
      <w:r w:rsidR="00AC2B7F" w:rsidRPr="007C5752">
        <w:rPr>
          <w:sz w:val="20"/>
          <w:szCs w:val="20"/>
          <w:lang w:val="en-GB"/>
        </w:rPr>
        <w:t xml:space="preserve"> </w:t>
      </w:r>
      <w:r w:rsidR="00BF06BD" w:rsidRPr="007C5752">
        <w:rPr>
          <w:sz w:val="20"/>
          <w:szCs w:val="20"/>
          <w:lang w:val="en-GB"/>
        </w:rPr>
        <w:t xml:space="preserve">executes machine and personal protection interlocks and </w:t>
      </w:r>
      <w:r w:rsidR="009E01A4" w:rsidRPr="007C5752">
        <w:rPr>
          <w:sz w:val="20"/>
          <w:szCs w:val="20"/>
          <w:lang w:val="en-GB"/>
        </w:rPr>
        <w:t>is split into two parts:</w:t>
      </w:r>
    </w:p>
    <w:p w14:paraId="58DCFBD8" w14:textId="1A58DA8C" w:rsidR="005E67FD" w:rsidRPr="007C5752" w:rsidRDefault="009E01A4" w:rsidP="00E46CCE">
      <w:pPr>
        <w:pStyle w:val="BulletListNormal"/>
        <w:numPr>
          <w:ilvl w:val="1"/>
          <w:numId w:val="4"/>
        </w:numPr>
        <w:rPr>
          <w:sz w:val="20"/>
          <w:szCs w:val="20"/>
          <w:lang w:val="en-GB"/>
        </w:rPr>
      </w:pPr>
      <w:r w:rsidRPr="007C5752">
        <w:rPr>
          <w:sz w:val="20"/>
          <w:szCs w:val="20"/>
          <w:lang w:val="en-GB"/>
        </w:rPr>
        <w:t>DIS for machine protection</w:t>
      </w:r>
      <w:r w:rsidR="005B3FA6" w:rsidRPr="007C5752">
        <w:rPr>
          <w:sz w:val="20"/>
          <w:szCs w:val="20"/>
          <w:lang w:val="en-GB"/>
        </w:rPr>
        <w:t>:</w:t>
      </w:r>
      <w:r w:rsidRPr="007C5752">
        <w:rPr>
          <w:sz w:val="20"/>
          <w:szCs w:val="20"/>
          <w:lang w:val="en-GB"/>
        </w:rPr>
        <w:t xml:space="preserve"> </w:t>
      </w:r>
      <w:r w:rsidR="00AC2B7F" w:rsidRPr="007C5752">
        <w:rPr>
          <w:sz w:val="20"/>
          <w:szCs w:val="20"/>
          <w:lang w:val="en-GB"/>
        </w:rPr>
        <w:t xml:space="preserve">It </w:t>
      </w:r>
      <w:r w:rsidR="006D1392" w:rsidRPr="007C5752">
        <w:rPr>
          <w:sz w:val="20"/>
          <w:szCs w:val="20"/>
          <w:lang w:val="en-GB"/>
        </w:rPr>
        <w:t xml:space="preserve">is </w:t>
      </w:r>
      <w:r w:rsidR="00A70B7A" w:rsidRPr="007C5752">
        <w:rPr>
          <w:sz w:val="20"/>
          <w:szCs w:val="20"/>
          <w:lang w:val="en-GB"/>
        </w:rPr>
        <w:t>e.g.,</w:t>
      </w:r>
      <w:r w:rsidR="005B3FA6" w:rsidRPr="007C5752">
        <w:rPr>
          <w:sz w:val="20"/>
          <w:szCs w:val="20"/>
          <w:lang w:val="en-GB"/>
        </w:rPr>
        <w:t xml:space="preserve"> </w:t>
      </w:r>
      <w:r w:rsidR="006D1392" w:rsidRPr="007C5752">
        <w:rPr>
          <w:sz w:val="20"/>
          <w:szCs w:val="20"/>
          <w:lang w:val="en-GB"/>
        </w:rPr>
        <w:t xml:space="preserve">used to communicate any </w:t>
      </w:r>
      <w:r w:rsidR="00297CBF" w:rsidRPr="007C5752">
        <w:rPr>
          <w:sz w:val="20"/>
          <w:szCs w:val="20"/>
          <w:lang w:val="en-GB"/>
        </w:rPr>
        <w:t>machine protection relevant</w:t>
      </w:r>
      <w:r w:rsidR="005E67FD" w:rsidRPr="007C5752">
        <w:rPr>
          <w:sz w:val="20"/>
          <w:szCs w:val="20"/>
          <w:lang w:val="en-GB"/>
        </w:rPr>
        <w:t xml:space="preserve"> interlock from/to the QPLANT to/from QPLANT external systems, </w:t>
      </w:r>
      <w:r w:rsidR="00A70B7A" w:rsidRPr="007C5752">
        <w:rPr>
          <w:sz w:val="20"/>
          <w:szCs w:val="20"/>
          <w:lang w:val="en-GB"/>
        </w:rPr>
        <w:t>e.g.,</w:t>
      </w:r>
      <w:r w:rsidR="005E67FD" w:rsidRPr="007C5752">
        <w:rPr>
          <w:sz w:val="20"/>
          <w:szCs w:val="20"/>
          <w:lang w:val="en-GB"/>
        </w:rPr>
        <w:t xml:space="preserve"> loss of cooling water flow of the SCK CEN infrastructure, loss of insulation vacuum of the QMs.</w:t>
      </w:r>
    </w:p>
    <w:p w14:paraId="7A9A1BEF" w14:textId="200DE3C3" w:rsidR="002D2C29" w:rsidRPr="007C5752" w:rsidRDefault="002D2C29" w:rsidP="00E46CCE">
      <w:pPr>
        <w:pStyle w:val="BulletListNormal"/>
        <w:numPr>
          <w:ilvl w:val="1"/>
          <w:numId w:val="4"/>
        </w:numPr>
        <w:rPr>
          <w:sz w:val="20"/>
          <w:szCs w:val="20"/>
          <w:lang w:val="en-GB"/>
        </w:rPr>
      </w:pPr>
      <w:r w:rsidRPr="007C5752">
        <w:rPr>
          <w:sz w:val="20"/>
          <w:szCs w:val="20"/>
          <w:lang w:val="en-GB"/>
        </w:rPr>
        <w:t>PEPS for personal protection</w:t>
      </w:r>
      <w:r w:rsidR="009A6DD1" w:rsidRPr="007C5752">
        <w:rPr>
          <w:sz w:val="20"/>
          <w:szCs w:val="20"/>
          <w:lang w:val="en-GB"/>
        </w:rPr>
        <w:t xml:space="preserve">: It is </w:t>
      </w:r>
      <w:r w:rsidR="00A70B7A" w:rsidRPr="007C5752">
        <w:rPr>
          <w:sz w:val="20"/>
          <w:szCs w:val="20"/>
          <w:lang w:val="en-GB"/>
        </w:rPr>
        <w:t>e.g.,</w:t>
      </w:r>
      <w:r w:rsidR="009A6DD1" w:rsidRPr="007C5752">
        <w:rPr>
          <w:sz w:val="20"/>
          <w:szCs w:val="20"/>
          <w:lang w:val="en-GB"/>
        </w:rPr>
        <w:t xml:space="preserve"> used to communicate any personal protection relevant interlock from/to the QPLANT to/from QPLANT external systems </w:t>
      </w:r>
      <w:r w:rsidR="00A70B7A" w:rsidRPr="007C5752">
        <w:rPr>
          <w:sz w:val="20"/>
          <w:szCs w:val="20"/>
          <w:lang w:val="en-GB"/>
        </w:rPr>
        <w:t>e.g.,</w:t>
      </w:r>
      <w:r w:rsidR="009A6DD1" w:rsidRPr="007C5752">
        <w:rPr>
          <w:sz w:val="20"/>
          <w:szCs w:val="20"/>
          <w:lang w:val="en-GB"/>
        </w:rPr>
        <w:t xml:space="preserve"> oxygen deficiency</w:t>
      </w:r>
    </w:p>
    <w:p w14:paraId="29C2CD5A" w14:textId="654C7687" w:rsidR="0019487D" w:rsidRPr="007C5752" w:rsidRDefault="00A70B7A" w:rsidP="00C1642A">
      <w:pPr>
        <w:pStyle w:val="regular"/>
        <w:rPr>
          <w:szCs w:val="20"/>
        </w:rPr>
      </w:pPr>
      <w:r w:rsidRPr="007C5752">
        <w:rPr>
          <w:szCs w:val="20"/>
        </w:rPr>
        <w:t>The MINERVA IT Infrastructure (MIT) provides the supporting IT infrastructure for the entire facility</w:t>
      </w:r>
      <w:r w:rsidR="0056208B" w:rsidRPr="007C5752">
        <w:rPr>
          <w:szCs w:val="20"/>
        </w:rPr>
        <w:t xml:space="preserve">.  </w:t>
      </w:r>
      <w:r w:rsidRPr="007C5752">
        <w:rPr>
          <w:szCs w:val="20"/>
        </w:rPr>
        <w:t xml:space="preserve">For the QPLANT, this includes providing essential functionalities to its Control and Interlock System (QPALNT:CIS), such as user authentication, the standard network backbone, and SCADA data storage, …) </w:t>
      </w:r>
    </w:p>
    <w:bookmarkEnd w:id="53"/>
    <w:p w14:paraId="6641E04D" w14:textId="522AA564" w:rsidR="00B619DE" w:rsidRPr="007C5752" w:rsidRDefault="002779EC" w:rsidP="002779EC">
      <w:pPr>
        <w:keepNext/>
        <w:jc w:val="center"/>
      </w:pPr>
      <w:r w:rsidRPr="007C5752">
        <w:rPr>
          <w:noProof/>
          <w:sz w:val="16"/>
          <w:szCs w:val="16"/>
        </w:rPr>
        <w:drawing>
          <wp:inline distT="0" distB="0" distL="0" distR="0" wp14:anchorId="4917D255" wp14:editId="7AE907B0">
            <wp:extent cx="6154446" cy="4381500"/>
            <wp:effectExtent l="0" t="0" r="0" b="0"/>
            <wp:docPr id="16697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3053" name="Picture 16697030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58396" cy="4384312"/>
                    </a:xfrm>
                    <a:prstGeom prst="rect">
                      <a:avLst/>
                    </a:prstGeom>
                  </pic:spPr>
                </pic:pic>
              </a:graphicData>
            </a:graphic>
          </wp:inline>
        </w:drawing>
      </w:r>
    </w:p>
    <w:p w14:paraId="59CFE55A" w14:textId="3393429D" w:rsidR="006B478D" w:rsidRPr="007C5752" w:rsidRDefault="00B619DE" w:rsidP="00EC63A5">
      <w:pPr>
        <w:pStyle w:val="Caption"/>
      </w:pPr>
      <w:bookmarkStart w:id="54" w:name="_Ref200099216"/>
      <w:bookmarkStart w:id="55" w:name="_Ref200099204"/>
      <w:bookmarkStart w:id="56" w:name="_Toc201752427"/>
      <w:bookmarkStart w:id="57" w:name="_Toc212194948"/>
      <w:r w:rsidRPr="007C5752">
        <w:t xml:space="preserve">Figure </w:t>
      </w:r>
      <w:r w:rsidRPr="007C5752">
        <w:fldChar w:fldCharType="begin"/>
      </w:r>
      <w:r w:rsidRPr="007C5752">
        <w:instrText xml:space="preserve"> SEQ Figure \* ARABIC </w:instrText>
      </w:r>
      <w:r w:rsidRPr="007C5752">
        <w:fldChar w:fldCharType="separate"/>
      </w:r>
      <w:r w:rsidR="00A63B38">
        <w:rPr>
          <w:noProof/>
        </w:rPr>
        <w:t>5</w:t>
      </w:r>
      <w:r w:rsidRPr="007C5752">
        <w:fldChar w:fldCharType="end"/>
      </w:r>
      <w:bookmarkEnd w:id="54"/>
      <w:r w:rsidRPr="007C5752">
        <w:t xml:space="preserve"> </w:t>
      </w:r>
      <w:r w:rsidR="00947F24" w:rsidRPr="007C5752">
        <w:t>QPLANT</w:t>
      </w:r>
      <w:r w:rsidR="005F77DD" w:rsidRPr="007C5752">
        <w:t xml:space="preserve"> - </w:t>
      </w:r>
      <w:r w:rsidRPr="007C5752">
        <w:t>Control and Interlock related systems</w:t>
      </w:r>
      <w:bookmarkEnd w:id="55"/>
      <w:bookmarkEnd w:id="56"/>
      <w:bookmarkEnd w:id="57"/>
    </w:p>
    <w:p w14:paraId="179E9EC4" w14:textId="77777777" w:rsidR="00342AD4" w:rsidRPr="007C5752" w:rsidRDefault="00342AD4" w:rsidP="00B5535E">
      <w:pPr>
        <w:pStyle w:val="Heading1numbered"/>
      </w:pPr>
      <w:bookmarkStart w:id="58" w:name="_Toc200491764"/>
      <w:bookmarkStart w:id="59" w:name="_Toc202536077"/>
      <w:bookmarkStart w:id="60" w:name="_Toc202536865"/>
      <w:bookmarkStart w:id="61" w:name="_Toc212194817"/>
      <w:r w:rsidRPr="007C5752">
        <w:lastRenderedPageBreak/>
        <w:t>Nature of the Procurement</w:t>
      </w:r>
      <w:bookmarkEnd w:id="58"/>
      <w:bookmarkEnd w:id="59"/>
      <w:bookmarkEnd w:id="60"/>
      <w:bookmarkEnd w:id="61"/>
    </w:p>
    <w:p w14:paraId="3B3D7C5A" w14:textId="77777777" w:rsidR="00342AD4" w:rsidRPr="007C5752" w:rsidRDefault="00342AD4" w:rsidP="00B5535E">
      <w:pPr>
        <w:pStyle w:val="Heading2numbered"/>
        <w:ind w:left="578" w:hanging="578"/>
      </w:pPr>
      <w:bookmarkStart w:id="62" w:name="_Toc200491765"/>
      <w:bookmarkStart w:id="63" w:name="_Ref201307397"/>
      <w:bookmarkStart w:id="64" w:name="_Ref201307841"/>
      <w:bookmarkStart w:id="65" w:name="_Toc202536078"/>
      <w:bookmarkStart w:id="66" w:name="_Toc202536866"/>
      <w:bookmarkStart w:id="67" w:name="_Toc212194818"/>
      <w:r w:rsidRPr="007C5752">
        <w:t xml:space="preserve">Scope of Work by the </w:t>
      </w:r>
      <w:r w:rsidR="00CB1438" w:rsidRPr="007C5752">
        <w:t>Contractor</w:t>
      </w:r>
      <w:bookmarkEnd w:id="62"/>
      <w:bookmarkEnd w:id="63"/>
      <w:bookmarkEnd w:id="64"/>
      <w:bookmarkEnd w:id="65"/>
      <w:bookmarkEnd w:id="66"/>
      <w:bookmarkEnd w:id="67"/>
    </w:p>
    <w:p w14:paraId="40D8568C" w14:textId="4D40842E" w:rsidR="006712F2" w:rsidRPr="007C5752" w:rsidRDefault="006712F2" w:rsidP="006712F2">
      <w:bookmarkStart w:id="68" w:name="_Hlk201317096"/>
      <w:r w:rsidRPr="007C5752">
        <w:t xml:space="preserve">The </w:t>
      </w:r>
      <w:r w:rsidR="005C7E89" w:rsidRPr="007C5752">
        <w:t>Contract scope</w:t>
      </w:r>
      <w:r w:rsidRPr="007C5752">
        <w:t xml:space="preserve"> covers all services required to design, build, and commission a fully functional QPLANT in compliance with </w:t>
      </w:r>
      <w:r w:rsidR="00876DF1" w:rsidRPr="007C5752">
        <w:t xml:space="preserve">the requirements stated in </w:t>
      </w:r>
      <w:r w:rsidRPr="007C5752">
        <w:t>this document</w:t>
      </w:r>
      <w:r w:rsidR="0056208B" w:rsidRPr="007C5752">
        <w:t xml:space="preserve">.  </w:t>
      </w:r>
      <w:r w:rsidRPr="007C5752">
        <w:t>The scope of work includes, but is not limited to, the following activities:</w:t>
      </w:r>
    </w:p>
    <w:bookmarkEnd w:id="68"/>
    <w:p w14:paraId="752EC1B3" w14:textId="6C3AFA74" w:rsidR="00345262" w:rsidRPr="007C5752" w:rsidRDefault="00521D96" w:rsidP="00345262">
      <w:pPr>
        <w:pStyle w:val="BulletListNormal"/>
        <w:ind w:left="714" w:hanging="357"/>
        <w:contextualSpacing/>
        <w:rPr>
          <w:sz w:val="20"/>
          <w:szCs w:val="24"/>
          <w:lang w:val="en-GB"/>
        </w:rPr>
      </w:pPr>
      <w:r w:rsidRPr="007C5752">
        <w:rPr>
          <w:sz w:val="20"/>
          <w:szCs w:val="24"/>
          <w:lang w:val="en-GB"/>
        </w:rPr>
        <w:t>D</w:t>
      </w:r>
      <w:r w:rsidR="00345262" w:rsidRPr="007C5752">
        <w:rPr>
          <w:sz w:val="20"/>
          <w:szCs w:val="24"/>
          <w:lang w:val="en-GB"/>
        </w:rPr>
        <w:t>esign</w:t>
      </w:r>
      <w:r w:rsidR="003D3212" w:rsidRPr="007C5752">
        <w:rPr>
          <w:sz w:val="20"/>
          <w:szCs w:val="24"/>
          <w:lang w:val="en-GB"/>
        </w:rPr>
        <w:t xml:space="preserve"> &amp; engineering</w:t>
      </w:r>
      <w:r w:rsidR="00400A23" w:rsidRPr="007C5752">
        <w:rPr>
          <w:sz w:val="20"/>
          <w:szCs w:val="24"/>
          <w:lang w:val="en-GB"/>
        </w:rPr>
        <w:t xml:space="preserve"> (including</w:t>
      </w:r>
      <w:r w:rsidR="00345262" w:rsidRPr="007C5752">
        <w:rPr>
          <w:sz w:val="20"/>
          <w:szCs w:val="24"/>
          <w:lang w:val="en-GB"/>
        </w:rPr>
        <w:t xml:space="preserve"> </w:t>
      </w:r>
      <w:r w:rsidR="00400A23" w:rsidRPr="007C5752">
        <w:rPr>
          <w:sz w:val="20"/>
          <w:szCs w:val="24"/>
          <w:lang w:val="en-GB"/>
        </w:rPr>
        <w:t>QP</w:t>
      </w:r>
      <w:r w:rsidR="00025DE9" w:rsidRPr="007C5752">
        <w:rPr>
          <w:sz w:val="20"/>
          <w:szCs w:val="24"/>
          <w:lang w:val="en-GB"/>
        </w:rPr>
        <w:t>LANT</w:t>
      </w:r>
      <w:r w:rsidR="00400A23" w:rsidRPr="007C5752">
        <w:rPr>
          <w:sz w:val="20"/>
          <w:szCs w:val="24"/>
          <w:lang w:val="en-GB"/>
        </w:rPr>
        <w:t xml:space="preserve"> internal process </w:t>
      </w:r>
      <w:r w:rsidR="00345262" w:rsidRPr="007C5752">
        <w:rPr>
          <w:sz w:val="20"/>
          <w:szCs w:val="24"/>
          <w:lang w:val="en-GB"/>
        </w:rPr>
        <w:t>integration</w:t>
      </w:r>
      <w:r w:rsidR="00400A23" w:rsidRPr="007C5752">
        <w:rPr>
          <w:sz w:val="20"/>
          <w:szCs w:val="24"/>
          <w:lang w:val="en-GB"/>
        </w:rPr>
        <w:t>)</w:t>
      </w:r>
    </w:p>
    <w:p w14:paraId="1DC9F09B" w14:textId="311734E4" w:rsidR="00345262" w:rsidRPr="007C5752" w:rsidRDefault="00345262" w:rsidP="00345262">
      <w:pPr>
        <w:pStyle w:val="BulletListNormal"/>
        <w:ind w:left="714" w:hanging="357"/>
        <w:contextualSpacing/>
        <w:rPr>
          <w:sz w:val="20"/>
          <w:szCs w:val="24"/>
          <w:lang w:val="en-GB"/>
        </w:rPr>
      </w:pPr>
      <w:r w:rsidRPr="007C5752">
        <w:rPr>
          <w:sz w:val="20"/>
          <w:szCs w:val="24"/>
          <w:lang w:val="en-GB"/>
        </w:rPr>
        <w:t>Manufacturing, procurement, and supply of all components</w:t>
      </w:r>
    </w:p>
    <w:p w14:paraId="67203875" w14:textId="6254EDE9" w:rsidR="00345262" w:rsidRPr="007C5752" w:rsidRDefault="00345262" w:rsidP="00345262">
      <w:pPr>
        <w:pStyle w:val="BulletListNormal"/>
        <w:ind w:left="714" w:hanging="357"/>
        <w:contextualSpacing/>
        <w:rPr>
          <w:sz w:val="20"/>
          <w:szCs w:val="24"/>
          <w:lang w:val="en-GB"/>
        </w:rPr>
      </w:pPr>
      <w:r w:rsidRPr="007C5752">
        <w:rPr>
          <w:sz w:val="20"/>
          <w:szCs w:val="24"/>
          <w:lang w:val="en-GB"/>
        </w:rPr>
        <w:t>Transportation, delivery, and on-site installation</w:t>
      </w:r>
    </w:p>
    <w:p w14:paraId="5A22CBA6" w14:textId="624D4DC9" w:rsidR="00345262" w:rsidRPr="007C5752" w:rsidRDefault="00345262" w:rsidP="00345262">
      <w:pPr>
        <w:pStyle w:val="BulletListNormal"/>
        <w:ind w:left="714" w:hanging="357"/>
        <w:contextualSpacing/>
        <w:rPr>
          <w:sz w:val="20"/>
          <w:szCs w:val="24"/>
          <w:lang w:val="en-GB"/>
        </w:rPr>
      </w:pPr>
      <w:r w:rsidRPr="007C5752">
        <w:rPr>
          <w:sz w:val="20"/>
          <w:szCs w:val="24"/>
          <w:lang w:val="en-GB"/>
        </w:rPr>
        <w:t>Stand-alone commissioning and testing, including QPLANT:CIS</w:t>
      </w:r>
    </w:p>
    <w:p w14:paraId="03EB95C5" w14:textId="6F37F0BD" w:rsidR="00345262" w:rsidRPr="007C5752" w:rsidRDefault="00345262" w:rsidP="00345262">
      <w:pPr>
        <w:pStyle w:val="BulletListNormal"/>
        <w:ind w:left="714" w:hanging="357"/>
        <w:contextualSpacing/>
        <w:rPr>
          <w:sz w:val="20"/>
          <w:szCs w:val="24"/>
          <w:lang w:val="en-GB"/>
        </w:rPr>
      </w:pPr>
      <w:r w:rsidRPr="007C5752">
        <w:rPr>
          <w:sz w:val="20"/>
          <w:szCs w:val="24"/>
          <w:lang w:val="en-GB"/>
        </w:rPr>
        <w:t>Quality assurance and quality control activities</w:t>
      </w:r>
    </w:p>
    <w:p w14:paraId="3F5A394D" w14:textId="4F5D81C2" w:rsidR="002F147F" w:rsidRPr="007C5752" w:rsidRDefault="002F147F" w:rsidP="002F147F">
      <w:pPr>
        <w:pStyle w:val="BulletListNormal"/>
        <w:ind w:left="714" w:hanging="357"/>
        <w:contextualSpacing/>
        <w:rPr>
          <w:sz w:val="20"/>
          <w:szCs w:val="24"/>
          <w:lang w:val="en-GB"/>
        </w:rPr>
      </w:pPr>
      <w:r w:rsidRPr="007C5752">
        <w:rPr>
          <w:sz w:val="20"/>
          <w:szCs w:val="24"/>
          <w:lang w:val="en-GB"/>
        </w:rPr>
        <w:t>Support service (based on time and material)</w:t>
      </w:r>
    </w:p>
    <w:p w14:paraId="2011B6B2" w14:textId="77777777" w:rsidR="00F86C82" w:rsidRPr="007C5752" w:rsidRDefault="00F86C82" w:rsidP="006712F2">
      <w:pPr>
        <w:pStyle w:val="ListBullet"/>
        <w:numPr>
          <w:ilvl w:val="0"/>
          <w:numId w:val="0"/>
        </w:numPr>
        <w:rPr>
          <w:sz w:val="20"/>
          <w:lang w:val="en-GB"/>
        </w:rPr>
      </w:pPr>
    </w:p>
    <w:p w14:paraId="76AFD963" w14:textId="0156A7F2" w:rsidR="006712F2" w:rsidRPr="007C5752" w:rsidRDefault="00EB726E" w:rsidP="006712F2">
      <w:pPr>
        <w:pStyle w:val="ListBullet"/>
        <w:numPr>
          <w:ilvl w:val="0"/>
          <w:numId w:val="0"/>
        </w:numPr>
        <w:rPr>
          <w:sz w:val="20"/>
          <w:lang w:val="en-GB"/>
        </w:rPr>
      </w:pPr>
      <w:r w:rsidRPr="007C5752">
        <w:rPr>
          <w:sz w:val="20"/>
          <w:lang w:val="en-GB"/>
        </w:rPr>
        <w:t>N.B</w:t>
      </w:r>
      <w:r w:rsidR="007D7DE1" w:rsidRPr="007C5752">
        <w:rPr>
          <w:sz w:val="20"/>
          <w:lang w:val="en-GB"/>
        </w:rPr>
        <w:t>.</w:t>
      </w:r>
      <w:r w:rsidRPr="007C5752">
        <w:rPr>
          <w:sz w:val="20"/>
          <w:lang w:val="en-GB"/>
        </w:rPr>
        <w:t xml:space="preserve">: </w:t>
      </w:r>
      <w:r w:rsidR="006712F2" w:rsidRPr="007C5752">
        <w:rPr>
          <w:sz w:val="20"/>
          <w:lang w:val="en-GB"/>
        </w:rPr>
        <w:t>Integrated commissioning activities that involve end-user participation (e.g. CIS interfacing or operational acceptance testing by SCK CEN personnel) are outside the Contractor’s scope.</w:t>
      </w:r>
    </w:p>
    <w:p w14:paraId="324D5D60" w14:textId="77777777" w:rsidR="001A1F7A" w:rsidRPr="007C5752" w:rsidRDefault="001A1F7A" w:rsidP="006712F2">
      <w:pPr>
        <w:pStyle w:val="ListBullet"/>
        <w:numPr>
          <w:ilvl w:val="0"/>
          <w:numId w:val="0"/>
        </w:numPr>
        <w:rPr>
          <w:sz w:val="20"/>
          <w:lang w:val="en-GB"/>
        </w:rPr>
      </w:pPr>
    </w:p>
    <w:p w14:paraId="5333967C" w14:textId="77777777" w:rsidR="00342AD4" w:rsidRPr="007C5752" w:rsidRDefault="00342AD4" w:rsidP="00B5535E">
      <w:pPr>
        <w:pStyle w:val="Heading2numbered"/>
        <w:ind w:left="578" w:hanging="578"/>
      </w:pPr>
      <w:bookmarkStart w:id="69" w:name="_Toc200491766"/>
      <w:bookmarkStart w:id="70" w:name="_Toc202536079"/>
      <w:bookmarkStart w:id="71" w:name="_Toc202536867"/>
      <w:bookmarkStart w:id="72" w:name="_Toc212194819"/>
      <w:r w:rsidRPr="007C5752">
        <w:t xml:space="preserve">Scope of Supply by the </w:t>
      </w:r>
      <w:r w:rsidR="00CB1438" w:rsidRPr="007C5752">
        <w:t>Contractor</w:t>
      </w:r>
      <w:bookmarkEnd w:id="69"/>
      <w:bookmarkEnd w:id="70"/>
      <w:bookmarkEnd w:id="71"/>
      <w:bookmarkEnd w:id="72"/>
    </w:p>
    <w:p w14:paraId="3F186427" w14:textId="56366DF2" w:rsidR="001A1F7A" w:rsidRPr="007C5752" w:rsidRDefault="001A1F7A" w:rsidP="001A1F7A">
      <w:pPr>
        <w:pStyle w:val="regular"/>
        <w:rPr>
          <w:rStyle w:val="Strong"/>
        </w:rPr>
      </w:pPr>
      <w:r w:rsidRPr="007C5752">
        <w:rPr>
          <w:rStyle w:val="Strong"/>
        </w:rPr>
        <w:t>Fixed Scope</w:t>
      </w:r>
    </w:p>
    <w:p w14:paraId="5004B86E" w14:textId="77777777" w:rsidR="008F1FAB" w:rsidRPr="007C5752" w:rsidRDefault="00D54DA8">
      <w:pPr>
        <w:pStyle w:val="BulletListNormal"/>
        <w:numPr>
          <w:ilvl w:val="0"/>
          <w:numId w:val="74"/>
        </w:numPr>
        <w:contextualSpacing/>
        <w:rPr>
          <w:sz w:val="20"/>
          <w:szCs w:val="24"/>
          <w:lang w:val="en-GB"/>
        </w:rPr>
      </w:pPr>
      <w:r w:rsidRPr="007C5752">
        <w:rPr>
          <w:sz w:val="20"/>
          <w:szCs w:val="24"/>
          <w:lang w:val="en-GB"/>
        </w:rPr>
        <w:t xml:space="preserve">One (1) fully functional Cryoplant </w:t>
      </w:r>
    </w:p>
    <w:p w14:paraId="784C15AE" w14:textId="0E36310F" w:rsidR="00D54DA8" w:rsidRPr="007C5752" w:rsidRDefault="00D54DA8">
      <w:pPr>
        <w:pStyle w:val="BulletListNormal"/>
        <w:numPr>
          <w:ilvl w:val="1"/>
          <w:numId w:val="74"/>
        </w:numPr>
        <w:contextualSpacing/>
        <w:rPr>
          <w:sz w:val="20"/>
          <w:szCs w:val="24"/>
          <w:lang w:val="en-GB"/>
        </w:rPr>
      </w:pPr>
      <w:r w:rsidRPr="007C5752">
        <w:rPr>
          <w:sz w:val="20"/>
          <w:szCs w:val="24"/>
          <w:lang w:val="en-GB"/>
        </w:rPr>
        <w:t>including e.g.</w:t>
      </w:r>
    </w:p>
    <w:p w14:paraId="25C70B8E" w14:textId="73AABE1B" w:rsidR="001A1F7A" w:rsidRPr="007C5752" w:rsidRDefault="001A1F7A">
      <w:pPr>
        <w:pStyle w:val="BulletListNormal"/>
        <w:numPr>
          <w:ilvl w:val="2"/>
          <w:numId w:val="74"/>
        </w:numPr>
        <w:contextualSpacing/>
        <w:rPr>
          <w:sz w:val="20"/>
          <w:szCs w:val="24"/>
          <w:lang w:val="en-GB"/>
        </w:rPr>
      </w:pPr>
      <w:r w:rsidRPr="007C5752">
        <w:rPr>
          <w:sz w:val="20"/>
          <w:szCs w:val="24"/>
          <w:lang w:val="en-GB"/>
        </w:rPr>
        <w:t>Warm Compression Station (WCS)</w:t>
      </w:r>
    </w:p>
    <w:p w14:paraId="601302D4" w14:textId="77777777" w:rsidR="001A1F7A" w:rsidRPr="007C5752" w:rsidRDefault="001A1F7A">
      <w:pPr>
        <w:pStyle w:val="BulletListNormal"/>
        <w:numPr>
          <w:ilvl w:val="2"/>
          <w:numId w:val="74"/>
        </w:numPr>
        <w:contextualSpacing/>
        <w:rPr>
          <w:sz w:val="20"/>
          <w:szCs w:val="24"/>
          <w:lang w:val="en-GB"/>
        </w:rPr>
      </w:pPr>
      <w:r w:rsidRPr="007C5752">
        <w:rPr>
          <w:sz w:val="20"/>
          <w:szCs w:val="24"/>
          <w:lang w:val="en-GB"/>
        </w:rPr>
        <w:t>Refrigeration Cold Box (QRB)</w:t>
      </w:r>
    </w:p>
    <w:p w14:paraId="0F7718A6" w14:textId="77777777" w:rsidR="001A1F7A" w:rsidRPr="007C5752" w:rsidRDefault="001A1F7A">
      <w:pPr>
        <w:pStyle w:val="BulletListNormal"/>
        <w:numPr>
          <w:ilvl w:val="2"/>
          <w:numId w:val="74"/>
        </w:numPr>
        <w:contextualSpacing/>
        <w:rPr>
          <w:sz w:val="20"/>
          <w:szCs w:val="24"/>
          <w:lang w:val="en-GB"/>
        </w:rPr>
      </w:pPr>
      <w:r w:rsidRPr="007C5752">
        <w:rPr>
          <w:sz w:val="20"/>
          <w:szCs w:val="24"/>
          <w:lang w:val="en-GB"/>
        </w:rPr>
        <w:t>Internal piping and vacuum systems</w:t>
      </w:r>
    </w:p>
    <w:p w14:paraId="66F945A2" w14:textId="416B3500" w:rsidR="001A1F7A" w:rsidRPr="007C5752" w:rsidRDefault="001A1F7A">
      <w:pPr>
        <w:pStyle w:val="BulletListNormal"/>
        <w:numPr>
          <w:ilvl w:val="2"/>
          <w:numId w:val="74"/>
        </w:numPr>
        <w:contextualSpacing/>
        <w:rPr>
          <w:sz w:val="20"/>
          <w:szCs w:val="24"/>
          <w:lang w:val="en-GB"/>
        </w:rPr>
      </w:pPr>
      <w:r w:rsidRPr="007C5752">
        <w:rPr>
          <w:sz w:val="20"/>
          <w:szCs w:val="24"/>
          <w:lang w:val="en-GB"/>
        </w:rPr>
        <w:t>Control and in</w:t>
      </w:r>
      <w:r w:rsidR="00BC085F" w:rsidRPr="007C5752">
        <w:rPr>
          <w:sz w:val="20"/>
          <w:szCs w:val="24"/>
          <w:lang w:val="en-GB"/>
        </w:rPr>
        <w:t>terlock</w:t>
      </w:r>
      <w:r w:rsidR="00521D96" w:rsidRPr="007C5752">
        <w:rPr>
          <w:sz w:val="20"/>
          <w:szCs w:val="24"/>
          <w:lang w:val="en-GB"/>
        </w:rPr>
        <w:t xml:space="preserve"> </w:t>
      </w:r>
      <w:r w:rsidRPr="007C5752">
        <w:rPr>
          <w:sz w:val="20"/>
          <w:szCs w:val="24"/>
          <w:lang w:val="en-GB"/>
        </w:rPr>
        <w:t>system (QPLANT:CIS)</w:t>
      </w:r>
    </w:p>
    <w:p w14:paraId="0FBAFF78" w14:textId="4C393DAC" w:rsidR="008F1FAB" w:rsidRPr="007C5752" w:rsidRDefault="002320AE">
      <w:pPr>
        <w:pStyle w:val="BulletListNormal"/>
        <w:numPr>
          <w:ilvl w:val="1"/>
          <w:numId w:val="74"/>
        </w:numPr>
        <w:contextualSpacing/>
        <w:rPr>
          <w:sz w:val="20"/>
          <w:szCs w:val="24"/>
          <w:lang w:val="en-GB"/>
        </w:rPr>
      </w:pPr>
      <w:r w:rsidRPr="007C5752">
        <w:rPr>
          <w:sz w:val="20"/>
          <w:szCs w:val="24"/>
          <w:lang w:val="en-GB"/>
        </w:rPr>
        <w:t>e</w:t>
      </w:r>
      <w:r w:rsidR="008F1FAB" w:rsidRPr="007C5752">
        <w:rPr>
          <w:sz w:val="20"/>
          <w:szCs w:val="24"/>
          <w:lang w:val="en-GB"/>
        </w:rPr>
        <w:t>xcluding</w:t>
      </w:r>
    </w:p>
    <w:p w14:paraId="748AE0F3" w14:textId="2EBBAAB2" w:rsidR="008F1FAB" w:rsidRPr="007C5752" w:rsidRDefault="008F1FAB">
      <w:pPr>
        <w:pStyle w:val="BulletListNormal"/>
        <w:numPr>
          <w:ilvl w:val="2"/>
          <w:numId w:val="74"/>
        </w:numPr>
        <w:contextualSpacing/>
        <w:rPr>
          <w:sz w:val="20"/>
          <w:szCs w:val="24"/>
          <w:lang w:val="en-GB"/>
        </w:rPr>
      </w:pPr>
      <w:r w:rsidRPr="007C5752">
        <w:rPr>
          <w:sz w:val="20"/>
          <w:szCs w:val="24"/>
          <w:lang w:val="en-GB"/>
        </w:rPr>
        <w:t>Helium gas storage vessels of the Warm Storage Helium (WSH)</w:t>
      </w:r>
    </w:p>
    <w:p w14:paraId="6ED45DB7" w14:textId="77777777" w:rsidR="00BC085F" w:rsidRPr="007C5752" w:rsidRDefault="00BC085F">
      <w:pPr>
        <w:pStyle w:val="BulletListNormal"/>
        <w:numPr>
          <w:ilvl w:val="0"/>
          <w:numId w:val="74"/>
        </w:numPr>
        <w:contextualSpacing/>
        <w:rPr>
          <w:sz w:val="20"/>
          <w:szCs w:val="24"/>
          <w:lang w:val="en-GB"/>
        </w:rPr>
      </w:pPr>
      <w:r w:rsidRPr="007C5752">
        <w:rPr>
          <w:sz w:val="20"/>
          <w:szCs w:val="24"/>
          <w:lang w:val="en-GB"/>
        </w:rPr>
        <w:t>Helium inventory for commissioning and acceptance testing</w:t>
      </w:r>
    </w:p>
    <w:p w14:paraId="5C2DC9DF" w14:textId="66D286A9" w:rsidR="001A1F7A" w:rsidRPr="007C5752" w:rsidRDefault="001A1F7A">
      <w:pPr>
        <w:pStyle w:val="BulletListNormal"/>
        <w:numPr>
          <w:ilvl w:val="0"/>
          <w:numId w:val="74"/>
        </w:numPr>
        <w:contextualSpacing/>
        <w:rPr>
          <w:sz w:val="20"/>
          <w:szCs w:val="24"/>
          <w:lang w:val="en-GB"/>
        </w:rPr>
      </w:pPr>
      <w:r w:rsidRPr="007C5752">
        <w:rPr>
          <w:sz w:val="20"/>
          <w:szCs w:val="24"/>
          <w:lang w:val="en-GB"/>
        </w:rPr>
        <w:t>Full documentation package</w:t>
      </w:r>
    </w:p>
    <w:p w14:paraId="63A645E1" w14:textId="20269E3C" w:rsidR="001A1F7A" w:rsidRPr="007C5752" w:rsidRDefault="001A1F7A" w:rsidP="001A1F7A">
      <w:pPr>
        <w:pStyle w:val="regular"/>
        <w:rPr>
          <w:bCs/>
        </w:rPr>
      </w:pPr>
      <w:r w:rsidRPr="007C5752">
        <w:rPr>
          <w:rStyle w:val="Strong"/>
        </w:rPr>
        <w:t>Contingent parts</w:t>
      </w:r>
    </w:p>
    <w:p w14:paraId="2438FB36" w14:textId="42E0872E" w:rsidR="00150A3D" w:rsidRPr="007C5752" w:rsidRDefault="001C06A9">
      <w:pPr>
        <w:pStyle w:val="BulletListNormal"/>
        <w:numPr>
          <w:ilvl w:val="0"/>
          <w:numId w:val="73"/>
        </w:numPr>
        <w:contextualSpacing/>
        <w:rPr>
          <w:sz w:val="20"/>
          <w:szCs w:val="24"/>
          <w:lang w:val="en-GB"/>
        </w:rPr>
      </w:pPr>
      <w:r w:rsidRPr="007C5752">
        <w:rPr>
          <w:sz w:val="20"/>
          <w:szCs w:val="24"/>
          <w:lang w:val="en-GB"/>
        </w:rPr>
        <w:t>Set of</w:t>
      </w:r>
      <w:r w:rsidR="006F404B" w:rsidRPr="007C5752">
        <w:rPr>
          <w:sz w:val="20"/>
          <w:szCs w:val="24"/>
          <w:lang w:val="en-GB"/>
        </w:rPr>
        <w:t xml:space="preserve"> strategic </w:t>
      </w:r>
      <w:r w:rsidRPr="007C5752">
        <w:rPr>
          <w:sz w:val="20"/>
          <w:szCs w:val="24"/>
          <w:lang w:val="en-GB"/>
        </w:rPr>
        <w:t>s</w:t>
      </w:r>
      <w:r w:rsidR="00150A3D" w:rsidRPr="007C5752">
        <w:rPr>
          <w:sz w:val="20"/>
          <w:szCs w:val="24"/>
          <w:lang w:val="en-GB"/>
        </w:rPr>
        <w:t>pare parts</w:t>
      </w:r>
      <w:r w:rsidR="0093183D" w:rsidRPr="007C5752">
        <w:rPr>
          <w:sz w:val="20"/>
          <w:szCs w:val="24"/>
          <w:lang w:val="en-GB"/>
        </w:rPr>
        <w:t xml:space="preserve"> for </w:t>
      </w:r>
      <w:r w:rsidRPr="007C5752">
        <w:rPr>
          <w:sz w:val="20"/>
          <w:szCs w:val="24"/>
          <w:lang w:val="en-GB"/>
        </w:rPr>
        <w:t xml:space="preserve">the first </w:t>
      </w:r>
      <w:r w:rsidR="0093183D" w:rsidRPr="007C5752">
        <w:rPr>
          <w:sz w:val="20"/>
          <w:szCs w:val="24"/>
          <w:lang w:val="en-GB"/>
        </w:rPr>
        <w:t>5 years</w:t>
      </w:r>
    </w:p>
    <w:p w14:paraId="10CF1E52" w14:textId="246229E3" w:rsidR="00C02A3C" w:rsidRPr="007C5752" w:rsidRDefault="00CD4211">
      <w:pPr>
        <w:pStyle w:val="BulletListNormal"/>
        <w:numPr>
          <w:ilvl w:val="0"/>
          <w:numId w:val="73"/>
        </w:numPr>
        <w:contextualSpacing/>
        <w:rPr>
          <w:sz w:val="20"/>
          <w:szCs w:val="24"/>
          <w:lang w:val="en-GB"/>
        </w:rPr>
      </w:pPr>
      <w:r w:rsidRPr="007C5752">
        <w:rPr>
          <w:sz w:val="20"/>
          <w:szCs w:val="24"/>
          <w:lang w:val="en-GB"/>
        </w:rPr>
        <w:t>Helium gas storage vessels</w:t>
      </w:r>
      <w:r w:rsidR="00552D3A" w:rsidRPr="007C5752">
        <w:rPr>
          <w:sz w:val="20"/>
          <w:szCs w:val="24"/>
          <w:lang w:val="en-GB"/>
        </w:rPr>
        <w:t xml:space="preserve"> of the </w:t>
      </w:r>
      <w:r w:rsidR="001A1F7A" w:rsidRPr="007C5752">
        <w:rPr>
          <w:sz w:val="20"/>
          <w:szCs w:val="24"/>
          <w:lang w:val="en-GB"/>
        </w:rPr>
        <w:t xml:space="preserve">Warm Storage Helium (WSH) </w:t>
      </w:r>
    </w:p>
    <w:p w14:paraId="6B07F5F8" w14:textId="7B04C22F" w:rsidR="007F3486" w:rsidRPr="007C5752" w:rsidRDefault="00150A3D">
      <w:pPr>
        <w:pStyle w:val="BulletListNormal"/>
        <w:numPr>
          <w:ilvl w:val="0"/>
          <w:numId w:val="73"/>
        </w:numPr>
        <w:contextualSpacing/>
        <w:rPr>
          <w:sz w:val="20"/>
          <w:szCs w:val="24"/>
          <w:lang w:val="en-GB"/>
        </w:rPr>
      </w:pPr>
      <w:r w:rsidRPr="007C5752">
        <w:rPr>
          <w:sz w:val="20"/>
          <w:szCs w:val="24"/>
          <w:lang w:val="en-GB"/>
        </w:rPr>
        <w:t xml:space="preserve">Yearly </w:t>
      </w:r>
      <w:r w:rsidR="001A1F7A" w:rsidRPr="007C5752">
        <w:rPr>
          <w:sz w:val="20"/>
          <w:szCs w:val="24"/>
          <w:lang w:val="en-GB"/>
        </w:rPr>
        <w:t>Service Level Agreement (SLA)</w:t>
      </w:r>
    </w:p>
    <w:p w14:paraId="31FBE617" w14:textId="74E8A6C8" w:rsidR="00C02A3C" w:rsidRPr="007C5752" w:rsidRDefault="00150A3D" w:rsidP="007E7ED5">
      <w:r w:rsidRPr="007C5752">
        <w:t>N.B.: There is no order/preference assumed for the contingent parts.</w:t>
      </w:r>
    </w:p>
    <w:p w14:paraId="22E85904" w14:textId="77777777" w:rsidR="0004364B" w:rsidRPr="007C5752" w:rsidRDefault="0004364B" w:rsidP="00CF746A">
      <w:pPr>
        <w:pStyle w:val="regular"/>
        <w:rPr>
          <w:szCs w:val="20"/>
        </w:rPr>
      </w:pPr>
    </w:p>
    <w:p w14:paraId="4E5AA678" w14:textId="77777777" w:rsidR="00342AD4" w:rsidRPr="007C5752" w:rsidRDefault="00BD2ADA" w:rsidP="00B5535E">
      <w:pPr>
        <w:pStyle w:val="Heading1numbered"/>
      </w:pPr>
      <w:bookmarkStart w:id="73" w:name="_Toc200491767"/>
      <w:bookmarkStart w:id="74" w:name="_Toc202536080"/>
      <w:bookmarkStart w:id="75" w:name="_Toc202536868"/>
      <w:bookmarkStart w:id="76" w:name="_Toc212194820"/>
      <w:r w:rsidRPr="007C5752">
        <w:lastRenderedPageBreak/>
        <w:t xml:space="preserve">Technical </w:t>
      </w:r>
      <w:r w:rsidR="00342AD4" w:rsidRPr="007C5752">
        <w:t>Requirements</w:t>
      </w:r>
      <w:bookmarkEnd w:id="73"/>
      <w:bookmarkEnd w:id="74"/>
      <w:bookmarkEnd w:id="75"/>
      <w:bookmarkEnd w:id="76"/>
    </w:p>
    <w:p w14:paraId="06B12503" w14:textId="1DF6BE5C" w:rsidR="00342AD4" w:rsidRPr="007C5752" w:rsidRDefault="00CE20A0" w:rsidP="00B5535E">
      <w:pPr>
        <w:pStyle w:val="Heading2numbered"/>
      </w:pPr>
      <w:bookmarkStart w:id="77" w:name="_Toc212194821"/>
      <w:r w:rsidRPr="007C5752">
        <w:t>Introduction</w:t>
      </w:r>
      <w:bookmarkEnd w:id="77"/>
    </w:p>
    <w:p w14:paraId="6861ED69" w14:textId="6A8799EA" w:rsidR="001A6BE4" w:rsidRPr="007C5752" w:rsidRDefault="00383991" w:rsidP="002474A9">
      <w:pPr>
        <w:pStyle w:val="0AClause"/>
        <w:jc w:val="both"/>
        <w:rPr>
          <w:i/>
          <w:iCs/>
          <w:lang w:val="en-GB"/>
        </w:rPr>
      </w:pPr>
      <w:r w:rsidRPr="007C5752">
        <w:rPr>
          <w:lang w:val="en-GB"/>
        </w:rPr>
        <w:t>The Contractor shall be fully responsible for ensuring that the Deliverables and Services provided fully meet the specified requirements for the Contract</w:t>
      </w:r>
      <w:r w:rsidR="00352FF0" w:rsidRPr="007C5752">
        <w:rPr>
          <w:lang w:val="en-GB"/>
        </w:rPr>
        <w:t xml:space="preserve">.  </w:t>
      </w:r>
      <w:r w:rsidRPr="007C5752">
        <w:rPr>
          <w:lang w:val="en-GB"/>
        </w:rPr>
        <w:t>Therefore, the Applicant shall duly analyse the SCK CEN’s Tender Documents and evaluate whether sufficient information is presented to allow the Applicant to put forward a proposal that ensures the delivery of the procured items meets the specified requirements.</w:t>
      </w:r>
      <w:r w:rsidR="002474A9" w:rsidRPr="007C5752">
        <w:rPr>
          <w:lang w:val="en-GB"/>
        </w:rPr>
        <w:t xml:space="preserve"> </w:t>
      </w:r>
      <w:r w:rsidRPr="007C5752">
        <w:rPr>
          <w:lang w:val="en-GB"/>
        </w:rPr>
        <w:t xml:space="preserve">If certain information is found to be lacking, the Applicant </w:t>
      </w:r>
      <w:r w:rsidR="001A6BE4" w:rsidRPr="007C5752">
        <w:rPr>
          <w:lang w:val="en-GB"/>
        </w:rPr>
        <w:t>shall</w:t>
      </w:r>
      <w:r w:rsidRPr="007C5752">
        <w:rPr>
          <w:lang w:val="en-GB"/>
        </w:rPr>
        <w:t xml:space="preserve"> request this information from SCK CEN without undue delay (according to §1.6 of the Main Tender Document)</w:t>
      </w:r>
      <w:r w:rsidR="00352FF0" w:rsidRPr="007C5752">
        <w:rPr>
          <w:lang w:val="en-GB"/>
        </w:rPr>
        <w:t xml:space="preserve">. </w:t>
      </w:r>
    </w:p>
    <w:p w14:paraId="04AA01BC" w14:textId="0FDDC6E4" w:rsidR="00383991" w:rsidRPr="007C5752" w:rsidRDefault="00383991" w:rsidP="008565AD">
      <w:pPr>
        <w:pStyle w:val="0AClause"/>
        <w:jc w:val="both"/>
        <w:rPr>
          <w:lang w:val="en-GB"/>
        </w:rPr>
      </w:pPr>
      <w:r w:rsidRPr="007C5752">
        <w:rPr>
          <w:lang w:val="en-GB"/>
        </w:rPr>
        <w:t>In accordance with §1.7 of the Main Tender Document, the Contractor may no longer rely on information lacking after submission of its offer</w:t>
      </w:r>
      <w:r w:rsidR="00352FF0" w:rsidRPr="007C5752">
        <w:rPr>
          <w:lang w:val="en-GB"/>
        </w:rPr>
        <w:t xml:space="preserve">.  </w:t>
      </w:r>
      <w:r w:rsidRPr="007C5752">
        <w:rPr>
          <w:lang w:val="en-GB"/>
        </w:rPr>
        <w:t>If the Contractor identifies a lack of information during the performance of the Contract, this shall not give rise to any basis for a Variation.</w:t>
      </w:r>
    </w:p>
    <w:p w14:paraId="09113908" w14:textId="10B518CB" w:rsidR="00383991" w:rsidRPr="007C5752" w:rsidRDefault="00383991" w:rsidP="001A6BE4">
      <w:pPr>
        <w:pStyle w:val="SysReq3"/>
        <w:rPr>
          <w:lang w:val="en-GB"/>
        </w:rPr>
      </w:pPr>
      <w:r w:rsidRPr="007C5752">
        <w:rPr>
          <w:lang w:val="en-GB"/>
        </w:rPr>
        <w:t xml:space="preserve">In the offer, the Applicant shall explicitly list all additional requirements (beyond those specified by SCK CEN) which have been defined by the </w:t>
      </w:r>
      <w:r w:rsidR="00DA4961" w:rsidRPr="007C5752">
        <w:rPr>
          <w:lang w:val="en-GB"/>
        </w:rPr>
        <w:t>Applicant,</w:t>
      </w:r>
      <w:r w:rsidRPr="007C5752">
        <w:rPr>
          <w:lang w:val="en-GB"/>
        </w:rPr>
        <w:t xml:space="preserve"> and which are assumed to be necessary for fulfilling the intended function, performance, or integration of the proposed solution</w:t>
      </w:r>
      <w:r w:rsidR="00352FF0" w:rsidRPr="007C5752">
        <w:rPr>
          <w:lang w:val="en-GB"/>
        </w:rPr>
        <w:t xml:space="preserve">.  </w:t>
      </w:r>
      <w:r w:rsidR="00CE5529" w:rsidRPr="007C5752">
        <w:rPr>
          <w:lang w:val="en-GB"/>
        </w:rPr>
        <w:t>A</w:t>
      </w:r>
      <w:r w:rsidRPr="007C5752">
        <w:rPr>
          <w:lang w:val="en-GB"/>
        </w:rPr>
        <w:t xml:space="preserve">ll such assumptions and requirements </w:t>
      </w:r>
      <w:r w:rsidR="000F1351" w:rsidRPr="007C5752">
        <w:rPr>
          <w:lang w:val="en-GB"/>
        </w:rPr>
        <w:t xml:space="preserve">shall be </w:t>
      </w:r>
      <w:r w:rsidRPr="007C5752">
        <w:rPr>
          <w:lang w:val="en-GB"/>
        </w:rPr>
        <w:t>clearly identified, justified, and documented as part of the offer</w:t>
      </w:r>
      <w:r w:rsidR="00AB0118" w:rsidRPr="007C5752">
        <w:rPr>
          <w:lang w:val="en-GB"/>
        </w:rPr>
        <w:t xml:space="preserve">.  </w:t>
      </w:r>
      <w:r w:rsidRPr="007C5752">
        <w:rPr>
          <w:lang w:val="en-GB"/>
        </w:rPr>
        <w:t xml:space="preserve">These </w:t>
      </w:r>
      <w:r w:rsidR="002474A9" w:rsidRPr="007C5752">
        <w:rPr>
          <w:lang w:val="en-GB"/>
        </w:rPr>
        <w:t xml:space="preserve">additional requirements </w:t>
      </w:r>
      <w:r w:rsidRPr="007C5752">
        <w:rPr>
          <w:lang w:val="en-GB"/>
        </w:rPr>
        <w:t>may be used as a basis for the system design and/or verification.</w:t>
      </w:r>
    </w:p>
    <w:p w14:paraId="74C59011" w14:textId="67CD7B12" w:rsidR="00383991" w:rsidRPr="007C5752" w:rsidRDefault="00383991" w:rsidP="008565AD">
      <w:pPr>
        <w:pStyle w:val="0AClause"/>
        <w:jc w:val="both"/>
        <w:rPr>
          <w:lang w:val="en-GB"/>
        </w:rPr>
      </w:pPr>
      <w:r w:rsidRPr="007C5752">
        <w:rPr>
          <w:lang w:val="en-GB"/>
        </w:rPr>
        <w:t>The technical requirements imposed by SCK CEN (including, but not limited to norms and other standards, processes, and their parameters) applicable to the development, performance, and quality (inspections, tests, etc.) of the procured items are specified in the present document and all other documents referred to herein</w:t>
      </w:r>
      <w:r w:rsidR="00352FF0" w:rsidRPr="007C5752">
        <w:rPr>
          <w:lang w:val="en-GB"/>
        </w:rPr>
        <w:t xml:space="preserve">.  </w:t>
      </w:r>
      <w:r w:rsidR="007E7BDC" w:rsidRPr="007C5752">
        <w:rPr>
          <w:lang w:val="en-GB"/>
        </w:rPr>
        <w:t xml:space="preserve">In principle, these requirements are mandatory, unless adjusted in accordance with the principles set forth in the subsequent </w:t>
      </w:r>
      <w:r w:rsidR="00E46CCE" w:rsidRPr="007C5752">
        <w:rPr>
          <w:lang w:val="en-GB"/>
        </w:rPr>
        <w:t>paragraphs</w:t>
      </w:r>
      <w:r w:rsidR="00E46CCE" w:rsidRPr="007C5752" w:rsidDel="007E7BDC">
        <w:rPr>
          <w:lang w:val="en-GB"/>
        </w:rPr>
        <w:t>.</w:t>
      </w:r>
    </w:p>
    <w:p w14:paraId="5FB554DC" w14:textId="2310581B" w:rsidR="00AB0118" w:rsidRPr="007C5752" w:rsidRDefault="002474A9" w:rsidP="001A6BE4">
      <w:pPr>
        <w:pStyle w:val="SysReq3"/>
        <w:rPr>
          <w:lang w:val="en-GB"/>
        </w:rPr>
      </w:pPr>
      <w:r w:rsidRPr="007C5752">
        <w:rPr>
          <w:lang w:val="en-GB"/>
        </w:rPr>
        <w:t xml:space="preserve">In the offer, the Applicant </w:t>
      </w:r>
      <w:r w:rsidR="008931A4" w:rsidRPr="007C5752">
        <w:rPr>
          <w:lang w:val="en-GB"/>
        </w:rPr>
        <w:t xml:space="preserve">shall </w:t>
      </w:r>
      <w:r w:rsidR="00383991" w:rsidRPr="007C5752">
        <w:rPr>
          <w:lang w:val="en-GB"/>
        </w:rPr>
        <w:t xml:space="preserve">clearly state </w:t>
      </w:r>
      <w:r w:rsidRPr="007C5752">
        <w:rPr>
          <w:lang w:val="en-GB"/>
        </w:rPr>
        <w:t xml:space="preserve">any </w:t>
      </w:r>
      <w:r w:rsidR="008931A4" w:rsidRPr="007C5752">
        <w:rPr>
          <w:lang w:val="en-GB"/>
        </w:rPr>
        <w:t>deviation i</w:t>
      </w:r>
      <w:r w:rsidRPr="007C5752">
        <w:rPr>
          <w:lang w:val="en-GB"/>
        </w:rPr>
        <w:t xml:space="preserve">f certain technical requirements are not met (e.g. if a requested norm, standard, or preferred process parameter is not implemented), </w:t>
      </w:r>
      <w:r w:rsidR="00383991" w:rsidRPr="007C5752">
        <w:rPr>
          <w:lang w:val="en-GB"/>
        </w:rPr>
        <w:t>The Applicant shall provide a clear description and justification for the proposed</w:t>
      </w:r>
      <w:r w:rsidR="008931A4" w:rsidRPr="007C5752">
        <w:rPr>
          <w:lang w:val="en-GB"/>
        </w:rPr>
        <w:t xml:space="preserve"> </w:t>
      </w:r>
      <w:r w:rsidR="00383991" w:rsidRPr="007C5752">
        <w:rPr>
          <w:lang w:val="en-GB"/>
        </w:rPr>
        <w:t>alternative.</w:t>
      </w:r>
    </w:p>
    <w:p w14:paraId="6F778052" w14:textId="77777777" w:rsidR="008931A4" w:rsidRPr="007C5752" w:rsidRDefault="008931A4" w:rsidP="008931A4">
      <w:pPr>
        <w:pStyle w:val="SysReq3"/>
        <w:ind w:left="0"/>
        <w:rPr>
          <w:lang w:val="en-GB"/>
        </w:rPr>
      </w:pPr>
    </w:p>
    <w:p w14:paraId="58D4EFDB" w14:textId="53185F24" w:rsidR="001A6BE4" w:rsidRPr="007C5752" w:rsidRDefault="00383991" w:rsidP="001A6BE4">
      <w:pPr>
        <w:pStyle w:val="SysReq3"/>
        <w:rPr>
          <w:lang w:val="en-GB"/>
        </w:rPr>
      </w:pPr>
      <w:r w:rsidRPr="007C5752">
        <w:rPr>
          <w:lang w:val="en-GB"/>
        </w:rPr>
        <w:t xml:space="preserve">In </w:t>
      </w:r>
      <w:r w:rsidR="00E46CCE" w:rsidRPr="007C5752">
        <w:rPr>
          <w:lang w:val="en-GB"/>
        </w:rPr>
        <w:t>the</w:t>
      </w:r>
      <w:r w:rsidRPr="007C5752">
        <w:rPr>
          <w:lang w:val="en-GB"/>
        </w:rPr>
        <w:t xml:space="preserve"> offer, the Applicant may suggest modifications to the technical requirements imposed by this document, where such modifications improve cost, reliability, safety, ease of use, or any other functional aspect of the QPLANT</w:t>
      </w:r>
      <w:r w:rsidR="00352FF0" w:rsidRPr="007C5752">
        <w:rPr>
          <w:lang w:val="en-GB"/>
        </w:rPr>
        <w:t xml:space="preserve">.  </w:t>
      </w:r>
      <w:r w:rsidR="001A6BE4" w:rsidRPr="007C5752">
        <w:rPr>
          <w:lang w:val="en-GB"/>
        </w:rPr>
        <w:t xml:space="preserve">Each modification shall be supported by an assessment of its advantages and drawbacks.  </w:t>
      </w:r>
    </w:p>
    <w:p w14:paraId="67300424" w14:textId="77777777" w:rsidR="004F05E1" w:rsidRPr="007C5752" w:rsidRDefault="004F05E1" w:rsidP="004F05E1">
      <w:pPr>
        <w:pStyle w:val="SysReq3"/>
        <w:ind w:left="0"/>
        <w:rPr>
          <w:lang w:val="en-GB"/>
        </w:rPr>
      </w:pPr>
    </w:p>
    <w:p w14:paraId="30F94D47" w14:textId="381BC281" w:rsidR="001A6BE4" w:rsidRPr="007C5752" w:rsidRDefault="001A6BE4" w:rsidP="004F05E1">
      <w:pPr>
        <w:pStyle w:val="SysReq3"/>
        <w:rPr>
          <w:lang w:val="en-GB"/>
        </w:rPr>
      </w:pPr>
      <w:r w:rsidRPr="007C5752">
        <w:rPr>
          <w:lang w:val="en-GB"/>
        </w:rPr>
        <w:t>In the offer, the Applicant shall</w:t>
      </w:r>
      <w:r w:rsidR="004F05E1" w:rsidRPr="007C5752">
        <w:rPr>
          <w:lang w:val="en-GB"/>
        </w:rPr>
        <w:t>:</w:t>
      </w:r>
    </w:p>
    <w:p w14:paraId="35487168" w14:textId="707725C6" w:rsidR="00383991" w:rsidRPr="007C5752" w:rsidRDefault="004F05E1">
      <w:pPr>
        <w:pStyle w:val="SysReq3"/>
        <w:numPr>
          <w:ilvl w:val="0"/>
          <w:numId w:val="68"/>
        </w:numPr>
        <w:ind w:left="1429"/>
        <w:rPr>
          <w:lang w:val="en-GB"/>
        </w:rPr>
      </w:pPr>
      <w:r w:rsidRPr="007C5752">
        <w:rPr>
          <w:lang w:val="en-GB"/>
        </w:rPr>
        <w:t>S</w:t>
      </w:r>
      <w:r w:rsidR="00383991" w:rsidRPr="007C5752">
        <w:rPr>
          <w:lang w:val="en-GB"/>
        </w:rPr>
        <w:t>ubmit a single offer, inclusive of all proposed modifications, representing the most optimal solution</w:t>
      </w:r>
      <w:r w:rsidR="00352FF0" w:rsidRPr="007C5752">
        <w:rPr>
          <w:lang w:val="en-GB"/>
        </w:rPr>
        <w:t xml:space="preserve">.  </w:t>
      </w:r>
      <w:r w:rsidR="00383991" w:rsidRPr="007C5752">
        <w:rPr>
          <w:lang w:val="en-GB"/>
        </w:rPr>
        <w:t xml:space="preserve">Multiple alternative offers shall not be </w:t>
      </w:r>
      <w:r w:rsidR="006C0A13" w:rsidRPr="007C5752">
        <w:rPr>
          <w:lang w:val="en-GB"/>
        </w:rPr>
        <w:t>permitted.</w:t>
      </w:r>
    </w:p>
    <w:p w14:paraId="03D10748" w14:textId="77777777" w:rsidR="004F05E1" w:rsidRPr="007C5752" w:rsidRDefault="004F05E1">
      <w:pPr>
        <w:pStyle w:val="SysReq3"/>
        <w:numPr>
          <w:ilvl w:val="0"/>
          <w:numId w:val="68"/>
        </w:numPr>
        <w:ind w:left="1429"/>
        <w:rPr>
          <w:lang w:val="en-GB"/>
        </w:rPr>
      </w:pPr>
      <w:r w:rsidRPr="007C5752">
        <w:rPr>
          <w:lang w:val="en-GB"/>
        </w:rPr>
        <w:t>Include</w:t>
      </w:r>
      <w:r w:rsidR="00383991" w:rsidRPr="007C5752">
        <w:rPr>
          <w:lang w:val="en-GB"/>
        </w:rPr>
        <w:t xml:space="preserve"> an overview of the main Contract activities</w:t>
      </w:r>
      <w:r w:rsidR="00352FF0" w:rsidRPr="007C5752">
        <w:rPr>
          <w:lang w:val="en-GB"/>
        </w:rPr>
        <w:t xml:space="preserve">.  </w:t>
      </w:r>
      <w:r w:rsidR="00383991" w:rsidRPr="007C5752">
        <w:rPr>
          <w:lang w:val="en-GB"/>
        </w:rPr>
        <w:t xml:space="preserve">For each activity, the Applicant shall detail how requirements will be met, </w:t>
      </w:r>
      <w:r w:rsidR="00BC793A" w:rsidRPr="007C5752">
        <w:rPr>
          <w:lang w:val="en-GB"/>
        </w:rPr>
        <w:t xml:space="preserve">the </w:t>
      </w:r>
      <w:r w:rsidR="00383991" w:rsidRPr="007C5752">
        <w:rPr>
          <w:lang w:val="en-GB"/>
        </w:rPr>
        <w:t>selected processes and techniques</w:t>
      </w:r>
      <w:r w:rsidR="00BC793A" w:rsidRPr="007C5752">
        <w:rPr>
          <w:lang w:val="en-GB"/>
        </w:rPr>
        <w:t xml:space="preserve"> that shall be implemented</w:t>
      </w:r>
      <w:r w:rsidRPr="007C5752">
        <w:rPr>
          <w:lang w:val="en-GB"/>
        </w:rPr>
        <w:t xml:space="preserve">. </w:t>
      </w:r>
    </w:p>
    <w:p w14:paraId="373365C5" w14:textId="4510D99A" w:rsidR="00383991" w:rsidRPr="007C5752" w:rsidRDefault="004F05E1">
      <w:pPr>
        <w:pStyle w:val="SysReq3"/>
        <w:numPr>
          <w:ilvl w:val="0"/>
          <w:numId w:val="68"/>
        </w:numPr>
        <w:ind w:left="1429"/>
        <w:rPr>
          <w:lang w:val="en-GB"/>
        </w:rPr>
      </w:pPr>
      <w:r w:rsidRPr="007C5752">
        <w:rPr>
          <w:lang w:val="en-GB"/>
        </w:rPr>
        <w:t xml:space="preserve">Provide </w:t>
      </w:r>
      <w:r w:rsidR="00BC793A" w:rsidRPr="007C5752">
        <w:rPr>
          <w:lang w:val="en-GB"/>
        </w:rPr>
        <w:t>at least the details as requested in the present document.</w:t>
      </w:r>
      <w:r w:rsidR="00352FF0" w:rsidRPr="007C5752">
        <w:rPr>
          <w:lang w:val="en-GB"/>
        </w:rPr>
        <w:t xml:space="preserve"> </w:t>
      </w:r>
      <w:r w:rsidR="008931A4" w:rsidRPr="007C5752">
        <w:rPr>
          <w:lang w:val="en-GB"/>
        </w:rPr>
        <w:t xml:space="preserve"> </w:t>
      </w:r>
      <w:r w:rsidR="00383991" w:rsidRPr="007C5752">
        <w:rPr>
          <w:lang w:val="en-GB"/>
        </w:rPr>
        <w:t xml:space="preserve">If no detail level is defined in this document, </w:t>
      </w:r>
      <w:r w:rsidR="00BC793A" w:rsidRPr="007C5752">
        <w:rPr>
          <w:lang w:val="en-GB"/>
        </w:rPr>
        <w:t>the Applicant is to choose, based on its experience, the appropriate (level of) detail(s) to be provided in relation to the criticality and/or complexity of the activity</w:t>
      </w:r>
      <w:r w:rsidR="00383991" w:rsidRPr="007C5752">
        <w:rPr>
          <w:lang w:val="en-GB"/>
        </w:rPr>
        <w:t>.</w:t>
      </w:r>
    </w:p>
    <w:p w14:paraId="1D7171E8" w14:textId="7BF518C2" w:rsidR="00383991" w:rsidRPr="007C5752" w:rsidRDefault="00383991" w:rsidP="008565AD">
      <w:pPr>
        <w:pStyle w:val="0AClause"/>
        <w:jc w:val="both"/>
        <w:rPr>
          <w:lang w:val="en-GB"/>
        </w:rPr>
      </w:pPr>
      <w:r w:rsidRPr="007C5752">
        <w:rPr>
          <w:lang w:val="en-GB"/>
        </w:rPr>
        <w:t>During negotiations, deviations and modifications shall be discussed between SCK CEN and the Applicant</w:t>
      </w:r>
      <w:r w:rsidR="00352FF0" w:rsidRPr="007C5752">
        <w:rPr>
          <w:lang w:val="en-GB"/>
        </w:rPr>
        <w:t xml:space="preserve">.  </w:t>
      </w:r>
      <w:r w:rsidRPr="007C5752">
        <w:rPr>
          <w:lang w:val="en-GB"/>
        </w:rPr>
        <w:t>SCK CEN reserves the right to refuse any deviation or modification at its sole discretion and without justification</w:t>
      </w:r>
      <w:r w:rsidR="00352FF0" w:rsidRPr="007C5752">
        <w:rPr>
          <w:lang w:val="en-GB"/>
        </w:rPr>
        <w:t xml:space="preserve">.  </w:t>
      </w:r>
      <w:r w:rsidRPr="007C5752">
        <w:rPr>
          <w:lang w:val="en-GB"/>
        </w:rPr>
        <w:t>Only deviations and modifications with prior written approval from SCK CEN may be implemented.</w:t>
      </w:r>
    </w:p>
    <w:p w14:paraId="242B8416" w14:textId="0466B95A" w:rsidR="00766AC3" w:rsidRPr="007C5752" w:rsidRDefault="00412630" w:rsidP="005479E2">
      <w:pPr>
        <w:pStyle w:val="Heading2numbered"/>
        <w:keepNext/>
        <w:keepLines/>
        <w:ind w:left="578" w:hanging="578"/>
      </w:pPr>
      <w:bookmarkStart w:id="78" w:name="_Toc192335394"/>
      <w:bookmarkStart w:id="79" w:name="_Toc192405921"/>
      <w:bookmarkStart w:id="80" w:name="_Toc192408326"/>
      <w:bookmarkStart w:id="81" w:name="_Toc192408772"/>
      <w:bookmarkStart w:id="82" w:name="_Toc192496232"/>
      <w:bookmarkStart w:id="83" w:name="_Toc192502437"/>
      <w:bookmarkStart w:id="84" w:name="_Toc192509326"/>
      <w:bookmarkStart w:id="85" w:name="_Toc192510047"/>
      <w:bookmarkStart w:id="86" w:name="_Toc192515937"/>
      <w:bookmarkStart w:id="87" w:name="_Toc192579040"/>
      <w:bookmarkStart w:id="88" w:name="_Toc192580981"/>
      <w:bookmarkStart w:id="89" w:name="_Toc192581423"/>
      <w:bookmarkStart w:id="90" w:name="_Toc192762453"/>
      <w:bookmarkStart w:id="91" w:name="_Toc192765027"/>
      <w:bookmarkStart w:id="92" w:name="_Toc192765640"/>
      <w:bookmarkStart w:id="93" w:name="_Toc192782192"/>
      <w:bookmarkStart w:id="94" w:name="_Toc192782800"/>
      <w:bookmarkStart w:id="95" w:name="_Toc192850719"/>
      <w:bookmarkStart w:id="96" w:name="_Toc192929206"/>
      <w:bookmarkStart w:id="97" w:name="_Toc192934894"/>
      <w:bookmarkStart w:id="98" w:name="_Toc193016242"/>
      <w:bookmarkStart w:id="99" w:name="_Toc192335395"/>
      <w:bookmarkStart w:id="100" w:name="_Toc192405922"/>
      <w:bookmarkStart w:id="101" w:name="_Toc192408327"/>
      <w:bookmarkStart w:id="102" w:name="_Toc192408773"/>
      <w:bookmarkStart w:id="103" w:name="_Toc192496233"/>
      <w:bookmarkStart w:id="104" w:name="_Toc192502438"/>
      <w:bookmarkStart w:id="105" w:name="_Toc192509327"/>
      <w:bookmarkStart w:id="106" w:name="_Toc192510048"/>
      <w:bookmarkStart w:id="107" w:name="_Toc192515938"/>
      <w:bookmarkStart w:id="108" w:name="_Toc192579041"/>
      <w:bookmarkStart w:id="109" w:name="_Toc192580982"/>
      <w:bookmarkStart w:id="110" w:name="_Toc192581424"/>
      <w:bookmarkStart w:id="111" w:name="_Toc192762454"/>
      <w:bookmarkStart w:id="112" w:name="_Toc192765028"/>
      <w:bookmarkStart w:id="113" w:name="_Toc192765641"/>
      <w:bookmarkStart w:id="114" w:name="_Toc192782193"/>
      <w:bookmarkStart w:id="115" w:name="_Toc192782801"/>
      <w:bookmarkStart w:id="116" w:name="_Toc192850720"/>
      <w:bookmarkStart w:id="117" w:name="_Toc192929207"/>
      <w:bookmarkStart w:id="118" w:name="_Toc192934895"/>
      <w:bookmarkStart w:id="119" w:name="_Toc193016243"/>
      <w:bookmarkStart w:id="120" w:name="_Toc192335396"/>
      <w:bookmarkStart w:id="121" w:name="_Toc192405923"/>
      <w:bookmarkStart w:id="122" w:name="_Toc192408328"/>
      <w:bookmarkStart w:id="123" w:name="_Toc192408774"/>
      <w:bookmarkStart w:id="124" w:name="_Toc192496234"/>
      <w:bookmarkStart w:id="125" w:name="_Toc192502439"/>
      <w:bookmarkStart w:id="126" w:name="_Toc192509328"/>
      <w:bookmarkStart w:id="127" w:name="_Toc192510049"/>
      <w:bookmarkStart w:id="128" w:name="_Toc192515939"/>
      <w:bookmarkStart w:id="129" w:name="_Toc192579042"/>
      <w:bookmarkStart w:id="130" w:name="_Toc192580983"/>
      <w:bookmarkStart w:id="131" w:name="_Toc192581425"/>
      <w:bookmarkStart w:id="132" w:name="_Toc192762455"/>
      <w:bookmarkStart w:id="133" w:name="_Toc192765029"/>
      <w:bookmarkStart w:id="134" w:name="_Toc192765642"/>
      <w:bookmarkStart w:id="135" w:name="_Toc192782194"/>
      <w:bookmarkStart w:id="136" w:name="_Toc192782802"/>
      <w:bookmarkStart w:id="137" w:name="_Toc192850721"/>
      <w:bookmarkStart w:id="138" w:name="_Toc192929208"/>
      <w:bookmarkStart w:id="139" w:name="_Toc192934896"/>
      <w:bookmarkStart w:id="140" w:name="_Toc193016244"/>
      <w:bookmarkStart w:id="141" w:name="_Toc192335397"/>
      <w:bookmarkStart w:id="142" w:name="_Toc192405924"/>
      <w:bookmarkStart w:id="143" w:name="_Toc192408329"/>
      <w:bookmarkStart w:id="144" w:name="_Toc192408775"/>
      <w:bookmarkStart w:id="145" w:name="_Toc192496235"/>
      <w:bookmarkStart w:id="146" w:name="_Toc192502440"/>
      <w:bookmarkStart w:id="147" w:name="_Toc192509329"/>
      <w:bookmarkStart w:id="148" w:name="_Toc192510050"/>
      <w:bookmarkStart w:id="149" w:name="_Toc192515940"/>
      <w:bookmarkStart w:id="150" w:name="_Toc192579043"/>
      <w:bookmarkStart w:id="151" w:name="_Toc192580984"/>
      <w:bookmarkStart w:id="152" w:name="_Toc192581426"/>
      <w:bookmarkStart w:id="153" w:name="_Toc192762456"/>
      <w:bookmarkStart w:id="154" w:name="_Toc192765030"/>
      <w:bookmarkStart w:id="155" w:name="_Toc192765643"/>
      <w:bookmarkStart w:id="156" w:name="_Toc192782195"/>
      <w:bookmarkStart w:id="157" w:name="_Toc192782803"/>
      <w:bookmarkStart w:id="158" w:name="_Toc192850722"/>
      <w:bookmarkStart w:id="159" w:name="_Toc192929209"/>
      <w:bookmarkStart w:id="160" w:name="_Toc192934897"/>
      <w:bookmarkStart w:id="161" w:name="_Toc193016245"/>
      <w:bookmarkStart w:id="162" w:name="_Toc192335398"/>
      <w:bookmarkStart w:id="163" w:name="_Toc192405925"/>
      <w:bookmarkStart w:id="164" w:name="_Toc192408330"/>
      <w:bookmarkStart w:id="165" w:name="_Toc192408776"/>
      <w:bookmarkStart w:id="166" w:name="_Toc192496236"/>
      <w:bookmarkStart w:id="167" w:name="_Toc192502441"/>
      <w:bookmarkStart w:id="168" w:name="_Toc192509330"/>
      <w:bookmarkStart w:id="169" w:name="_Toc192510051"/>
      <w:bookmarkStart w:id="170" w:name="_Toc192515941"/>
      <w:bookmarkStart w:id="171" w:name="_Toc192579044"/>
      <w:bookmarkStart w:id="172" w:name="_Toc192580985"/>
      <w:bookmarkStart w:id="173" w:name="_Toc192581427"/>
      <w:bookmarkStart w:id="174" w:name="_Toc192762457"/>
      <w:bookmarkStart w:id="175" w:name="_Toc192765031"/>
      <w:bookmarkStart w:id="176" w:name="_Toc192765644"/>
      <w:bookmarkStart w:id="177" w:name="_Toc192782196"/>
      <w:bookmarkStart w:id="178" w:name="_Toc192782804"/>
      <w:bookmarkStart w:id="179" w:name="_Toc192850723"/>
      <w:bookmarkStart w:id="180" w:name="_Toc192929210"/>
      <w:bookmarkStart w:id="181" w:name="_Toc192934898"/>
      <w:bookmarkStart w:id="182" w:name="_Toc193016246"/>
      <w:bookmarkStart w:id="183" w:name="_Toc192335399"/>
      <w:bookmarkStart w:id="184" w:name="_Toc192405926"/>
      <w:bookmarkStart w:id="185" w:name="_Toc192408331"/>
      <w:bookmarkStart w:id="186" w:name="_Toc192408777"/>
      <w:bookmarkStart w:id="187" w:name="_Toc192496237"/>
      <w:bookmarkStart w:id="188" w:name="_Toc192502442"/>
      <w:bookmarkStart w:id="189" w:name="_Toc192509331"/>
      <w:bookmarkStart w:id="190" w:name="_Toc192510052"/>
      <w:bookmarkStart w:id="191" w:name="_Toc192515942"/>
      <w:bookmarkStart w:id="192" w:name="_Toc192579045"/>
      <w:bookmarkStart w:id="193" w:name="_Toc192580986"/>
      <w:bookmarkStart w:id="194" w:name="_Toc192581428"/>
      <w:bookmarkStart w:id="195" w:name="_Toc192762458"/>
      <w:bookmarkStart w:id="196" w:name="_Toc192765032"/>
      <w:bookmarkStart w:id="197" w:name="_Toc192765645"/>
      <w:bookmarkStart w:id="198" w:name="_Toc192782197"/>
      <w:bookmarkStart w:id="199" w:name="_Toc192782805"/>
      <w:bookmarkStart w:id="200" w:name="_Toc192850724"/>
      <w:bookmarkStart w:id="201" w:name="_Toc192929211"/>
      <w:bookmarkStart w:id="202" w:name="_Toc192934899"/>
      <w:bookmarkStart w:id="203" w:name="_Toc193016247"/>
      <w:bookmarkStart w:id="204" w:name="_Toc192335400"/>
      <w:bookmarkStart w:id="205" w:name="_Toc192405927"/>
      <w:bookmarkStart w:id="206" w:name="_Toc192408332"/>
      <w:bookmarkStart w:id="207" w:name="_Toc192408778"/>
      <w:bookmarkStart w:id="208" w:name="_Toc192496238"/>
      <w:bookmarkStart w:id="209" w:name="_Toc192502443"/>
      <w:bookmarkStart w:id="210" w:name="_Toc192509332"/>
      <w:bookmarkStart w:id="211" w:name="_Toc192510053"/>
      <w:bookmarkStart w:id="212" w:name="_Toc192515943"/>
      <w:bookmarkStart w:id="213" w:name="_Toc192579046"/>
      <w:bookmarkStart w:id="214" w:name="_Toc192580987"/>
      <w:bookmarkStart w:id="215" w:name="_Toc192581429"/>
      <w:bookmarkStart w:id="216" w:name="_Toc192762459"/>
      <w:bookmarkStart w:id="217" w:name="_Toc192765033"/>
      <w:bookmarkStart w:id="218" w:name="_Toc192765646"/>
      <w:bookmarkStart w:id="219" w:name="_Toc192782198"/>
      <w:bookmarkStart w:id="220" w:name="_Toc192782806"/>
      <w:bookmarkStart w:id="221" w:name="_Toc192850725"/>
      <w:bookmarkStart w:id="222" w:name="_Toc192929212"/>
      <w:bookmarkStart w:id="223" w:name="_Toc192934900"/>
      <w:bookmarkStart w:id="224" w:name="_Toc193016248"/>
      <w:bookmarkStart w:id="225" w:name="_Toc192335401"/>
      <w:bookmarkStart w:id="226" w:name="_Toc192405928"/>
      <w:bookmarkStart w:id="227" w:name="_Toc192408333"/>
      <w:bookmarkStart w:id="228" w:name="_Toc192408779"/>
      <w:bookmarkStart w:id="229" w:name="_Toc192496239"/>
      <w:bookmarkStart w:id="230" w:name="_Toc192502444"/>
      <w:bookmarkStart w:id="231" w:name="_Toc192509333"/>
      <w:bookmarkStart w:id="232" w:name="_Toc192510054"/>
      <w:bookmarkStart w:id="233" w:name="_Toc192515944"/>
      <w:bookmarkStart w:id="234" w:name="_Toc192579047"/>
      <w:bookmarkStart w:id="235" w:name="_Toc192580988"/>
      <w:bookmarkStart w:id="236" w:name="_Toc192581430"/>
      <w:bookmarkStart w:id="237" w:name="_Toc192762460"/>
      <w:bookmarkStart w:id="238" w:name="_Toc192765034"/>
      <w:bookmarkStart w:id="239" w:name="_Toc192765647"/>
      <w:bookmarkStart w:id="240" w:name="_Toc192782199"/>
      <w:bookmarkStart w:id="241" w:name="_Toc192782807"/>
      <w:bookmarkStart w:id="242" w:name="_Toc192850726"/>
      <w:bookmarkStart w:id="243" w:name="_Toc192929213"/>
      <w:bookmarkStart w:id="244" w:name="_Toc192934901"/>
      <w:bookmarkStart w:id="245" w:name="_Toc193016249"/>
      <w:bookmarkStart w:id="246" w:name="_Toc192335402"/>
      <w:bookmarkStart w:id="247" w:name="_Toc192405929"/>
      <w:bookmarkStart w:id="248" w:name="_Toc192408334"/>
      <w:bookmarkStart w:id="249" w:name="_Toc192408780"/>
      <w:bookmarkStart w:id="250" w:name="_Toc192496240"/>
      <w:bookmarkStart w:id="251" w:name="_Toc192502445"/>
      <w:bookmarkStart w:id="252" w:name="_Toc192509334"/>
      <w:bookmarkStart w:id="253" w:name="_Toc192510055"/>
      <w:bookmarkStart w:id="254" w:name="_Toc192515945"/>
      <w:bookmarkStart w:id="255" w:name="_Toc192579048"/>
      <w:bookmarkStart w:id="256" w:name="_Toc192580989"/>
      <w:bookmarkStart w:id="257" w:name="_Toc192581431"/>
      <w:bookmarkStart w:id="258" w:name="_Toc192762461"/>
      <w:bookmarkStart w:id="259" w:name="_Toc192765035"/>
      <w:bookmarkStart w:id="260" w:name="_Toc192765648"/>
      <w:bookmarkStart w:id="261" w:name="_Toc192782200"/>
      <w:bookmarkStart w:id="262" w:name="_Toc192782808"/>
      <w:bookmarkStart w:id="263" w:name="_Toc192850727"/>
      <w:bookmarkStart w:id="264" w:name="_Toc192929214"/>
      <w:bookmarkStart w:id="265" w:name="_Toc192934902"/>
      <w:bookmarkStart w:id="266" w:name="_Toc193016250"/>
      <w:bookmarkStart w:id="267" w:name="_Toc192335403"/>
      <w:bookmarkStart w:id="268" w:name="_Toc192405930"/>
      <w:bookmarkStart w:id="269" w:name="_Toc192408335"/>
      <w:bookmarkStart w:id="270" w:name="_Toc192408781"/>
      <w:bookmarkStart w:id="271" w:name="_Toc192496241"/>
      <w:bookmarkStart w:id="272" w:name="_Toc192502446"/>
      <w:bookmarkStart w:id="273" w:name="_Toc192509335"/>
      <w:bookmarkStart w:id="274" w:name="_Toc192510056"/>
      <w:bookmarkStart w:id="275" w:name="_Toc192515946"/>
      <w:bookmarkStart w:id="276" w:name="_Toc192579049"/>
      <w:bookmarkStart w:id="277" w:name="_Toc192580990"/>
      <w:bookmarkStart w:id="278" w:name="_Toc192581432"/>
      <w:bookmarkStart w:id="279" w:name="_Toc192762462"/>
      <w:bookmarkStart w:id="280" w:name="_Toc192765036"/>
      <w:bookmarkStart w:id="281" w:name="_Toc192765649"/>
      <w:bookmarkStart w:id="282" w:name="_Toc192782201"/>
      <w:bookmarkStart w:id="283" w:name="_Toc192782809"/>
      <w:bookmarkStart w:id="284" w:name="_Toc192850728"/>
      <w:bookmarkStart w:id="285" w:name="_Toc192929215"/>
      <w:bookmarkStart w:id="286" w:name="_Toc192934903"/>
      <w:bookmarkStart w:id="287" w:name="_Toc193016251"/>
      <w:bookmarkStart w:id="288" w:name="_Toc192335404"/>
      <w:bookmarkStart w:id="289" w:name="_Toc192405931"/>
      <w:bookmarkStart w:id="290" w:name="_Toc192408336"/>
      <w:bookmarkStart w:id="291" w:name="_Toc192408782"/>
      <w:bookmarkStart w:id="292" w:name="_Toc192496242"/>
      <w:bookmarkStart w:id="293" w:name="_Toc192502447"/>
      <w:bookmarkStart w:id="294" w:name="_Toc192509336"/>
      <w:bookmarkStart w:id="295" w:name="_Toc192510057"/>
      <w:bookmarkStart w:id="296" w:name="_Toc192515947"/>
      <w:bookmarkStart w:id="297" w:name="_Toc192579050"/>
      <w:bookmarkStart w:id="298" w:name="_Toc192580991"/>
      <w:bookmarkStart w:id="299" w:name="_Toc192581433"/>
      <w:bookmarkStart w:id="300" w:name="_Toc192762463"/>
      <w:bookmarkStart w:id="301" w:name="_Toc192765037"/>
      <w:bookmarkStart w:id="302" w:name="_Toc192765650"/>
      <w:bookmarkStart w:id="303" w:name="_Toc192782202"/>
      <w:bookmarkStart w:id="304" w:name="_Toc192782810"/>
      <w:bookmarkStart w:id="305" w:name="_Toc192850729"/>
      <w:bookmarkStart w:id="306" w:name="_Toc192929216"/>
      <w:bookmarkStart w:id="307" w:name="_Toc192934904"/>
      <w:bookmarkStart w:id="308" w:name="_Toc193016252"/>
      <w:bookmarkStart w:id="309" w:name="_Toc192335405"/>
      <w:bookmarkStart w:id="310" w:name="_Toc192405932"/>
      <w:bookmarkStart w:id="311" w:name="_Toc192408337"/>
      <w:bookmarkStart w:id="312" w:name="_Toc192408783"/>
      <w:bookmarkStart w:id="313" w:name="_Toc192496243"/>
      <w:bookmarkStart w:id="314" w:name="_Toc192502448"/>
      <w:bookmarkStart w:id="315" w:name="_Toc192509337"/>
      <w:bookmarkStart w:id="316" w:name="_Toc192510058"/>
      <w:bookmarkStart w:id="317" w:name="_Toc192515948"/>
      <w:bookmarkStart w:id="318" w:name="_Toc192579051"/>
      <w:bookmarkStart w:id="319" w:name="_Toc192580992"/>
      <w:bookmarkStart w:id="320" w:name="_Toc192581434"/>
      <w:bookmarkStart w:id="321" w:name="_Toc192762464"/>
      <w:bookmarkStart w:id="322" w:name="_Toc192765038"/>
      <w:bookmarkStart w:id="323" w:name="_Toc192765651"/>
      <w:bookmarkStart w:id="324" w:name="_Toc192782203"/>
      <w:bookmarkStart w:id="325" w:name="_Toc192782811"/>
      <w:bookmarkStart w:id="326" w:name="_Toc192850730"/>
      <w:bookmarkStart w:id="327" w:name="_Toc192929217"/>
      <w:bookmarkStart w:id="328" w:name="_Toc192934905"/>
      <w:bookmarkStart w:id="329" w:name="_Toc193016253"/>
      <w:bookmarkStart w:id="330" w:name="_Toc192335406"/>
      <w:bookmarkStart w:id="331" w:name="_Toc192405933"/>
      <w:bookmarkStart w:id="332" w:name="_Toc192408338"/>
      <w:bookmarkStart w:id="333" w:name="_Toc192408784"/>
      <w:bookmarkStart w:id="334" w:name="_Toc192496244"/>
      <w:bookmarkStart w:id="335" w:name="_Toc192502449"/>
      <w:bookmarkStart w:id="336" w:name="_Toc192509338"/>
      <w:bookmarkStart w:id="337" w:name="_Toc192510059"/>
      <w:bookmarkStart w:id="338" w:name="_Toc192515949"/>
      <w:bookmarkStart w:id="339" w:name="_Toc192579052"/>
      <w:bookmarkStart w:id="340" w:name="_Toc192580993"/>
      <w:bookmarkStart w:id="341" w:name="_Toc192581435"/>
      <w:bookmarkStart w:id="342" w:name="_Toc192762465"/>
      <w:bookmarkStart w:id="343" w:name="_Toc192765039"/>
      <w:bookmarkStart w:id="344" w:name="_Toc192765652"/>
      <w:bookmarkStart w:id="345" w:name="_Toc192782204"/>
      <w:bookmarkStart w:id="346" w:name="_Toc192782812"/>
      <w:bookmarkStart w:id="347" w:name="_Toc192850731"/>
      <w:bookmarkStart w:id="348" w:name="_Toc192929218"/>
      <w:bookmarkStart w:id="349" w:name="_Toc192934906"/>
      <w:bookmarkStart w:id="350" w:name="_Toc193016254"/>
      <w:bookmarkStart w:id="351" w:name="_Toc192335407"/>
      <w:bookmarkStart w:id="352" w:name="_Toc192405934"/>
      <w:bookmarkStart w:id="353" w:name="_Toc192408339"/>
      <w:bookmarkStart w:id="354" w:name="_Toc192408785"/>
      <w:bookmarkStart w:id="355" w:name="_Toc192496245"/>
      <w:bookmarkStart w:id="356" w:name="_Toc192502450"/>
      <w:bookmarkStart w:id="357" w:name="_Toc192509339"/>
      <w:bookmarkStart w:id="358" w:name="_Toc192510060"/>
      <w:bookmarkStart w:id="359" w:name="_Toc192515950"/>
      <w:bookmarkStart w:id="360" w:name="_Toc192579053"/>
      <w:bookmarkStart w:id="361" w:name="_Toc192580994"/>
      <w:bookmarkStart w:id="362" w:name="_Toc192581436"/>
      <w:bookmarkStart w:id="363" w:name="_Toc192762466"/>
      <w:bookmarkStart w:id="364" w:name="_Toc192765040"/>
      <w:bookmarkStart w:id="365" w:name="_Toc192765653"/>
      <w:bookmarkStart w:id="366" w:name="_Toc192782205"/>
      <w:bookmarkStart w:id="367" w:name="_Toc192782813"/>
      <w:bookmarkStart w:id="368" w:name="_Toc192850732"/>
      <w:bookmarkStart w:id="369" w:name="_Toc192929219"/>
      <w:bookmarkStart w:id="370" w:name="_Toc192934907"/>
      <w:bookmarkStart w:id="371" w:name="_Toc193016255"/>
      <w:bookmarkStart w:id="372" w:name="_Toc192335408"/>
      <w:bookmarkStart w:id="373" w:name="_Toc192405935"/>
      <w:bookmarkStart w:id="374" w:name="_Toc192408340"/>
      <w:bookmarkStart w:id="375" w:name="_Toc192408786"/>
      <w:bookmarkStart w:id="376" w:name="_Toc192496246"/>
      <w:bookmarkStart w:id="377" w:name="_Toc192502451"/>
      <w:bookmarkStart w:id="378" w:name="_Toc192509340"/>
      <w:bookmarkStart w:id="379" w:name="_Toc192510061"/>
      <w:bookmarkStart w:id="380" w:name="_Toc192515951"/>
      <w:bookmarkStart w:id="381" w:name="_Toc192579054"/>
      <w:bookmarkStart w:id="382" w:name="_Toc192580995"/>
      <w:bookmarkStart w:id="383" w:name="_Toc192581437"/>
      <w:bookmarkStart w:id="384" w:name="_Toc192762467"/>
      <w:bookmarkStart w:id="385" w:name="_Toc192765041"/>
      <w:bookmarkStart w:id="386" w:name="_Toc192765654"/>
      <w:bookmarkStart w:id="387" w:name="_Toc192782206"/>
      <w:bookmarkStart w:id="388" w:name="_Toc192782814"/>
      <w:bookmarkStart w:id="389" w:name="_Toc192850733"/>
      <w:bookmarkStart w:id="390" w:name="_Toc192929220"/>
      <w:bookmarkStart w:id="391" w:name="_Toc192934908"/>
      <w:bookmarkStart w:id="392" w:name="_Toc193016256"/>
      <w:bookmarkStart w:id="393" w:name="_Toc192335409"/>
      <w:bookmarkStart w:id="394" w:name="_Toc192405936"/>
      <w:bookmarkStart w:id="395" w:name="_Toc192408341"/>
      <w:bookmarkStart w:id="396" w:name="_Toc192408787"/>
      <w:bookmarkStart w:id="397" w:name="_Toc192496247"/>
      <w:bookmarkStart w:id="398" w:name="_Toc192502452"/>
      <w:bookmarkStart w:id="399" w:name="_Toc192509341"/>
      <w:bookmarkStart w:id="400" w:name="_Toc192510062"/>
      <w:bookmarkStart w:id="401" w:name="_Toc192515952"/>
      <w:bookmarkStart w:id="402" w:name="_Toc192579055"/>
      <w:bookmarkStart w:id="403" w:name="_Toc192580996"/>
      <w:bookmarkStart w:id="404" w:name="_Toc192581438"/>
      <w:bookmarkStart w:id="405" w:name="_Toc192762468"/>
      <w:bookmarkStart w:id="406" w:name="_Toc192765042"/>
      <w:bookmarkStart w:id="407" w:name="_Toc192765655"/>
      <w:bookmarkStart w:id="408" w:name="_Toc192782207"/>
      <w:bookmarkStart w:id="409" w:name="_Toc192782815"/>
      <w:bookmarkStart w:id="410" w:name="_Toc192850734"/>
      <w:bookmarkStart w:id="411" w:name="_Toc192929221"/>
      <w:bookmarkStart w:id="412" w:name="_Toc192934909"/>
      <w:bookmarkStart w:id="413" w:name="_Toc193016257"/>
      <w:bookmarkStart w:id="414" w:name="_Toc192335410"/>
      <w:bookmarkStart w:id="415" w:name="_Toc192405937"/>
      <w:bookmarkStart w:id="416" w:name="_Toc192408342"/>
      <w:bookmarkStart w:id="417" w:name="_Toc192408788"/>
      <w:bookmarkStart w:id="418" w:name="_Toc192496248"/>
      <w:bookmarkStart w:id="419" w:name="_Toc192502453"/>
      <w:bookmarkStart w:id="420" w:name="_Toc192509342"/>
      <w:bookmarkStart w:id="421" w:name="_Toc192510063"/>
      <w:bookmarkStart w:id="422" w:name="_Toc192515953"/>
      <w:bookmarkStart w:id="423" w:name="_Toc192579056"/>
      <w:bookmarkStart w:id="424" w:name="_Toc192580997"/>
      <w:bookmarkStart w:id="425" w:name="_Toc192581439"/>
      <w:bookmarkStart w:id="426" w:name="_Toc192762469"/>
      <w:bookmarkStart w:id="427" w:name="_Toc192765043"/>
      <w:bookmarkStart w:id="428" w:name="_Toc192765656"/>
      <w:bookmarkStart w:id="429" w:name="_Toc192782208"/>
      <w:bookmarkStart w:id="430" w:name="_Toc192782816"/>
      <w:bookmarkStart w:id="431" w:name="_Toc192850735"/>
      <w:bookmarkStart w:id="432" w:name="_Toc192929222"/>
      <w:bookmarkStart w:id="433" w:name="_Toc192934910"/>
      <w:bookmarkStart w:id="434" w:name="_Toc193016258"/>
      <w:bookmarkStart w:id="435" w:name="_Toc192335411"/>
      <w:bookmarkStart w:id="436" w:name="_Toc192405938"/>
      <w:bookmarkStart w:id="437" w:name="_Toc192408343"/>
      <w:bookmarkStart w:id="438" w:name="_Toc192408789"/>
      <w:bookmarkStart w:id="439" w:name="_Toc192496249"/>
      <w:bookmarkStart w:id="440" w:name="_Toc192502454"/>
      <w:bookmarkStart w:id="441" w:name="_Toc192509343"/>
      <w:bookmarkStart w:id="442" w:name="_Toc192510064"/>
      <w:bookmarkStart w:id="443" w:name="_Toc192515954"/>
      <w:bookmarkStart w:id="444" w:name="_Toc192579057"/>
      <w:bookmarkStart w:id="445" w:name="_Toc192580998"/>
      <w:bookmarkStart w:id="446" w:name="_Toc192581440"/>
      <w:bookmarkStart w:id="447" w:name="_Toc192762470"/>
      <w:bookmarkStart w:id="448" w:name="_Toc192765044"/>
      <w:bookmarkStart w:id="449" w:name="_Toc192765657"/>
      <w:bookmarkStart w:id="450" w:name="_Toc192782209"/>
      <w:bookmarkStart w:id="451" w:name="_Toc192782817"/>
      <w:bookmarkStart w:id="452" w:name="_Toc192850736"/>
      <w:bookmarkStart w:id="453" w:name="_Toc192929223"/>
      <w:bookmarkStart w:id="454" w:name="_Toc192934911"/>
      <w:bookmarkStart w:id="455" w:name="_Toc193016259"/>
      <w:bookmarkStart w:id="456" w:name="_Toc192335412"/>
      <w:bookmarkStart w:id="457" w:name="_Toc192405939"/>
      <w:bookmarkStart w:id="458" w:name="_Toc192408344"/>
      <w:bookmarkStart w:id="459" w:name="_Toc192408790"/>
      <w:bookmarkStart w:id="460" w:name="_Toc192496250"/>
      <w:bookmarkStart w:id="461" w:name="_Toc192502455"/>
      <w:bookmarkStart w:id="462" w:name="_Toc192509344"/>
      <w:bookmarkStart w:id="463" w:name="_Toc192510065"/>
      <w:bookmarkStart w:id="464" w:name="_Toc192515955"/>
      <w:bookmarkStart w:id="465" w:name="_Toc192579058"/>
      <w:bookmarkStart w:id="466" w:name="_Toc192580999"/>
      <w:bookmarkStart w:id="467" w:name="_Toc192581441"/>
      <w:bookmarkStart w:id="468" w:name="_Toc192762471"/>
      <w:bookmarkStart w:id="469" w:name="_Toc192765045"/>
      <w:bookmarkStart w:id="470" w:name="_Toc192765658"/>
      <w:bookmarkStart w:id="471" w:name="_Toc192782210"/>
      <w:bookmarkStart w:id="472" w:name="_Toc192782818"/>
      <w:bookmarkStart w:id="473" w:name="_Toc192850737"/>
      <w:bookmarkStart w:id="474" w:name="_Toc192929224"/>
      <w:bookmarkStart w:id="475" w:name="_Toc192934912"/>
      <w:bookmarkStart w:id="476" w:name="_Toc193016260"/>
      <w:bookmarkStart w:id="477" w:name="_Toc192335413"/>
      <w:bookmarkStart w:id="478" w:name="_Toc192405940"/>
      <w:bookmarkStart w:id="479" w:name="_Toc192408345"/>
      <w:bookmarkStart w:id="480" w:name="_Toc192408791"/>
      <w:bookmarkStart w:id="481" w:name="_Toc192496251"/>
      <w:bookmarkStart w:id="482" w:name="_Toc192502456"/>
      <w:bookmarkStart w:id="483" w:name="_Toc192509345"/>
      <w:bookmarkStart w:id="484" w:name="_Toc192510066"/>
      <w:bookmarkStart w:id="485" w:name="_Toc192515956"/>
      <w:bookmarkStart w:id="486" w:name="_Toc192579059"/>
      <w:bookmarkStart w:id="487" w:name="_Toc192581000"/>
      <w:bookmarkStart w:id="488" w:name="_Toc192581442"/>
      <w:bookmarkStart w:id="489" w:name="_Toc192762472"/>
      <w:bookmarkStart w:id="490" w:name="_Toc192765046"/>
      <w:bookmarkStart w:id="491" w:name="_Toc192765659"/>
      <w:bookmarkStart w:id="492" w:name="_Toc192782211"/>
      <w:bookmarkStart w:id="493" w:name="_Toc192782819"/>
      <w:bookmarkStart w:id="494" w:name="_Toc192850738"/>
      <w:bookmarkStart w:id="495" w:name="_Toc192929225"/>
      <w:bookmarkStart w:id="496" w:name="_Toc192934913"/>
      <w:bookmarkStart w:id="497" w:name="_Toc193016261"/>
      <w:bookmarkStart w:id="498" w:name="_Toc192335414"/>
      <w:bookmarkStart w:id="499" w:name="_Toc192405941"/>
      <w:bookmarkStart w:id="500" w:name="_Toc192408346"/>
      <w:bookmarkStart w:id="501" w:name="_Toc192408792"/>
      <w:bookmarkStart w:id="502" w:name="_Toc192496252"/>
      <w:bookmarkStart w:id="503" w:name="_Toc192502457"/>
      <w:bookmarkStart w:id="504" w:name="_Toc192509346"/>
      <w:bookmarkStart w:id="505" w:name="_Toc192510067"/>
      <w:bookmarkStart w:id="506" w:name="_Toc192515957"/>
      <w:bookmarkStart w:id="507" w:name="_Toc192579060"/>
      <w:bookmarkStart w:id="508" w:name="_Toc192581001"/>
      <w:bookmarkStart w:id="509" w:name="_Toc192581443"/>
      <w:bookmarkStart w:id="510" w:name="_Toc192762473"/>
      <w:bookmarkStart w:id="511" w:name="_Toc192765047"/>
      <w:bookmarkStart w:id="512" w:name="_Toc192765660"/>
      <w:bookmarkStart w:id="513" w:name="_Toc192782212"/>
      <w:bookmarkStart w:id="514" w:name="_Toc192782820"/>
      <w:bookmarkStart w:id="515" w:name="_Toc192850739"/>
      <w:bookmarkStart w:id="516" w:name="_Toc192929226"/>
      <w:bookmarkStart w:id="517" w:name="_Toc192934914"/>
      <w:bookmarkStart w:id="518" w:name="_Toc193016262"/>
      <w:bookmarkStart w:id="519" w:name="_Toc192335415"/>
      <w:bookmarkStart w:id="520" w:name="_Toc192405942"/>
      <w:bookmarkStart w:id="521" w:name="_Toc192408347"/>
      <w:bookmarkStart w:id="522" w:name="_Toc192408793"/>
      <w:bookmarkStart w:id="523" w:name="_Toc192496253"/>
      <w:bookmarkStart w:id="524" w:name="_Toc192502458"/>
      <w:bookmarkStart w:id="525" w:name="_Toc192509347"/>
      <w:bookmarkStart w:id="526" w:name="_Toc192510068"/>
      <w:bookmarkStart w:id="527" w:name="_Toc192515958"/>
      <w:bookmarkStart w:id="528" w:name="_Toc192579061"/>
      <w:bookmarkStart w:id="529" w:name="_Toc192581002"/>
      <w:bookmarkStart w:id="530" w:name="_Toc192581444"/>
      <w:bookmarkStart w:id="531" w:name="_Toc192762474"/>
      <w:bookmarkStart w:id="532" w:name="_Toc192765048"/>
      <w:bookmarkStart w:id="533" w:name="_Toc192765661"/>
      <w:bookmarkStart w:id="534" w:name="_Toc192782213"/>
      <w:bookmarkStart w:id="535" w:name="_Toc192782821"/>
      <w:bookmarkStart w:id="536" w:name="_Toc192850740"/>
      <w:bookmarkStart w:id="537" w:name="_Toc192929227"/>
      <w:bookmarkStart w:id="538" w:name="_Toc192934915"/>
      <w:bookmarkStart w:id="539" w:name="_Toc193016263"/>
      <w:bookmarkStart w:id="540" w:name="_Toc192335416"/>
      <w:bookmarkStart w:id="541" w:name="_Toc192405943"/>
      <w:bookmarkStart w:id="542" w:name="_Toc192408348"/>
      <w:bookmarkStart w:id="543" w:name="_Toc192408794"/>
      <w:bookmarkStart w:id="544" w:name="_Toc192496254"/>
      <w:bookmarkStart w:id="545" w:name="_Toc192502459"/>
      <w:bookmarkStart w:id="546" w:name="_Toc192509348"/>
      <w:bookmarkStart w:id="547" w:name="_Toc192510069"/>
      <w:bookmarkStart w:id="548" w:name="_Toc192515959"/>
      <w:bookmarkStart w:id="549" w:name="_Toc192579062"/>
      <w:bookmarkStart w:id="550" w:name="_Toc192581003"/>
      <w:bookmarkStart w:id="551" w:name="_Toc192581445"/>
      <w:bookmarkStart w:id="552" w:name="_Toc192762475"/>
      <w:bookmarkStart w:id="553" w:name="_Toc192765049"/>
      <w:bookmarkStart w:id="554" w:name="_Toc192765662"/>
      <w:bookmarkStart w:id="555" w:name="_Toc192782214"/>
      <w:bookmarkStart w:id="556" w:name="_Toc192782822"/>
      <w:bookmarkStart w:id="557" w:name="_Toc192850741"/>
      <w:bookmarkStart w:id="558" w:name="_Toc192929228"/>
      <w:bookmarkStart w:id="559" w:name="_Toc192934916"/>
      <w:bookmarkStart w:id="560" w:name="_Toc193016264"/>
      <w:bookmarkStart w:id="561" w:name="_Toc192335417"/>
      <w:bookmarkStart w:id="562" w:name="_Toc192405944"/>
      <w:bookmarkStart w:id="563" w:name="_Toc192408349"/>
      <w:bookmarkStart w:id="564" w:name="_Toc192408795"/>
      <w:bookmarkStart w:id="565" w:name="_Toc192496255"/>
      <w:bookmarkStart w:id="566" w:name="_Toc192502460"/>
      <w:bookmarkStart w:id="567" w:name="_Toc192509349"/>
      <w:bookmarkStart w:id="568" w:name="_Toc192510070"/>
      <w:bookmarkStart w:id="569" w:name="_Toc192515960"/>
      <w:bookmarkStart w:id="570" w:name="_Toc192579063"/>
      <w:bookmarkStart w:id="571" w:name="_Toc192581004"/>
      <w:bookmarkStart w:id="572" w:name="_Toc192581446"/>
      <w:bookmarkStart w:id="573" w:name="_Toc192762476"/>
      <w:bookmarkStart w:id="574" w:name="_Toc192765050"/>
      <w:bookmarkStart w:id="575" w:name="_Toc192765663"/>
      <w:bookmarkStart w:id="576" w:name="_Toc192782215"/>
      <w:bookmarkStart w:id="577" w:name="_Toc192782823"/>
      <w:bookmarkStart w:id="578" w:name="_Toc192850742"/>
      <w:bookmarkStart w:id="579" w:name="_Toc192929229"/>
      <w:bookmarkStart w:id="580" w:name="_Toc192934917"/>
      <w:bookmarkStart w:id="581" w:name="_Toc193016265"/>
      <w:bookmarkStart w:id="582" w:name="_Toc192335418"/>
      <w:bookmarkStart w:id="583" w:name="_Toc192405945"/>
      <w:bookmarkStart w:id="584" w:name="_Toc192408350"/>
      <w:bookmarkStart w:id="585" w:name="_Toc192408796"/>
      <w:bookmarkStart w:id="586" w:name="_Toc192496256"/>
      <w:bookmarkStart w:id="587" w:name="_Toc192502461"/>
      <w:bookmarkStart w:id="588" w:name="_Toc192509350"/>
      <w:bookmarkStart w:id="589" w:name="_Toc192510071"/>
      <w:bookmarkStart w:id="590" w:name="_Toc192515961"/>
      <w:bookmarkStart w:id="591" w:name="_Toc192579064"/>
      <w:bookmarkStart w:id="592" w:name="_Toc192581005"/>
      <w:bookmarkStart w:id="593" w:name="_Toc192581447"/>
      <w:bookmarkStart w:id="594" w:name="_Toc192762477"/>
      <w:bookmarkStart w:id="595" w:name="_Toc192765051"/>
      <w:bookmarkStart w:id="596" w:name="_Toc192765664"/>
      <w:bookmarkStart w:id="597" w:name="_Toc192782216"/>
      <w:bookmarkStart w:id="598" w:name="_Toc192782824"/>
      <w:bookmarkStart w:id="599" w:name="_Toc192850743"/>
      <w:bookmarkStart w:id="600" w:name="_Toc192929230"/>
      <w:bookmarkStart w:id="601" w:name="_Toc192934918"/>
      <w:bookmarkStart w:id="602" w:name="_Toc193016266"/>
      <w:bookmarkStart w:id="603" w:name="_Toc192335419"/>
      <w:bookmarkStart w:id="604" w:name="_Toc192405946"/>
      <w:bookmarkStart w:id="605" w:name="_Toc192408351"/>
      <w:bookmarkStart w:id="606" w:name="_Toc192408797"/>
      <w:bookmarkStart w:id="607" w:name="_Toc192496257"/>
      <w:bookmarkStart w:id="608" w:name="_Toc192502462"/>
      <w:bookmarkStart w:id="609" w:name="_Toc192509351"/>
      <w:bookmarkStart w:id="610" w:name="_Toc192510072"/>
      <w:bookmarkStart w:id="611" w:name="_Toc192515962"/>
      <w:bookmarkStart w:id="612" w:name="_Toc192579065"/>
      <w:bookmarkStart w:id="613" w:name="_Toc192581006"/>
      <w:bookmarkStart w:id="614" w:name="_Toc192581448"/>
      <w:bookmarkStart w:id="615" w:name="_Toc192762478"/>
      <w:bookmarkStart w:id="616" w:name="_Toc192765052"/>
      <w:bookmarkStart w:id="617" w:name="_Toc192765665"/>
      <w:bookmarkStart w:id="618" w:name="_Toc192782217"/>
      <w:bookmarkStart w:id="619" w:name="_Toc192782825"/>
      <w:bookmarkStart w:id="620" w:name="_Toc192850744"/>
      <w:bookmarkStart w:id="621" w:name="_Toc192929231"/>
      <w:bookmarkStart w:id="622" w:name="_Toc192934919"/>
      <w:bookmarkStart w:id="623" w:name="_Toc193016267"/>
      <w:bookmarkStart w:id="624" w:name="_Toc192335420"/>
      <w:bookmarkStart w:id="625" w:name="_Toc192405947"/>
      <w:bookmarkStart w:id="626" w:name="_Toc192408352"/>
      <w:bookmarkStart w:id="627" w:name="_Toc192408798"/>
      <w:bookmarkStart w:id="628" w:name="_Toc192496258"/>
      <w:bookmarkStart w:id="629" w:name="_Toc192502463"/>
      <w:bookmarkStart w:id="630" w:name="_Toc192509352"/>
      <w:bookmarkStart w:id="631" w:name="_Toc192510073"/>
      <w:bookmarkStart w:id="632" w:name="_Toc192515963"/>
      <w:bookmarkStart w:id="633" w:name="_Toc192579066"/>
      <w:bookmarkStart w:id="634" w:name="_Toc192581007"/>
      <w:bookmarkStart w:id="635" w:name="_Toc192581449"/>
      <w:bookmarkStart w:id="636" w:name="_Toc192762479"/>
      <w:bookmarkStart w:id="637" w:name="_Toc192765053"/>
      <w:bookmarkStart w:id="638" w:name="_Toc192765666"/>
      <w:bookmarkStart w:id="639" w:name="_Toc192782218"/>
      <w:bookmarkStart w:id="640" w:name="_Toc192782826"/>
      <w:bookmarkStart w:id="641" w:name="_Toc192850745"/>
      <w:bookmarkStart w:id="642" w:name="_Toc192929232"/>
      <w:bookmarkStart w:id="643" w:name="_Toc192934920"/>
      <w:bookmarkStart w:id="644" w:name="_Toc193016268"/>
      <w:bookmarkStart w:id="645" w:name="_Toc192335421"/>
      <w:bookmarkStart w:id="646" w:name="_Toc192405948"/>
      <w:bookmarkStart w:id="647" w:name="_Toc192408353"/>
      <w:bookmarkStart w:id="648" w:name="_Toc192408799"/>
      <w:bookmarkStart w:id="649" w:name="_Toc192496259"/>
      <w:bookmarkStart w:id="650" w:name="_Toc192502464"/>
      <w:bookmarkStart w:id="651" w:name="_Toc192509353"/>
      <w:bookmarkStart w:id="652" w:name="_Toc192510074"/>
      <w:bookmarkStart w:id="653" w:name="_Toc192515964"/>
      <w:bookmarkStart w:id="654" w:name="_Toc192579067"/>
      <w:bookmarkStart w:id="655" w:name="_Toc192581008"/>
      <w:bookmarkStart w:id="656" w:name="_Toc192581450"/>
      <w:bookmarkStart w:id="657" w:name="_Toc192762480"/>
      <w:bookmarkStart w:id="658" w:name="_Toc192765054"/>
      <w:bookmarkStart w:id="659" w:name="_Toc192765667"/>
      <w:bookmarkStart w:id="660" w:name="_Toc192782219"/>
      <w:bookmarkStart w:id="661" w:name="_Toc192782827"/>
      <w:bookmarkStart w:id="662" w:name="_Toc192850746"/>
      <w:bookmarkStart w:id="663" w:name="_Toc192929233"/>
      <w:bookmarkStart w:id="664" w:name="_Toc192934921"/>
      <w:bookmarkStart w:id="665" w:name="_Toc193016269"/>
      <w:bookmarkStart w:id="666" w:name="_Toc192335422"/>
      <w:bookmarkStart w:id="667" w:name="_Toc192405949"/>
      <w:bookmarkStart w:id="668" w:name="_Toc192408354"/>
      <w:bookmarkStart w:id="669" w:name="_Toc192408800"/>
      <w:bookmarkStart w:id="670" w:name="_Toc192496260"/>
      <w:bookmarkStart w:id="671" w:name="_Toc192502465"/>
      <w:bookmarkStart w:id="672" w:name="_Toc192509354"/>
      <w:bookmarkStart w:id="673" w:name="_Toc192510075"/>
      <w:bookmarkStart w:id="674" w:name="_Toc192515965"/>
      <w:bookmarkStart w:id="675" w:name="_Toc192579068"/>
      <w:bookmarkStart w:id="676" w:name="_Toc192581009"/>
      <w:bookmarkStart w:id="677" w:name="_Toc192581451"/>
      <w:bookmarkStart w:id="678" w:name="_Toc192762481"/>
      <w:bookmarkStart w:id="679" w:name="_Toc192765055"/>
      <w:bookmarkStart w:id="680" w:name="_Toc192765668"/>
      <w:bookmarkStart w:id="681" w:name="_Toc192782220"/>
      <w:bookmarkStart w:id="682" w:name="_Toc192782828"/>
      <w:bookmarkStart w:id="683" w:name="_Toc192850747"/>
      <w:bookmarkStart w:id="684" w:name="_Toc192929234"/>
      <w:bookmarkStart w:id="685" w:name="_Toc192934922"/>
      <w:bookmarkStart w:id="686" w:name="_Toc193016270"/>
      <w:bookmarkStart w:id="687" w:name="_Toc192335423"/>
      <w:bookmarkStart w:id="688" w:name="_Toc192405950"/>
      <w:bookmarkStart w:id="689" w:name="_Toc192408355"/>
      <w:bookmarkStart w:id="690" w:name="_Toc192408801"/>
      <w:bookmarkStart w:id="691" w:name="_Toc192496261"/>
      <w:bookmarkStart w:id="692" w:name="_Toc192502466"/>
      <w:bookmarkStart w:id="693" w:name="_Toc192509355"/>
      <w:bookmarkStart w:id="694" w:name="_Toc192510076"/>
      <w:bookmarkStart w:id="695" w:name="_Toc192515966"/>
      <w:bookmarkStart w:id="696" w:name="_Toc192579069"/>
      <w:bookmarkStart w:id="697" w:name="_Toc192581010"/>
      <w:bookmarkStart w:id="698" w:name="_Toc192581452"/>
      <w:bookmarkStart w:id="699" w:name="_Toc192762482"/>
      <w:bookmarkStart w:id="700" w:name="_Toc192765056"/>
      <w:bookmarkStart w:id="701" w:name="_Toc192765669"/>
      <w:bookmarkStart w:id="702" w:name="_Toc192782221"/>
      <w:bookmarkStart w:id="703" w:name="_Toc192782829"/>
      <w:bookmarkStart w:id="704" w:name="_Toc192850748"/>
      <w:bookmarkStart w:id="705" w:name="_Toc192929235"/>
      <w:bookmarkStart w:id="706" w:name="_Toc192934923"/>
      <w:bookmarkStart w:id="707" w:name="_Toc193016271"/>
      <w:bookmarkStart w:id="708" w:name="_Toc192335424"/>
      <w:bookmarkStart w:id="709" w:name="_Toc192405951"/>
      <w:bookmarkStart w:id="710" w:name="_Toc192408356"/>
      <w:bookmarkStart w:id="711" w:name="_Toc192408802"/>
      <w:bookmarkStart w:id="712" w:name="_Toc192496262"/>
      <w:bookmarkStart w:id="713" w:name="_Toc192502467"/>
      <w:bookmarkStart w:id="714" w:name="_Toc192509356"/>
      <w:bookmarkStart w:id="715" w:name="_Toc192510077"/>
      <w:bookmarkStart w:id="716" w:name="_Toc192515967"/>
      <w:bookmarkStart w:id="717" w:name="_Toc192579070"/>
      <w:bookmarkStart w:id="718" w:name="_Toc192581011"/>
      <w:bookmarkStart w:id="719" w:name="_Toc192581453"/>
      <w:bookmarkStart w:id="720" w:name="_Toc192762483"/>
      <w:bookmarkStart w:id="721" w:name="_Toc192765057"/>
      <w:bookmarkStart w:id="722" w:name="_Toc192765670"/>
      <w:bookmarkStart w:id="723" w:name="_Toc192782222"/>
      <w:bookmarkStart w:id="724" w:name="_Toc192782830"/>
      <w:bookmarkStart w:id="725" w:name="_Toc192850749"/>
      <w:bookmarkStart w:id="726" w:name="_Toc192929236"/>
      <w:bookmarkStart w:id="727" w:name="_Toc192934924"/>
      <w:bookmarkStart w:id="728" w:name="_Toc193016272"/>
      <w:bookmarkStart w:id="729" w:name="_Toc192335425"/>
      <w:bookmarkStart w:id="730" w:name="_Toc192405952"/>
      <w:bookmarkStart w:id="731" w:name="_Toc192408357"/>
      <w:bookmarkStart w:id="732" w:name="_Toc192408803"/>
      <w:bookmarkStart w:id="733" w:name="_Toc192496263"/>
      <w:bookmarkStart w:id="734" w:name="_Toc192502468"/>
      <w:bookmarkStart w:id="735" w:name="_Toc192509357"/>
      <w:bookmarkStart w:id="736" w:name="_Toc192510078"/>
      <w:bookmarkStart w:id="737" w:name="_Toc192515968"/>
      <w:bookmarkStart w:id="738" w:name="_Toc192579071"/>
      <w:bookmarkStart w:id="739" w:name="_Toc192581012"/>
      <w:bookmarkStart w:id="740" w:name="_Toc192581454"/>
      <w:bookmarkStart w:id="741" w:name="_Toc192762484"/>
      <w:bookmarkStart w:id="742" w:name="_Toc192765058"/>
      <w:bookmarkStart w:id="743" w:name="_Toc192765671"/>
      <w:bookmarkStart w:id="744" w:name="_Toc192782223"/>
      <w:bookmarkStart w:id="745" w:name="_Toc192782831"/>
      <w:bookmarkStart w:id="746" w:name="_Toc192850750"/>
      <w:bookmarkStart w:id="747" w:name="_Toc192929237"/>
      <w:bookmarkStart w:id="748" w:name="_Toc192934925"/>
      <w:bookmarkStart w:id="749" w:name="_Toc193016273"/>
      <w:bookmarkStart w:id="750" w:name="_Toc192335426"/>
      <w:bookmarkStart w:id="751" w:name="_Toc192405953"/>
      <w:bookmarkStart w:id="752" w:name="_Toc192408358"/>
      <w:bookmarkStart w:id="753" w:name="_Toc192408804"/>
      <w:bookmarkStart w:id="754" w:name="_Toc192496264"/>
      <w:bookmarkStart w:id="755" w:name="_Toc192502469"/>
      <w:bookmarkStart w:id="756" w:name="_Toc192509358"/>
      <w:bookmarkStart w:id="757" w:name="_Toc192510079"/>
      <w:bookmarkStart w:id="758" w:name="_Toc192515969"/>
      <w:bookmarkStart w:id="759" w:name="_Toc192579072"/>
      <w:bookmarkStart w:id="760" w:name="_Toc192581013"/>
      <w:bookmarkStart w:id="761" w:name="_Toc192581455"/>
      <w:bookmarkStart w:id="762" w:name="_Toc192762485"/>
      <w:bookmarkStart w:id="763" w:name="_Toc192765059"/>
      <w:bookmarkStart w:id="764" w:name="_Toc192765672"/>
      <w:bookmarkStart w:id="765" w:name="_Toc192782224"/>
      <w:bookmarkStart w:id="766" w:name="_Toc192782832"/>
      <w:bookmarkStart w:id="767" w:name="_Toc192850751"/>
      <w:bookmarkStart w:id="768" w:name="_Toc192929238"/>
      <w:bookmarkStart w:id="769" w:name="_Toc192934926"/>
      <w:bookmarkStart w:id="770" w:name="_Toc193016274"/>
      <w:bookmarkStart w:id="771" w:name="_Toc192335427"/>
      <w:bookmarkStart w:id="772" w:name="_Toc192405954"/>
      <w:bookmarkStart w:id="773" w:name="_Toc192408359"/>
      <w:bookmarkStart w:id="774" w:name="_Toc192408805"/>
      <w:bookmarkStart w:id="775" w:name="_Toc192496265"/>
      <w:bookmarkStart w:id="776" w:name="_Toc192502470"/>
      <w:bookmarkStart w:id="777" w:name="_Toc192509359"/>
      <w:bookmarkStart w:id="778" w:name="_Toc192510080"/>
      <w:bookmarkStart w:id="779" w:name="_Toc192515970"/>
      <w:bookmarkStart w:id="780" w:name="_Toc192579073"/>
      <w:bookmarkStart w:id="781" w:name="_Toc192581014"/>
      <w:bookmarkStart w:id="782" w:name="_Toc192581456"/>
      <w:bookmarkStart w:id="783" w:name="_Toc192762486"/>
      <w:bookmarkStart w:id="784" w:name="_Toc192765060"/>
      <w:bookmarkStart w:id="785" w:name="_Toc192765673"/>
      <w:bookmarkStart w:id="786" w:name="_Toc192782225"/>
      <w:bookmarkStart w:id="787" w:name="_Toc192782833"/>
      <w:bookmarkStart w:id="788" w:name="_Toc192850752"/>
      <w:bookmarkStart w:id="789" w:name="_Toc192929239"/>
      <w:bookmarkStart w:id="790" w:name="_Toc192934927"/>
      <w:bookmarkStart w:id="791" w:name="_Toc193016275"/>
      <w:bookmarkStart w:id="792" w:name="_Toc192335436"/>
      <w:bookmarkStart w:id="793" w:name="_Toc192405963"/>
      <w:bookmarkStart w:id="794" w:name="_Toc192408368"/>
      <w:bookmarkStart w:id="795" w:name="_Toc192408814"/>
      <w:bookmarkStart w:id="796" w:name="_Toc192496274"/>
      <w:bookmarkStart w:id="797" w:name="_Toc192502479"/>
      <w:bookmarkStart w:id="798" w:name="_Toc192509368"/>
      <w:bookmarkStart w:id="799" w:name="_Toc192510089"/>
      <w:bookmarkStart w:id="800" w:name="_Toc192515979"/>
      <w:bookmarkStart w:id="801" w:name="_Toc192579082"/>
      <w:bookmarkStart w:id="802" w:name="_Toc192581023"/>
      <w:bookmarkStart w:id="803" w:name="_Toc192581465"/>
      <w:bookmarkStart w:id="804" w:name="_Toc192762495"/>
      <w:bookmarkStart w:id="805" w:name="_Toc192765069"/>
      <w:bookmarkStart w:id="806" w:name="_Toc192765682"/>
      <w:bookmarkStart w:id="807" w:name="_Toc192782234"/>
      <w:bookmarkStart w:id="808" w:name="_Toc192782842"/>
      <w:bookmarkStart w:id="809" w:name="_Toc192850761"/>
      <w:bookmarkStart w:id="810" w:name="_Toc192929248"/>
      <w:bookmarkStart w:id="811" w:name="_Toc192934936"/>
      <w:bookmarkStart w:id="812" w:name="_Toc193016284"/>
      <w:bookmarkStart w:id="813" w:name="_Toc192335437"/>
      <w:bookmarkStart w:id="814" w:name="_Toc192405964"/>
      <w:bookmarkStart w:id="815" w:name="_Toc192408369"/>
      <w:bookmarkStart w:id="816" w:name="_Toc192408815"/>
      <w:bookmarkStart w:id="817" w:name="_Toc192496275"/>
      <w:bookmarkStart w:id="818" w:name="_Toc192502480"/>
      <w:bookmarkStart w:id="819" w:name="_Toc192509369"/>
      <w:bookmarkStart w:id="820" w:name="_Toc192510090"/>
      <w:bookmarkStart w:id="821" w:name="_Toc192515980"/>
      <w:bookmarkStart w:id="822" w:name="_Toc192579083"/>
      <w:bookmarkStart w:id="823" w:name="_Toc192581024"/>
      <w:bookmarkStart w:id="824" w:name="_Toc192581466"/>
      <w:bookmarkStart w:id="825" w:name="_Toc192762496"/>
      <w:bookmarkStart w:id="826" w:name="_Toc192765070"/>
      <w:bookmarkStart w:id="827" w:name="_Toc192765683"/>
      <w:bookmarkStart w:id="828" w:name="_Toc192782235"/>
      <w:bookmarkStart w:id="829" w:name="_Toc192782843"/>
      <w:bookmarkStart w:id="830" w:name="_Toc192850762"/>
      <w:bookmarkStart w:id="831" w:name="_Toc192929249"/>
      <w:bookmarkStart w:id="832" w:name="_Toc192934937"/>
      <w:bookmarkStart w:id="833" w:name="_Toc193016285"/>
      <w:bookmarkStart w:id="834" w:name="_Toc192335438"/>
      <w:bookmarkStart w:id="835" w:name="_Toc192405965"/>
      <w:bookmarkStart w:id="836" w:name="_Toc192408370"/>
      <w:bookmarkStart w:id="837" w:name="_Toc192408816"/>
      <w:bookmarkStart w:id="838" w:name="_Toc192496276"/>
      <w:bookmarkStart w:id="839" w:name="_Toc192502481"/>
      <w:bookmarkStart w:id="840" w:name="_Toc192509370"/>
      <w:bookmarkStart w:id="841" w:name="_Toc192510091"/>
      <w:bookmarkStart w:id="842" w:name="_Toc192515981"/>
      <w:bookmarkStart w:id="843" w:name="_Toc192579084"/>
      <w:bookmarkStart w:id="844" w:name="_Toc192581025"/>
      <w:bookmarkStart w:id="845" w:name="_Toc192581467"/>
      <w:bookmarkStart w:id="846" w:name="_Toc192762497"/>
      <w:bookmarkStart w:id="847" w:name="_Toc192765071"/>
      <w:bookmarkStart w:id="848" w:name="_Toc192765684"/>
      <w:bookmarkStart w:id="849" w:name="_Toc192782236"/>
      <w:bookmarkStart w:id="850" w:name="_Toc192782844"/>
      <w:bookmarkStart w:id="851" w:name="_Toc192850763"/>
      <w:bookmarkStart w:id="852" w:name="_Toc192929250"/>
      <w:bookmarkStart w:id="853" w:name="_Toc192934938"/>
      <w:bookmarkStart w:id="854" w:name="_Toc193016286"/>
      <w:bookmarkStart w:id="855" w:name="_Toc192335439"/>
      <w:bookmarkStart w:id="856" w:name="_Toc192405966"/>
      <w:bookmarkStart w:id="857" w:name="_Toc192408371"/>
      <w:bookmarkStart w:id="858" w:name="_Toc192408817"/>
      <w:bookmarkStart w:id="859" w:name="_Toc192496277"/>
      <w:bookmarkStart w:id="860" w:name="_Toc192502482"/>
      <w:bookmarkStart w:id="861" w:name="_Toc192509371"/>
      <w:bookmarkStart w:id="862" w:name="_Toc192510092"/>
      <w:bookmarkStart w:id="863" w:name="_Toc192515982"/>
      <w:bookmarkStart w:id="864" w:name="_Toc192579085"/>
      <w:bookmarkStart w:id="865" w:name="_Toc192581026"/>
      <w:bookmarkStart w:id="866" w:name="_Toc192581468"/>
      <w:bookmarkStart w:id="867" w:name="_Toc192762498"/>
      <w:bookmarkStart w:id="868" w:name="_Toc192765072"/>
      <w:bookmarkStart w:id="869" w:name="_Toc192765685"/>
      <w:bookmarkStart w:id="870" w:name="_Toc192782237"/>
      <w:bookmarkStart w:id="871" w:name="_Toc192782845"/>
      <w:bookmarkStart w:id="872" w:name="_Toc192850764"/>
      <w:bookmarkStart w:id="873" w:name="_Toc192929251"/>
      <w:bookmarkStart w:id="874" w:name="_Toc192934939"/>
      <w:bookmarkStart w:id="875" w:name="_Toc193016287"/>
      <w:bookmarkStart w:id="876" w:name="_Toc192335440"/>
      <w:bookmarkStart w:id="877" w:name="_Toc192405967"/>
      <w:bookmarkStart w:id="878" w:name="_Toc192408372"/>
      <w:bookmarkStart w:id="879" w:name="_Toc192408818"/>
      <w:bookmarkStart w:id="880" w:name="_Toc192496278"/>
      <w:bookmarkStart w:id="881" w:name="_Toc192502483"/>
      <w:bookmarkStart w:id="882" w:name="_Toc192509372"/>
      <w:bookmarkStart w:id="883" w:name="_Toc192510093"/>
      <w:bookmarkStart w:id="884" w:name="_Toc192515983"/>
      <w:bookmarkStart w:id="885" w:name="_Toc192579086"/>
      <w:bookmarkStart w:id="886" w:name="_Toc192581027"/>
      <w:bookmarkStart w:id="887" w:name="_Toc192581469"/>
      <w:bookmarkStart w:id="888" w:name="_Toc192762499"/>
      <w:bookmarkStart w:id="889" w:name="_Toc192765073"/>
      <w:bookmarkStart w:id="890" w:name="_Toc192765686"/>
      <w:bookmarkStart w:id="891" w:name="_Toc192782238"/>
      <w:bookmarkStart w:id="892" w:name="_Toc192782846"/>
      <w:bookmarkStart w:id="893" w:name="_Toc192850765"/>
      <w:bookmarkStart w:id="894" w:name="_Toc192929252"/>
      <w:bookmarkStart w:id="895" w:name="_Toc192934940"/>
      <w:bookmarkStart w:id="896" w:name="_Toc193016288"/>
      <w:bookmarkStart w:id="897" w:name="_Toc192335441"/>
      <w:bookmarkStart w:id="898" w:name="_Toc192405968"/>
      <w:bookmarkStart w:id="899" w:name="_Toc192408373"/>
      <w:bookmarkStart w:id="900" w:name="_Toc192408819"/>
      <w:bookmarkStart w:id="901" w:name="_Toc192496279"/>
      <w:bookmarkStart w:id="902" w:name="_Toc192502484"/>
      <w:bookmarkStart w:id="903" w:name="_Toc192509373"/>
      <w:bookmarkStart w:id="904" w:name="_Toc192510094"/>
      <w:bookmarkStart w:id="905" w:name="_Toc192515984"/>
      <w:bookmarkStart w:id="906" w:name="_Toc192579087"/>
      <w:bookmarkStart w:id="907" w:name="_Toc192581028"/>
      <w:bookmarkStart w:id="908" w:name="_Toc192581470"/>
      <w:bookmarkStart w:id="909" w:name="_Toc192762500"/>
      <w:bookmarkStart w:id="910" w:name="_Toc192765074"/>
      <w:bookmarkStart w:id="911" w:name="_Toc192765687"/>
      <w:bookmarkStart w:id="912" w:name="_Toc192782239"/>
      <w:bookmarkStart w:id="913" w:name="_Toc192782847"/>
      <w:bookmarkStart w:id="914" w:name="_Toc192850766"/>
      <w:bookmarkStart w:id="915" w:name="_Toc192929253"/>
      <w:bookmarkStart w:id="916" w:name="_Toc192934941"/>
      <w:bookmarkStart w:id="917" w:name="_Toc193016289"/>
      <w:bookmarkStart w:id="918" w:name="_Toc192335442"/>
      <w:bookmarkStart w:id="919" w:name="_Toc192405969"/>
      <w:bookmarkStart w:id="920" w:name="_Toc192408374"/>
      <w:bookmarkStart w:id="921" w:name="_Toc192408820"/>
      <w:bookmarkStart w:id="922" w:name="_Toc192496280"/>
      <w:bookmarkStart w:id="923" w:name="_Toc192502485"/>
      <w:bookmarkStart w:id="924" w:name="_Toc192509374"/>
      <w:bookmarkStart w:id="925" w:name="_Toc192510095"/>
      <w:bookmarkStart w:id="926" w:name="_Toc192515985"/>
      <w:bookmarkStart w:id="927" w:name="_Toc192579088"/>
      <w:bookmarkStart w:id="928" w:name="_Toc192581029"/>
      <w:bookmarkStart w:id="929" w:name="_Toc192581471"/>
      <w:bookmarkStart w:id="930" w:name="_Toc192762501"/>
      <w:bookmarkStart w:id="931" w:name="_Toc192765075"/>
      <w:bookmarkStart w:id="932" w:name="_Toc192765688"/>
      <w:bookmarkStart w:id="933" w:name="_Toc192782240"/>
      <w:bookmarkStart w:id="934" w:name="_Toc192782848"/>
      <w:bookmarkStart w:id="935" w:name="_Toc192850767"/>
      <w:bookmarkStart w:id="936" w:name="_Toc192929254"/>
      <w:bookmarkStart w:id="937" w:name="_Toc192934942"/>
      <w:bookmarkStart w:id="938" w:name="_Toc193016290"/>
      <w:bookmarkStart w:id="939" w:name="_Toc192335443"/>
      <w:bookmarkStart w:id="940" w:name="_Toc192405970"/>
      <w:bookmarkStart w:id="941" w:name="_Toc192408375"/>
      <w:bookmarkStart w:id="942" w:name="_Toc192408821"/>
      <w:bookmarkStart w:id="943" w:name="_Toc192496281"/>
      <w:bookmarkStart w:id="944" w:name="_Toc192502486"/>
      <w:bookmarkStart w:id="945" w:name="_Toc192509375"/>
      <w:bookmarkStart w:id="946" w:name="_Toc192510096"/>
      <w:bookmarkStart w:id="947" w:name="_Toc192515986"/>
      <w:bookmarkStart w:id="948" w:name="_Toc192579089"/>
      <w:bookmarkStart w:id="949" w:name="_Toc192581030"/>
      <w:bookmarkStart w:id="950" w:name="_Toc192581472"/>
      <w:bookmarkStart w:id="951" w:name="_Toc192762502"/>
      <w:bookmarkStart w:id="952" w:name="_Toc192765076"/>
      <w:bookmarkStart w:id="953" w:name="_Toc192765689"/>
      <w:bookmarkStart w:id="954" w:name="_Toc192782241"/>
      <w:bookmarkStart w:id="955" w:name="_Toc192782849"/>
      <w:bookmarkStart w:id="956" w:name="_Toc192850768"/>
      <w:bookmarkStart w:id="957" w:name="_Toc192929255"/>
      <w:bookmarkStart w:id="958" w:name="_Toc192934943"/>
      <w:bookmarkStart w:id="959" w:name="_Toc193016291"/>
      <w:bookmarkStart w:id="960" w:name="_Toc192335444"/>
      <w:bookmarkStart w:id="961" w:name="_Toc192405971"/>
      <w:bookmarkStart w:id="962" w:name="_Toc192408376"/>
      <w:bookmarkStart w:id="963" w:name="_Toc192408822"/>
      <w:bookmarkStart w:id="964" w:name="_Toc192496282"/>
      <w:bookmarkStart w:id="965" w:name="_Toc192502487"/>
      <w:bookmarkStart w:id="966" w:name="_Toc192509376"/>
      <w:bookmarkStart w:id="967" w:name="_Toc192510097"/>
      <w:bookmarkStart w:id="968" w:name="_Toc192515987"/>
      <w:bookmarkStart w:id="969" w:name="_Toc192579090"/>
      <w:bookmarkStart w:id="970" w:name="_Toc192581031"/>
      <w:bookmarkStart w:id="971" w:name="_Toc192581473"/>
      <w:bookmarkStart w:id="972" w:name="_Toc192762503"/>
      <w:bookmarkStart w:id="973" w:name="_Toc192765077"/>
      <w:bookmarkStart w:id="974" w:name="_Toc192765690"/>
      <w:bookmarkStart w:id="975" w:name="_Toc192782242"/>
      <w:bookmarkStart w:id="976" w:name="_Toc192782850"/>
      <w:bookmarkStart w:id="977" w:name="_Toc192850769"/>
      <w:bookmarkStart w:id="978" w:name="_Toc192929256"/>
      <w:bookmarkStart w:id="979" w:name="_Toc192934944"/>
      <w:bookmarkStart w:id="980" w:name="_Toc193016292"/>
      <w:bookmarkStart w:id="981" w:name="_Toc192335445"/>
      <w:bookmarkStart w:id="982" w:name="_Toc192405972"/>
      <w:bookmarkStart w:id="983" w:name="_Toc192408377"/>
      <w:bookmarkStart w:id="984" w:name="_Toc192408823"/>
      <w:bookmarkStart w:id="985" w:name="_Toc192496283"/>
      <w:bookmarkStart w:id="986" w:name="_Toc192502488"/>
      <w:bookmarkStart w:id="987" w:name="_Toc192509377"/>
      <w:bookmarkStart w:id="988" w:name="_Toc192510098"/>
      <w:bookmarkStart w:id="989" w:name="_Toc192515988"/>
      <w:bookmarkStart w:id="990" w:name="_Toc192579091"/>
      <w:bookmarkStart w:id="991" w:name="_Toc192581032"/>
      <w:bookmarkStart w:id="992" w:name="_Toc192581474"/>
      <w:bookmarkStart w:id="993" w:name="_Toc192762504"/>
      <w:bookmarkStart w:id="994" w:name="_Toc192765078"/>
      <w:bookmarkStart w:id="995" w:name="_Toc192765691"/>
      <w:bookmarkStart w:id="996" w:name="_Toc192782243"/>
      <w:bookmarkStart w:id="997" w:name="_Toc192782851"/>
      <w:bookmarkStart w:id="998" w:name="_Toc192850770"/>
      <w:bookmarkStart w:id="999" w:name="_Toc192929257"/>
      <w:bookmarkStart w:id="1000" w:name="_Toc192934945"/>
      <w:bookmarkStart w:id="1001" w:name="_Toc193016293"/>
      <w:bookmarkStart w:id="1002" w:name="_Toc192335446"/>
      <w:bookmarkStart w:id="1003" w:name="_Toc192405973"/>
      <w:bookmarkStart w:id="1004" w:name="_Toc192408378"/>
      <w:bookmarkStart w:id="1005" w:name="_Toc192408824"/>
      <w:bookmarkStart w:id="1006" w:name="_Toc192496284"/>
      <w:bookmarkStart w:id="1007" w:name="_Toc192502489"/>
      <w:bookmarkStart w:id="1008" w:name="_Toc192509378"/>
      <w:bookmarkStart w:id="1009" w:name="_Toc192510099"/>
      <w:bookmarkStart w:id="1010" w:name="_Toc192515989"/>
      <w:bookmarkStart w:id="1011" w:name="_Toc192579092"/>
      <w:bookmarkStart w:id="1012" w:name="_Toc192581033"/>
      <w:bookmarkStart w:id="1013" w:name="_Toc192581475"/>
      <w:bookmarkStart w:id="1014" w:name="_Toc192762505"/>
      <w:bookmarkStart w:id="1015" w:name="_Toc192765079"/>
      <w:bookmarkStart w:id="1016" w:name="_Toc192765692"/>
      <w:bookmarkStart w:id="1017" w:name="_Toc192782244"/>
      <w:bookmarkStart w:id="1018" w:name="_Toc192782852"/>
      <w:bookmarkStart w:id="1019" w:name="_Toc192850771"/>
      <w:bookmarkStart w:id="1020" w:name="_Toc192929258"/>
      <w:bookmarkStart w:id="1021" w:name="_Toc192934946"/>
      <w:bookmarkStart w:id="1022" w:name="_Toc193016294"/>
      <w:bookmarkStart w:id="1023" w:name="_Toc192335447"/>
      <w:bookmarkStart w:id="1024" w:name="_Toc192405974"/>
      <w:bookmarkStart w:id="1025" w:name="_Toc192408379"/>
      <w:bookmarkStart w:id="1026" w:name="_Toc192408825"/>
      <w:bookmarkStart w:id="1027" w:name="_Toc192496285"/>
      <w:bookmarkStart w:id="1028" w:name="_Toc192502490"/>
      <w:bookmarkStart w:id="1029" w:name="_Toc192509379"/>
      <w:bookmarkStart w:id="1030" w:name="_Toc192510100"/>
      <w:bookmarkStart w:id="1031" w:name="_Toc192515990"/>
      <w:bookmarkStart w:id="1032" w:name="_Toc192579093"/>
      <w:bookmarkStart w:id="1033" w:name="_Toc192581034"/>
      <w:bookmarkStart w:id="1034" w:name="_Toc192581476"/>
      <w:bookmarkStart w:id="1035" w:name="_Toc192762506"/>
      <w:bookmarkStart w:id="1036" w:name="_Toc192765080"/>
      <w:bookmarkStart w:id="1037" w:name="_Toc192765693"/>
      <w:bookmarkStart w:id="1038" w:name="_Toc192782245"/>
      <w:bookmarkStart w:id="1039" w:name="_Toc192782853"/>
      <w:bookmarkStart w:id="1040" w:name="_Toc192850772"/>
      <w:bookmarkStart w:id="1041" w:name="_Toc192929259"/>
      <w:bookmarkStart w:id="1042" w:name="_Toc192934947"/>
      <w:bookmarkStart w:id="1043" w:name="_Toc193016295"/>
      <w:bookmarkStart w:id="1044" w:name="_Toc192335448"/>
      <w:bookmarkStart w:id="1045" w:name="_Toc192405975"/>
      <w:bookmarkStart w:id="1046" w:name="_Toc192408380"/>
      <w:bookmarkStart w:id="1047" w:name="_Toc192408826"/>
      <w:bookmarkStart w:id="1048" w:name="_Toc192496286"/>
      <w:bookmarkStart w:id="1049" w:name="_Toc192502491"/>
      <w:bookmarkStart w:id="1050" w:name="_Toc192509380"/>
      <w:bookmarkStart w:id="1051" w:name="_Toc192510101"/>
      <w:bookmarkStart w:id="1052" w:name="_Toc192515991"/>
      <w:bookmarkStart w:id="1053" w:name="_Toc192579094"/>
      <w:bookmarkStart w:id="1054" w:name="_Toc192581035"/>
      <w:bookmarkStart w:id="1055" w:name="_Toc192581477"/>
      <w:bookmarkStart w:id="1056" w:name="_Toc192762507"/>
      <w:bookmarkStart w:id="1057" w:name="_Toc192765081"/>
      <w:bookmarkStart w:id="1058" w:name="_Toc192765694"/>
      <w:bookmarkStart w:id="1059" w:name="_Toc192782246"/>
      <w:bookmarkStart w:id="1060" w:name="_Toc192782854"/>
      <w:bookmarkStart w:id="1061" w:name="_Toc192850773"/>
      <w:bookmarkStart w:id="1062" w:name="_Toc192929260"/>
      <w:bookmarkStart w:id="1063" w:name="_Toc192934948"/>
      <w:bookmarkStart w:id="1064" w:name="_Toc193016296"/>
      <w:bookmarkStart w:id="1065" w:name="_Toc192335449"/>
      <w:bookmarkStart w:id="1066" w:name="_Toc192405976"/>
      <w:bookmarkStart w:id="1067" w:name="_Toc192408381"/>
      <w:bookmarkStart w:id="1068" w:name="_Toc192408827"/>
      <w:bookmarkStart w:id="1069" w:name="_Toc192496287"/>
      <w:bookmarkStart w:id="1070" w:name="_Toc192502492"/>
      <w:bookmarkStart w:id="1071" w:name="_Toc192509381"/>
      <w:bookmarkStart w:id="1072" w:name="_Toc192510102"/>
      <w:bookmarkStart w:id="1073" w:name="_Toc192515992"/>
      <w:bookmarkStart w:id="1074" w:name="_Toc192579095"/>
      <w:bookmarkStart w:id="1075" w:name="_Toc192581036"/>
      <w:bookmarkStart w:id="1076" w:name="_Toc192581478"/>
      <w:bookmarkStart w:id="1077" w:name="_Toc192762508"/>
      <w:bookmarkStart w:id="1078" w:name="_Toc192765082"/>
      <w:bookmarkStart w:id="1079" w:name="_Toc192765695"/>
      <w:bookmarkStart w:id="1080" w:name="_Toc192782247"/>
      <w:bookmarkStart w:id="1081" w:name="_Toc192782855"/>
      <w:bookmarkStart w:id="1082" w:name="_Toc192850774"/>
      <w:bookmarkStart w:id="1083" w:name="_Toc192929261"/>
      <w:bookmarkStart w:id="1084" w:name="_Toc192934949"/>
      <w:bookmarkStart w:id="1085" w:name="_Toc193016297"/>
      <w:bookmarkStart w:id="1086" w:name="_Toc192335450"/>
      <w:bookmarkStart w:id="1087" w:name="_Toc192405977"/>
      <w:bookmarkStart w:id="1088" w:name="_Toc192408382"/>
      <w:bookmarkStart w:id="1089" w:name="_Toc192408828"/>
      <w:bookmarkStart w:id="1090" w:name="_Toc192496288"/>
      <w:bookmarkStart w:id="1091" w:name="_Toc192502493"/>
      <w:bookmarkStart w:id="1092" w:name="_Toc192509382"/>
      <w:bookmarkStart w:id="1093" w:name="_Toc192510103"/>
      <w:bookmarkStart w:id="1094" w:name="_Toc192515993"/>
      <w:bookmarkStart w:id="1095" w:name="_Toc192579096"/>
      <w:bookmarkStart w:id="1096" w:name="_Toc192581037"/>
      <w:bookmarkStart w:id="1097" w:name="_Toc192581479"/>
      <w:bookmarkStart w:id="1098" w:name="_Toc192762509"/>
      <w:bookmarkStart w:id="1099" w:name="_Toc192765083"/>
      <w:bookmarkStart w:id="1100" w:name="_Toc192765696"/>
      <w:bookmarkStart w:id="1101" w:name="_Toc192782248"/>
      <w:bookmarkStart w:id="1102" w:name="_Toc192782856"/>
      <w:bookmarkStart w:id="1103" w:name="_Toc192850775"/>
      <w:bookmarkStart w:id="1104" w:name="_Toc192929262"/>
      <w:bookmarkStart w:id="1105" w:name="_Toc192934950"/>
      <w:bookmarkStart w:id="1106" w:name="_Toc193016298"/>
      <w:bookmarkStart w:id="1107" w:name="_Toc192335451"/>
      <w:bookmarkStart w:id="1108" w:name="_Toc192405978"/>
      <w:bookmarkStart w:id="1109" w:name="_Toc192408383"/>
      <w:bookmarkStart w:id="1110" w:name="_Toc192408829"/>
      <w:bookmarkStart w:id="1111" w:name="_Toc192496289"/>
      <w:bookmarkStart w:id="1112" w:name="_Toc192502494"/>
      <w:bookmarkStart w:id="1113" w:name="_Toc192509383"/>
      <w:bookmarkStart w:id="1114" w:name="_Toc192510104"/>
      <w:bookmarkStart w:id="1115" w:name="_Toc192515994"/>
      <w:bookmarkStart w:id="1116" w:name="_Toc192579097"/>
      <w:bookmarkStart w:id="1117" w:name="_Toc192581038"/>
      <w:bookmarkStart w:id="1118" w:name="_Toc192581480"/>
      <w:bookmarkStart w:id="1119" w:name="_Toc192762510"/>
      <w:bookmarkStart w:id="1120" w:name="_Toc192765084"/>
      <w:bookmarkStart w:id="1121" w:name="_Toc192765697"/>
      <w:bookmarkStart w:id="1122" w:name="_Toc192782249"/>
      <w:bookmarkStart w:id="1123" w:name="_Toc192782857"/>
      <w:bookmarkStart w:id="1124" w:name="_Toc192850776"/>
      <w:bookmarkStart w:id="1125" w:name="_Toc192929263"/>
      <w:bookmarkStart w:id="1126" w:name="_Toc192934951"/>
      <w:bookmarkStart w:id="1127" w:name="_Toc193016299"/>
      <w:bookmarkStart w:id="1128" w:name="_Toc192335452"/>
      <w:bookmarkStart w:id="1129" w:name="_Toc192405979"/>
      <w:bookmarkStart w:id="1130" w:name="_Toc192408384"/>
      <w:bookmarkStart w:id="1131" w:name="_Toc192408830"/>
      <w:bookmarkStart w:id="1132" w:name="_Toc192496290"/>
      <w:bookmarkStart w:id="1133" w:name="_Toc192502495"/>
      <w:bookmarkStart w:id="1134" w:name="_Toc192509384"/>
      <w:bookmarkStart w:id="1135" w:name="_Toc192510105"/>
      <w:bookmarkStart w:id="1136" w:name="_Toc192515995"/>
      <w:bookmarkStart w:id="1137" w:name="_Toc192579098"/>
      <w:bookmarkStart w:id="1138" w:name="_Toc192581039"/>
      <w:bookmarkStart w:id="1139" w:name="_Toc192581481"/>
      <w:bookmarkStart w:id="1140" w:name="_Toc192762511"/>
      <w:bookmarkStart w:id="1141" w:name="_Toc192765085"/>
      <w:bookmarkStart w:id="1142" w:name="_Toc192765698"/>
      <w:bookmarkStart w:id="1143" w:name="_Toc192782250"/>
      <w:bookmarkStart w:id="1144" w:name="_Toc192782858"/>
      <w:bookmarkStart w:id="1145" w:name="_Toc192850777"/>
      <w:bookmarkStart w:id="1146" w:name="_Toc192929264"/>
      <w:bookmarkStart w:id="1147" w:name="_Toc192934952"/>
      <w:bookmarkStart w:id="1148" w:name="_Toc193016300"/>
      <w:bookmarkStart w:id="1149" w:name="_Toc192335453"/>
      <w:bookmarkStart w:id="1150" w:name="_Toc192405980"/>
      <w:bookmarkStart w:id="1151" w:name="_Toc192408385"/>
      <w:bookmarkStart w:id="1152" w:name="_Toc192408831"/>
      <w:bookmarkStart w:id="1153" w:name="_Toc192496291"/>
      <w:bookmarkStart w:id="1154" w:name="_Toc192502496"/>
      <w:bookmarkStart w:id="1155" w:name="_Toc192509385"/>
      <w:bookmarkStart w:id="1156" w:name="_Toc192510106"/>
      <w:bookmarkStart w:id="1157" w:name="_Toc192515996"/>
      <w:bookmarkStart w:id="1158" w:name="_Toc192579099"/>
      <w:bookmarkStart w:id="1159" w:name="_Toc192581040"/>
      <w:bookmarkStart w:id="1160" w:name="_Toc192581482"/>
      <w:bookmarkStart w:id="1161" w:name="_Toc192762512"/>
      <w:bookmarkStart w:id="1162" w:name="_Toc192765086"/>
      <w:bookmarkStart w:id="1163" w:name="_Toc192765699"/>
      <w:bookmarkStart w:id="1164" w:name="_Toc192782251"/>
      <w:bookmarkStart w:id="1165" w:name="_Toc192782859"/>
      <w:bookmarkStart w:id="1166" w:name="_Toc192850778"/>
      <w:bookmarkStart w:id="1167" w:name="_Toc192929265"/>
      <w:bookmarkStart w:id="1168" w:name="_Toc192934953"/>
      <w:bookmarkStart w:id="1169" w:name="_Toc193016301"/>
      <w:bookmarkStart w:id="1170" w:name="_Toc192335454"/>
      <w:bookmarkStart w:id="1171" w:name="_Toc192405981"/>
      <w:bookmarkStart w:id="1172" w:name="_Toc192408386"/>
      <w:bookmarkStart w:id="1173" w:name="_Toc192408832"/>
      <w:bookmarkStart w:id="1174" w:name="_Toc192496292"/>
      <w:bookmarkStart w:id="1175" w:name="_Toc192502497"/>
      <w:bookmarkStart w:id="1176" w:name="_Toc192509386"/>
      <w:bookmarkStart w:id="1177" w:name="_Toc192510107"/>
      <w:bookmarkStart w:id="1178" w:name="_Toc192515997"/>
      <w:bookmarkStart w:id="1179" w:name="_Toc192579100"/>
      <w:bookmarkStart w:id="1180" w:name="_Toc192581041"/>
      <w:bookmarkStart w:id="1181" w:name="_Toc192581483"/>
      <w:bookmarkStart w:id="1182" w:name="_Toc192762513"/>
      <w:bookmarkStart w:id="1183" w:name="_Toc192765087"/>
      <w:bookmarkStart w:id="1184" w:name="_Toc192765700"/>
      <w:bookmarkStart w:id="1185" w:name="_Toc192782252"/>
      <w:bookmarkStart w:id="1186" w:name="_Toc192782860"/>
      <w:bookmarkStart w:id="1187" w:name="_Toc192850779"/>
      <w:bookmarkStart w:id="1188" w:name="_Toc192929266"/>
      <w:bookmarkStart w:id="1189" w:name="_Toc192934954"/>
      <w:bookmarkStart w:id="1190" w:name="_Toc193016302"/>
      <w:bookmarkStart w:id="1191" w:name="_Toc192335455"/>
      <w:bookmarkStart w:id="1192" w:name="_Toc192405982"/>
      <w:bookmarkStart w:id="1193" w:name="_Toc192408387"/>
      <w:bookmarkStart w:id="1194" w:name="_Toc192408833"/>
      <w:bookmarkStart w:id="1195" w:name="_Toc192496293"/>
      <w:bookmarkStart w:id="1196" w:name="_Toc192502498"/>
      <w:bookmarkStart w:id="1197" w:name="_Toc192509387"/>
      <w:bookmarkStart w:id="1198" w:name="_Toc192510108"/>
      <w:bookmarkStart w:id="1199" w:name="_Toc192515998"/>
      <w:bookmarkStart w:id="1200" w:name="_Toc192579101"/>
      <w:bookmarkStart w:id="1201" w:name="_Toc192581042"/>
      <w:bookmarkStart w:id="1202" w:name="_Toc192581484"/>
      <w:bookmarkStart w:id="1203" w:name="_Toc192762514"/>
      <w:bookmarkStart w:id="1204" w:name="_Toc192765088"/>
      <w:bookmarkStart w:id="1205" w:name="_Toc192765701"/>
      <w:bookmarkStart w:id="1206" w:name="_Toc192782253"/>
      <w:bookmarkStart w:id="1207" w:name="_Toc192782861"/>
      <w:bookmarkStart w:id="1208" w:name="_Toc192850780"/>
      <w:bookmarkStart w:id="1209" w:name="_Toc192929267"/>
      <w:bookmarkStart w:id="1210" w:name="_Toc192934955"/>
      <w:bookmarkStart w:id="1211" w:name="_Toc193016303"/>
      <w:bookmarkStart w:id="1212" w:name="_Toc192335456"/>
      <w:bookmarkStart w:id="1213" w:name="_Toc192405983"/>
      <w:bookmarkStart w:id="1214" w:name="_Toc192408388"/>
      <w:bookmarkStart w:id="1215" w:name="_Toc192408834"/>
      <w:bookmarkStart w:id="1216" w:name="_Toc192496294"/>
      <w:bookmarkStart w:id="1217" w:name="_Toc192502499"/>
      <w:bookmarkStart w:id="1218" w:name="_Toc192509388"/>
      <w:bookmarkStart w:id="1219" w:name="_Toc192510109"/>
      <w:bookmarkStart w:id="1220" w:name="_Toc192515999"/>
      <w:bookmarkStart w:id="1221" w:name="_Toc192579102"/>
      <w:bookmarkStart w:id="1222" w:name="_Toc192581043"/>
      <w:bookmarkStart w:id="1223" w:name="_Toc192581485"/>
      <w:bookmarkStart w:id="1224" w:name="_Toc192762515"/>
      <w:bookmarkStart w:id="1225" w:name="_Toc192765089"/>
      <w:bookmarkStart w:id="1226" w:name="_Toc192765702"/>
      <w:bookmarkStart w:id="1227" w:name="_Toc192782254"/>
      <w:bookmarkStart w:id="1228" w:name="_Toc192782862"/>
      <w:bookmarkStart w:id="1229" w:name="_Toc192850781"/>
      <w:bookmarkStart w:id="1230" w:name="_Toc192929268"/>
      <w:bookmarkStart w:id="1231" w:name="_Toc192934956"/>
      <w:bookmarkStart w:id="1232" w:name="_Toc193016304"/>
      <w:bookmarkStart w:id="1233" w:name="_Toc192335457"/>
      <w:bookmarkStart w:id="1234" w:name="_Toc192405984"/>
      <w:bookmarkStart w:id="1235" w:name="_Toc192408389"/>
      <w:bookmarkStart w:id="1236" w:name="_Toc192408835"/>
      <w:bookmarkStart w:id="1237" w:name="_Toc192496295"/>
      <w:bookmarkStart w:id="1238" w:name="_Toc192502500"/>
      <w:bookmarkStart w:id="1239" w:name="_Toc192509389"/>
      <w:bookmarkStart w:id="1240" w:name="_Toc192510110"/>
      <w:bookmarkStart w:id="1241" w:name="_Toc192516000"/>
      <w:bookmarkStart w:id="1242" w:name="_Toc192579103"/>
      <w:bookmarkStart w:id="1243" w:name="_Toc192581044"/>
      <w:bookmarkStart w:id="1244" w:name="_Toc192581486"/>
      <w:bookmarkStart w:id="1245" w:name="_Toc192762516"/>
      <w:bookmarkStart w:id="1246" w:name="_Toc192765090"/>
      <w:bookmarkStart w:id="1247" w:name="_Toc192765703"/>
      <w:bookmarkStart w:id="1248" w:name="_Toc192782255"/>
      <w:bookmarkStart w:id="1249" w:name="_Toc192782863"/>
      <w:bookmarkStart w:id="1250" w:name="_Toc192850782"/>
      <w:bookmarkStart w:id="1251" w:name="_Toc192929269"/>
      <w:bookmarkStart w:id="1252" w:name="_Toc192934957"/>
      <w:bookmarkStart w:id="1253" w:name="_Toc193016305"/>
      <w:bookmarkStart w:id="1254" w:name="_Toc192335458"/>
      <w:bookmarkStart w:id="1255" w:name="_Toc192405985"/>
      <w:bookmarkStart w:id="1256" w:name="_Toc192408390"/>
      <w:bookmarkStart w:id="1257" w:name="_Toc192408836"/>
      <w:bookmarkStart w:id="1258" w:name="_Toc192496296"/>
      <w:bookmarkStart w:id="1259" w:name="_Toc192502501"/>
      <w:bookmarkStart w:id="1260" w:name="_Toc192509390"/>
      <w:bookmarkStart w:id="1261" w:name="_Toc192510111"/>
      <w:bookmarkStart w:id="1262" w:name="_Toc192516001"/>
      <w:bookmarkStart w:id="1263" w:name="_Toc192579104"/>
      <w:bookmarkStart w:id="1264" w:name="_Toc192581045"/>
      <w:bookmarkStart w:id="1265" w:name="_Toc192581487"/>
      <w:bookmarkStart w:id="1266" w:name="_Toc192762517"/>
      <w:bookmarkStart w:id="1267" w:name="_Toc192765091"/>
      <w:bookmarkStart w:id="1268" w:name="_Toc192765704"/>
      <w:bookmarkStart w:id="1269" w:name="_Toc192782256"/>
      <w:bookmarkStart w:id="1270" w:name="_Toc192782864"/>
      <w:bookmarkStart w:id="1271" w:name="_Toc192850783"/>
      <w:bookmarkStart w:id="1272" w:name="_Toc192929270"/>
      <w:bookmarkStart w:id="1273" w:name="_Toc192934958"/>
      <w:bookmarkStart w:id="1274" w:name="_Toc193016306"/>
      <w:bookmarkStart w:id="1275" w:name="_Toc192335459"/>
      <w:bookmarkStart w:id="1276" w:name="_Toc192405986"/>
      <w:bookmarkStart w:id="1277" w:name="_Toc192408391"/>
      <w:bookmarkStart w:id="1278" w:name="_Toc192408837"/>
      <w:bookmarkStart w:id="1279" w:name="_Toc192496297"/>
      <w:bookmarkStart w:id="1280" w:name="_Toc192502502"/>
      <w:bookmarkStart w:id="1281" w:name="_Toc192509391"/>
      <w:bookmarkStart w:id="1282" w:name="_Toc192510112"/>
      <w:bookmarkStart w:id="1283" w:name="_Toc192516002"/>
      <w:bookmarkStart w:id="1284" w:name="_Toc192579105"/>
      <w:bookmarkStart w:id="1285" w:name="_Toc192581046"/>
      <w:bookmarkStart w:id="1286" w:name="_Toc192581488"/>
      <w:bookmarkStart w:id="1287" w:name="_Toc192762518"/>
      <w:bookmarkStart w:id="1288" w:name="_Toc192765092"/>
      <w:bookmarkStart w:id="1289" w:name="_Toc192765705"/>
      <w:bookmarkStart w:id="1290" w:name="_Toc192782257"/>
      <w:bookmarkStart w:id="1291" w:name="_Toc192782865"/>
      <w:bookmarkStart w:id="1292" w:name="_Toc192850784"/>
      <w:bookmarkStart w:id="1293" w:name="_Toc192929271"/>
      <w:bookmarkStart w:id="1294" w:name="_Toc192934959"/>
      <w:bookmarkStart w:id="1295" w:name="_Toc193016307"/>
      <w:bookmarkStart w:id="1296" w:name="_Toc192335460"/>
      <w:bookmarkStart w:id="1297" w:name="_Toc192405987"/>
      <w:bookmarkStart w:id="1298" w:name="_Toc192408392"/>
      <w:bookmarkStart w:id="1299" w:name="_Toc192408838"/>
      <w:bookmarkStart w:id="1300" w:name="_Toc192496298"/>
      <w:bookmarkStart w:id="1301" w:name="_Toc192502503"/>
      <w:bookmarkStart w:id="1302" w:name="_Toc192509392"/>
      <w:bookmarkStart w:id="1303" w:name="_Toc192510113"/>
      <w:bookmarkStart w:id="1304" w:name="_Toc192516003"/>
      <w:bookmarkStart w:id="1305" w:name="_Toc192579106"/>
      <w:bookmarkStart w:id="1306" w:name="_Toc192581047"/>
      <w:bookmarkStart w:id="1307" w:name="_Toc192581489"/>
      <w:bookmarkStart w:id="1308" w:name="_Toc192762519"/>
      <w:bookmarkStart w:id="1309" w:name="_Toc192765093"/>
      <w:bookmarkStart w:id="1310" w:name="_Toc192765706"/>
      <w:bookmarkStart w:id="1311" w:name="_Toc192782258"/>
      <w:bookmarkStart w:id="1312" w:name="_Toc192782866"/>
      <w:bookmarkStart w:id="1313" w:name="_Toc192850785"/>
      <w:bookmarkStart w:id="1314" w:name="_Toc192929272"/>
      <w:bookmarkStart w:id="1315" w:name="_Toc192934960"/>
      <w:bookmarkStart w:id="1316" w:name="_Toc193016308"/>
      <w:bookmarkStart w:id="1317" w:name="_Toc192335461"/>
      <w:bookmarkStart w:id="1318" w:name="_Toc192405988"/>
      <w:bookmarkStart w:id="1319" w:name="_Toc192408393"/>
      <w:bookmarkStart w:id="1320" w:name="_Toc192408839"/>
      <w:bookmarkStart w:id="1321" w:name="_Toc192496299"/>
      <w:bookmarkStart w:id="1322" w:name="_Toc192502504"/>
      <w:bookmarkStart w:id="1323" w:name="_Toc192509393"/>
      <w:bookmarkStart w:id="1324" w:name="_Toc192510114"/>
      <w:bookmarkStart w:id="1325" w:name="_Toc192516004"/>
      <w:bookmarkStart w:id="1326" w:name="_Toc192579107"/>
      <w:bookmarkStart w:id="1327" w:name="_Toc192581048"/>
      <w:bookmarkStart w:id="1328" w:name="_Toc192581490"/>
      <w:bookmarkStart w:id="1329" w:name="_Toc192762520"/>
      <w:bookmarkStart w:id="1330" w:name="_Toc192765094"/>
      <w:bookmarkStart w:id="1331" w:name="_Toc192765707"/>
      <w:bookmarkStart w:id="1332" w:name="_Toc192782259"/>
      <w:bookmarkStart w:id="1333" w:name="_Toc192782867"/>
      <w:bookmarkStart w:id="1334" w:name="_Toc192850786"/>
      <w:bookmarkStart w:id="1335" w:name="_Toc192929273"/>
      <w:bookmarkStart w:id="1336" w:name="_Toc192934961"/>
      <w:bookmarkStart w:id="1337" w:name="_Toc193016309"/>
      <w:bookmarkStart w:id="1338" w:name="_Toc192335462"/>
      <w:bookmarkStart w:id="1339" w:name="_Toc192405989"/>
      <w:bookmarkStart w:id="1340" w:name="_Toc192408394"/>
      <w:bookmarkStart w:id="1341" w:name="_Toc192408840"/>
      <w:bookmarkStart w:id="1342" w:name="_Toc192496300"/>
      <w:bookmarkStart w:id="1343" w:name="_Toc192502505"/>
      <w:bookmarkStart w:id="1344" w:name="_Toc192509394"/>
      <w:bookmarkStart w:id="1345" w:name="_Toc192510115"/>
      <w:bookmarkStart w:id="1346" w:name="_Toc192516005"/>
      <w:bookmarkStart w:id="1347" w:name="_Toc192579108"/>
      <w:bookmarkStart w:id="1348" w:name="_Toc192581049"/>
      <w:bookmarkStart w:id="1349" w:name="_Toc192581491"/>
      <w:bookmarkStart w:id="1350" w:name="_Toc192762521"/>
      <w:bookmarkStart w:id="1351" w:name="_Toc192765095"/>
      <w:bookmarkStart w:id="1352" w:name="_Toc192765708"/>
      <w:bookmarkStart w:id="1353" w:name="_Toc192782260"/>
      <w:bookmarkStart w:id="1354" w:name="_Toc192782868"/>
      <w:bookmarkStart w:id="1355" w:name="_Toc192850787"/>
      <w:bookmarkStart w:id="1356" w:name="_Toc192929274"/>
      <w:bookmarkStart w:id="1357" w:name="_Toc192934962"/>
      <w:bookmarkStart w:id="1358" w:name="_Toc193016310"/>
      <w:bookmarkStart w:id="1359" w:name="_Toc192335463"/>
      <w:bookmarkStart w:id="1360" w:name="_Toc192405990"/>
      <w:bookmarkStart w:id="1361" w:name="_Toc192408395"/>
      <w:bookmarkStart w:id="1362" w:name="_Toc192408841"/>
      <w:bookmarkStart w:id="1363" w:name="_Toc192496301"/>
      <w:bookmarkStart w:id="1364" w:name="_Toc192502506"/>
      <w:bookmarkStart w:id="1365" w:name="_Toc192509395"/>
      <w:bookmarkStart w:id="1366" w:name="_Toc192510116"/>
      <w:bookmarkStart w:id="1367" w:name="_Toc192516006"/>
      <w:bookmarkStart w:id="1368" w:name="_Toc192579109"/>
      <w:bookmarkStart w:id="1369" w:name="_Toc192581050"/>
      <w:bookmarkStart w:id="1370" w:name="_Toc192581492"/>
      <w:bookmarkStart w:id="1371" w:name="_Toc192762522"/>
      <w:bookmarkStart w:id="1372" w:name="_Toc192765096"/>
      <w:bookmarkStart w:id="1373" w:name="_Toc192765709"/>
      <w:bookmarkStart w:id="1374" w:name="_Toc192782261"/>
      <w:bookmarkStart w:id="1375" w:name="_Toc192782869"/>
      <w:bookmarkStart w:id="1376" w:name="_Toc192850788"/>
      <w:bookmarkStart w:id="1377" w:name="_Toc192929275"/>
      <w:bookmarkStart w:id="1378" w:name="_Toc192934963"/>
      <w:bookmarkStart w:id="1379" w:name="_Toc193016311"/>
      <w:bookmarkStart w:id="1380" w:name="_Toc192335464"/>
      <w:bookmarkStart w:id="1381" w:name="_Toc192405991"/>
      <w:bookmarkStart w:id="1382" w:name="_Toc192408396"/>
      <w:bookmarkStart w:id="1383" w:name="_Toc192408842"/>
      <w:bookmarkStart w:id="1384" w:name="_Toc192496302"/>
      <w:bookmarkStart w:id="1385" w:name="_Toc192502507"/>
      <w:bookmarkStart w:id="1386" w:name="_Toc192509396"/>
      <w:bookmarkStart w:id="1387" w:name="_Toc192510117"/>
      <w:bookmarkStart w:id="1388" w:name="_Toc192516007"/>
      <w:bookmarkStart w:id="1389" w:name="_Toc192579110"/>
      <w:bookmarkStart w:id="1390" w:name="_Toc192581051"/>
      <w:bookmarkStart w:id="1391" w:name="_Toc192581493"/>
      <w:bookmarkStart w:id="1392" w:name="_Toc192762523"/>
      <w:bookmarkStart w:id="1393" w:name="_Toc192765097"/>
      <w:bookmarkStart w:id="1394" w:name="_Toc192765710"/>
      <w:bookmarkStart w:id="1395" w:name="_Toc192782262"/>
      <w:bookmarkStart w:id="1396" w:name="_Toc192782870"/>
      <w:bookmarkStart w:id="1397" w:name="_Toc192850789"/>
      <w:bookmarkStart w:id="1398" w:name="_Toc192929276"/>
      <w:bookmarkStart w:id="1399" w:name="_Toc192934964"/>
      <w:bookmarkStart w:id="1400" w:name="_Toc193016312"/>
      <w:bookmarkStart w:id="1401" w:name="_Toc192335465"/>
      <w:bookmarkStart w:id="1402" w:name="_Toc192405992"/>
      <w:bookmarkStart w:id="1403" w:name="_Toc192408397"/>
      <w:bookmarkStart w:id="1404" w:name="_Toc192408843"/>
      <w:bookmarkStart w:id="1405" w:name="_Toc192496303"/>
      <w:bookmarkStart w:id="1406" w:name="_Toc192502508"/>
      <w:bookmarkStart w:id="1407" w:name="_Toc192509397"/>
      <w:bookmarkStart w:id="1408" w:name="_Toc192510118"/>
      <w:bookmarkStart w:id="1409" w:name="_Toc192516008"/>
      <w:bookmarkStart w:id="1410" w:name="_Toc192579111"/>
      <w:bookmarkStart w:id="1411" w:name="_Toc192581052"/>
      <w:bookmarkStart w:id="1412" w:name="_Toc192581494"/>
      <w:bookmarkStart w:id="1413" w:name="_Toc192762524"/>
      <w:bookmarkStart w:id="1414" w:name="_Toc192765098"/>
      <w:bookmarkStart w:id="1415" w:name="_Toc192765711"/>
      <w:bookmarkStart w:id="1416" w:name="_Toc192782263"/>
      <w:bookmarkStart w:id="1417" w:name="_Toc192782871"/>
      <w:bookmarkStart w:id="1418" w:name="_Toc192850790"/>
      <w:bookmarkStart w:id="1419" w:name="_Toc192929277"/>
      <w:bookmarkStart w:id="1420" w:name="_Toc192934965"/>
      <w:bookmarkStart w:id="1421" w:name="_Toc193016313"/>
      <w:bookmarkStart w:id="1422" w:name="_Toc192335466"/>
      <w:bookmarkStart w:id="1423" w:name="_Toc192405993"/>
      <w:bookmarkStart w:id="1424" w:name="_Toc192408398"/>
      <w:bookmarkStart w:id="1425" w:name="_Toc192408844"/>
      <w:bookmarkStart w:id="1426" w:name="_Toc192496304"/>
      <w:bookmarkStart w:id="1427" w:name="_Toc192502509"/>
      <w:bookmarkStart w:id="1428" w:name="_Toc192509398"/>
      <w:bookmarkStart w:id="1429" w:name="_Toc192510119"/>
      <w:bookmarkStart w:id="1430" w:name="_Toc192516009"/>
      <w:bookmarkStart w:id="1431" w:name="_Toc192579112"/>
      <w:bookmarkStart w:id="1432" w:name="_Toc192581053"/>
      <w:bookmarkStart w:id="1433" w:name="_Toc192581495"/>
      <w:bookmarkStart w:id="1434" w:name="_Toc192762525"/>
      <w:bookmarkStart w:id="1435" w:name="_Toc192765099"/>
      <w:bookmarkStart w:id="1436" w:name="_Toc192765712"/>
      <w:bookmarkStart w:id="1437" w:name="_Toc192782264"/>
      <w:bookmarkStart w:id="1438" w:name="_Toc192782872"/>
      <w:bookmarkStart w:id="1439" w:name="_Toc192850791"/>
      <w:bookmarkStart w:id="1440" w:name="_Toc192929278"/>
      <w:bookmarkStart w:id="1441" w:name="_Toc192934966"/>
      <w:bookmarkStart w:id="1442" w:name="_Toc193016314"/>
      <w:bookmarkStart w:id="1443" w:name="_Toc192335467"/>
      <w:bookmarkStart w:id="1444" w:name="_Toc192405994"/>
      <w:bookmarkStart w:id="1445" w:name="_Toc192408399"/>
      <w:bookmarkStart w:id="1446" w:name="_Toc192408845"/>
      <w:bookmarkStart w:id="1447" w:name="_Toc192496305"/>
      <w:bookmarkStart w:id="1448" w:name="_Toc192502510"/>
      <w:bookmarkStart w:id="1449" w:name="_Toc192509399"/>
      <w:bookmarkStart w:id="1450" w:name="_Toc192510120"/>
      <w:bookmarkStart w:id="1451" w:name="_Toc192516010"/>
      <w:bookmarkStart w:id="1452" w:name="_Toc192579113"/>
      <w:bookmarkStart w:id="1453" w:name="_Toc192581054"/>
      <w:bookmarkStart w:id="1454" w:name="_Toc192581496"/>
      <w:bookmarkStart w:id="1455" w:name="_Toc192762526"/>
      <w:bookmarkStart w:id="1456" w:name="_Toc192765100"/>
      <w:bookmarkStart w:id="1457" w:name="_Toc192765713"/>
      <w:bookmarkStart w:id="1458" w:name="_Toc192782265"/>
      <w:bookmarkStart w:id="1459" w:name="_Toc192782873"/>
      <w:bookmarkStart w:id="1460" w:name="_Toc192850792"/>
      <w:bookmarkStart w:id="1461" w:name="_Toc192929279"/>
      <w:bookmarkStart w:id="1462" w:name="_Toc192934967"/>
      <w:bookmarkStart w:id="1463" w:name="_Toc193016315"/>
      <w:bookmarkStart w:id="1464" w:name="_Toc192335468"/>
      <w:bookmarkStart w:id="1465" w:name="_Toc192405995"/>
      <w:bookmarkStart w:id="1466" w:name="_Toc192408400"/>
      <w:bookmarkStart w:id="1467" w:name="_Toc192408846"/>
      <w:bookmarkStart w:id="1468" w:name="_Toc192496306"/>
      <w:bookmarkStart w:id="1469" w:name="_Toc192502511"/>
      <w:bookmarkStart w:id="1470" w:name="_Toc192509400"/>
      <w:bookmarkStart w:id="1471" w:name="_Toc192510121"/>
      <w:bookmarkStart w:id="1472" w:name="_Toc192516011"/>
      <w:bookmarkStart w:id="1473" w:name="_Toc192579114"/>
      <w:bookmarkStart w:id="1474" w:name="_Toc192581055"/>
      <w:bookmarkStart w:id="1475" w:name="_Toc192581497"/>
      <w:bookmarkStart w:id="1476" w:name="_Toc192762527"/>
      <w:bookmarkStart w:id="1477" w:name="_Toc192765101"/>
      <w:bookmarkStart w:id="1478" w:name="_Toc192765714"/>
      <w:bookmarkStart w:id="1479" w:name="_Toc192782266"/>
      <w:bookmarkStart w:id="1480" w:name="_Toc192782874"/>
      <w:bookmarkStart w:id="1481" w:name="_Toc192850793"/>
      <w:bookmarkStart w:id="1482" w:name="_Toc192929280"/>
      <w:bookmarkStart w:id="1483" w:name="_Toc192934968"/>
      <w:bookmarkStart w:id="1484" w:name="_Toc193016316"/>
      <w:bookmarkStart w:id="1485" w:name="_Toc192335469"/>
      <w:bookmarkStart w:id="1486" w:name="_Toc192405996"/>
      <w:bookmarkStart w:id="1487" w:name="_Toc192408401"/>
      <w:bookmarkStart w:id="1488" w:name="_Toc192408847"/>
      <w:bookmarkStart w:id="1489" w:name="_Toc192496307"/>
      <w:bookmarkStart w:id="1490" w:name="_Toc192502512"/>
      <w:bookmarkStart w:id="1491" w:name="_Toc192509401"/>
      <w:bookmarkStart w:id="1492" w:name="_Toc192510122"/>
      <w:bookmarkStart w:id="1493" w:name="_Toc192516012"/>
      <w:bookmarkStart w:id="1494" w:name="_Toc192579115"/>
      <w:bookmarkStart w:id="1495" w:name="_Toc192581056"/>
      <w:bookmarkStart w:id="1496" w:name="_Toc192581498"/>
      <w:bookmarkStart w:id="1497" w:name="_Toc192762528"/>
      <w:bookmarkStart w:id="1498" w:name="_Toc192765102"/>
      <w:bookmarkStart w:id="1499" w:name="_Toc192765715"/>
      <w:bookmarkStart w:id="1500" w:name="_Toc192782267"/>
      <w:bookmarkStart w:id="1501" w:name="_Toc192782875"/>
      <w:bookmarkStart w:id="1502" w:name="_Toc192850794"/>
      <w:bookmarkStart w:id="1503" w:name="_Toc192929281"/>
      <w:bookmarkStart w:id="1504" w:name="_Toc192934969"/>
      <w:bookmarkStart w:id="1505" w:name="_Toc193016317"/>
      <w:bookmarkStart w:id="1506" w:name="_Toc192335470"/>
      <w:bookmarkStart w:id="1507" w:name="_Toc192405997"/>
      <w:bookmarkStart w:id="1508" w:name="_Toc192408402"/>
      <w:bookmarkStart w:id="1509" w:name="_Toc192408848"/>
      <w:bookmarkStart w:id="1510" w:name="_Toc192496308"/>
      <w:bookmarkStart w:id="1511" w:name="_Toc192502513"/>
      <w:bookmarkStart w:id="1512" w:name="_Toc192509402"/>
      <w:bookmarkStart w:id="1513" w:name="_Toc192510123"/>
      <w:bookmarkStart w:id="1514" w:name="_Toc192516013"/>
      <w:bookmarkStart w:id="1515" w:name="_Toc192579116"/>
      <w:bookmarkStart w:id="1516" w:name="_Toc192581057"/>
      <w:bookmarkStart w:id="1517" w:name="_Toc192581499"/>
      <w:bookmarkStart w:id="1518" w:name="_Toc192762529"/>
      <w:bookmarkStart w:id="1519" w:name="_Toc192765103"/>
      <w:bookmarkStart w:id="1520" w:name="_Toc192765716"/>
      <w:bookmarkStart w:id="1521" w:name="_Toc192782268"/>
      <w:bookmarkStart w:id="1522" w:name="_Toc192782876"/>
      <w:bookmarkStart w:id="1523" w:name="_Toc192850795"/>
      <w:bookmarkStart w:id="1524" w:name="_Toc192929282"/>
      <w:bookmarkStart w:id="1525" w:name="_Toc192934970"/>
      <w:bookmarkStart w:id="1526" w:name="_Toc193016318"/>
      <w:bookmarkStart w:id="1527" w:name="_Toc192335471"/>
      <w:bookmarkStart w:id="1528" w:name="_Toc192405998"/>
      <w:bookmarkStart w:id="1529" w:name="_Toc192408403"/>
      <w:bookmarkStart w:id="1530" w:name="_Toc192408849"/>
      <w:bookmarkStart w:id="1531" w:name="_Toc192496309"/>
      <w:bookmarkStart w:id="1532" w:name="_Toc192502514"/>
      <w:bookmarkStart w:id="1533" w:name="_Toc192509403"/>
      <w:bookmarkStart w:id="1534" w:name="_Toc192510124"/>
      <w:bookmarkStart w:id="1535" w:name="_Toc192516014"/>
      <w:bookmarkStart w:id="1536" w:name="_Toc192579117"/>
      <w:bookmarkStart w:id="1537" w:name="_Toc192581058"/>
      <w:bookmarkStart w:id="1538" w:name="_Toc192581500"/>
      <w:bookmarkStart w:id="1539" w:name="_Toc192762530"/>
      <w:bookmarkStart w:id="1540" w:name="_Toc192765104"/>
      <w:bookmarkStart w:id="1541" w:name="_Toc192765717"/>
      <w:bookmarkStart w:id="1542" w:name="_Toc192782269"/>
      <w:bookmarkStart w:id="1543" w:name="_Toc192782877"/>
      <w:bookmarkStart w:id="1544" w:name="_Toc192850796"/>
      <w:bookmarkStart w:id="1545" w:name="_Toc192929283"/>
      <w:bookmarkStart w:id="1546" w:name="_Toc192934971"/>
      <w:bookmarkStart w:id="1547" w:name="_Toc193016319"/>
      <w:bookmarkStart w:id="1548" w:name="_Toc192335472"/>
      <w:bookmarkStart w:id="1549" w:name="_Toc192405999"/>
      <w:bookmarkStart w:id="1550" w:name="_Toc192408404"/>
      <w:bookmarkStart w:id="1551" w:name="_Toc192408850"/>
      <w:bookmarkStart w:id="1552" w:name="_Toc192496310"/>
      <w:bookmarkStart w:id="1553" w:name="_Toc192502515"/>
      <w:bookmarkStart w:id="1554" w:name="_Toc192509404"/>
      <w:bookmarkStart w:id="1555" w:name="_Toc192510125"/>
      <w:bookmarkStart w:id="1556" w:name="_Toc192516015"/>
      <w:bookmarkStart w:id="1557" w:name="_Toc192579118"/>
      <w:bookmarkStart w:id="1558" w:name="_Toc192581059"/>
      <w:bookmarkStart w:id="1559" w:name="_Toc192581501"/>
      <w:bookmarkStart w:id="1560" w:name="_Toc192762531"/>
      <w:bookmarkStart w:id="1561" w:name="_Toc192765105"/>
      <w:bookmarkStart w:id="1562" w:name="_Toc192765718"/>
      <w:bookmarkStart w:id="1563" w:name="_Toc192782270"/>
      <w:bookmarkStart w:id="1564" w:name="_Toc192782878"/>
      <w:bookmarkStart w:id="1565" w:name="_Toc192850797"/>
      <w:bookmarkStart w:id="1566" w:name="_Toc192929284"/>
      <w:bookmarkStart w:id="1567" w:name="_Toc192934972"/>
      <w:bookmarkStart w:id="1568" w:name="_Toc193016320"/>
      <w:bookmarkStart w:id="1569" w:name="_Toc192335473"/>
      <w:bookmarkStart w:id="1570" w:name="_Toc192406000"/>
      <w:bookmarkStart w:id="1571" w:name="_Toc192408405"/>
      <w:bookmarkStart w:id="1572" w:name="_Toc192408851"/>
      <w:bookmarkStart w:id="1573" w:name="_Toc192496311"/>
      <w:bookmarkStart w:id="1574" w:name="_Toc192502516"/>
      <w:bookmarkStart w:id="1575" w:name="_Toc192509405"/>
      <w:bookmarkStart w:id="1576" w:name="_Toc192510126"/>
      <w:bookmarkStart w:id="1577" w:name="_Toc192516016"/>
      <w:bookmarkStart w:id="1578" w:name="_Toc192579119"/>
      <w:bookmarkStart w:id="1579" w:name="_Toc192581060"/>
      <w:bookmarkStart w:id="1580" w:name="_Toc192581502"/>
      <w:bookmarkStart w:id="1581" w:name="_Toc192762532"/>
      <w:bookmarkStart w:id="1582" w:name="_Toc192765106"/>
      <w:bookmarkStart w:id="1583" w:name="_Toc192765719"/>
      <w:bookmarkStart w:id="1584" w:name="_Toc192782271"/>
      <w:bookmarkStart w:id="1585" w:name="_Toc192782879"/>
      <w:bookmarkStart w:id="1586" w:name="_Toc192850798"/>
      <w:bookmarkStart w:id="1587" w:name="_Toc192929285"/>
      <w:bookmarkStart w:id="1588" w:name="_Toc192934973"/>
      <w:bookmarkStart w:id="1589" w:name="_Toc193016321"/>
      <w:bookmarkStart w:id="1590" w:name="_Toc192335474"/>
      <w:bookmarkStart w:id="1591" w:name="_Toc192406001"/>
      <w:bookmarkStart w:id="1592" w:name="_Toc192408406"/>
      <w:bookmarkStart w:id="1593" w:name="_Toc192408852"/>
      <w:bookmarkStart w:id="1594" w:name="_Toc192496312"/>
      <w:bookmarkStart w:id="1595" w:name="_Toc192502517"/>
      <w:bookmarkStart w:id="1596" w:name="_Toc192509406"/>
      <w:bookmarkStart w:id="1597" w:name="_Toc192510127"/>
      <w:bookmarkStart w:id="1598" w:name="_Toc192516017"/>
      <w:bookmarkStart w:id="1599" w:name="_Toc192579120"/>
      <w:bookmarkStart w:id="1600" w:name="_Toc192581061"/>
      <w:bookmarkStart w:id="1601" w:name="_Toc192581503"/>
      <w:bookmarkStart w:id="1602" w:name="_Toc192762533"/>
      <w:bookmarkStart w:id="1603" w:name="_Toc192765107"/>
      <w:bookmarkStart w:id="1604" w:name="_Toc192765720"/>
      <w:bookmarkStart w:id="1605" w:name="_Toc192782272"/>
      <w:bookmarkStart w:id="1606" w:name="_Toc192782880"/>
      <w:bookmarkStart w:id="1607" w:name="_Toc192850799"/>
      <w:bookmarkStart w:id="1608" w:name="_Toc192929286"/>
      <w:bookmarkStart w:id="1609" w:name="_Toc192934974"/>
      <w:bookmarkStart w:id="1610" w:name="_Toc193016322"/>
      <w:bookmarkStart w:id="1611" w:name="_Toc192335475"/>
      <w:bookmarkStart w:id="1612" w:name="_Toc192406002"/>
      <w:bookmarkStart w:id="1613" w:name="_Toc192408407"/>
      <w:bookmarkStart w:id="1614" w:name="_Toc192408853"/>
      <w:bookmarkStart w:id="1615" w:name="_Toc192496313"/>
      <w:bookmarkStart w:id="1616" w:name="_Toc192502518"/>
      <w:bookmarkStart w:id="1617" w:name="_Toc192509407"/>
      <w:bookmarkStart w:id="1618" w:name="_Toc192510128"/>
      <w:bookmarkStart w:id="1619" w:name="_Toc192516018"/>
      <w:bookmarkStart w:id="1620" w:name="_Toc192579121"/>
      <w:bookmarkStart w:id="1621" w:name="_Toc192581062"/>
      <w:bookmarkStart w:id="1622" w:name="_Toc192581504"/>
      <w:bookmarkStart w:id="1623" w:name="_Toc192762534"/>
      <w:bookmarkStart w:id="1624" w:name="_Toc192765108"/>
      <w:bookmarkStart w:id="1625" w:name="_Toc192765721"/>
      <w:bookmarkStart w:id="1626" w:name="_Toc192782273"/>
      <w:bookmarkStart w:id="1627" w:name="_Toc192782881"/>
      <w:bookmarkStart w:id="1628" w:name="_Toc192850800"/>
      <w:bookmarkStart w:id="1629" w:name="_Toc192929287"/>
      <w:bookmarkStart w:id="1630" w:name="_Toc192934975"/>
      <w:bookmarkStart w:id="1631" w:name="_Toc193016323"/>
      <w:bookmarkStart w:id="1632" w:name="_Toc192335476"/>
      <w:bookmarkStart w:id="1633" w:name="_Toc192406003"/>
      <w:bookmarkStart w:id="1634" w:name="_Toc192408408"/>
      <w:bookmarkStart w:id="1635" w:name="_Toc192408854"/>
      <w:bookmarkStart w:id="1636" w:name="_Toc192496314"/>
      <w:bookmarkStart w:id="1637" w:name="_Toc192502519"/>
      <w:bookmarkStart w:id="1638" w:name="_Toc192509408"/>
      <w:bookmarkStart w:id="1639" w:name="_Toc192510129"/>
      <w:bookmarkStart w:id="1640" w:name="_Toc192516019"/>
      <w:bookmarkStart w:id="1641" w:name="_Toc192579122"/>
      <w:bookmarkStart w:id="1642" w:name="_Toc192581063"/>
      <w:bookmarkStart w:id="1643" w:name="_Toc192581505"/>
      <w:bookmarkStart w:id="1644" w:name="_Toc192762535"/>
      <w:bookmarkStart w:id="1645" w:name="_Toc192765109"/>
      <w:bookmarkStart w:id="1646" w:name="_Toc192765722"/>
      <w:bookmarkStart w:id="1647" w:name="_Toc192782274"/>
      <w:bookmarkStart w:id="1648" w:name="_Toc192782882"/>
      <w:bookmarkStart w:id="1649" w:name="_Toc192850801"/>
      <w:bookmarkStart w:id="1650" w:name="_Toc192929288"/>
      <w:bookmarkStart w:id="1651" w:name="_Toc192934976"/>
      <w:bookmarkStart w:id="1652" w:name="_Toc193016324"/>
      <w:bookmarkStart w:id="1653" w:name="_Toc192335477"/>
      <w:bookmarkStart w:id="1654" w:name="_Toc192406004"/>
      <w:bookmarkStart w:id="1655" w:name="_Toc192408409"/>
      <w:bookmarkStart w:id="1656" w:name="_Toc192408855"/>
      <w:bookmarkStart w:id="1657" w:name="_Toc192496315"/>
      <w:bookmarkStart w:id="1658" w:name="_Toc192502520"/>
      <w:bookmarkStart w:id="1659" w:name="_Toc192509409"/>
      <w:bookmarkStart w:id="1660" w:name="_Toc192510130"/>
      <w:bookmarkStart w:id="1661" w:name="_Toc192516020"/>
      <w:bookmarkStart w:id="1662" w:name="_Toc192579123"/>
      <w:bookmarkStart w:id="1663" w:name="_Toc192581064"/>
      <w:bookmarkStart w:id="1664" w:name="_Toc192581506"/>
      <w:bookmarkStart w:id="1665" w:name="_Toc192762536"/>
      <w:bookmarkStart w:id="1666" w:name="_Toc192765110"/>
      <w:bookmarkStart w:id="1667" w:name="_Toc192765723"/>
      <w:bookmarkStart w:id="1668" w:name="_Toc192782275"/>
      <w:bookmarkStart w:id="1669" w:name="_Toc192782883"/>
      <w:bookmarkStart w:id="1670" w:name="_Toc192850802"/>
      <w:bookmarkStart w:id="1671" w:name="_Toc192929289"/>
      <w:bookmarkStart w:id="1672" w:name="_Toc192934977"/>
      <w:bookmarkStart w:id="1673" w:name="_Toc193016325"/>
      <w:bookmarkStart w:id="1674" w:name="_Toc192335478"/>
      <w:bookmarkStart w:id="1675" w:name="_Toc192406005"/>
      <w:bookmarkStart w:id="1676" w:name="_Toc192408410"/>
      <w:bookmarkStart w:id="1677" w:name="_Toc192408856"/>
      <w:bookmarkStart w:id="1678" w:name="_Toc192496316"/>
      <w:bookmarkStart w:id="1679" w:name="_Toc192502521"/>
      <w:bookmarkStart w:id="1680" w:name="_Toc192509410"/>
      <w:bookmarkStart w:id="1681" w:name="_Toc192510131"/>
      <w:bookmarkStart w:id="1682" w:name="_Toc192516021"/>
      <w:bookmarkStart w:id="1683" w:name="_Toc192579124"/>
      <w:bookmarkStart w:id="1684" w:name="_Toc192581065"/>
      <w:bookmarkStart w:id="1685" w:name="_Toc192581507"/>
      <w:bookmarkStart w:id="1686" w:name="_Toc192762537"/>
      <w:bookmarkStart w:id="1687" w:name="_Toc192765111"/>
      <w:bookmarkStart w:id="1688" w:name="_Toc192765724"/>
      <w:bookmarkStart w:id="1689" w:name="_Toc192782276"/>
      <w:bookmarkStart w:id="1690" w:name="_Toc192782884"/>
      <w:bookmarkStart w:id="1691" w:name="_Toc192850803"/>
      <w:bookmarkStart w:id="1692" w:name="_Toc192929290"/>
      <w:bookmarkStart w:id="1693" w:name="_Toc192934978"/>
      <w:bookmarkStart w:id="1694" w:name="_Toc193016326"/>
      <w:bookmarkStart w:id="1695" w:name="_Toc192335479"/>
      <w:bookmarkStart w:id="1696" w:name="_Toc192406006"/>
      <w:bookmarkStart w:id="1697" w:name="_Toc192408411"/>
      <w:bookmarkStart w:id="1698" w:name="_Toc192408857"/>
      <w:bookmarkStart w:id="1699" w:name="_Toc192496317"/>
      <w:bookmarkStart w:id="1700" w:name="_Toc192502522"/>
      <w:bookmarkStart w:id="1701" w:name="_Toc192509411"/>
      <w:bookmarkStart w:id="1702" w:name="_Toc192510132"/>
      <w:bookmarkStart w:id="1703" w:name="_Toc192516022"/>
      <w:bookmarkStart w:id="1704" w:name="_Toc192579125"/>
      <w:bookmarkStart w:id="1705" w:name="_Toc192581066"/>
      <w:bookmarkStart w:id="1706" w:name="_Toc192581508"/>
      <w:bookmarkStart w:id="1707" w:name="_Toc192762538"/>
      <w:bookmarkStart w:id="1708" w:name="_Toc192765112"/>
      <w:bookmarkStart w:id="1709" w:name="_Toc192765725"/>
      <w:bookmarkStart w:id="1710" w:name="_Toc192782277"/>
      <w:bookmarkStart w:id="1711" w:name="_Toc192782885"/>
      <w:bookmarkStart w:id="1712" w:name="_Toc192850804"/>
      <w:bookmarkStart w:id="1713" w:name="_Toc192929291"/>
      <w:bookmarkStart w:id="1714" w:name="_Toc192934979"/>
      <w:bookmarkStart w:id="1715" w:name="_Toc193016327"/>
      <w:bookmarkStart w:id="1716" w:name="_Toc192335480"/>
      <w:bookmarkStart w:id="1717" w:name="_Toc192406007"/>
      <w:bookmarkStart w:id="1718" w:name="_Toc192408412"/>
      <w:bookmarkStart w:id="1719" w:name="_Toc192408858"/>
      <w:bookmarkStart w:id="1720" w:name="_Toc192496318"/>
      <w:bookmarkStart w:id="1721" w:name="_Toc192502523"/>
      <w:bookmarkStart w:id="1722" w:name="_Toc192509412"/>
      <w:bookmarkStart w:id="1723" w:name="_Toc192510133"/>
      <w:bookmarkStart w:id="1724" w:name="_Toc192516023"/>
      <w:bookmarkStart w:id="1725" w:name="_Toc192579126"/>
      <w:bookmarkStart w:id="1726" w:name="_Toc192581067"/>
      <w:bookmarkStart w:id="1727" w:name="_Toc192581509"/>
      <w:bookmarkStart w:id="1728" w:name="_Toc192762539"/>
      <w:bookmarkStart w:id="1729" w:name="_Toc192765113"/>
      <w:bookmarkStart w:id="1730" w:name="_Toc192765726"/>
      <w:bookmarkStart w:id="1731" w:name="_Toc192782278"/>
      <w:bookmarkStart w:id="1732" w:name="_Toc192782886"/>
      <w:bookmarkStart w:id="1733" w:name="_Toc192850805"/>
      <w:bookmarkStart w:id="1734" w:name="_Toc192929292"/>
      <w:bookmarkStart w:id="1735" w:name="_Toc192934980"/>
      <w:bookmarkStart w:id="1736" w:name="_Toc193016328"/>
      <w:bookmarkStart w:id="1737" w:name="_Toc192335481"/>
      <w:bookmarkStart w:id="1738" w:name="_Toc192406008"/>
      <w:bookmarkStart w:id="1739" w:name="_Toc192408413"/>
      <w:bookmarkStart w:id="1740" w:name="_Toc192408859"/>
      <w:bookmarkStart w:id="1741" w:name="_Toc192496319"/>
      <w:bookmarkStart w:id="1742" w:name="_Toc192502524"/>
      <w:bookmarkStart w:id="1743" w:name="_Toc192509413"/>
      <w:bookmarkStart w:id="1744" w:name="_Toc192510134"/>
      <w:bookmarkStart w:id="1745" w:name="_Toc192516024"/>
      <w:bookmarkStart w:id="1746" w:name="_Toc192579127"/>
      <w:bookmarkStart w:id="1747" w:name="_Toc192581068"/>
      <w:bookmarkStart w:id="1748" w:name="_Toc192581510"/>
      <w:bookmarkStart w:id="1749" w:name="_Toc192762540"/>
      <w:bookmarkStart w:id="1750" w:name="_Toc192765114"/>
      <w:bookmarkStart w:id="1751" w:name="_Toc192765727"/>
      <w:bookmarkStart w:id="1752" w:name="_Toc192782279"/>
      <w:bookmarkStart w:id="1753" w:name="_Toc192782887"/>
      <w:bookmarkStart w:id="1754" w:name="_Toc192850806"/>
      <w:bookmarkStart w:id="1755" w:name="_Toc192929293"/>
      <w:bookmarkStart w:id="1756" w:name="_Toc192934981"/>
      <w:bookmarkStart w:id="1757" w:name="_Toc193016329"/>
      <w:bookmarkStart w:id="1758" w:name="_Toc192335482"/>
      <w:bookmarkStart w:id="1759" w:name="_Toc192406009"/>
      <w:bookmarkStart w:id="1760" w:name="_Toc192408414"/>
      <w:bookmarkStart w:id="1761" w:name="_Toc192408860"/>
      <w:bookmarkStart w:id="1762" w:name="_Toc192496320"/>
      <w:bookmarkStart w:id="1763" w:name="_Toc192502525"/>
      <w:bookmarkStart w:id="1764" w:name="_Toc192509414"/>
      <w:bookmarkStart w:id="1765" w:name="_Toc192510135"/>
      <w:bookmarkStart w:id="1766" w:name="_Toc192516025"/>
      <w:bookmarkStart w:id="1767" w:name="_Toc192579128"/>
      <w:bookmarkStart w:id="1768" w:name="_Toc192581069"/>
      <w:bookmarkStart w:id="1769" w:name="_Toc192581511"/>
      <w:bookmarkStart w:id="1770" w:name="_Toc192762541"/>
      <w:bookmarkStart w:id="1771" w:name="_Toc192765115"/>
      <w:bookmarkStart w:id="1772" w:name="_Toc192765728"/>
      <w:bookmarkStart w:id="1773" w:name="_Toc192782280"/>
      <w:bookmarkStart w:id="1774" w:name="_Toc192782888"/>
      <w:bookmarkStart w:id="1775" w:name="_Toc192850807"/>
      <w:bookmarkStart w:id="1776" w:name="_Toc192929294"/>
      <w:bookmarkStart w:id="1777" w:name="_Toc192934982"/>
      <w:bookmarkStart w:id="1778" w:name="_Toc193016330"/>
      <w:bookmarkStart w:id="1779" w:name="_Toc192335483"/>
      <w:bookmarkStart w:id="1780" w:name="_Toc192406010"/>
      <w:bookmarkStart w:id="1781" w:name="_Toc192408415"/>
      <w:bookmarkStart w:id="1782" w:name="_Toc192408861"/>
      <w:bookmarkStart w:id="1783" w:name="_Toc192496321"/>
      <w:bookmarkStart w:id="1784" w:name="_Toc192502526"/>
      <w:bookmarkStart w:id="1785" w:name="_Toc192509415"/>
      <w:bookmarkStart w:id="1786" w:name="_Toc192510136"/>
      <w:bookmarkStart w:id="1787" w:name="_Toc192516026"/>
      <w:bookmarkStart w:id="1788" w:name="_Toc192579129"/>
      <w:bookmarkStart w:id="1789" w:name="_Toc192581070"/>
      <w:bookmarkStart w:id="1790" w:name="_Toc192581512"/>
      <w:bookmarkStart w:id="1791" w:name="_Toc192762542"/>
      <w:bookmarkStart w:id="1792" w:name="_Toc192765116"/>
      <w:bookmarkStart w:id="1793" w:name="_Toc192765729"/>
      <w:bookmarkStart w:id="1794" w:name="_Toc192782281"/>
      <w:bookmarkStart w:id="1795" w:name="_Toc192782889"/>
      <w:bookmarkStart w:id="1796" w:name="_Toc192850808"/>
      <w:bookmarkStart w:id="1797" w:name="_Toc192929295"/>
      <w:bookmarkStart w:id="1798" w:name="_Toc192934983"/>
      <w:bookmarkStart w:id="1799" w:name="_Toc193016331"/>
      <w:bookmarkStart w:id="1800" w:name="_Toc192335484"/>
      <w:bookmarkStart w:id="1801" w:name="_Toc192406011"/>
      <w:bookmarkStart w:id="1802" w:name="_Toc192408416"/>
      <w:bookmarkStart w:id="1803" w:name="_Toc192408862"/>
      <w:bookmarkStart w:id="1804" w:name="_Toc192496322"/>
      <w:bookmarkStart w:id="1805" w:name="_Toc192502527"/>
      <w:bookmarkStart w:id="1806" w:name="_Toc192509416"/>
      <w:bookmarkStart w:id="1807" w:name="_Toc192510137"/>
      <w:bookmarkStart w:id="1808" w:name="_Toc192516027"/>
      <w:bookmarkStart w:id="1809" w:name="_Toc192579130"/>
      <w:bookmarkStart w:id="1810" w:name="_Toc192581071"/>
      <w:bookmarkStart w:id="1811" w:name="_Toc192581513"/>
      <w:bookmarkStart w:id="1812" w:name="_Toc192762543"/>
      <w:bookmarkStart w:id="1813" w:name="_Toc192765117"/>
      <w:bookmarkStart w:id="1814" w:name="_Toc192765730"/>
      <w:bookmarkStart w:id="1815" w:name="_Toc192782282"/>
      <w:bookmarkStart w:id="1816" w:name="_Toc192782890"/>
      <w:bookmarkStart w:id="1817" w:name="_Toc192850809"/>
      <w:bookmarkStart w:id="1818" w:name="_Toc192929296"/>
      <w:bookmarkStart w:id="1819" w:name="_Toc192934984"/>
      <w:bookmarkStart w:id="1820" w:name="_Toc193016332"/>
      <w:bookmarkStart w:id="1821" w:name="_Toc192335485"/>
      <w:bookmarkStart w:id="1822" w:name="_Toc192406012"/>
      <w:bookmarkStart w:id="1823" w:name="_Toc192408417"/>
      <w:bookmarkStart w:id="1824" w:name="_Toc192408863"/>
      <w:bookmarkStart w:id="1825" w:name="_Toc192496323"/>
      <w:bookmarkStart w:id="1826" w:name="_Toc192502528"/>
      <w:bookmarkStart w:id="1827" w:name="_Toc192509417"/>
      <w:bookmarkStart w:id="1828" w:name="_Toc192510138"/>
      <w:bookmarkStart w:id="1829" w:name="_Toc192516028"/>
      <w:bookmarkStart w:id="1830" w:name="_Toc192579131"/>
      <w:bookmarkStart w:id="1831" w:name="_Toc192581072"/>
      <w:bookmarkStart w:id="1832" w:name="_Toc192581514"/>
      <w:bookmarkStart w:id="1833" w:name="_Toc192762544"/>
      <w:bookmarkStart w:id="1834" w:name="_Toc192765118"/>
      <w:bookmarkStart w:id="1835" w:name="_Toc192765731"/>
      <w:bookmarkStart w:id="1836" w:name="_Toc192782283"/>
      <w:bookmarkStart w:id="1837" w:name="_Toc192782891"/>
      <w:bookmarkStart w:id="1838" w:name="_Toc192850810"/>
      <w:bookmarkStart w:id="1839" w:name="_Toc192929297"/>
      <w:bookmarkStart w:id="1840" w:name="_Toc192934985"/>
      <w:bookmarkStart w:id="1841" w:name="_Toc193016333"/>
      <w:bookmarkStart w:id="1842" w:name="_Toc192335486"/>
      <w:bookmarkStart w:id="1843" w:name="_Toc192406013"/>
      <w:bookmarkStart w:id="1844" w:name="_Toc192408418"/>
      <w:bookmarkStart w:id="1845" w:name="_Toc192408864"/>
      <w:bookmarkStart w:id="1846" w:name="_Toc192496324"/>
      <w:bookmarkStart w:id="1847" w:name="_Toc192502529"/>
      <w:bookmarkStart w:id="1848" w:name="_Toc192509418"/>
      <w:bookmarkStart w:id="1849" w:name="_Toc192510139"/>
      <w:bookmarkStart w:id="1850" w:name="_Toc192516029"/>
      <w:bookmarkStart w:id="1851" w:name="_Toc192579132"/>
      <w:bookmarkStart w:id="1852" w:name="_Toc192581073"/>
      <w:bookmarkStart w:id="1853" w:name="_Toc192581515"/>
      <w:bookmarkStart w:id="1854" w:name="_Toc192762545"/>
      <w:bookmarkStart w:id="1855" w:name="_Toc192765119"/>
      <w:bookmarkStart w:id="1856" w:name="_Toc192765732"/>
      <w:bookmarkStart w:id="1857" w:name="_Toc192782284"/>
      <w:bookmarkStart w:id="1858" w:name="_Toc192782892"/>
      <w:bookmarkStart w:id="1859" w:name="_Toc192850811"/>
      <w:bookmarkStart w:id="1860" w:name="_Toc192929298"/>
      <w:bookmarkStart w:id="1861" w:name="_Toc192934986"/>
      <w:bookmarkStart w:id="1862" w:name="_Toc193016334"/>
      <w:bookmarkStart w:id="1863" w:name="_Toc192335487"/>
      <w:bookmarkStart w:id="1864" w:name="_Toc192406014"/>
      <w:bookmarkStart w:id="1865" w:name="_Toc192408419"/>
      <w:bookmarkStart w:id="1866" w:name="_Toc192408865"/>
      <w:bookmarkStart w:id="1867" w:name="_Toc192496325"/>
      <w:bookmarkStart w:id="1868" w:name="_Toc192502530"/>
      <w:bookmarkStart w:id="1869" w:name="_Toc192509419"/>
      <w:bookmarkStart w:id="1870" w:name="_Toc192510140"/>
      <w:bookmarkStart w:id="1871" w:name="_Toc192516030"/>
      <w:bookmarkStart w:id="1872" w:name="_Toc192579133"/>
      <w:bookmarkStart w:id="1873" w:name="_Toc192581074"/>
      <w:bookmarkStart w:id="1874" w:name="_Toc192581516"/>
      <w:bookmarkStart w:id="1875" w:name="_Toc192762546"/>
      <w:bookmarkStart w:id="1876" w:name="_Toc192765120"/>
      <w:bookmarkStart w:id="1877" w:name="_Toc192765733"/>
      <w:bookmarkStart w:id="1878" w:name="_Toc192782285"/>
      <w:bookmarkStart w:id="1879" w:name="_Toc192782893"/>
      <w:bookmarkStart w:id="1880" w:name="_Toc192850812"/>
      <w:bookmarkStart w:id="1881" w:name="_Toc192929299"/>
      <w:bookmarkStart w:id="1882" w:name="_Toc192934987"/>
      <w:bookmarkStart w:id="1883" w:name="_Toc193016335"/>
      <w:bookmarkStart w:id="1884" w:name="_Toc192335488"/>
      <w:bookmarkStart w:id="1885" w:name="_Toc192406015"/>
      <w:bookmarkStart w:id="1886" w:name="_Toc192408420"/>
      <w:bookmarkStart w:id="1887" w:name="_Toc192408866"/>
      <w:bookmarkStart w:id="1888" w:name="_Toc192496326"/>
      <w:bookmarkStart w:id="1889" w:name="_Toc192502531"/>
      <w:bookmarkStart w:id="1890" w:name="_Toc192509420"/>
      <w:bookmarkStart w:id="1891" w:name="_Toc192510141"/>
      <w:bookmarkStart w:id="1892" w:name="_Toc192516031"/>
      <w:bookmarkStart w:id="1893" w:name="_Toc192579134"/>
      <w:bookmarkStart w:id="1894" w:name="_Toc192581075"/>
      <w:bookmarkStart w:id="1895" w:name="_Toc192581517"/>
      <w:bookmarkStart w:id="1896" w:name="_Toc192762547"/>
      <w:bookmarkStart w:id="1897" w:name="_Toc192765121"/>
      <w:bookmarkStart w:id="1898" w:name="_Toc192765734"/>
      <w:bookmarkStart w:id="1899" w:name="_Toc192782286"/>
      <w:bookmarkStart w:id="1900" w:name="_Toc192782894"/>
      <w:bookmarkStart w:id="1901" w:name="_Toc192850813"/>
      <w:bookmarkStart w:id="1902" w:name="_Toc192929300"/>
      <w:bookmarkStart w:id="1903" w:name="_Toc192934988"/>
      <w:bookmarkStart w:id="1904" w:name="_Toc193016336"/>
      <w:bookmarkStart w:id="1905" w:name="_Toc192335489"/>
      <w:bookmarkStart w:id="1906" w:name="_Toc192406016"/>
      <w:bookmarkStart w:id="1907" w:name="_Toc192408421"/>
      <w:bookmarkStart w:id="1908" w:name="_Toc192408867"/>
      <w:bookmarkStart w:id="1909" w:name="_Toc192496327"/>
      <w:bookmarkStart w:id="1910" w:name="_Toc192502532"/>
      <w:bookmarkStart w:id="1911" w:name="_Toc192509421"/>
      <w:bookmarkStart w:id="1912" w:name="_Toc192510142"/>
      <w:bookmarkStart w:id="1913" w:name="_Toc192516032"/>
      <w:bookmarkStart w:id="1914" w:name="_Toc192579135"/>
      <w:bookmarkStart w:id="1915" w:name="_Toc192581076"/>
      <w:bookmarkStart w:id="1916" w:name="_Toc192581518"/>
      <w:bookmarkStart w:id="1917" w:name="_Toc192762548"/>
      <w:bookmarkStart w:id="1918" w:name="_Toc192765122"/>
      <w:bookmarkStart w:id="1919" w:name="_Toc192765735"/>
      <w:bookmarkStart w:id="1920" w:name="_Toc192782287"/>
      <w:bookmarkStart w:id="1921" w:name="_Toc192782895"/>
      <w:bookmarkStart w:id="1922" w:name="_Toc192850814"/>
      <w:bookmarkStart w:id="1923" w:name="_Toc192929301"/>
      <w:bookmarkStart w:id="1924" w:name="_Toc192934989"/>
      <w:bookmarkStart w:id="1925" w:name="_Toc193016337"/>
      <w:bookmarkStart w:id="1926" w:name="_Toc192335490"/>
      <w:bookmarkStart w:id="1927" w:name="_Toc192406017"/>
      <w:bookmarkStart w:id="1928" w:name="_Toc192408422"/>
      <w:bookmarkStart w:id="1929" w:name="_Toc192408868"/>
      <w:bookmarkStart w:id="1930" w:name="_Toc192496328"/>
      <w:bookmarkStart w:id="1931" w:name="_Toc192502533"/>
      <w:bookmarkStart w:id="1932" w:name="_Toc192509422"/>
      <w:bookmarkStart w:id="1933" w:name="_Toc192510143"/>
      <w:bookmarkStart w:id="1934" w:name="_Toc192516033"/>
      <w:bookmarkStart w:id="1935" w:name="_Toc192579136"/>
      <w:bookmarkStart w:id="1936" w:name="_Toc192581077"/>
      <w:bookmarkStart w:id="1937" w:name="_Toc192581519"/>
      <w:bookmarkStart w:id="1938" w:name="_Toc192762549"/>
      <w:bookmarkStart w:id="1939" w:name="_Toc192765123"/>
      <w:bookmarkStart w:id="1940" w:name="_Toc192765736"/>
      <w:bookmarkStart w:id="1941" w:name="_Toc192782288"/>
      <w:bookmarkStart w:id="1942" w:name="_Toc192782896"/>
      <w:bookmarkStart w:id="1943" w:name="_Toc192850815"/>
      <w:bookmarkStart w:id="1944" w:name="_Toc192929302"/>
      <w:bookmarkStart w:id="1945" w:name="_Toc192934990"/>
      <w:bookmarkStart w:id="1946" w:name="_Toc193016338"/>
      <w:bookmarkStart w:id="1947" w:name="_Toc192335491"/>
      <w:bookmarkStart w:id="1948" w:name="_Toc192406018"/>
      <w:bookmarkStart w:id="1949" w:name="_Toc192408423"/>
      <w:bookmarkStart w:id="1950" w:name="_Toc192408869"/>
      <w:bookmarkStart w:id="1951" w:name="_Toc192496329"/>
      <w:bookmarkStart w:id="1952" w:name="_Toc192502534"/>
      <w:bookmarkStart w:id="1953" w:name="_Toc192509423"/>
      <w:bookmarkStart w:id="1954" w:name="_Toc192510144"/>
      <w:bookmarkStart w:id="1955" w:name="_Toc192516034"/>
      <w:bookmarkStart w:id="1956" w:name="_Toc192579137"/>
      <w:bookmarkStart w:id="1957" w:name="_Toc192581078"/>
      <w:bookmarkStart w:id="1958" w:name="_Toc192581520"/>
      <w:bookmarkStart w:id="1959" w:name="_Toc192762550"/>
      <w:bookmarkStart w:id="1960" w:name="_Toc192765124"/>
      <w:bookmarkStart w:id="1961" w:name="_Toc192765737"/>
      <w:bookmarkStart w:id="1962" w:name="_Toc192782289"/>
      <w:bookmarkStart w:id="1963" w:name="_Toc192782897"/>
      <w:bookmarkStart w:id="1964" w:name="_Toc192850816"/>
      <w:bookmarkStart w:id="1965" w:name="_Toc192929303"/>
      <w:bookmarkStart w:id="1966" w:name="_Toc192934991"/>
      <w:bookmarkStart w:id="1967" w:name="_Toc193016339"/>
      <w:bookmarkStart w:id="1968" w:name="_Toc192335492"/>
      <w:bookmarkStart w:id="1969" w:name="_Toc192406019"/>
      <w:bookmarkStart w:id="1970" w:name="_Toc192408424"/>
      <w:bookmarkStart w:id="1971" w:name="_Toc192408870"/>
      <w:bookmarkStart w:id="1972" w:name="_Toc192496330"/>
      <w:bookmarkStart w:id="1973" w:name="_Toc192502535"/>
      <w:bookmarkStart w:id="1974" w:name="_Toc192509424"/>
      <w:bookmarkStart w:id="1975" w:name="_Toc192510145"/>
      <w:bookmarkStart w:id="1976" w:name="_Toc192516035"/>
      <w:bookmarkStart w:id="1977" w:name="_Toc192579138"/>
      <w:bookmarkStart w:id="1978" w:name="_Toc192581079"/>
      <w:bookmarkStart w:id="1979" w:name="_Toc192581521"/>
      <w:bookmarkStart w:id="1980" w:name="_Toc192762551"/>
      <w:bookmarkStart w:id="1981" w:name="_Toc192765125"/>
      <w:bookmarkStart w:id="1982" w:name="_Toc192765738"/>
      <w:bookmarkStart w:id="1983" w:name="_Toc192782290"/>
      <w:bookmarkStart w:id="1984" w:name="_Toc192782898"/>
      <w:bookmarkStart w:id="1985" w:name="_Toc192850817"/>
      <w:bookmarkStart w:id="1986" w:name="_Toc192929304"/>
      <w:bookmarkStart w:id="1987" w:name="_Toc192934992"/>
      <w:bookmarkStart w:id="1988" w:name="_Toc193016340"/>
      <w:bookmarkStart w:id="1989" w:name="_Toc192335493"/>
      <w:bookmarkStart w:id="1990" w:name="_Toc192406020"/>
      <w:bookmarkStart w:id="1991" w:name="_Toc192408425"/>
      <w:bookmarkStart w:id="1992" w:name="_Toc192408871"/>
      <w:bookmarkStart w:id="1993" w:name="_Toc192496331"/>
      <w:bookmarkStart w:id="1994" w:name="_Toc192502536"/>
      <w:bookmarkStart w:id="1995" w:name="_Toc192509425"/>
      <w:bookmarkStart w:id="1996" w:name="_Toc192510146"/>
      <w:bookmarkStart w:id="1997" w:name="_Toc192516036"/>
      <w:bookmarkStart w:id="1998" w:name="_Toc192579139"/>
      <w:bookmarkStart w:id="1999" w:name="_Toc192581080"/>
      <w:bookmarkStart w:id="2000" w:name="_Toc192581522"/>
      <w:bookmarkStart w:id="2001" w:name="_Toc192762552"/>
      <w:bookmarkStart w:id="2002" w:name="_Toc192765126"/>
      <w:bookmarkStart w:id="2003" w:name="_Toc192765739"/>
      <w:bookmarkStart w:id="2004" w:name="_Toc192782291"/>
      <w:bookmarkStart w:id="2005" w:name="_Toc192782899"/>
      <w:bookmarkStart w:id="2006" w:name="_Toc192850818"/>
      <w:bookmarkStart w:id="2007" w:name="_Toc192929305"/>
      <w:bookmarkStart w:id="2008" w:name="_Toc192934993"/>
      <w:bookmarkStart w:id="2009" w:name="_Toc193016341"/>
      <w:bookmarkStart w:id="2010" w:name="_Toc192335494"/>
      <w:bookmarkStart w:id="2011" w:name="_Toc192406021"/>
      <w:bookmarkStart w:id="2012" w:name="_Toc192408426"/>
      <w:bookmarkStart w:id="2013" w:name="_Toc192408872"/>
      <w:bookmarkStart w:id="2014" w:name="_Toc192496332"/>
      <w:bookmarkStart w:id="2015" w:name="_Toc192502537"/>
      <w:bookmarkStart w:id="2016" w:name="_Toc192509426"/>
      <w:bookmarkStart w:id="2017" w:name="_Toc192510147"/>
      <w:bookmarkStart w:id="2018" w:name="_Toc192516037"/>
      <w:bookmarkStart w:id="2019" w:name="_Toc192579140"/>
      <w:bookmarkStart w:id="2020" w:name="_Toc192581081"/>
      <w:bookmarkStart w:id="2021" w:name="_Toc192581523"/>
      <w:bookmarkStart w:id="2022" w:name="_Toc192762553"/>
      <w:bookmarkStart w:id="2023" w:name="_Toc192765127"/>
      <w:bookmarkStart w:id="2024" w:name="_Toc192765740"/>
      <w:bookmarkStart w:id="2025" w:name="_Toc192782292"/>
      <w:bookmarkStart w:id="2026" w:name="_Toc192782900"/>
      <w:bookmarkStart w:id="2027" w:name="_Toc192850819"/>
      <w:bookmarkStart w:id="2028" w:name="_Toc192929306"/>
      <w:bookmarkStart w:id="2029" w:name="_Toc192934994"/>
      <w:bookmarkStart w:id="2030" w:name="_Toc193016342"/>
      <w:bookmarkStart w:id="2031" w:name="_Toc192335495"/>
      <w:bookmarkStart w:id="2032" w:name="_Toc192406022"/>
      <w:bookmarkStart w:id="2033" w:name="_Toc192408427"/>
      <w:bookmarkStart w:id="2034" w:name="_Toc192408873"/>
      <w:bookmarkStart w:id="2035" w:name="_Toc192496333"/>
      <w:bookmarkStart w:id="2036" w:name="_Toc192502538"/>
      <w:bookmarkStart w:id="2037" w:name="_Toc192509427"/>
      <w:bookmarkStart w:id="2038" w:name="_Toc192510148"/>
      <w:bookmarkStart w:id="2039" w:name="_Toc192516038"/>
      <w:bookmarkStart w:id="2040" w:name="_Toc192579141"/>
      <w:bookmarkStart w:id="2041" w:name="_Toc192581082"/>
      <w:bookmarkStart w:id="2042" w:name="_Toc192581524"/>
      <w:bookmarkStart w:id="2043" w:name="_Toc192762554"/>
      <w:bookmarkStart w:id="2044" w:name="_Toc192765128"/>
      <w:bookmarkStart w:id="2045" w:name="_Toc192765741"/>
      <w:bookmarkStart w:id="2046" w:name="_Toc192782293"/>
      <w:bookmarkStart w:id="2047" w:name="_Toc192782901"/>
      <w:bookmarkStart w:id="2048" w:name="_Toc192850820"/>
      <w:bookmarkStart w:id="2049" w:name="_Toc192929307"/>
      <w:bookmarkStart w:id="2050" w:name="_Toc192934995"/>
      <w:bookmarkStart w:id="2051" w:name="_Toc193016343"/>
      <w:bookmarkStart w:id="2052" w:name="_Toc192335496"/>
      <w:bookmarkStart w:id="2053" w:name="_Toc192406023"/>
      <w:bookmarkStart w:id="2054" w:name="_Toc192408428"/>
      <w:bookmarkStart w:id="2055" w:name="_Toc192408874"/>
      <w:bookmarkStart w:id="2056" w:name="_Toc192496334"/>
      <w:bookmarkStart w:id="2057" w:name="_Toc192502539"/>
      <w:bookmarkStart w:id="2058" w:name="_Toc192509428"/>
      <w:bookmarkStart w:id="2059" w:name="_Toc192510149"/>
      <w:bookmarkStart w:id="2060" w:name="_Toc192516039"/>
      <w:bookmarkStart w:id="2061" w:name="_Toc192579142"/>
      <w:bookmarkStart w:id="2062" w:name="_Toc192581083"/>
      <w:bookmarkStart w:id="2063" w:name="_Toc192581525"/>
      <w:bookmarkStart w:id="2064" w:name="_Toc192762555"/>
      <w:bookmarkStart w:id="2065" w:name="_Toc192765129"/>
      <w:bookmarkStart w:id="2066" w:name="_Toc192765742"/>
      <w:bookmarkStart w:id="2067" w:name="_Toc192782294"/>
      <w:bookmarkStart w:id="2068" w:name="_Toc192782902"/>
      <w:bookmarkStart w:id="2069" w:name="_Toc192850821"/>
      <w:bookmarkStart w:id="2070" w:name="_Toc192929308"/>
      <w:bookmarkStart w:id="2071" w:name="_Toc192934996"/>
      <w:bookmarkStart w:id="2072" w:name="_Toc193016344"/>
      <w:bookmarkStart w:id="2073" w:name="_Toc192335497"/>
      <w:bookmarkStart w:id="2074" w:name="_Toc192406024"/>
      <w:bookmarkStart w:id="2075" w:name="_Toc192408429"/>
      <w:bookmarkStart w:id="2076" w:name="_Toc192408875"/>
      <w:bookmarkStart w:id="2077" w:name="_Toc192496335"/>
      <w:bookmarkStart w:id="2078" w:name="_Toc192502540"/>
      <w:bookmarkStart w:id="2079" w:name="_Toc192509429"/>
      <w:bookmarkStart w:id="2080" w:name="_Toc192510150"/>
      <w:bookmarkStart w:id="2081" w:name="_Toc192516040"/>
      <w:bookmarkStart w:id="2082" w:name="_Toc192579143"/>
      <w:bookmarkStart w:id="2083" w:name="_Toc192581084"/>
      <w:bookmarkStart w:id="2084" w:name="_Toc192581526"/>
      <w:bookmarkStart w:id="2085" w:name="_Toc192762556"/>
      <w:bookmarkStart w:id="2086" w:name="_Toc192765130"/>
      <w:bookmarkStart w:id="2087" w:name="_Toc192765743"/>
      <w:bookmarkStart w:id="2088" w:name="_Toc192782295"/>
      <w:bookmarkStart w:id="2089" w:name="_Toc192782903"/>
      <w:bookmarkStart w:id="2090" w:name="_Toc192850822"/>
      <w:bookmarkStart w:id="2091" w:name="_Toc192929309"/>
      <w:bookmarkStart w:id="2092" w:name="_Toc192934997"/>
      <w:bookmarkStart w:id="2093" w:name="_Toc193016345"/>
      <w:bookmarkStart w:id="2094" w:name="_Toc192335498"/>
      <w:bookmarkStart w:id="2095" w:name="_Toc192406025"/>
      <w:bookmarkStart w:id="2096" w:name="_Toc192408430"/>
      <w:bookmarkStart w:id="2097" w:name="_Toc192408876"/>
      <w:bookmarkStart w:id="2098" w:name="_Toc192496336"/>
      <w:bookmarkStart w:id="2099" w:name="_Toc192502541"/>
      <w:bookmarkStart w:id="2100" w:name="_Toc192509430"/>
      <w:bookmarkStart w:id="2101" w:name="_Toc192510151"/>
      <w:bookmarkStart w:id="2102" w:name="_Toc192516041"/>
      <w:bookmarkStart w:id="2103" w:name="_Toc192579144"/>
      <w:bookmarkStart w:id="2104" w:name="_Toc192581085"/>
      <w:bookmarkStart w:id="2105" w:name="_Toc192581527"/>
      <w:bookmarkStart w:id="2106" w:name="_Toc192762557"/>
      <w:bookmarkStart w:id="2107" w:name="_Toc192765131"/>
      <w:bookmarkStart w:id="2108" w:name="_Toc192765744"/>
      <w:bookmarkStart w:id="2109" w:name="_Toc192782296"/>
      <w:bookmarkStart w:id="2110" w:name="_Toc192782904"/>
      <w:bookmarkStart w:id="2111" w:name="_Toc192850823"/>
      <w:bookmarkStart w:id="2112" w:name="_Toc192929310"/>
      <w:bookmarkStart w:id="2113" w:name="_Toc192934998"/>
      <w:bookmarkStart w:id="2114" w:name="_Toc193016346"/>
      <w:bookmarkStart w:id="2115" w:name="_Toc192335499"/>
      <w:bookmarkStart w:id="2116" w:name="_Toc192406026"/>
      <w:bookmarkStart w:id="2117" w:name="_Toc192408431"/>
      <w:bookmarkStart w:id="2118" w:name="_Toc192408877"/>
      <w:bookmarkStart w:id="2119" w:name="_Toc192496337"/>
      <w:bookmarkStart w:id="2120" w:name="_Toc192502542"/>
      <w:bookmarkStart w:id="2121" w:name="_Toc192509431"/>
      <w:bookmarkStart w:id="2122" w:name="_Toc192510152"/>
      <w:bookmarkStart w:id="2123" w:name="_Toc192516042"/>
      <w:bookmarkStart w:id="2124" w:name="_Toc192579145"/>
      <w:bookmarkStart w:id="2125" w:name="_Toc192581086"/>
      <w:bookmarkStart w:id="2126" w:name="_Toc192581528"/>
      <w:bookmarkStart w:id="2127" w:name="_Toc192762558"/>
      <w:bookmarkStart w:id="2128" w:name="_Toc192765132"/>
      <w:bookmarkStart w:id="2129" w:name="_Toc192765745"/>
      <w:bookmarkStart w:id="2130" w:name="_Toc192782297"/>
      <w:bookmarkStart w:id="2131" w:name="_Toc192782905"/>
      <w:bookmarkStart w:id="2132" w:name="_Toc192850824"/>
      <w:bookmarkStart w:id="2133" w:name="_Toc192929311"/>
      <w:bookmarkStart w:id="2134" w:name="_Toc192934999"/>
      <w:bookmarkStart w:id="2135" w:name="_Toc193016347"/>
      <w:bookmarkStart w:id="2136" w:name="_Toc192335500"/>
      <w:bookmarkStart w:id="2137" w:name="_Toc192406027"/>
      <w:bookmarkStart w:id="2138" w:name="_Toc192408432"/>
      <w:bookmarkStart w:id="2139" w:name="_Toc192408878"/>
      <w:bookmarkStart w:id="2140" w:name="_Toc192496338"/>
      <w:bookmarkStart w:id="2141" w:name="_Toc192502543"/>
      <w:bookmarkStart w:id="2142" w:name="_Toc192509432"/>
      <w:bookmarkStart w:id="2143" w:name="_Toc192510153"/>
      <w:bookmarkStart w:id="2144" w:name="_Toc192516043"/>
      <w:bookmarkStart w:id="2145" w:name="_Toc192579146"/>
      <w:bookmarkStart w:id="2146" w:name="_Toc192581087"/>
      <w:bookmarkStart w:id="2147" w:name="_Toc192581529"/>
      <w:bookmarkStart w:id="2148" w:name="_Toc192762559"/>
      <w:bookmarkStart w:id="2149" w:name="_Toc192765133"/>
      <w:bookmarkStart w:id="2150" w:name="_Toc192765746"/>
      <w:bookmarkStart w:id="2151" w:name="_Toc192782298"/>
      <w:bookmarkStart w:id="2152" w:name="_Toc192782906"/>
      <w:bookmarkStart w:id="2153" w:name="_Toc192850825"/>
      <w:bookmarkStart w:id="2154" w:name="_Toc192929312"/>
      <w:bookmarkStart w:id="2155" w:name="_Toc192935000"/>
      <w:bookmarkStart w:id="2156" w:name="_Toc193016348"/>
      <w:bookmarkStart w:id="2157" w:name="_Toc192335501"/>
      <w:bookmarkStart w:id="2158" w:name="_Toc192406028"/>
      <w:bookmarkStart w:id="2159" w:name="_Toc192408433"/>
      <w:bookmarkStart w:id="2160" w:name="_Toc192408879"/>
      <w:bookmarkStart w:id="2161" w:name="_Toc192496339"/>
      <w:bookmarkStart w:id="2162" w:name="_Toc192502544"/>
      <w:bookmarkStart w:id="2163" w:name="_Toc192509433"/>
      <w:bookmarkStart w:id="2164" w:name="_Toc192510154"/>
      <w:bookmarkStart w:id="2165" w:name="_Toc192516044"/>
      <w:bookmarkStart w:id="2166" w:name="_Toc192579147"/>
      <w:bookmarkStart w:id="2167" w:name="_Toc192581088"/>
      <w:bookmarkStart w:id="2168" w:name="_Toc192581530"/>
      <w:bookmarkStart w:id="2169" w:name="_Toc192762560"/>
      <w:bookmarkStart w:id="2170" w:name="_Toc192765134"/>
      <w:bookmarkStart w:id="2171" w:name="_Toc192765747"/>
      <w:bookmarkStart w:id="2172" w:name="_Toc192782299"/>
      <w:bookmarkStart w:id="2173" w:name="_Toc192782907"/>
      <w:bookmarkStart w:id="2174" w:name="_Toc192850826"/>
      <w:bookmarkStart w:id="2175" w:name="_Toc192929313"/>
      <w:bookmarkStart w:id="2176" w:name="_Toc192935001"/>
      <w:bookmarkStart w:id="2177" w:name="_Toc193016349"/>
      <w:bookmarkStart w:id="2178" w:name="_Toc192335502"/>
      <w:bookmarkStart w:id="2179" w:name="_Toc192406029"/>
      <w:bookmarkStart w:id="2180" w:name="_Toc192408434"/>
      <w:bookmarkStart w:id="2181" w:name="_Toc192408880"/>
      <w:bookmarkStart w:id="2182" w:name="_Toc192496340"/>
      <w:bookmarkStart w:id="2183" w:name="_Toc192502545"/>
      <w:bookmarkStart w:id="2184" w:name="_Toc192509434"/>
      <w:bookmarkStart w:id="2185" w:name="_Toc192510155"/>
      <w:bookmarkStart w:id="2186" w:name="_Toc192516045"/>
      <w:bookmarkStart w:id="2187" w:name="_Toc192579148"/>
      <w:bookmarkStart w:id="2188" w:name="_Toc192581089"/>
      <w:bookmarkStart w:id="2189" w:name="_Toc192581531"/>
      <w:bookmarkStart w:id="2190" w:name="_Toc192762561"/>
      <w:bookmarkStart w:id="2191" w:name="_Toc192765135"/>
      <w:bookmarkStart w:id="2192" w:name="_Toc192765748"/>
      <w:bookmarkStart w:id="2193" w:name="_Toc192782300"/>
      <w:bookmarkStart w:id="2194" w:name="_Toc192782908"/>
      <w:bookmarkStart w:id="2195" w:name="_Toc192850827"/>
      <w:bookmarkStart w:id="2196" w:name="_Toc192929314"/>
      <w:bookmarkStart w:id="2197" w:name="_Toc192935002"/>
      <w:bookmarkStart w:id="2198" w:name="_Toc193016350"/>
      <w:bookmarkStart w:id="2199" w:name="_Toc192335503"/>
      <w:bookmarkStart w:id="2200" w:name="_Toc192406030"/>
      <w:bookmarkStart w:id="2201" w:name="_Toc192408435"/>
      <w:bookmarkStart w:id="2202" w:name="_Toc192408881"/>
      <w:bookmarkStart w:id="2203" w:name="_Toc192496341"/>
      <w:bookmarkStart w:id="2204" w:name="_Toc192502546"/>
      <w:bookmarkStart w:id="2205" w:name="_Toc192509435"/>
      <w:bookmarkStart w:id="2206" w:name="_Toc192510156"/>
      <w:bookmarkStart w:id="2207" w:name="_Toc192516046"/>
      <w:bookmarkStart w:id="2208" w:name="_Toc192579149"/>
      <w:bookmarkStart w:id="2209" w:name="_Toc192581090"/>
      <w:bookmarkStart w:id="2210" w:name="_Toc192581532"/>
      <w:bookmarkStart w:id="2211" w:name="_Toc192762562"/>
      <w:bookmarkStart w:id="2212" w:name="_Toc192765136"/>
      <w:bookmarkStart w:id="2213" w:name="_Toc192765749"/>
      <w:bookmarkStart w:id="2214" w:name="_Toc192782301"/>
      <w:bookmarkStart w:id="2215" w:name="_Toc192782909"/>
      <w:bookmarkStart w:id="2216" w:name="_Toc192850828"/>
      <w:bookmarkStart w:id="2217" w:name="_Toc192929315"/>
      <w:bookmarkStart w:id="2218" w:name="_Toc192935003"/>
      <w:bookmarkStart w:id="2219" w:name="_Toc193016351"/>
      <w:bookmarkStart w:id="2220" w:name="_Toc192335504"/>
      <w:bookmarkStart w:id="2221" w:name="_Toc192406031"/>
      <w:bookmarkStart w:id="2222" w:name="_Toc192408436"/>
      <w:bookmarkStart w:id="2223" w:name="_Toc192408882"/>
      <w:bookmarkStart w:id="2224" w:name="_Toc192496342"/>
      <w:bookmarkStart w:id="2225" w:name="_Toc192502547"/>
      <w:bookmarkStart w:id="2226" w:name="_Toc192509436"/>
      <w:bookmarkStart w:id="2227" w:name="_Toc192510157"/>
      <w:bookmarkStart w:id="2228" w:name="_Toc192516047"/>
      <w:bookmarkStart w:id="2229" w:name="_Toc192579150"/>
      <w:bookmarkStart w:id="2230" w:name="_Toc192581091"/>
      <w:bookmarkStart w:id="2231" w:name="_Toc192581533"/>
      <w:bookmarkStart w:id="2232" w:name="_Toc192762563"/>
      <w:bookmarkStart w:id="2233" w:name="_Toc192765137"/>
      <w:bookmarkStart w:id="2234" w:name="_Toc192765750"/>
      <w:bookmarkStart w:id="2235" w:name="_Toc192782302"/>
      <w:bookmarkStart w:id="2236" w:name="_Toc192782910"/>
      <w:bookmarkStart w:id="2237" w:name="_Toc192850829"/>
      <w:bookmarkStart w:id="2238" w:name="_Toc192929316"/>
      <w:bookmarkStart w:id="2239" w:name="_Toc192935004"/>
      <w:bookmarkStart w:id="2240" w:name="_Toc193016352"/>
      <w:bookmarkStart w:id="2241" w:name="_Toc192335505"/>
      <w:bookmarkStart w:id="2242" w:name="_Toc192406032"/>
      <w:bookmarkStart w:id="2243" w:name="_Toc192408437"/>
      <w:bookmarkStart w:id="2244" w:name="_Toc192408883"/>
      <w:bookmarkStart w:id="2245" w:name="_Toc192496343"/>
      <w:bookmarkStart w:id="2246" w:name="_Toc192502548"/>
      <w:bookmarkStart w:id="2247" w:name="_Toc192509437"/>
      <w:bookmarkStart w:id="2248" w:name="_Toc192510158"/>
      <w:bookmarkStart w:id="2249" w:name="_Toc192516048"/>
      <w:bookmarkStart w:id="2250" w:name="_Toc192579151"/>
      <w:bookmarkStart w:id="2251" w:name="_Toc192581092"/>
      <w:bookmarkStart w:id="2252" w:name="_Toc192581534"/>
      <w:bookmarkStart w:id="2253" w:name="_Toc192762564"/>
      <w:bookmarkStart w:id="2254" w:name="_Toc192765138"/>
      <w:bookmarkStart w:id="2255" w:name="_Toc192765751"/>
      <w:bookmarkStart w:id="2256" w:name="_Toc192782303"/>
      <w:bookmarkStart w:id="2257" w:name="_Toc192782911"/>
      <w:bookmarkStart w:id="2258" w:name="_Toc192850830"/>
      <w:bookmarkStart w:id="2259" w:name="_Toc192929317"/>
      <w:bookmarkStart w:id="2260" w:name="_Toc192935005"/>
      <w:bookmarkStart w:id="2261" w:name="_Toc193016353"/>
      <w:bookmarkStart w:id="2262" w:name="_Toc192335506"/>
      <w:bookmarkStart w:id="2263" w:name="_Toc192406033"/>
      <w:bookmarkStart w:id="2264" w:name="_Toc192408438"/>
      <w:bookmarkStart w:id="2265" w:name="_Toc192408884"/>
      <w:bookmarkStart w:id="2266" w:name="_Toc192496344"/>
      <w:bookmarkStart w:id="2267" w:name="_Toc192502549"/>
      <w:bookmarkStart w:id="2268" w:name="_Toc192509438"/>
      <w:bookmarkStart w:id="2269" w:name="_Toc192510159"/>
      <w:bookmarkStart w:id="2270" w:name="_Toc192516049"/>
      <w:bookmarkStart w:id="2271" w:name="_Toc192579152"/>
      <w:bookmarkStart w:id="2272" w:name="_Toc192581093"/>
      <w:bookmarkStart w:id="2273" w:name="_Toc192581535"/>
      <w:bookmarkStart w:id="2274" w:name="_Toc192762565"/>
      <w:bookmarkStart w:id="2275" w:name="_Toc192765139"/>
      <w:bookmarkStart w:id="2276" w:name="_Toc192765752"/>
      <w:bookmarkStart w:id="2277" w:name="_Toc192782304"/>
      <w:bookmarkStart w:id="2278" w:name="_Toc192782912"/>
      <w:bookmarkStart w:id="2279" w:name="_Toc192850831"/>
      <w:bookmarkStart w:id="2280" w:name="_Toc192929318"/>
      <w:bookmarkStart w:id="2281" w:name="_Toc192935006"/>
      <w:bookmarkStart w:id="2282" w:name="_Toc193016354"/>
      <w:bookmarkStart w:id="2283" w:name="_Toc192335507"/>
      <w:bookmarkStart w:id="2284" w:name="_Toc192406034"/>
      <w:bookmarkStart w:id="2285" w:name="_Toc192408439"/>
      <w:bookmarkStart w:id="2286" w:name="_Toc192408885"/>
      <w:bookmarkStart w:id="2287" w:name="_Toc192496345"/>
      <w:bookmarkStart w:id="2288" w:name="_Toc192502550"/>
      <w:bookmarkStart w:id="2289" w:name="_Toc192509439"/>
      <w:bookmarkStart w:id="2290" w:name="_Toc192510160"/>
      <w:bookmarkStart w:id="2291" w:name="_Toc192516050"/>
      <w:bookmarkStart w:id="2292" w:name="_Toc192579153"/>
      <w:bookmarkStart w:id="2293" w:name="_Toc192581094"/>
      <w:bookmarkStart w:id="2294" w:name="_Toc192581536"/>
      <w:bookmarkStart w:id="2295" w:name="_Toc192762566"/>
      <w:bookmarkStart w:id="2296" w:name="_Toc192765140"/>
      <w:bookmarkStart w:id="2297" w:name="_Toc192765753"/>
      <w:bookmarkStart w:id="2298" w:name="_Toc192782305"/>
      <w:bookmarkStart w:id="2299" w:name="_Toc192782913"/>
      <w:bookmarkStart w:id="2300" w:name="_Toc192850832"/>
      <w:bookmarkStart w:id="2301" w:name="_Toc192929319"/>
      <w:bookmarkStart w:id="2302" w:name="_Toc192935007"/>
      <w:bookmarkStart w:id="2303" w:name="_Toc193016355"/>
      <w:bookmarkStart w:id="2304" w:name="_Toc192335508"/>
      <w:bookmarkStart w:id="2305" w:name="_Toc192406035"/>
      <w:bookmarkStart w:id="2306" w:name="_Toc192408440"/>
      <w:bookmarkStart w:id="2307" w:name="_Toc192408886"/>
      <w:bookmarkStart w:id="2308" w:name="_Toc192496346"/>
      <w:bookmarkStart w:id="2309" w:name="_Toc192502551"/>
      <w:bookmarkStart w:id="2310" w:name="_Toc192509440"/>
      <w:bookmarkStart w:id="2311" w:name="_Toc192510161"/>
      <w:bookmarkStart w:id="2312" w:name="_Toc192516051"/>
      <w:bookmarkStart w:id="2313" w:name="_Toc192579154"/>
      <w:bookmarkStart w:id="2314" w:name="_Toc192581095"/>
      <w:bookmarkStart w:id="2315" w:name="_Toc192581537"/>
      <w:bookmarkStart w:id="2316" w:name="_Toc192762567"/>
      <w:bookmarkStart w:id="2317" w:name="_Toc192765141"/>
      <w:bookmarkStart w:id="2318" w:name="_Toc192765754"/>
      <w:bookmarkStart w:id="2319" w:name="_Toc192782306"/>
      <w:bookmarkStart w:id="2320" w:name="_Toc192782914"/>
      <w:bookmarkStart w:id="2321" w:name="_Toc192850833"/>
      <w:bookmarkStart w:id="2322" w:name="_Toc192929320"/>
      <w:bookmarkStart w:id="2323" w:name="_Toc192935008"/>
      <w:bookmarkStart w:id="2324" w:name="_Toc193016356"/>
      <w:bookmarkStart w:id="2325" w:name="_Toc192335509"/>
      <w:bookmarkStart w:id="2326" w:name="_Toc192406036"/>
      <w:bookmarkStart w:id="2327" w:name="_Toc192408441"/>
      <w:bookmarkStart w:id="2328" w:name="_Toc192408887"/>
      <w:bookmarkStart w:id="2329" w:name="_Toc192496347"/>
      <w:bookmarkStart w:id="2330" w:name="_Toc192502552"/>
      <w:bookmarkStart w:id="2331" w:name="_Toc192509441"/>
      <w:bookmarkStart w:id="2332" w:name="_Toc192510162"/>
      <w:bookmarkStart w:id="2333" w:name="_Toc192516052"/>
      <w:bookmarkStart w:id="2334" w:name="_Toc192579155"/>
      <w:bookmarkStart w:id="2335" w:name="_Toc192581096"/>
      <w:bookmarkStart w:id="2336" w:name="_Toc192581538"/>
      <w:bookmarkStart w:id="2337" w:name="_Toc192762568"/>
      <w:bookmarkStart w:id="2338" w:name="_Toc192765142"/>
      <w:bookmarkStart w:id="2339" w:name="_Toc192765755"/>
      <w:bookmarkStart w:id="2340" w:name="_Toc192782307"/>
      <w:bookmarkStart w:id="2341" w:name="_Toc192782915"/>
      <w:bookmarkStart w:id="2342" w:name="_Toc192850834"/>
      <w:bookmarkStart w:id="2343" w:name="_Toc192929321"/>
      <w:bookmarkStart w:id="2344" w:name="_Toc192935009"/>
      <w:bookmarkStart w:id="2345" w:name="_Toc193016357"/>
      <w:bookmarkStart w:id="2346" w:name="_Toc192335510"/>
      <w:bookmarkStart w:id="2347" w:name="_Toc192406037"/>
      <w:bookmarkStart w:id="2348" w:name="_Toc192408442"/>
      <w:bookmarkStart w:id="2349" w:name="_Toc192408888"/>
      <w:bookmarkStart w:id="2350" w:name="_Toc192496348"/>
      <w:bookmarkStart w:id="2351" w:name="_Toc192502553"/>
      <w:bookmarkStart w:id="2352" w:name="_Toc192509442"/>
      <w:bookmarkStart w:id="2353" w:name="_Toc192510163"/>
      <w:bookmarkStart w:id="2354" w:name="_Toc192516053"/>
      <w:bookmarkStart w:id="2355" w:name="_Toc192579156"/>
      <w:bookmarkStart w:id="2356" w:name="_Toc192581097"/>
      <w:bookmarkStart w:id="2357" w:name="_Toc192581539"/>
      <w:bookmarkStart w:id="2358" w:name="_Toc192762569"/>
      <w:bookmarkStart w:id="2359" w:name="_Toc192765143"/>
      <w:bookmarkStart w:id="2360" w:name="_Toc192765756"/>
      <w:bookmarkStart w:id="2361" w:name="_Toc192782308"/>
      <w:bookmarkStart w:id="2362" w:name="_Toc192782916"/>
      <w:bookmarkStart w:id="2363" w:name="_Toc192850835"/>
      <w:bookmarkStart w:id="2364" w:name="_Toc192929322"/>
      <w:bookmarkStart w:id="2365" w:name="_Toc192935010"/>
      <w:bookmarkStart w:id="2366" w:name="_Toc193016358"/>
      <w:bookmarkStart w:id="2367" w:name="_Toc192335511"/>
      <w:bookmarkStart w:id="2368" w:name="_Toc192406038"/>
      <w:bookmarkStart w:id="2369" w:name="_Toc192408443"/>
      <w:bookmarkStart w:id="2370" w:name="_Toc192408889"/>
      <w:bookmarkStart w:id="2371" w:name="_Toc192496349"/>
      <w:bookmarkStart w:id="2372" w:name="_Toc192502554"/>
      <w:bookmarkStart w:id="2373" w:name="_Toc192509443"/>
      <w:bookmarkStart w:id="2374" w:name="_Toc192510164"/>
      <w:bookmarkStart w:id="2375" w:name="_Toc192516054"/>
      <w:bookmarkStart w:id="2376" w:name="_Toc192579157"/>
      <w:bookmarkStart w:id="2377" w:name="_Toc192581098"/>
      <w:bookmarkStart w:id="2378" w:name="_Toc192581540"/>
      <w:bookmarkStart w:id="2379" w:name="_Toc192762570"/>
      <w:bookmarkStart w:id="2380" w:name="_Toc192765144"/>
      <w:bookmarkStart w:id="2381" w:name="_Toc192765757"/>
      <w:bookmarkStart w:id="2382" w:name="_Toc192782309"/>
      <w:bookmarkStart w:id="2383" w:name="_Toc192782917"/>
      <w:bookmarkStart w:id="2384" w:name="_Toc192850836"/>
      <w:bookmarkStart w:id="2385" w:name="_Toc192929323"/>
      <w:bookmarkStart w:id="2386" w:name="_Toc192935011"/>
      <w:bookmarkStart w:id="2387" w:name="_Toc193016359"/>
      <w:bookmarkStart w:id="2388" w:name="_Toc192335512"/>
      <w:bookmarkStart w:id="2389" w:name="_Toc192406039"/>
      <w:bookmarkStart w:id="2390" w:name="_Toc192408444"/>
      <w:bookmarkStart w:id="2391" w:name="_Toc192408890"/>
      <w:bookmarkStart w:id="2392" w:name="_Toc192496350"/>
      <w:bookmarkStart w:id="2393" w:name="_Toc192502555"/>
      <w:bookmarkStart w:id="2394" w:name="_Toc192509444"/>
      <w:bookmarkStart w:id="2395" w:name="_Toc192510165"/>
      <w:bookmarkStart w:id="2396" w:name="_Toc192516055"/>
      <w:bookmarkStart w:id="2397" w:name="_Toc192579158"/>
      <w:bookmarkStart w:id="2398" w:name="_Toc192581099"/>
      <w:bookmarkStart w:id="2399" w:name="_Toc192581541"/>
      <w:bookmarkStart w:id="2400" w:name="_Toc192762571"/>
      <w:bookmarkStart w:id="2401" w:name="_Toc192765145"/>
      <w:bookmarkStart w:id="2402" w:name="_Toc192765758"/>
      <w:bookmarkStart w:id="2403" w:name="_Toc192782310"/>
      <w:bookmarkStart w:id="2404" w:name="_Toc192782918"/>
      <w:bookmarkStart w:id="2405" w:name="_Toc192850837"/>
      <w:bookmarkStart w:id="2406" w:name="_Toc192929324"/>
      <w:bookmarkStart w:id="2407" w:name="_Toc192935012"/>
      <w:bookmarkStart w:id="2408" w:name="_Toc193016360"/>
      <w:bookmarkStart w:id="2409" w:name="_Toc192335513"/>
      <w:bookmarkStart w:id="2410" w:name="_Toc192406040"/>
      <w:bookmarkStart w:id="2411" w:name="_Toc192408445"/>
      <w:bookmarkStart w:id="2412" w:name="_Toc192408891"/>
      <w:bookmarkStart w:id="2413" w:name="_Toc192496351"/>
      <w:bookmarkStart w:id="2414" w:name="_Toc192502556"/>
      <w:bookmarkStart w:id="2415" w:name="_Toc192509445"/>
      <w:bookmarkStart w:id="2416" w:name="_Toc192510166"/>
      <w:bookmarkStart w:id="2417" w:name="_Toc192516056"/>
      <w:bookmarkStart w:id="2418" w:name="_Toc192579159"/>
      <w:bookmarkStart w:id="2419" w:name="_Toc192581100"/>
      <w:bookmarkStart w:id="2420" w:name="_Toc192581542"/>
      <w:bookmarkStart w:id="2421" w:name="_Toc192762572"/>
      <w:bookmarkStart w:id="2422" w:name="_Toc192765146"/>
      <w:bookmarkStart w:id="2423" w:name="_Toc192765759"/>
      <w:bookmarkStart w:id="2424" w:name="_Toc192782311"/>
      <w:bookmarkStart w:id="2425" w:name="_Toc192782919"/>
      <w:bookmarkStart w:id="2426" w:name="_Toc192850838"/>
      <w:bookmarkStart w:id="2427" w:name="_Toc192929325"/>
      <w:bookmarkStart w:id="2428" w:name="_Toc192935013"/>
      <w:bookmarkStart w:id="2429" w:name="_Toc193016361"/>
      <w:bookmarkStart w:id="2430" w:name="_Toc192335514"/>
      <w:bookmarkStart w:id="2431" w:name="_Toc192406041"/>
      <w:bookmarkStart w:id="2432" w:name="_Toc192408446"/>
      <w:bookmarkStart w:id="2433" w:name="_Toc192408892"/>
      <w:bookmarkStart w:id="2434" w:name="_Toc192496352"/>
      <w:bookmarkStart w:id="2435" w:name="_Toc192502557"/>
      <w:bookmarkStart w:id="2436" w:name="_Toc192509446"/>
      <w:bookmarkStart w:id="2437" w:name="_Toc192510167"/>
      <w:bookmarkStart w:id="2438" w:name="_Toc192516057"/>
      <w:bookmarkStart w:id="2439" w:name="_Toc192579160"/>
      <w:bookmarkStart w:id="2440" w:name="_Toc192581101"/>
      <w:bookmarkStart w:id="2441" w:name="_Toc192581543"/>
      <w:bookmarkStart w:id="2442" w:name="_Toc192762573"/>
      <w:bookmarkStart w:id="2443" w:name="_Toc192765147"/>
      <w:bookmarkStart w:id="2444" w:name="_Toc192765760"/>
      <w:bookmarkStart w:id="2445" w:name="_Toc192782312"/>
      <w:bookmarkStart w:id="2446" w:name="_Toc192782920"/>
      <w:bookmarkStart w:id="2447" w:name="_Toc192850839"/>
      <w:bookmarkStart w:id="2448" w:name="_Toc192929326"/>
      <w:bookmarkStart w:id="2449" w:name="_Toc192935014"/>
      <w:bookmarkStart w:id="2450" w:name="_Toc193016362"/>
      <w:bookmarkStart w:id="2451" w:name="_Toc192335515"/>
      <w:bookmarkStart w:id="2452" w:name="_Toc192406042"/>
      <w:bookmarkStart w:id="2453" w:name="_Toc192408447"/>
      <w:bookmarkStart w:id="2454" w:name="_Toc192408893"/>
      <w:bookmarkStart w:id="2455" w:name="_Toc192496353"/>
      <w:bookmarkStart w:id="2456" w:name="_Toc192502558"/>
      <w:bookmarkStart w:id="2457" w:name="_Toc192509447"/>
      <w:bookmarkStart w:id="2458" w:name="_Toc192510168"/>
      <w:bookmarkStart w:id="2459" w:name="_Toc192516058"/>
      <w:bookmarkStart w:id="2460" w:name="_Toc192579161"/>
      <w:bookmarkStart w:id="2461" w:name="_Toc192581102"/>
      <w:bookmarkStart w:id="2462" w:name="_Toc192581544"/>
      <w:bookmarkStart w:id="2463" w:name="_Toc192762574"/>
      <w:bookmarkStart w:id="2464" w:name="_Toc192765148"/>
      <w:bookmarkStart w:id="2465" w:name="_Toc192765761"/>
      <w:bookmarkStart w:id="2466" w:name="_Toc192782313"/>
      <w:bookmarkStart w:id="2467" w:name="_Toc192782921"/>
      <w:bookmarkStart w:id="2468" w:name="_Toc192850840"/>
      <w:bookmarkStart w:id="2469" w:name="_Toc192929327"/>
      <w:bookmarkStart w:id="2470" w:name="_Toc192935015"/>
      <w:bookmarkStart w:id="2471" w:name="_Toc193016363"/>
      <w:bookmarkStart w:id="2472" w:name="_Toc192335516"/>
      <w:bookmarkStart w:id="2473" w:name="_Toc192406043"/>
      <w:bookmarkStart w:id="2474" w:name="_Toc192408448"/>
      <w:bookmarkStart w:id="2475" w:name="_Toc192408894"/>
      <w:bookmarkStart w:id="2476" w:name="_Toc192496354"/>
      <w:bookmarkStart w:id="2477" w:name="_Toc192502559"/>
      <w:bookmarkStart w:id="2478" w:name="_Toc192509448"/>
      <w:bookmarkStart w:id="2479" w:name="_Toc192510169"/>
      <w:bookmarkStart w:id="2480" w:name="_Toc192516059"/>
      <w:bookmarkStart w:id="2481" w:name="_Toc192579162"/>
      <w:bookmarkStart w:id="2482" w:name="_Toc192581103"/>
      <w:bookmarkStart w:id="2483" w:name="_Toc192581545"/>
      <w:bookmarkStart w:id="2484" w:name="_Toc192762575"/>
      <w:bookmarkStart w:id="2485" w:name="_Toc192765149"/>
      <w:bookmarkStart w:id="2486" w:name="_Toc192765762"/>
      <w:bookmarkStart w:id="2487" w:name="_Toc192782314"/>
      <w:bookmarkStart w:id="2488" w:name="_Toc192782922"/>
      <w:bookmarkStart w:id="2489" w:name="_Toc192850841"/>
      <w:bookmarkStart w:id="2490" w:name="_Toc192929328"/>
      <w:bookmarkStart w:id="2491" w:name="_Toc192935016"/>
      <w:bookmarkStart w:id="2492" w:name="_Toc193016364"/>
      <w:bookmarkStart w:id="2493" w:name="_Toc192335517"/>
      <w:bookmarkStart w:id="2494" w:name="_Toc192406044"/>
      <w:bookmarkStart w:id="2495" w:name="_Toc192408449"/>
      <w:bookmarkStart w:id="2496" w:name="_Toc192408895"/>
      <w:bookmarkStart w:id="2497" w:name="_Toc192496355"/>
      <w:bookmarkStart w:id="2498" w:name="_Toc192502560"/>
      <w:bookmarkStart w:id="2499" w:name="_Toc192509449"/>
      <w:bookmarkStart w:id="2500" w:name="_Toc192510170"/>
      <w:bookmarkStart w:id="2501" w:name="_Toc192516060"/>
      <w:bookmarkStart w:id="2502" w:name="_Toc192579163"/>
      <w:bookmarkStart w:id="2503" w:name="_Toc192581104"/>
      <w:bookmarkStart w:id="2504" w:name="_Toc192581546"/>
      <w:bookmarkStart w:id="2505" w:name="_Toc192762576"/>
      <w:bookmarkStart w:id="2506" w:name="_Toc192765150"/>
      <w:bookmarkStart w:id="2507" w:name="_Toc192765763"/>
      <w:bookmarkStart w:id="2508" w:name="_Toc192782315"/>
      <w:bookmarkStart w:id="2509" w:name="_Toc192782923"/>
      <w:bookmarkStart w:id="2510" w:name="_Toc192850842"/>
      <w:bookmarkStart w:id="2511" w:name="_Toc192929329"/>
      <w:bookmarkStart w:id="2512" w:name="_Toc192935017"/>
      <w:bookmarkStart w:id="2513" w:name="_Toc193016365"/>
      <w:bookmarkStart w:id="2514" w:name="_Toc192335518"/>
      <w:bookmarkStart w:id="2515" w:name="_Toc192406045"/>
      <w:bookmarkStart w:id="2516" w:name="_Toc192408450"/>
      <w:bookmarkStart w:id="2517" w:name="_Toc192408896"/>
      <w:bookmarkStart w:id="2518" w:name="_Toc192496356"/>
      <w:bookmarkStart w:id="2519" w:name="_Toc192502561"/>
      <w:bookmarkStart w:id="2520" w:name="_Toc192509450"/>
      <w:bookmarkStart w:id="2521" w:name="_Toc192510171"/>
      <w:bookmarkStart w:id="2522" w:name="_Toc192516061"/>
      <w:bookmarkStart w:id="2523" w:name="_Toc192579164"/>
      <w:bookmarkStart w:id="2524" w:name="_Toc192581105"/>
      <w:bookmarkStart w:id="2525" w:name="_Toc192581547"/>
      <w:bookmarkStart w:id="2526" w:name="_Toc192762577"/>
      <w:bookmarkStart w:id="2527" w:name="_Toc192765151"/>
      <w:bookmarkStart w:id="2528" w:name="_Toc192765764"/>
      <w:bookmarkStart w:id="2529" w:name="_Toc192782316"/>
      <w:bookmarkStart w:id="2530" w:name="_Toc192782924"/>
      <w:bookmarkStart w:id="2531" w:name="_Toc192850843"/>
      <w:bookmarkStart w:id="2532" w:name="_Toc192929330"/>
      <w:bookmarkStart w:id="2533" w:name="_Toc192935018"/>
      <w:bookmarkStart w:id="2534" w:name="_Toc193016366"/>
      <w:bookmarkStart w:id="2535" w:name="_Toc192335519"/>
      <w:bookmarkStart w:id="2536" w:name="_Toc192406046"/>
      <w:bookmarkStart w:id="2537" w:name="_Toc192408451"/>
      <w:bookmarkStart w:id="2538" w:name="_Toc192408897"/>
      <w:bookmarkStart w:id="2539" w:name="_Toc192496357"/>
      <w:bookmarkStart w:id="2540" w:name="_Toc192502562"/>
      <w:bookmarkStart w:id="2541" w:name="_Toc192509451"/>
      <w:bookmarkStart w:id="2542" w:name="_Toc192510172"/>
      <w:bookmarkStart w:id="2543" w:name="_Toc192516062"/>
      <w:bookmarkStart w:id="2544" w:name="_Toc192579165"/>
      <w:bookmarkStart w:id="2545" w:name="_Toc192581106"/>
      <w:bookmarkStart w:id="2546" w:name="_Toc192581548"/>
      <w:bookmarkStart w:id="2547" w:name="_Toc192762578"/>
      <w:bookmarkStart w:id="2548" w:name="_Toc192765152"/>
      <w:bookmarkStart w:id="2549" w:name="_Toc192765765"/>
      <w:bookmarkStart w:id="2550" w:name="_Toc192782317"/>
      <w:bookmarkStart w:id="2551" w:name="_Toc192782925"/>
      <w:bookmarkStart w:id="2552" w:name="_Toc192850844"/>
      <w:bookmarkStart w:id="2553" w:name="_Toc192929331"/>
      <w:bookmarkStart w:id="2554" w:name="_Toc192935019"/>
      <w:bookmarkStart w:id="2555" w:name="_Toc193016367"/>
      <w:bookmarkStart w:id="2556" w:name="_Toc192335520"/>
      <w:bookmarkStart w:id="2557" w:name="_Toc192406047"/>
      <w:bookmarkStart w:id="2558" w:name="_Toc192408452"/>
      <w:bookmarkStart w:id="2559" w:name="_Toc192408898"/>
      <w:bookmarkStart w:id="2560" w:name="_Toc192496358"/>
      <w:bookmarkStart w:id="2561" w:name="_Toc192502563"/>
      <w:bookmarkStart w:id="2562" w:name="_Toc192509452"/>
      <w:bookmarkStart w:id="2563" w:name="_Toc192510173"/>
      <w:bookmarkStart w:id="2564" w:name="_Toc192516063"/>
      <w:bookmarkStart w:id="2565" w:name="_Toc192579166"/>
      <w:bookmarkStart w:id="2566" w:name="_Toc192581107"/>
      <w:bookmarkStart w:id="2567" w:name="_Toc192581549"/>
      <w:bookmarkStart w:id="2568" w:name="_Toc192762579"/>
      <w:bookmarkStart w:id="2569" w:name="_Toc192765153"/>
      <w:bookmarkStart w:id="2570" w:name="_Toc192765766"/>
      <w:bookmarkStart w:id="2571" w:name="_Toc192782318"/>
      <w:bookmarkStart w:id="2572" w:name="_Toc192782926"/>
      <w:bookmarkStart w:id="2573" w:name="_Toc192850845"/>
      <w:bookmarkStart w:id="2574" w:name="_Toc192929332"/>
      <w:bookmarkStart w:id="2575" w:name="_Toc192935020"/>
      <w:bookmarkStart w:id="2576" w:name="_Toc193016368"/>
      <w:bookmarkStart w:id="2577" w:name="_Toc192335521"/>
      <w:bookmarkStart w:id="2578" w:name="_Toc192406048"/>
      <w:bookmarkStart w:id="2579" w:name="_Toc192408453"/>
      <w:bookmarkStart w:id="2580" w:name="_Toc192408899"/>
      <w:bookmarkStart w:id="2581" w:name="_Toc192496359"/>
      <w:bookmarkStart w:id="2582" w:name="_Toc192502564"/>
      <w:bookmarkStart w:id="2583" w:name="_Toc192509453"/>
      <w:bookmarkStart w:id="2584" w:name="_Toc192510174"/>
      <w:bookmarkStart w:id="2585" w:name="_Toc192516064"/>
      <w:bookmarkStart w:id="2586" w:name="_Toc192579167"/>
      <w:bookmarkStart w:id="2587" w:name="_Toc192581108"/>
      <w:bookmarkStart w:id="2588" w:name="_Toc192581550"/>
      <w:bookmarkStart w:id="2589" w:name="_Toc192762580"/>
      <w:bookmarkStart w:id="2590" w:name="_Toc192765154"/>
      <w:bookmarkStart w:id="2591" w:name="_Toc192765767"/>
      <w:bookmarkStart w:id="2592" w:name="_Toc192782319"/>
      <w:bookmarkStart w:id="2593" w:name="_Toc192782927"/>
      <w:bookmarkStart w:id="2594" w:name="_Toc192850846"/>
      <w:bookmarkStart w:id="2595" w:name="_Toc192929333"/>
      <w:bookmarkStart w:id="2596" w:name="_Toc192935021"/>
      <w:bookmarkStart w:id="2597" w:name="_Toc193016369"/>
      <w:bookmarkStart w:id="2598" w:name="_Toc192335522"/>
      <w:bookmarkStart w:id="2599" w:name="_Toc192406049"/>
      <w:bookmarkStart w:id="2600" w:name="_Toc192408454"/>
      <w:bookmarkStart w:id="2601" w:name="_Toc192408900"/>
      <w:bookmarkStart w:id="2602" w:name="_Toc192496360"/>
      <w:bookmarkStart w:id="2603" w:name="_Toc192502565"/>
      <w:bookmarkStart w:id="2604" w:name="_Toc192509454"/>
      <w:bookmarkStart w:id="2605" w:name="_Toc192510175"/>
      <w:bookmarkStart w:id="2606" w:name="_Toc192516065"/>
      <w:bookmarkStart w:id="2607" w:name="_Toc192579168"/>
      <w:bookmarkStart w:id="2608" w:name="_Toc192581109"/>
      <w:bookmarkStart w:id="2609" w:name="_Toc192581551"/>
      <w:bookmarkStart w:id="2610" w:name="_Toc192762581"/>
      <w:bookmarkStart w:id="2611" w:name="_Toc192765155"/>
      <w:bookmarkStart w:id="2612" w:name="_Toc192765768"/>
      <w:bookmarkStart w:id="2613" w:name="_Toc192782320"/>
      <w:bookmarkStart w:id="2614" w:name="_Toc192782928"/>
      <w:bookmarkStart w:id="2615" w:name="_Toc192850847"/>
      <w:bookmarkStart w:id="2616" w:name="_Toc192929334"/>
      <w:bookmarkStart w:id="2617" w:name="_Toc192935022"/>
      <w:bookmarkStart w:id="2618" w:name="_Toc193016370"/>
      <w:bookmarkStart w:id="2619" w:name="_Toc192335523"/>
      <w:bookmarkStart w:id="2620" w:name="_Toc192406050"/>
      <w:bookmarkStart w:id="2621" w:name="_Toc192408455"/>
      <w:bookmarkStart w:id="2622" w:name="_Toc192408901"/>
      <w:bookmarkStart w:id="2623" w:name="_Toc192496361"/>
      <w:bookmarkStart w:id="2624" w:name="_Toc192502566"/>
      <w:bookmarkStart w:id="2625" w:name="_Toc192509455"/>
      <w:bookmarkStart w:id="2626" w:name="_Toc192510176"/>
      <w:bookmarkStart w:id="2627" w:name="_Toc192516066"/>
      <w:bookmarkStart w:id="2628" w:name="_Toc192579169"/>
      <w:bookmarkStart w:id="2629" w:name="_Toc192581110"/>
      <w:bookmarkStart w:id="2630" w:name="_Toc192581552"/>
      <w:bookmarkStart w:id="2631" w:name="_Toc192762582"/>
      <w:bookmarkStart w:id="2632" w:name="_Toc192765156"/>
      <w:bookmarkStart w:id="2633" w:name="_Toc192765769"/>
      <w:bookmarkStart w:id="2634" w:name="_Toc192782321"/>
      <w:bookmarkStart w:id="2635" w:name="_Toc192782929"/>
      <w:bookmarkStart w:id="2636" w:name="_Toc192850848"/>
      <w:bookmarkStart w:id="2637" w:name="_Toc192929335"/>
      <w:bookmarkStart w:id="2638" w:name="_Toc192935023"/>
      <w:bookmarkStart w:id="2639" w:name="_Toc193016371"/>
      <w:bookmarkStart w:id="2640" w:name="_Toc192335524"/>
      <w:bookmarkStart w:id="2641" w:name="_Toc192406051"/>
      <w:bookmarkStart w:id="2642" w:name="_Toc192408456"/>
      <w:bookmarkStart w:id="2643" w:name="_Toc192408902"/>
      <w:bookmarkStart w:id="2644" w:name="_Toc192496362"/>
      <w:bookmarkStart w:id="2645" w:name="_Toc192502567"/>
      <w:bookmarkStart w:id="2646" w:name="_Toc192509456"/>
      <w:bookmarkStart w:id="2647" w:name="_Toc192510177"/>
      <w:bookmarkStart w:id="2648" w:name="_Toc192516067"/>
      <w:bookmarkStart w:id="2649" w:name="_Toc192579170"/>
      <w:bookmarkStart w:id="2650" w:name="_Toc192581111"/>
      <w:bookmarkStart w:id="2651" w:name="_Toc192581553"/>
      <w:bookmarkStart w:id="2652" w:name="_Toc192762583"/>
      <w:bookmarkStart w:id="2653" w:name="_Toc192765157"/>
      <w:bookmarkStart w:id="2654" w:name="_Toc192765770"/>
      <w:bookmarkStart w:id="2655" w:name="_Toc192782322"/>
      <w:bookmarkStart w:id="2656" w:name="_Toc192782930"/>
      <w:bookmarkStart w:id="2657" w:name="_Toc192850849"/>
      <w:bookmarkStart w:id="2658" w:name="_Toc192929336"/>
      <w:bookmarkStart w:id="2659" w:name="_Toc192935024"/>
      <w:bookmarkStart w:id="2660" w:name="_Toc193016372"/>
      <w:bookmarkStart w:id="2661" w:name="_Toc192335525"/>
      <w:bookmarkStart w:id="2662" w:name="_Toc192406052"/>
      <w:bookmarkStart w:id="2663" w:name="_Toc192408457"/>
      <w:bookmarkStart w:id="2664" w:name="_Toc192408903"/>
      <w:bookmarkStart w:id="2665" w:name="_Toc192496363"/>
      <w:bookmarkStart w:id="2666" w:name="_Toc192502568"/>
      <w:bookmarkStart w:id="2667" w:name="_Toc192509457"/>
      <w:bookmarkStart w:id="2668" w:name="_Toc192510178"/>
      <w:bookmarkStart w:id="2669" w:name="_Toc192516068"/>
      <w:bookmarkStart w:id="2670" w:name="_Toc192579171"/>
      <w:bookmarkStart w:id="2671" w:name="_Toc192581112"/>
      <w:bookmarkStart w:id="2672" w:name="_Toc192581554"/>
      <w:bookmarkStart w:id="2673" w:name="_Toc192762584"/>
      <w:bookmarkStart w:id="2674" w:name="_Toc192765158"/>
      <w:bookmarkStart w:id="2675" w:name="_Toc192765771"/>
      <w:bookmarkStart w:id="2676" w:name="_Toc192782323"/>
      <w:bookmarkStart w:id="2677" w:name="_Toc192782931"/>
      <w:bookmarkStart w:id="2678" w:name="_Toc192850850"/>
      <w:bookmarkStart w:id="2679" w:name="_Toc192929337"/>
      <w:bookmarkStart w:id="2680" w:name="_Toc192935025"/>
      <w:bookmarkStart w:id="2681" w:name="_Toc193016373"/>
      <w:bookmarkStart w:id="2682" w:name="_Toc192335526"/>
      <w:bookmarkStart w:id="2683" w:name="_Toc192406053"/>
      <w:bookmarkStart w:id="2684" w:name="_Toc192408458"/>
      <w:bookmarkStart w:id="2685" w:name="_Toc192408904"/>
      <w:bookmarkStart w:id="2686" w:name="_Toc192496364"/>
      <w:bookmarkStart w:id="2687" w:name="_Toc192502569"/>
      <w:bookmarkStart w:id="2688" w:name="_Toc192509458"/>
      <w:bookmarkStart w:id="2689" w:name="_Toc192510179"/>
      <w:bookmarkStart w:id="2690" w:name="_Toc192516069"/>
      <w:bookmarkStart w:id="2691" w:name="_Toc192579172"/>
      <w:bookmarkStart w:id="2692" w:name="_Toc192581113"/>
      <w:bookmarkStart w:id="2693" w:name="_Toc192581555"/>
      <w:bookmarkStart w:id="2694" w:name="_Toc192762585"/>
      <w:bookmarkStart w:id="2695" w:name="_Toc192765159"/>
      <w:bookmarkStart w:id="2696" w:name="_Toc192765772"/>
      <w:bookmarkStart w:id="2697" w:name="_Toc192782324"/>
      <w:bookmarkStart w:id="2698" w:name="_Toc192782932"/>
      <w:bookmarkStart w:id="2699" w:name="_Toc192850851"/>
      <w:bookmarkStart w:id="2700" w:name="_Toc192929338"/>
      <w:bookmarkStart w:id="2701" w:name="_Toc192935026"/>
      <w:bookmarkStart w:id="2702" w:name="_Toc193016374"/>
      <w:bookmarkStart w:id="2703" w:name="_Toc192335527"/>
      <w:bookmarkStart w:id="2704" w:name="_Toc192406054"/>
      <w:bookmarkStart w:id="2705" w:name="_Toc192408459"/>
      <w:bookmarkStart w:id="2706" w:name="_Toc192408905"/>
      <w:bookmarkStart w:id="2707" w:name="_Toc192496365"/>
      <w:bookmarkStart w:id="2708" w:name="_Toc192502570"/>
      <w:bookmarkStart w:id="2709" w:name="_Toc192509459"/>
      <w:bookmarkStart w:id="2710" w:name="_Toc192510180"/>
      <w:bookmarkStart w:id="2711" w:name="_Toc192516070"/>
      <w:bookmarkStart w:id="2712" w:name="_Toc192579173"/>
      <w:bookmarkStart w:id="2713" w:name="_Toc192581114"/>
      <w:bookmarkStart w:id="2714" w:name="_Toc192581556"/>
      <w:bookmarkStart w:id="2715" w:name="_Toc192762586"/>
      <w:bookmarkStart w:id="2716" w:name="_Toc192765160"/>
      <w:bookmarkStart w:id="2717" w:name="_Toc192765773"/>
      <w:bookmarkStart w:id="2718" w:name="_Toc192782325"/>
      <w:bookmarkStart w:id="2719" w:name="_Toc192782933"/>
      <w:bookmarkStart w:id="2720" w:name="_Toc192850852"/>
      <w:bookmarkStart w:id="2721" w:name="_Toc192929339"/>
      <w:bookmarkStart w:id="2722" w:name="_Toc192935027"/>
      <w:bookmarkStart w:id="2723" w:name="_Toc193016375"/>
      <w:bookmarkStart w:id="2724" w:name="_Toc192335528"/>
      <w:bookmarkStart w:id="2725" w:name="_Toc192406055"/>
      <w:bookmarkStart w:id="2726" w:name="_Toc192408460"/>
      <w:bookmarkStart w:id="2727" w:name="_Toc192408906"/>
      <w:bookmarkStart w:id="2728" w:name="_Toc192496366"/>
      <w:bookmarkStart w:id="2729" w:name="_Toc192502571"/>
      <w:bookmarkStart w:id="2730" w:name="_Toc192509460"/>
      <w:bookmarkStart w:id="2731" w:name="_Toc192510181"/>
      <w:bookmarkStart w:id="2732" w:name="_Toc192516071"/>
      <w:bookmarkStart w:id="2733" w:name="_Toc192579174"/>
      <w:bookmarkStart w:id="2734" w:name="_Toc192581115"/>
      <w:bookmarkStart w:id="2735" w:name="_Toc192581557"/>
      <w:bookmarkStart w:id="2736" w:name="_Toc192762587"/>
      <w:bookmarkStart w:id="2737" w:name="_Toc192765161"/>
      <w:bookmarkStart w:id="2738" w:name="_Toc192765774"/>
      <w:bookmarkStart w:id="2739" w:name="_Toc192782326"/>
      <w:bookmarkStart w:id="2740" w:name="_Toc192782934"/>
      <w:bookmarkStart w:id="2741" w:name="_Toc192850853"/>
      <w:bookmarkStart w:id="2742" w:name="_Toc192929340"/>
      <w:bookmarkStart w:id="2743" w:name="_Toc192935028"/>
      <w:bookmarkStart w:id="2744" w:name="_Toc193016376"/>
      <w:bookmarkStart w:id="2745" w:name="_Toc192335529"/>
      <w:bookmarkStart w:id="2746" w:name="_Toc192406056"/>
      <w:bookmarkStart w:id="2747" w:name="_Toc192408461"/>
      <w:bookmarkStart w:id="2748" w:name="_Toc192408907"/>
      <w:bookmarkStart w:id="2749" w:name="_Toc192496367"/>
      <w:bookmarkStart w:id="2750" w:name="_Toc192502572"/>
      <w:bookmarkStart w:id="2751" w:name="_Toc192509461"/>
      <w:bookmarkStart w:id="2752" w:name="_Toc192510182"/>
      <w:bookmarkStart w:id="2753" w:name="_Toc192516072"/>
      <w:bookmarkStart w:id="2754" w:name="_Toc192579175"/>
      <w:bookmarkStart w:id="2755" w:name="_Toc192581116"/>
      <w:bookmarkStart w:id="2756" w:name="_Toc192581558"/>
      <w:bookmarkStart w:id="2757" w:name="_Toc192762588"/>
      <w:bookmarkStart w:id="2758" w:name="_Toc192765162"/>
      <w:bookmarkStart w:id="2759" w:name="_Toc192765775"/>
      <w:bookmarkStart w:id="2760" w:name="_Toc192782327"/>
      <w:bookmarkStart w:id="2761" w:name="_Toc192782935"/>
      <w:bookmarkStart w:id="2762" w:name="_Toc192850854"/>
      <w:bookmarkStart w:id="2763" w:name="_Toc192929341"/>
      <w:bookmarkStart w:id="2764" w:name="_Toc192935029"/>
      <w:bookmarkStart w:id="2765" w:name="_Toc193016377"/>
      <w:bookmarkStart w:id="2766" w:name="_Toc192335530"/>
      <w:bookmarkStart w:id="2767" w:name="_Toc192406057"/>
      <w:bookmarkStart w:id="2768" w:name="_Toc192408462"/>
      <w:bookmarkStart w:id="2769" w:name="_Toc192408908"/>
      <w:bookmarkStart w:id="2770" w:name="_Toc192496368"/>
      <w:bookmarkStart w:id="2771" w:name="_Toc192502573"/>
      <w:bookmarkStart w:id="2772" w:name="_Toc192509462"/>
      <w:bookmarkStart w:id="2773" w:name="_Toc192510183"/>
      <w:bookmarkStart w:id="2774" w:name="_Toc192516073"/>
      <w:bookmarkStart w:id="2775" w:name="_Toc192579176"/>
      <w:bookmarkStart w:id="2776" w:name="_Toc192581117"/>
      <w:bookmarkStart w:id="2777" w:name="_Toc192581559"/>
      <w:bookmarkStart w:id="2778" w:name="_Toc192762589"/>
      <w:bookmarkStart w:id="2779" w:name="_Toc192765163"/>
      <w:bookmarkStart w:id="2780" w:name="_Toc192765776"/>
      <w:bookmarkStart w:id="2781" w:name="_Toc192782328"/>
      <w:bookmarkStart w:id="2782" w:name="_Toc192782936"/>
      <w:bookmarkStart w:id="2783" w:name="_Toc192850855"/>
      <w:bookmarkStart w:id="2784" w:name="_Toc192929342"/>
      <w:bookmarkStart w:id="2785" w:name="_Toc192935030"/>
      <w:bookmarkStart w:id="2786" w:name="_Toc193016378"/>
      <w:bookmarkStart w:id="2787" w:name="_Toc192335531"/>
      <w:bookmarkStart w:id="2788" w:name="_Toc192406058"/>
      <w:bookmarkStart w:id="2789" w:name="_Toc192408463"/>
      <w:bookmarkStart w:id="2790" w:name="_Toc192408909"/>
      <w:bookmarkStart w:id="2791" w:name="_Toc192496369"/>
      <w:bookmarkStart w:id="2792" w:name="_Toc192502574"/>
      <w:bookmarkStart w:id="2793" w:name="_Toc192509463"/>
      <w:bookmarkStart w:id="2794" w:name="_Toc192510184"/>
      <w:bookmarkStart w:id="2795" w:name="_Toc192516074"/>
      <w:bookmarkStart w:id="2796" w:name="_Toc192579177"/>
      <w:bookmarkStart w:id="2797" w:name="_Toc192581118"/>
      <w:bookmarkStart w:id="2798" w:name="_Toc192581560"/>
      <w:bookmarkStart w:id="2799" w:name="_Toc192762590"/>
      <w:bookmarkStart w:id="2800" w:name="_Toc192765164"/>
      <w:bookmarkStart w:id="2801" w:name="_Toc192765777"/>
      <w:bookmarkStart w:id="2802" w:name="_Toc192782329"/>
      <w:bookmarkStart w:id="2803" w:name="_Toc192782937"/>
      <w:bookmarkStart w:id="2804" w:name="_Toc192850856"/>
      <w:bookmarkStart w:id="2805" w:name="_Toc192929343"/>
      <w:bookmarkStart w:id="2806" w:name="_Toc192935031"/>
      <w:bookmarkStart w:id="2807" w:name="_Toc193016379"/>
      <w:bookmarkStart w:id="2808" w:name="_Toc192335532"/>
      <w:bookmarkStart w:id="2809" w:name="_Toc192406059"/>
      <w:bookmarkStart w:id="2810" w:name="_Toc192408464"/>
      <w:bookmarkStart w:id="2811" w:name="_Toc192408910"/>
      <w:bookmarkStart w:id="2812" w:name="_Toc192496370"/>
      <w:bookmarkStart w:id="2813" w:name="_Toc192502575"/>
      <w:bookmarkStart w:id="2814" w:name="_Toc192509464"/>
      <w:bookmarkStart w:id="2815" w:name="_Toc192510185"/>
      <w:bookmarkStart w:id="2816" w:name="_Toc192516075"/>
      <w:bookmarkStart w:id="2817" w:name="_Toc192579178"/>
      <w:bookmarkStart w:id="2818" w:name="_Toc192581119"/>
      <w:bookmarkStart w:id="2819" w:name="_Toc192581561"/>
      <w:bookmarkStart w:id="2820" w:name="_Toc192762591"/>
      <w:bookmarkStart w:id="2821" w:name="_Toc192765165"/>
      <w:bookmarkStart w:id="2822" w:name="_Toc192765778"/>
      <w:bookmarkStart w:id="2823" w:name="_Toc192782330"/>
      <w:bookmarkStart w:id="2824" w:name="_Toc192782938"/>
      <w:bookmarkStart w:id="2825" w:name="_Toc192850857"/>
      <w:bookmarkStart w:id="2826" w:name="_Toc192929344"/>
      <w:bookmarkStart w:id="2827" w:name="_Toc192935032"/>
      <w:bookmarkStart w:id="2828" w:name="_Toc193016380"/>
      <w:bookmarkStart w:id="2829" w:name="_Toc192335533"/>
      <w:bookmarkStart w:id="2830" w:name="_Toc192406060"/>
      <w:bookmarkStart w:id="2831" w:name="_Toc192408465"/>
      <w:bookmarkStart w:id="2832" w:name="_Toc192408911"/>
      <w:bookmarkStart w:id="2833" w:name="_Toc192496371"/>
      <w:bookmarkStart w:id="2834" w:name="_Toc192502576"/>
      <w:bookmarkStart w:id="2835" w:name="_Toc192509465"/>
      <w:bookmarkStart w:id="2836" w:name="_Toc192510186"/>
      <w:bookmarkStart w:id="2837" w:name="_Toc192516076"/>
      <w:bookmarkStart w:id="2838" w:name="_Toc192579179"/>
      <w:bookmarkStart w:id="2839" w:name="_Toc192581120"/>
      <w:bookmarkStart w:id="2840" w:name="_Toc192581562"/>
      <w:bookmarkStart w:id="2841" w:name="_Toc192762592"/>
      <w:bookmarkStart w:id="2842" w:name="_Toc192765166"/>
      <w:bookmarkStart w:id="2843" w:name="_Toc192765779"/>
      <w:bookmarkStart w:id="2844" w:name="_Toc192782331"/>
      <w:bookmarkStart w:id="2845" w:name="_Toc192782939"/>
      <w:bookmarkStart w:id="2846" w:name="_Toc192850858"/>
      <w:bookmarkStart w:id="2847" w:name="_Toc192929345"/>
      <w:bookmarkStart w:id="2848" w:name="_Toc192935033"/>
      <w:bookmarkStart w:id="2849" w:name="_Toc193016381"/>
      <w:bookmarkStart w:id="2850" w:name="_Toc192335534"/>
      <w:bookmarkStart w:id="2851" w:name="_Toc192406061"/>
      <w:bookmarkStart w:id="2852" w:name="_Toc192408466"/>
      <w:bookmarkStart w:id="2853" w:name="_Toc192408912"/>
      <w:bookmarkStart w:id="2854" w:name="_Toc192496372"/>
      <w:bookmarkStart w:id="2855" w:name="_Toc192502577"/>
      <w:bookmarkStart w:id="2856" w:name="_Toc192509466"/>
      <w:bookmarkStart w:id="2857" w:name="_Toc192510187"/>
      <w:bookmarkStart w:id="2858" w:name="_Toc192516077"/>
      <w:bookmarkStart w:id="2859" w:name="_Toc192579180"/>
      <w:bookmarkStart w:id="2860" w:name="_Toc192581121"/>
      <w:bookmarkStart w:id="2861" w:name="_Toc192581563"/>
      <w:bookmarkStart w:id="2862" w:name="_Toc192762593"/>
      <w:bookmarkStart w:id="2863" w:name="_Toc192765167"/>
      <w:bookmarkStart w:id="2864" w:name="_Toc192765780"/>
      <w:bookmarkStart w:id="2865" w:name="_Toc192782332"/>
      <w:bookmarkStart w:id="2866" w:name="_Toc192782940"/>
      <w:bookmarkStart w:id="2867" w:name="_Toc192850859"/>
      <w:bookmarkStart w:id="2868" w:name="_Toc192929346"/>
      <w:bookmarkStart w:id="2869" w:name="_Toc192935034"/>
      <w:bookmarkStart w:id="2870" w:name="_Toc193016382"/>
      <w:bookmarkStart w:id="2871" w:name="_Toc192335535"/>
      <w:bookmarkStart w:id="2872" w:name="_Toc192406062"/>
      <w:bookmarkStart w:id="2873" w:name="_Toc192408467"/>
      <w:bookmarkStart w:id="2874" w:name="_Toc192408913"/>
      <w:bookmarkStart w:id="2875" w:name="_Toc192496373"/>
      <w:bookmarkStart w:id="2876" w:name="_Toc192502578"/>
      <w:bookmarkStart w:id="2877" w:name="_Toc192509467"/>
      <w:bookmarkStart w:id="2878" w:name="_Toc192510188"/>
      <w:bookmarkStart w:id="2879" w:name="_Toc192516078"/>
      <w:bookmarkStart w:id="2880" w:name="_Toc192579181"/>
      <w:bookmarkStart w:id="2881" w:name="_Toc192581122"/>
      <w:bookmarkStart w:id="2882" w:name="_Toc192581564"/>
      <w:bookmarkStart w:id="2883" w:name="_Toc192762594"/>
      <w:bookmarkStart w:id="2884" w:name="_Toc192765168"/>
      <w:bookmarkStart w:id="2885" w:name="_Toc192765781"/>
      <w:bookmarkStart w:id="2886" w:name="_Toc192782333"/>
      <w:bookmarkStart w:id="2887" w:name="_Toc192782941"/>
      <w:bookmarkStart w:id="2888" w:name="_Toc192850860"/>
      <w:bookmarkStart w:id="2889" w:name="_Toc192929347"/>
      <w:bookmarkStart w:id="2890" w:name="_Toc192935035"/>
      <w:bookmarkStart w:id="2891" w:name="_Toc193016383"/>
      <w:bookmarkStart w:id="2892" w:name="_Toc192335536"/>
      <w:bookmarkStart w:id="2893" w:name="_Toc192406063"/>
      <w:bookmarkStart w:id="2894" w:name="_Toc192408468"/>
      <w:bookmarkStart w:id="2895" w:name="_Toc192408914"/>
      <w:bookmarkStart w:id="2896" w:name="_Toc192496374"/>
      <w:bookmarkStart w:id="2897" w:name="_Toc192502579"/>
      <w:bookmarkStart w:id="2898" w:name="_Toc192509468"/>
      <w:bookmarkStart w:id="2899" w:name="_Toc192510189"/>
      <w:bookmarkStart w:id="2900" w:name="_Toc192516079"/>
      <w:bookmarkStart w:id="2901" w:name="_Toc192579182"/>
      <w:bookmarkStart w:id="2902" w:name="_Toc192581123"/>
      <w:bookmarkStart w:id="2903" w:name="_Toc192581565"/>
      <w:bookmarkStart w:id="2904" w:name="_Toc192762595"/>
      <w:bookmarkStart w:id="2905" w:name="_Toc192765169"/>
      <w:bookmarkStart w:id="2906" w:name="_Toc192765782"/>
      <w:bookmarkStart w:id="2907" w:name="_Toc192782334"/>
      <w:bookmarkStart w:id="2908" w:name="_Toc192782942"/>
      <w:bookmarkStart w:id="2909" w:name="_Toc192850861"/>
      <w:bookmarkStart w:id="2910" w:name="_Toc192929348"/>
      <w:bookmarkStart w:id="2911" w:name="_Toc192935036"/>
      <w:bookmarkStart w:id="2912" w:name="_Toc193016384"/>
      <w:bookmarkStart w:id="2913" w:name="_Toc192335537"/>
      <w:bookmarkStart w:id="2914" w:name="_Toc192406064"/>
      <w:bookmarkStart w:id="2915" w:name="_Toc192408469"/>
      <w:bookmarkStart w:id="2916" w:name="_Toc192408915"/>
      <w:bookmarkStart w:id="2917" w:name="_Toc192496375"/>
      <w:bookmarkStart w:id="2918" w:name="_Toc192502580"/>
      <w:bookmarkStart w:id="2919" w:name="_Toc192509469"/>
      <w:bookmarkStart w:id="2920" w:name="_Toc192510190"/>
      <w:bookmarkStart w:id="2921" w:name="_Toc192516080"/>
      <w:bookmarkStart w:id="2922" w:name="_Toc192579183"/>
      <w:bookmarkStart w:id="2923" w:name="_Toc192581124"/>
      <w:bookmarkStart w:id="2924" w:name="_Toc192581566"/>
      <w:bookmarkStart w:id="2925" w:name="_Toc192762596"/>
      <w:bookmarkStart w:id="2926" w:name="_Toc192765170"/>
      <w:bookmarkStart w:id="2927" w:name="_Toc192765783"/>
      <w:bookmarkStart w:id="2928" w:name="_Toc192782335"/>
      <w:bookmarkStart w:id="2929" w:name="_Toc192782943"/>
      <w:bookmarkStart w:id="2930" w:name="_Toc192850862"/>
      <w:bookmarkStart w:id="2931" w:name="_Toc192929349"/>
      <w:bookmarkStart w:id="2932" w:name="_Toc192935037"/>
      <w:bookmarkStart w:id="2933" w:name="_Toc193016385"/>
      <w:bookmarkStart w:id="2934" w:name="_Toc192335647"/>
      <w:bookmarkStart w:id="2935" w:name="_Toc192406174"/>
      <w:bookmarkStart w:id="2936" w:name="_Toc192408579"/>
      <w:bookmarkStart w:id="2937" w:name="_Toc192409025"/>
      <w:bookmarkStart w:id="2938" w:name="_Toc192496485"/>
      <w:bookmarkStart w:id="2939" w:name="_Toc192502690"/>
      <w:bookmarkStart w:id="2940" w:name="_Toc192509579"/>
      <w:bookmarkStart w:id="2941" w:name="_Toc192510300"/>
      <w:bookmarkStart w:id="2942" w:name="_Toc192516190"/>
      <w:bookmarkStart w:id="2943" w:name="_Toc192579293"/>
      <w:bookmarkStart w:id="2944" w:name="_Toc192581234"/>
      <w:bookmarkStart w:id="2945" w:name="_Toc192581676"/>
      <w:bookmarkStart w:id="2946" w:name="_Toc192762706"/>
      <w:bookmarkStart w:id="2947" w:name="_Toc192765280"/>
      <w:bookmarkStart w:id="2948" w:name="_Toc192765893"/>
      <w:bookmarkStart w:id="2949" w:name="_Toc192782445"/>
      <w:bookmarkStart w:id="2950" w:name="_Toc192783053"/>
      <w:bookmarkStart w:id="2951" w:name="_Toc192850972"/>
      <w:bookmarkStart w:id="2952" w:name="_Toc192929459"/>
      <w:bookmarkStart w:id="2953" w:name="_Toc192935147"/>
      <w:bookmarkStart w:id="2954" w:name="_Toc193016495"/>
      <w:bookmarkStart w:id="2955" w:name="_Toc192335648"/>
      <w:bookmarkStart w:id="2956" w:name="_Toc192406175"/>
      <w:bookmarkStart w:id="2957" w:name="_Toc192408580"/>
      <w:bookmarkStart w:id="2958" w:name="_Toc192409026"/>
      <w:bookmarkStart w:id="2959" w:name="_Toc192496486"/>
      <w:bookmarkStart w:id="2960" w:name="_Toc192502691"/>
      <w:bookmarkStart w:id="2961" w:name="_Toc192509580"/>
      <w:bookmarkStart w:id="2962" w:name="_Toc192510301"/>
      <w:bookmarkStart w:id="2963" w:name="_Toc192516191"/>
      <w:bookmarkStart w:id="2964" w:name="_Toc192579294"/>
      <w:bookmarkStart w:id="2965" w:name="_Toc192581235"/>
      <w:bookmarkStart w:id="2966" w:name="_Toc192581677"/>
      <w:bookmarkStart w:id="2967" w:name="_Toc192762707"/>
      <w:bookmarkStart w:id="2968" w:name="_Toc192765281"/>
      <w:bookmarkStart w:id="2969" w:name="_Toc192765894"/>
      <w:bookmarkStart w:id="2970" w:name="_Toc192782446"/>
      <w:bookmarkStart w:id="2971" w:name="_Toc192783054"/>
      <w:bookmarkStart w:id="2972" w:name="_Toc192850973"/>
      <w:bookmarkStart w:id="2973" w:name="_Toc192929460"/>
      <w:bookmarkStart w:id="2974" w:name="_Toc192935148"/>
      <w:bookmarkStart w:id="2975" w:name="_Toc193016496"/>
      <w:bookmarkStart w:id="2976" w:name="_Ref190771233"/>
      <w:bookmarkStart w:id="2977" w:name="_Toc200491769"/>
      <w:bookmarkStart w:id="2978" w:name="_Toc202536082"/>
      <w:bookmarkStart w:id="2979" w:name="_Toc202536870"/>
      <w:bookmarkStart w:id="2980" w:name="_Toc212194822"/>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r w:rsidRPr="007C5752">
        <w:lastRenderedPageBreak/>
        <w:t xml:space="preserve">Nominal </w:t>
      </w:r>
      <w:r w:rsidR="00850EA8" w:rsidRPr="007C5752">
        <w:t>Operational Scenarios</w:t>
      </w:r>
      <w:bookmarkEnd w:id="2976"/>
      <w:bookmarkEnd w:id="2977"/>
      <w:bookmarkEnd w:id="2978"/>
      <w:bookmarkEnd w:id="2979"/>
      <w:bookmarkEnd w:id="2980"/>
    </w:p>
    <w:p w14:paraId="3476F950" w14:textId="77777777" w:rsidR="00766AC3" w:rsidRPr="007C5752" w:rsidRDefault="00B51E11" w:rsidP="005479E2">
      <w:pPr>
        <w:pStyle w:val="Heading3numbered"/>
        <w:keepNext/>
        <w:keepLines/>
      </w:pPr>
      <w:bookmarkStart w:id="2981" w:name="_Toc192496488"/>
      <w:bookmarkStart w:id="2982" w:name="_Toc192502693"/>
      <w:bookmarkStart w:id="2983" w:name="_Toc192509582"/>
      <w:bookmarkStart w:id="2984" w:name="_Toc192510303"/>
      <w:bookmarkStart w:id="2985" w:name="_Toc192516193"/>
      <w:bookmarkStart w:id="2986" w:name="_Toc192579296"/>
      <w:bookmarkStart w:id="2987" w:name="_Toc192581237"/>
      <w:bookmarkStart w:id="2988" w:name="_Toc192581679"/>
      <w:bookmarkStart w:id="2989" w:name="_Toc192762709"/>
      <w:bookmarkStart w:id="2990" w:name="_Toc192765283"/>
      <w:bookmarkStart w:id="2991" w:name="_Toc192765896"/>
      <w:bookmarkStart w:id="2992" w:name="_Toc192782448"/>
      <w:bookmarkStart w:id="2993" w:name="_Toc192783056"/>
      <w:bookmarkStart w:id="2994" w:name="_Toc192850975"/>
      <w:bookmarkStart w:id="2995" w:name="_Toc192929462"/>
      <w:bookmarkStart w:id="2996" w:name="_Toc192935150"/>
      <w:bookmarkStart w:id="2997" w:name="_Toc193016498"/>
      <w:bookmarkStart w:id="2998" w:name="_Ref191381700"/>
      <w:bookmarkStart w:id="2999" w:name="_Ref192409661"/>
      <w:bookmarkStart w:id="3000" w:name="_Toc200491770"/>
      <w:bookmarkStart w:id="3001" w:name="_Toc202536083"/>
      <w:bookmarkStart w:id="3002" w:name="_Toc202536871"/>
      <w:bookmarkStart w:id="3003" w:name="_Toc212194823"/>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r w:rsidRPr="007C5752">
        <w:t xml:space="preserve">Lifetime and </w:t>
      </w:r>
      <w:r w:rsidR="008F2CF9" w:rsidRPr="007C5752">
        <w:t>annual</w:t>
      </w:r>
      <w:bookmarkEnd w:id="2998"/>
      <w:r w:rsidR="009909EC" w:rsidRPr="007C5752">
        <w:t xml:space="preserve"> maintenance</w:t>
      </w:r>
      <w:r w:rsidR="008527E9" w:rsidRPr="007C5752">
        <w:t xml:space="preserve"> schedule</w:t>
      </w:r>
      <w:bookmarkEnd w:id="2999"/>
      <w:bookmarkEnd w:id="3000"/>
      <w:bookmarkEnd w:id="3001"/>
      <w:bookmarkEnd w:id="3002"/>
      <w:bookmarkEnd w:id="3003"/>
    </w:p>
    <w:p w14:paraId="70F59190" w14:textId="146B30C7" w:rsidR="00001140" w:rsidRPr="007C5752" w:rsidRDefault="00BE36E3" w:rsidP="00575005">
      <w:pPr>
        <w:pStyle w:val="RequirementList"/>
      </w:pPr>
      <w:bookmarkStart w:id="3004" w:name="_Toc200491771"/>
      <w:r w:rsidRPr="007C5752">
        <w:t xml:space="preserve">The </w:t>
      </w:r>
      <w:r w:rsidR="00001140" w:rsidRPr="007C5752">
        <w:t>QPLANT shall</w:t>
      </w:r>
      <w:r w:rsidRPr="007C5752">
        <w:t xml:space="preserve"> be capable to</w:t>
      </w:r>
      <w:r w:rsidR="00001140" w:rsidRPr="007C5752">
        <w:t xml:space="preserve"> operate</w:t>
      </w:r>
      <w:r w:rsidRPr="007C5752">
        <w:t xml:space="preserve"> uninterrupted</w:t>
      </w:r>
      <w:r w:rsidR="00001140" w:rsidRPr="007C5752">
        <w:t xml:space="preserve"> in 2K mode</w:t>
      </w:r>
      <w:r w:rsidR="00B45DF2" w:rsidRPr="007C5752">
        <w:t xml:space="preserve"> </w:t>
      </w:r>
      <w:r w:rsidR="00001140" w:rsidRPr="007C5752">
        <w:t xml:space="preserve">for at least 90 </w:t>
      </w:r>
      <w:r w:rsidR="00B45DF2" w:rsidRPr="007C5752">
        <w:t xml:space="preserve">consecutive </w:t>
      </w:r>
      <w:r w:rsidR="00001140" w:rsidRPr="007C5752">
        <w:t>days</w:t>
      </w:r>
    </w:p>
    <w:p w14:paraId="17DE2CC3" w14:textId="10E99D87" w:rsidR="00001140" w:rsidRPr="007C5752" w:rsidRDefault="00BE36E3" w:rsidP="00575005">
      <w:pPr>
        <w:pStyle w:val="RequirementList"/>
      </w:pPr>
      <w:r w:rsidRPr="007C5752">
        <w:t>The m</w:t>
      </w:r>
      <w:r w:rsidR="00001140" w:rsidRPr="007C5752">
        <w:t xml:space="preserve">aintenance </w:t>
      </w:r>
      <w:r w:rsidR="00676E30" w:rsidRPr="007C5752">
        <w:t xml:space="preserve">schedule </w:t>
      </w:r>
      <w:r w:rsidR="00001140" w:rsidRPr="007C5752">
        <w:t>shall</w:t>
      </w:r>
      <w:r w:rsidR="00B714F6" w:rsidRPr="007C5752">
        <w:t xml:space="preserve"> adhere to</w:t>
      </w:r>
      <w:r w:rsidR="00676E30" w:rsidRPr="007C5752">
        <w:t xml:space="preserve"> </w:t>
      </w:r>
      <w:r w:rsidR="00001140" w:rsidRPr="007C5752">
        <w:t>the following</w:t>
      </w:r>
      <w:r w:rsidR="00676E30" w:rsidRPr="007C5752">
        <w:t xml:space="preserve"> constraints</w:t>
      </w:r>
      <w:r w:rsidR="00001140" w:rsidRPr="007C5752">
        <w:t>:</w:t>
      </w:r>
    </w:p>
    <w:p w14:paraId="4167FA99" w14:textId="039D824A" w:rsidR="00001140" w:rsidRPr="007C5752" w:rsidRDefault="00100332">
      <w:pPr>
        <w:pStyle w:val="RequirementList"/>
        <w:numPr>
          <w:ilvl w:val="0"/>
          <w:numId w:val="67"/>
        </w:numPr>
      </w:pPr>
      <w:r w:rsidRPr="007C5752">
        <w:t xml:space="preserve">≥ </w:t>
      </w:r>
      <w:r w:rsidR="00001140" w:rsidRPr="007C5752">
        <w:t>6 months: ≤ 10 days in 2K standby</w:t>
      </w:r>
    </w:p>
    <w:p w14:paraId="4D059D8B" w14:textId="4D04E5CC" w:rsidR="00001140" w:rsidRPr="007C5752" w:rsidRDefault="00100332">
      <w:pPr>
        <w:pStyle w:val="RequirementList"/>
        <w:numPr>
          <w:ilvl w:val="0"/>
          <w:numId w:val="67"/>
        </w:numPr>
      </w:pPr>
      <w:r w:rsidRPr="007C5752">
        <w:t xml:space="preserve">≥ </w:t>
      </w:r>
      <w:r w:rsidR="00001140" w:rsidRPr="007C5752">
        <w:t>1 year: ≤ 20 days in 4.5K standby</w:t>
      </w:r>
    </w:p>
    <w:p w14:paraId="6B79AECA" w14:textId="5BDBF24B" w:rsidR="00001140" w:rsidRPr="007C5752" w:rsidRDefault="00100332">
      <w:pPr>
        <w:pStyle w:val="RequirementList"/>
        <w:numPr>
          <w:ilvl w:val="0"/>
          <w:numId w:val="67"/>
        </w:numPr>
      </w:pPr>
      <w:r w:rsidRPr="007C5752">
        <w:t>≥</w:t>
      </w:r>
      <w:r w:rsidR="00001140" w:rsidRPr="007C5752">
        <w:t xml:space="preserve"> 5 years: ≤ 60 days in warm stop</w:t>
      </w:r>
    </w:p>
    <w:p w14:paraId="36337EA8" w14:textId="4BF062B6" w:rsidR="00001140" w:rsidRPr="007C5752" w:rsidRDefault="009A5310">
      <w:pPr>
        <w:pStyle w:val="RequirementList"/>
        <w:numPr>
          <w:ilvl w:val="0"/>
          <w:numId w:val="67"/>
        </w:numPr>
      </w:pPr>
      <w:r w:rsidRPr="007C5752">
        <w:t xml:space="preserve">≥ </w:t>
      </w:r>
      <w:r w:rsidR="00001140" w:rsidRPr="007C5752">
        <w:t>10 years: ≤ 120 days in warm stop</w:t>
      </w:r>
    </w:p>
    <w:p w14:paraId="708ED5DC" w14:textId="7A0D845E" w:rsidR="00001140" w:rsidRPr="007C5752" w:rsidRDefault="00BE36E3" w:rsidP="00575005">
      <w:pPr>
        <w:pStyle w:val="RequirementList"/>
      </w:pPr>
      <w:r w:rsidRPr="007C5752">
        <w:t xml:space="preserve">The </w:t>
      </w:r>
      <w:r w:rsidR="00001140" w:rsidRPr="007C5752">
        <w:t>QPLANT shall have</w:t>
      </w:r>
      <w:r w:rsidRPr="007C5752">
        <w:t xml:space="preserve"> a</w:t>
      </w:r>
      <w:r w:rsidR="00001140" w:rsidRPr="007C5752">
        <w:t xml:space="preserve"> lifetime of at least 40 years</w:t>
      </w:r>
    </w:p>
    <w:p w14:paraId="32AF492A" w14:textId="6D8DEC09" w:rsidR="00001140" w:rsidRPr="007C5752" w:rsidRDefault="00BE36E3" w:rsidP="00575005">
      <w:pPr>
        <w:pStyle w:val="RequirementList"/>
      </w:pPr>
      <w:r w:rsidRPr="007C5752">
        <w:t xml:space="preserve">The </w:t>
      </w:r>
      <w:r w:rsidR="00001140" w:rsidRPr="007C5752">
        <w:t>QPLANT shall support ≥ 50 warm-up/cool-down cycles (300 K ↔ 2 K)</w:t>
      </w:r>
    </w:p>
    <w:p w14:paraId="0996ADFF" w14:textId="77777777" w:rsidR="0054428C" w:rsidRPr="007C5752" w:rsidRDefault="00064252" w:rsidP="00B5535E">
      <w:pPr>
        <w:pStyle w:val="Heading3numbered"/>
      </w:pPr>
      <w:bookmarkStart w:id="3005" w:name="_Toc200491776"/>
      <w:bookmarkStart w:id="3006" w:name="_Toc202536084"/>
      <w:bookmarkStart w:id="3007" w:name="_Toc202536872"/>
      <w:bookmarkStart w:id="3008" w:name="_Toc212194824"/>
      <w:bookmarkEnd w:id="3004"/>
      <w:r w:rsidRPr="007C5752">
        <w:t>Stead</w:t>
      </w:r>
      <w:r w:rsidR="00CA3E79" w:rsidRPr="007C5752">
        <w:t>y</w:t>
      </w:r>
      <w:r w:rsidRPr="007C5752">
        <w:t xml:space="preserve"> state o</w:t>
      </w:r>
      <w:r w:rsidR="00122E1E" w:rsidRPr="007C5752">
        <w:t>perational scenarios</w:t>
      </w:r>
      <w:bookmarkEnd w:id="3005"/>
      <w:bookmarkEnd w:id="3006"/>
      <w:bookmarkEnd w:id="3007"/>
      <w:bookmarkEnd w:id="3008"/>
    </w:p>
    <w:p w14:paraId="749DCC07" w14:textId="6BD01FF9" w:rsidR="0087454F" w:rsidRPr="007C5752" w:rsidRDefault="0008107C" w:rsidP="00FF422B">
      <w:pPr>
        <w:pStyle w:val="RequirementList"/>
      </w:pPr>
      <w:bookmarkStart w:id="3009" w:name="_Toc200491777"/>
      <w:r w:rsidRPr="007C5752">
        <w:t xml:space="preserve">The QPLANT shall </w:t>
      </w:r>
      <w:r w:rsidR="0029013D" w:rsidRPr="007C5752">
        <w:t xml:space="preserve">support </w:t>
      </w:r>
      <w:r w:rsidRPr="007C5752">
        <w:t>the s</w:t>
      </w:r>
      <w:r w:rsidR="0087454F" w:rsidRPr="007C5752">
        <w:t xml:space="preserve">teady state </w:t>
      </w:r>
      <w:r w:rsidR="00676E30" w:rsidRPr="007C5752">
        <w:t xml:space="preserve">operational </w:t>
      </w:r>
      <w:r w:rsidR="0087454F" w:rsidRPr="007C5752">
        <w:t xml:space="preserve">scenarios defined in </w:t>
      </w:r>
      <w:r w:rsidR="0087454F" w:rsidRPr="007C5752">
        <w:rPr>
          <w:rStyle w:val="Style1Char"/>
          <w:rFonts w:eastAsia="Calibri"/>
          <w:color w:val="auto"/>
        </w:rPr>
        <w:fldChar w:fldCharType="begin"/>
      </w:r>
      <w:r w:rsidR="0087454F" w:rsidRPr="007C5752">
        <w:rPr>
          <w:rStyle w:val="Style1Char"/>
          <w:rFonts w:eastAsia="Calibri"/>
          <w:color w:val="auto"/>
        </w:rPr>
        <w:instrText xml:space="preserve"> REF _Ref192158138 \h  \* MERGEFORMAT </w:instrText>
      </w:r>
      <w:r w:rsidR="0087454F" w:rsidRPr="007C5752">
        <w:rPr>
          <w:rStyle w:val="Style1Char"/>
          <w:rFonts w:eastAsia="Calibri"/>
          <w:color w:val="auto"/>
        </w:rPr>
      </w:r>
      <w:r w:rsidR="0087454F" w:rsidRPr="007C5752">
        <w:rPr>
          <w:rStyle w:val="Style1Char"/>
          <w:rFonts w:eastAsia="Calibri"/>
          <w:color w:val="auto"/>
        </w:rPr>
        <w:fldChar w:fldCharType="separate"/>
      </w:r>
      <w:r w:rsidR="00A63B38" w:rsidRPr="00A63B38">
        <w:rPr>
          <w:rStyle w:val="Style1Char"/>
          <w:rFonts w:eastAsia="Calibri"/>
          <w:color w:val="auto"/>
        </w:rPr>
        <w:t>Table 2</w:t>
      </w:r>
      <w:r w:rsidR="0087454F" w:rsidRPr="007C5752">
        <w:rPr>
          <w:rStyle w:val="Style1Char"/>
          <w:rFonts w:eastAsia="Calibri"/>
          <w:color w:val="auto"/>
        </w:rPr>
        <w:fldChar w:fldCharType="end"/>
      </w:r>
      <w:r w:rsidR="0087454F" w:rsidRPr="007C5752">
        <w:t>.</w:t>
      </w:r>
    </w:p>
    <w:p w14:paraId="64A911D1" w14:textId="67DD585F" w:rsidR="0054428C" w:rsidRPr="007C5752" w:rsidRDefault="0054428C" w:rsidP="0087454F">
      <w:pPr>
        <w:pStyle w:val="Caption"/>
        <w:ind w:firstLine="709"/>
        <w:rPr>
          <w:lang w:eastAsia="fr-FR"/>
        </w:rPr>
      </w:pPr>
      <w:bookmarkStart w:id="3010" w:name="_Ref192158138"/>
      <w:bookmarkStart w:id="3011" w:name="_Toc201310412"/>
      <w:bookmarkStart w:id="3012" w:name="_Toc212194959"/>
      <w:bookmarkEnd w:id="3009"/>
      <w:r w:rsidRPr="007C5752">
        <w:rPr>
          <w:lang w:eastAsia="fr-FR"/>
        </w:rPr>
        <w:t xml:space="preserve">Table </w:t>
      </w:r>
      <w:r w:rsidRPr="007C5752">
        <w:rPr>
          <w:lang w:eastAsia="fr-FR"/>
        </w:rPr>
        <w:fldChar w:fldCharType="begin"/>
      </w:r>
      <w:r w:rsidRPr="007C5752">
        <w:rPr>
          <w:lang w:eastAsia="fr-FR"/>
        </w:rPr>
        <w:instrText xml:space="preserve"> SEQ Table \* ARABIC </w:instrText>
      </w:r>
      <w:r w:rsidRPr="007C5752">
        <w:rPr>
          <w:lang w:eastAsia="fr-FR"/>
        </w:rPr>
        <w:fldChar w:fldCharType="separate"/>
      </w:r>
      <w:r w:rsidR="00A63B38">
        <w:rPr>
          <w:noProof/>
          <w:lang w:eastAsia="fr-FR"/>
        </w:rPr>
        <w:t>2</w:t>
      </w:r>
      <w:r w:rsidRPr="007C5752">
        <w:rPr>
          <w:lang w:eastAsia="fr-FR"/>
        </w:rPr>
        <w:fldChar w:fldCharType="end"/>
      </w:r>
      <w:bookmarkEnd w:id="3010"/>
      <w:r w:rsidRPr="007C5752">
        <w:rPr>
          <w:lang w:eastAsia="fr-FR"/>
        </w:rPr>
        <w:t xml:space="preserve"> Operational Scenarios</w:t>
      </w:r>
      <w:bookmarkEnd w:id="3011"/>
      <w:bookmarkEnd w:id="3012"/>
    </w:p>
    <w:tbl>
      <w:tblPr>
        <w:tblW w:w="3228" w:type="pct"/>
        <w:jc w:val="center"/>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6" w:space="0" w:color="562873" w:themeColor="accent1"/>
          <w:insideV w:val="single" w:sz="6" w:space="0" w:color="562873" w:themeColor="accent1"/>
        </w:tblBorders>
        <w:tblLayout w:type="fixed"/>
        <w:tblCellMar>
          <w:left w:w="0" w:type="dxa"/>
          <w:right w:w="0" w:type="dxa"/>
        </w:tblCellMar>
        <w:tblLook w:val="0420" w:firstRow="1" w:lastRow="0" w:firstColumn="0" w:lastColumn="0" w:noHBand="0" w:noVBand="1"/>
      </w:tblPr>
      <w:tblGrid>
        <w:gridCol w:w="2629"/>
        <w:gridCol w:w="3646"/>
      </w:tblGrid>
      <w:tr w:rsidR="002F7F72" w:rsidRPr="007C5752" w14:paraId="543E4CEC" w14:textId="77777777" w:rsidTr="002F7F72">
        <w:trPr>
          <w:jc w:val="center"/>
        </w:trPr>
        <w:tc>
          <w:tcPr>
            <w:tcW w:w="2095" w:type="pct"/>
            <w:shd w:val="clear" w:color="auto" w:fill="EBD9ED" w:themeFill="accent2" w:themeFillTint="33"/>
            <w:tcMar>
              <w:top w:w="72" w:type="dxa"/>
              <w:left w:w="144" w:type="dxa"/>
              <w:bottom w:w="72" w:type="dxa"/>
              <w:right w:w="144" w:type="dxa"/>
            </w:tcMar>
            <w:vAlign w:val="center"/>
            <w:hideMark/>
          </w:tcPr>
          <w:p w14:paraId="451D60B5" w14:textId="22DACF01" w:rsidR="002F7F72" w:rsidRPr="007C5752" w:rsidRDefault="002F7F72" w:rsidP="0087454F">
            <w:pPr>
              <w:keepNext/>
              <w:spacing w:before="40" w:after="20" w:line="240" w:lineRule="auto"/>
              <w:ind w:left="-60" w:right="-111"/>
              <w:jc w:val="center"/>
              <w:rPr>
                <w:rFonts w:ascii="Aptos" w:hAnsi="Aptos" w:cs="Segoe UI"/>
                <w:b/>
                <w:bCs/>
                <w:sz w:val="19"/>
                <w:szCs w:val="19"/>
              </w:rPr>
            </w:pPr>
            <w:r w:rsidRPr="007C5752">
              <w:rPr>
                <w:rFonts w:ascii="Aptos" w:hAnsi="Aptos" w:cs="Segoe UI"/>
                <w:b/>
                <w:bCs/>
                <w:sz w:val="19"/>
                <w:szCs w:val="19"/>
              </w:rPr>
              <w:t>Operational scenarios</w:t>
            </w:r>
          </w:p>
        </w:tc>
        <w:tc>
          <w:tcPr>
            <w:tcW w:w="2905" w:type="pct"/>
            <w:shd w:val="clear" w:color="auto" w:fill="EBD9ED" w:themeFill="accent2" w:themeFillTint="33"/>
            <w:vAlign w:val="center"/>
          </w:tcPr>
          <w:p w14:paraId="1313DB2B" w14:textId="77777777" w:rsidR="002F7F72" w:rsidRPr="007C5752" w:rsidRDefault="002F7F72" w:rsidP="0087454F">
            <w:pPr>
              <w:keepNext/>
              <w:spacing w:before="40" w:after="20" w:line="240" w:lineRule="auto"/>
              <w:ind w:left="-60" w:right="-111"/>
              <w:jc w:val="center"/>
              <w:rPr>
                <w:rFonts w:ascii="Aptos" w:hAnsi="Aptos" w:cs="Segoe UI"/>
                <w:b/>
                <w:bCs/>
                <w:color w:val="562873" w:themeColor="accent1"/>
                <w:sz w:val="19"/>
                <w:szCs w:val="19"/>
              </w:rPr>
            </w:pPr>
            <w:r w:rsidRPr="007C5752">
              <w:rPr>
                <w:rFonts w:ascii="Aptos" w:hAnsi="Aptos" w:cs="Segoe UI"/>
                <w:b/>
                <w:bCs/>
                <w:color w:val="562873" w:themeColor="accent1"/>
                <w:sz w:val="19"/>
                <w:szCs w:val="19"/>
              </w:rPr>
              <w:t>Description</w:t>
            </w:r>
          </w:p>
        </w:tc>
      </w:tr>
      <w:tr w:rsidR="002F7F72" w:rsidRPr="007C5752" w14:paraId="6180219B" w14:textId="77777777" w:rsidTr="002F7F72">
        <w:trPr>
          <w:trHeight w:val="579"/>
          <w:jc w:val="center"/>
        </w:trPr>
        <w:tc>
          <w:tcPr>
            <w:tcW w:w="2095" w:type="pct"/>
            <w:shd w:val="clear" w:color="auto" w:fill="auto"/>
            <w:vAlign w:val="center"/>
          </w:tcPr>
          <w:p w14:paraId="1CE2A196" w14:textId="33DB38BF" w:rsidR="002F7F72" w:rsidRPr="007C5752" w:rsidRDefault="002F7F72" w:rsidP="00BD1C65">
            <w:pPr>
              <w:keepNext/>
              <w:spacing w:before="40" w:after="20" w:line="240" w:lineRule="auto"/>
              <w:ind w:left="-60" w:right="-111"/>
              <w:jc w:val="center"/>
              <w:rPr>
                <w:rFonts w:ascii="Aptos" w:hAnsi="Aptos"/>
                <w:sz w:val="19"/>
                <w:szCs w:val="19"/>
              </w:rPr>
            </w:pPr>
            <w:r w:rsidRPr="007C5752">
              <w:rPr>
                <w:rFonts w:ascii="Aptos" w:hAnsi="Aptos"/>
                <w:sz w:val="19"/>
                <w:szCs w:val="19"/>
              </w:rPr>
              <w:t>Warm Stop</w:t>
            </w:r>
          </w:p>
        </w:tc>
        <w:tc>
          <w:tcPr>
            <w:tcW w:w="2905" w:type="pct"/>
            <w:vAlign w:val="center"/>
          </w:tcPr>
          <w:p w14:paraId="3D5DA6D9" w14:textId="261C9051" w:rsidR="002F7F72" w:rsidRPr="007C5752" w:rsidRDefault="00154D8E" w:rsidP="00BD1C65">
            <w:pPr>
              <w:keepNext/>
              <w:spacing w:before="40" w:after="20" w:line="240" w:lineRule="auto"/>
              <w:ind w:left="87" w:right="20"/>
              <w:jc w:val="center"/>
              <w:rPr>
                <w:rFonts w:ascii="Aptos" w:hAnsi="Aptos"/>
                <w:sz w:val="19"/>
                <w:szCs w:val="19"/>
              </w:rPr>
            </w:pPr>
            <w:r w:rsidRPr="007C5752">
              <w:rPr>
                <w:rFonts w:ascii="Aptos" w:hAnsi="Aptos"/>
                <w:sz w:val="19"/>
                <w:szCs w:val="19"/>
              </w:rPr>
              <w:t xml:space="preserve">QPLANT and </w:t>
            </w:r>
            <w:r w:rsidR="002F7F72" w:rsidRPr="007C5752">
              <w:rPr>
                <w:rFonts w:ascii="Aptos" w:hAnsi="Aptos"/>
                <w:sz w:val="19"/>
                <w:szCs w:val="19"/>
              </w:rPr>
              <w:t>QCELLS at ambient temperature</w:t>
            </w:r>
          </w:p>
        </w:tc>
      </w:tr>
      <w:tr w:rsidR="002F7F72" w:rsidRPr="007C5752" w14:paraId="74D8EB8D" w14:textId="77777777" w:rsidTr="002F7F72">
        <w:trPr>
          <w:trHeight w:val="579"/>
          <w:jc w:val="center"/>
        </w:trPr>
        <w:tc>
          <w:tcPr>
            <w:tcW w:w="2095" w:type="pct"/>
            <w:shd w:val="clear" w:color="auto" w:fill="auto"/>
            <w:vAlign w:val="center"/>
          </w:tcPr>
          <w:p w14:paraId="7519CFF9" w14:textId="77777777" w:rsidR="002F7F72" w:rsidRPr="007C5752" w:rsidRDefault="002F7F72" w:rsidP="00BD1C65">
            <w:pPr>
              <w:keepNext/>
              <w:spacing w:before="40" w:after="20" w:line="240" w:lineRule="auto"/>
              <w:ind w:left="-60" w:right="-111"/>
              <w:jc w:val="center"/>
              <w:rPr>
                <w:rFonts w:ascii="Aptos" w:hAnsi="Aptos" w:cs="Segoe UI"/>
                <w:sz w:val="19"/>
                <w:szCs w:val="19"/>
              </w:rPr>
            </w:pPr>
            <w:r w:rsidRPr="007C5752">
              <w:rPr>
                <w:rFonts w:ascii="Aptos" w:hAnsi="Aptos"/>
                <w:sz w:val="19"/>
                <w:szCs w:val="19"/>
              </w:rPr>
              <w:t>Thermal Shield Standby</w:t>
            </w:r>
          </w:p>
        </w:tc>
        <w:tc>
          <w:tcPr>
            <w:tcW w:w="2905" w:type="pct"/>
            <w:vAlign w:val="center"/>
          </w:tcPr>
          <w:p w14:paraId="7A4C8647" w14:textId="77777777" w:rsidR="002F7F72" w:rsidRPr="007C5752" w:rsidRDefault="002F7F72" w:rsidP="00BD1C65">
            <w:pPr>
              <w:keepNext/>
              <w:spacing w:before="40" w:after="20" w:line="240" w:lineRule="auto"/>
              <w:ind w:left="87" w:right="20"/>
              <w:jc w:val="center"/>
              <w:rPr>
                <w:rFonts w:ascii="Aptos" w:hAnsi="Aptos" w:cs="Segoe UI"/>
                <w:sz w:val="19"/>
                <w:szCs w:val="19"/>
              </w:rPr>
            </w:pPr>
            <w:r w:rsidRPr="007C5752">
              <w:rPr>
                <w:rFonts w:ascii="Aptos" w:hAnsi="Aptos"/>
                <w:sz w:val="19"/>
                <w:szCs w:val="19"/>
              </w:rPr>
              <w:t>All QCELLs at thermal shield temperature</w:t>
            </w:r>
          </w:p>
        </w:tc>
      </w:tr>
      <w:tr w:rsidR="002F7F72" w:rsidRPr="007C5752" w14:paraId="22E2AA1F" w14:textId="77777777" w:rsidTr="002F7F72">
        <w:trPr>
          <w:trHeight w:val="579"/>
          <w:jc w:val="center"/>
        </w:trPr>
        <w:tc>
          <w:tcPr>
            <w:tcW w:w="2095" w:type="pct"/>
            <w:shd w:val="clear" w:color="auto" w:fill="auto"/>
            <w:vAlign w:val="center"/>
          </w:tcPr>
          <w:p w14:paraId="40D180A6" w14:textId="192AABA3" w:rsidR="002F7F72" w:rsidRPr="007C5752" w:rsidRDefault="002F7F72" w:rsidP="00BD1C65">
            <w:pPr>
              <w:keepNext/>
              <w:spacing w:before="40" w:after="20" w:line="240" w:lineRule="auto"/>
              <w:ind w:left="-60" w:right="-111"/>
              <w:jc w:val="center"/>
              <w:rPr>
                <w:rFonts w:ascii="Aptos" w:hAnsi="Aptos" w:cs="Segoe UI"/>
                <w:sz w:val="19"/>
                <w:szCs w:val="19"/>
              </w:rPr>
            </w:pPr>
            <w:r w:rsidRPr="007C5752">
              <w:rPr>
                <w:rFonts w:ascii="Aptos" w:hAnsi="Aptos"/>
                <w:sz w:val="19"/>
                <w:szCs w:val="19"/>
              </w:rPr>
              <w:t>4.5</w:t>
            </w:r>
            <w:r w:rsidR="00903FEB" w:rsidRPr="007C5752">
              <w:rPr>
                <w:rFonts w:ascii="Aptos" w:hAnsi="Aptos"/>
                <w:sz w:val="19"/>
                <w:szCs w:val="19"/>
              </w:rPr>
              <w:t xml:space="preserve"> </w:t>
            </w:r>
            <w:r w:rsidRPr="007C5752">
              <w:rPr>
                <w:rFonts w:ascii="Aptos" w:hAnsi="Aptos"/>
                <w:sz w:val="19"/>
                <w:szCs w:val="19"/>
              </w:rPr>
              <w:t>K Standby</w:t>
            </w:r>
            <w:r w:rsidRPr="007C5752">
              <w:rPr>
                <w:rStyle w:val="FootnoteReference"/>
                <w:rFonts w:ascii="Aptos" w:hAnsi="Aptos"/>
                <w:b/>
                <w:bCs/>
                <w:color w:val="7030A0"/>
                <w:sz w:val="19"/>
                <w:szCs w:val="19"/>
              </w:rPr>
              <w:footnoteReference w:id="1"/>
            </w:r>
          </w:p>
        </w:tc>
        <w:tc>
          <w:tcPr>
            <w:tcW w:w="2905" w:type="pct"/>
            <w:vAlign w:val="center"/>
          </w:tcPr>
          <w:p w14:paraId="40414708" w14:textId="77777777" w:rsidR="002F7F72" w:rsidRPr="007C5752" w:rsidRDefault="002F7F72" w:rsidP="00BD1C65">
            <w:pPr>
              <w:keepNext/>
              <w:spacing w:before="40" w:after="20" w:line="240" w:lineRule="auto"/>
              <w:ind w:left="87" w:right="20"/>
              <w:jc w:val="center"/>
              <w:rPr>
                <w:rFonts w:ascii="Aptos" w:hAnsi="Aptos" w:cs="Segoe UI"/>
                <w:sz w:val="19"/>
                <w:szCs w:val="19"/>
              </w:rPr>
            </w:pPr>
            <w:r w:rsidRPr="007C5752">
              <w:rPr>
                <w:rFonts w:ascii="Aptos" w:hAnsi="Aptos"/>
                <w:sz w:val="19"/>
                <w:szCs w:val="19"/>
              </w:rPr>
              <w:t>All QCELLs around 4 K</w:t>
            </w:r>
          </w:p>
        </w:tc>
      </w:tr>
      <w:tr w:rsidR="002F7F72" w:rsidRPr="007C5752" w14:paraId="549CC04C" w14:textId="77777777" w:rsidTr="002F7F72">
        <w:trPr>
          <w:trHeight w:val="579"/>
          <w:jc w:val="center"/>
        </w:trPr>
        <w:tc>
          <w:tcPr>
            <w:tcW w:w="2095" w:type="pct"/>
            <w:shd w:val="clear" w:color="auto" w:fill="auto"/>
            <w:tcMar>
              <w:top w:w="72" w:type="dxa"/>
              <w:left w:w="144" w:type="dxa"/>
              <w:bottom w:w="72" w:type="dxa"/>
              <w:right w:w="144" w:type="dxa"/>
            </w:tcMar>
            <w:vAlign w:val="center"/>
          </w:tcPr>
          <w:p w14:paraId="6CA52932" w14:textId="15074C82" w:rsidR="002F7F72" w:rsidRPr="007C5752" w:rsidRDefault="002F7F72" w:rsidP="00BD1C65">
            <w:pPr>
              <w:keepNext/>
              <w:spacing w:before="40" w:after="20" w:line="240" w:lineRule="auto"/>
              <w:ind w:left="-60" w:right="-111"/>
              <w:jc w:val="center"/>
              <w:rPr>
                <w:rFonts w:ascii="Aptos" w:hAnsi="Aptos" w:cs="Segoe UI"/>
                <w:sz w:val="19"/>
                <w:szCs w:val="19"/>
              </w:rPr>
            </w:pPr>
            <w:r w:rsidRPr="007C5752">
              <w:rPr>
                <w:rFonts w:ascii="Aptos" w:hAnsi="Aptos"/>
                <w:sz w:val="19"/>
                <w:szCs w:val="19"/>
              </w:rPr>
              <w:t>2</w:t>
            </w:r>
            <w:r w:rsidR="00903FEB" w:rsidRPr="007C5752">
              <w:rPr>
                <w:rFonts w:ascii="Aptos" w:hAnsi="Aptos"/>
                <w:sz w:val="19"/>
                <w:szCs w:val="19"/>
              </w:rPr>
              <w:t xml:space="preserve"> </w:t>
            </w:r>
            <w:r w:rsidRPr="007C5752">
              <w:rPr>
                <w:rFonts w:ascii="Aptos" w:hAnsi="Aptos"/>
                <w:sz w:val="19"/>
                <w:szCs w:val="19"/>
              </w:rPr>
              <w:t>K Standby</w:t>
            </w:r>
          </w:p>
        </w:tc>
        <w:tc>
          <w:tcPr>
            <w:tcW w:w="2905" w:type="pct"/>
            <w:vAlign w:val="center"/>
          </w:tcPr>
          <w:p w14:paraId="172A5D60" w14:textId="77777777" w:rsidR="002F7F72" w:rsidRPr="007C5752" w:rsidRDefault="002F7F72" w:rsidP="00BD1C65">
            <w:pPr>
              <w:keepNext/>
              <w:spacing w:before="40" w:after="20" w:line="240" w:lineRule="auto"/>
              <w:ind w:left="87" w:right="20"/>
              <w:jc w:val="center"/>
              <w:rPr>
                <w:rFonts w:ascii="Aptos" w:hAnsi="Aptos" w:cs="Segoe UI"/>
                <w:sz w:val="19"/>
                <w:szCs w:val="19"/>
              </w:rPr>
            </w:pPr>
            <w:r w:rsidRPr="007C5752">
              <w:rPr>
                <w:rFonts w:ascii="Aptos" w:hAnsi="Aptos"/>
                <w:sz w:val="19"/>
                <w:szCs w:val="19"/>
              </w:rPr>
              <w:t>All QCELLs at 2 K (no RF-operation)</w:t>
            </w:r>
          </w:p>
        </w:tc>
      </w:tr>
      <w:tr w:rsidR="002F7F72" w:rsidRPr="007C5752" w14:paraId="3973530D" w14:textId="77777777" w:rsidTr="002F7F72">
        <w:trPr>
          <w:trHeight w:val="579"/>
          <w:jc w:val="center"/>
        </w:trPr>
        <w:tc>
          <w:tcPr>
            <w:tcW w:w="2095" w:type="pct"/>
            <w:shd w:val="clear" w:color="auto" w:fill="auto"/>
            <w:tcMar>
              <w:top w:w="72" w:type="dxa"/>
              <w:left w:w="144" w:type="dxa"/>
              <w:bottom w:w="72" w:type="dxa"/>
              <w:right w:w="144" w:type="dxa"/>
            </w:tcMar>
            <w:vAlign w:val="center"/>
          </w:tcPr>
          <w:p w14:paraId="1C89F61C" w14:textId="540EC4DB" w:rsidR="002F7F72" w:rsidRPr="007C5752" w:rsidRDefault="002F7F72" w:rsidP="00BD1C65">
            <w:pPr>
              <w:keepNext/>
              <w:spacing w:before="40" w:after="20" w:line="240" w:lineRule="auto"/>
              <w:ind w:left="-60" w:right="-111"/>
              <w:jc w:val="center"/>
              <w:rPr>
                <w:rFonts w:ascii="Aptos" w:hAnsi="Aptos" w:cs="Segoe UI"/>
                <w:sz w:val="19"/>
                <w:szCs w:val="19"/>
              </w:rPr>
            </w:pPr>
            <w:r w:rsidRPr="007C5752">
              <w:rPr>
                <w:rFonts w:ascii="Aptos" w:hAnsi="Aptos"/>
                <w:sz w:val="19"/>
                <w:szCs w:val="19"/>
              </w:rPr>
              <w:t>2</w:t>
            </w:r>
            <w:r w:rsidR="00903FEB" w:rsidRPr="007C5752">
              <w:rPr>
                <w:rFonts w:ascii="Aptos" w:hAnsi="Aptos"/>
                <w:sz w:val="19"/>
                <w:szCs w:val="19"/>
              </w:rPr>
              <w:t xml:space="preserve"> </w:t>
            </w:r>
            <w:r w:rsidRPr="007C5752">
              <w:rPr>
                <w:rFonts w:ascii="Aptos" w:hAnsi="Aptos"/>
                <w:sz w:val="19"/>
                <w:szCs w:val="19"/>
              </w:rPr>
              <w:t>K Operation</w:t>
            </w:r>
          </w:p>
        </w:tc>
        <w:tc>
          <w:tcPr>
            <w:tcW w:w="2905" w:type="pct"/>
            <w:vAlign w:val="center"/>
          </w:tcPr>
          <w:p w14:paraId="73B3431F" w14:textId="77777777" w:rsidR="002F7F72" w:rsidRPr="007C5752" w:rsidRDefault="002F7F72" w:rsidP="00BD1C65">
            <w:pPr>
              <w:keepNext/>
              <w:spacing w:before="40" w:after="20" w:line="240" w:lineRule="auto"/>
              <w:ind w:left="87" w:right="20"/>
              <w:jc w:val="center"/>
              <w:rPr>
                <w:rFonts w:ascii="Aptos" w:hAnsi="Aptos" w:cs="Segoe UI"/>
                <w:sz w:val="19"/>
                <w:szCs w:val="19"/>
              </w:rPr>
            </w:pPr>
            <w:r w:rsidRPr="007C5752">
              <w:rPr>
                <w:rFonts w:ascii="Aptos" w:hAnsi="Aptos"/>
                <w:sz w:val="19"/>
                <w:szCs w:val="19"/>
              </w:rPr>
              <w:t>RF-operation allowed</w:t>
            </w:r>
          </w:p>
        </w:tc>
      </w:tr>
    </w:tbl>
    <w:p w14:paraId="1845EC4C" w14:textId="6E35A464" w:rsidR="00E26FC7" w:rsidRPr="007C5752" w:rsidRDefault="00B06547" w:rsidP="00F92CB1">
      <w:pPr>
        <w:pStyle w:val="regular"/>
      </w:pPr>
      <w:r w:rsidRPr="007C5752">
        <w:t>In</w:t>
      </w:r>
      <w:r w:rsidR="00E26FC7" w:rsidRPr="007C5752">
        <w:t xml:space="preserve"> the 2</w:t>
      </w:r>
      <w:r w:rsidR="00903FEB" w:rsidRPr="007C5752">
        <w:t xml:space="preserve"> </w:t>
      </w:r>
      <w:r w:rsidR="00E26FC7" w:rsidRPr="007C5752">
        <w:t xml:space="preserve">K operation scenario, the cavity bath </w:t>
      </w:r>
      <w:r w:rsidRPr="007C5752">
        <w:t>is</w:t>
      </w:r>
      <w:r w:rsidR="00E26FC7" w:rsidRPr="007C5752">
        <w:t xml:space="preserve"> 2 K (saturated superfluid helium with 31 mbar), </w:t>
      </w:r>
      <w:r w:rsidRPr="007C5752">
        <w:t xml:space="preserve">the </w:t>
      </w:r>
      <w:r w:rsidR="00E26FC7" w:rsidRPr="007C5752">
        <w:t>thermal shields supplied at 40 K, and the coupler cooled between 5 K and 300 </w:t>
      </w:r>
      <w:r w:rsidR="00352FF0" w:rsidRPr="007C5752">
        <w:t>K.</w:t>
      </w:r>
      <w:r w:rsidR="00AB537D" w:rsidRPr="007C5752">
        <w:t xml:space="preserve"> </w:t>
      </w:r>
      <w:r w:rsidR="00E26FC7" w:rsidRPr="007C5752">
        <w:t>Backpressure control and heat load stability are critical for RF operation</w:t>
      </w:r>
      <w:r w:rsidR="00B94A3D" w:rsidRPr="007C5752">
        <w:t xml:space="preserve"> and a priority design (for controls) priority both for QCELL and QPLANT</w:t>
      </w:r>
      <w:r w:rsidR="00E26FC7" w:rsidRPr="007C5752">
        <w:t>.</w:t>
      </w:r>
    </w:p>
    <w:p w14:paraId="4D86D987" w14:textId="6A4FE72A" w:rsidR="00E26FC7" w:rsidRPr="007C5752" w:rsidRDefault="004429C0" w:rsidP="00F92CB1">
      <w:pPr>
        <w:pStyle w:val="regular"/>
      </w:pPr>
      <w:r w:rsidRPr="007C5752">
        <w:t xml:space="preserve">In the </w:t>
      </w:r>
      <w:r w:rsidR="00E26FC7" w:rsidRPr="007C5752">
        <w:t>2</w:t>
      </w:r>
      <w:r w:rsidR="00903FEB" w:rsidRPr="007C5752">
        <w:t xml:space="preserve"> </w:t>
      </w:r>
      <w:r w:rsidR="00E26FC7" w:rsidRPr="007C5752">
        <w:t xml:space="preserve">K standby scenario, the same temperature conditions as in 2 K operation apply, except no </w:t>
      </w:r>
      <w:r w:rsidRPr="007C5752">
        <w:t xml:space="preserve">dynamic heat load due to </w:t>
      </w:r>
      <w:r w:rsidR="00E26FC7" w:rsidRPr="007C5752">
        <w:t>RF operation occurs</w:t>
      </w:r>
      <w:r w:rsidR="00352FF0" w:rsidRPr="007C5752">
        <w:t>.</w:t>
      </w:r>
      <w:r w:rsidR="00D84FE8" w:rsidRPr="007C5752">
        <w:t xml:space="preserve">  </w:t>
      </w:r>
    </w:p>
    <w:p w14:paraId="4953F98B" w14:textId="4FE09459" w:rsidR="00C26AF7" w:rsidRPr="007C5752" w:rsidRDefault="00766AC3" w:rsidP="00D84FE8">
      <w:pPr>
        <w:pStyle w:val="Heading3numbered"/>
        <w:keepLines/>
        <w:spacing w:line="360" w:lineRule="auto"/>
      </w:pPr>
      <w:bookmarkStart w:id="3013" w:name="_Ref192411691"/>
      <w:bookmarkStart w:id="3014" w:name="_Toc200491778"/>
      <w:bookmarkStart w:id="3015" w:name="_Toc202536085"/>
      <w:bookmarkStart w:id="3016" w:name="_Toc202536873"/>
      <w:bookmarkStart w:id="3017" w:name="_Toc212194825"/>
      <w:r w:rsidRPr="007C5752">
        <w:t>Transient</w:t>
      </w:r>
      <w:bookmarkEnd w:id="3013"/>
      <w:r w:rsidR="00A4618A" w:rsidRPr="007C5752">
        <w:t xml:space="preserve"> operational </w:t>
      </w:r>
      <w:r w:rsidR="00325AF8" w:rsidRPr="007C5752">
        <w:t>s</w:t>
      </w:r>
      <w:r w:rsidR="00A4618A" w:rsidRPr="007C5752">
        <w:t>cenarios</w:t>
      </w:r>
      <w:bookmarkEnd w:id="3014"/>
      <w:bookmarkEnd w:id="3015"/>
      <w:bookmarkEnd w:id="3016"/>
      <w:bookmarkEnd w:id="3017"/>
    </w:p>
    <w:p w14:paraId="658F01D7" w14:textId="1FCF4727" w:rsidR="00D84FE8" w:rsidRPr="007C5752" w:rsidRDefault="00D84FE8" w:rsidP="00990AC6">
      <w:pPr>
        <w:pStyle w:val="RequirementList"/>
      </w:pPr>
      <w:r w:rsidRPr="007C5752">
        <w:t xml:space="preserve">The QPLANT shall support the scenario transitions given in </w:t>
      </w:r>
      <w:r w:rsidR="003B5AA6" w:rsidRPr="007C5752">
        <w:fldChar w:fldCharType="begin"/>
      </w:r>
      <w:r w:rsidR="003B5AA6" w:rsidRPr="007C5752">
        <w:instrText xml:space="preserve"> REF _Ref211437030 \h </w:instrText>
      </w:r>
      <w:r w:rsidR="003B5AA6" w:rsidRPr="007C5752">
        <w:fldChar w:fldCharType="separate"/>
      </w:r>
      <w:r w:rsidR="00A63B38" w:rsidRPr="007C5752">
        <w:t xml:space="preserve">Figure </w:t>
      </w:r>
      <w:r w:rsidR="00A63B38">
        <w:rPr>
          <w:noProof/>
        </w:rPr>
        <w:t>6</w:t>
      </w:r>
      <w:r w:rsidR="003B5AA6" w:rsidRPr="007C5752">
        <w:fldChar w:fldCharType="end"/>
      </w:r>
      <w:r w:rsidRPr="007C5752">
        <w:t>.</w:t>
      </w:r>
    </w:p>
    <w:p w14:paraId="3A46832D" w14:textId="54C2739C" w:rsidR="00D84FE8" w:rsidRPr="007C5752" w:rsidRDefault="00D84FE8" w:rsidP="00D84FE8">
      <w:pPr>
        <w:pStyle w:val="RequirementList"/>
      </w:pPr>
      <w:r w:rsidRPr="007C5752">
        <w:lastRenderedPageBreak/>
        <w:t>The QPLANT shall execute the transition using the capacity defined by the steady state scenarios</w:t>
      </w:r>
      <w:r w:rsidR="00B714F6" w:rsidRPr="007C5752">
        <w:t xml:space="preserve">.  </w:t>
      </w:r>
      <w:r w:rsidRPr="007C5752">
        <w:t>No additional capacity shall be added solely for acceleration of state transitions.</w:t>
      </w:r>
    </w:p>
    <w:p w14:paraId="2AC4CA64" w14:textId="77777777" w:rsidR="002E2019" w:rsidRPr="007C5752" w:rsidRDefault="002E2019" w:rsidP="002E2019">
      <w:pPr>
        <w:pStyle w:val="Heading4numbered"/>
        <w:rPr>
          <w:lang w:val="en-GB"/>
        </w:rPr>
      </w:pPr>
      <w:bookmarkStart w:id="3018" w:name="_Ref190767790"/>
      <w:bookmarkStart w:id="3019" w:name="_Toc200491780"/>
      <w:bookmarkStart w:id="3020" w:name="_Toc202536086"/>
      <w:bookmarkStart w:id="3021" w:name="_Ref206765512"/>
      <w:r w:rsidRPr="007C5752">
        <w:rPr>
          <w:lang w:val="en-GB"/>
        </w:rPr>
        <w:t>Cool-down</w:t>
      </w:r>
      <w:bookmarkEnd w:id="3018"/>
      <w:bookmarkEnd w:id="3019"/>
      <w:bookmarkEnd w:id="3020"/>
    </w:p>
    <w:p w14:paraId="5A9533F8" w14:textId="77777777" w:rsidR="002E2019" w:rsidRPr="007C5752" w:rsidRDefault="002E2019" w:rsidP="002E2019">
      <w:pPr>
        <w:pStyle w:val="RequirementList"/>
      </w:pPr>
      <w:bookmarkStart w:id="3022" w:name="_Toc200491783"/>
      <w:r w:rsidRPr="007C5752">
        <w:t>The QPLANT shall perform the cool-down of the QPLANT simultaneously with the cryogenic users (QCELL and QDIST (static heat loads only).</w:t>
      </w:r>
      <w:bookmarkEnd w:id="3022"/>
    </w:p>
    <w:p w14:paraId="28F7A289" w14:textId="77777777" w:rsidR="002E2019" w:rsidRPr="007C5752" w:rsidRDefault="002E2019" w:rsidP="002E2019">
      <w:pPr>
        <w:pStyle w:val="RequirementList"/>
      </w:pPr>
      <w:r w:rsidRPr="007C5752">
        <w:t>The QPLANT shall facilitate parallel cool down/warm up of all QCELLs.  During cooldown and warm-up, cryomodules impose constraints:</w:t>
      </w:r>
    </w:p>
    <w:p w14:paraId="3F233BC2" w14:textId="2AFA1153" w:rsidR="002E2019" w:rsidRPr="007C5752" w:rsidRDefault="002E2019">
      <w:pPr>
        <w:pStyle w:val="RequirementList"/>
        <w:numPr>
          <w:ilvl w:val="0"/>
          <w:numId w:val="66"/>
        </w:numPr>
      </w:pPr>
      <w:r w:rsidRPr="007C5752">
        <w:t>Magnetic shields must reach T &lt; 70</w:t>
      </w:r>
      <w:r w:rsidRPr="007C5752">
        <w:rPr>
          <w:rFonts w:ascii="Arial" w:hAnsi="Arial" w:cs="Arial"/>
        </w:rPr>
        <w:t> </w:t>
      </w:r>
      <w:r w:rsidRPr="007C5752">
        <w:t>K (part of the 50 K thermal mass) before cavities (part of the 2K mass) reach T &lt; 10</w:t>
      </w:r>
      <w:r w:rsidRPr="007C5752">
        <w:rPr>
          <w:rFonts w:ascii="Arial" w:hAnsi="Arial" w:cs="Arial"/>
        </w:rPr>
        <w:t> </w:t>
      </w:r>
      <w:r w:rsidRPr="007C5752">
        <w:t>K.</w:t>
      </w:r>
    </w:p>
    <w:p w14:paraId="45B86116" w14:textId="5B90C5B6" w:rsidR="002E2019" w:rsidRPr="007C5752" w:rsidRDefault="002E2019">
      <w:pPr>
        <w:pStyle w:val="RequirementList"/>
        <w:numPr>
          <w:ilvl w:val="0"/>
          <w:numId w:val="66"/>
        </w:numPr>
      </w:pPr>
      <w:r w:rsidRPr="007C5752">
        <w:t>The QCELLs will autonomously limit cooldown speed to enforce this requirement on the user side</w:t>
      </w:r>
    </w:p>
    <w:p w14:paraId="4D715A24" w14:textId="40EAAB2E" w:rsidR="002E2019" w:rsidRPr="007C5752" w:rsidRDefault="002E2019" w:rsidP="002E2019">
      <w:pPr>
        <w:pStyle w:val="RequirementList"/>
      </w:pPr>
      <w:r w:rsidRPr="007C5752">
        <w:t>The QPLANT shall facilitate an alternative cooldown in which only the thermal</w:t>
      </w:r>
      <w:r w:rsidRPr="007C5752">
        <w:noBreakHyphen/>
        <w:t>shield (TS) circuit which contains the 50 K stage cold masses are cooled until their average temperature reaches 50 K. Subsequently the headers A–B and D–E  are simultaneous cooled down</w:t>
      </w:r>
    </w:p>
    <w:p w14:paraId="0A1E261F" w14:textId="77777777" w:rsidR="00387495" w:rsidRPr="007C5752" w:rsidRDefault="00387495" w:rsidP="00D424F5">
      <w:pPr>
        <w:jc w:val="center"/>
        <w:rPr>
          <w:rStyle w:val="CaptionChar"/>
        </w:rPr>
      </w:pPr>
    </w:p>
    <w:p w14:paraId="7E88F97D" w14:textId="77777777" w:rsidR="00C634AC" w:rsidRPr="007C5752" w:rsidRDefault="00B714F6" w:rsidP="00C634AC">
      <w:pPr>
        <w:keepNext/>
      </w:pPr>
      <w:bookmarkStart w:id="3023" w:name="_Ref210555269"/>
      <w:bookmarkStart w:id="3024" w:name="_Ref210555261"/>
      <w:r w:rsidRPr="007C5752">
        <w:rPr>
          <w:noProof/>
        </w:rPr>
        <w:drawing>
          <wp:inline distT="0" distB="0" distL="0" distR="0" wp14:anchorId="50E66F1D" wp14:editId="405ADABC">
            <wp:extent cx="6410325" cy="4267200"/>
            <wp:effectExtent l="0" t="0" r="9525" b="0"/>
            <wp:docPr id="6822590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2">
                      <a:extLst>
                        <a:ext uri="{96DAC541-7B7A-43D3-8B79-37D633B846F1}">
                          <asvg:svgBlip xmlns:asvg="http://schemas.microsoft.com/office/drawing/2016/SVG/main" r:embed="rId23"/>
                        </a:ext>
                      </a:extLst>
                    </a:blip>
                    <a:stretch>
                      <a:fillRect/>
                    </a:stretch>
                  </pic:blipFill>
                  <pic:spPr>
                    <a:xfrm>
                      <a:off x="0" y="0"/>
                      <a:ext cx="6410325" cy="4267200"/>
                    </a:xfrm>
                    <a:prstGeom prst="rect">
                      <a:avLst/>
                    </a:prstGeom>
                  </pic:spPr>
                </pic:pic>
              </a:graphicData>
            </a:graphic>
          </wp:inline>
        </w:drawing>
      </w:r>
      <w:bookmarkEnd w:id="3021"/>
      <w:bookmarkEnd w:id="3023"/>
      <w:bookmarkEnd w:id="3024"/>
    </w:p>
    <w:p w14:paraId="1EBC5FB5" w14:textId="69CBF329" w:rsidR="00C634AC" w:rsidRPr="007C5752" w:rsidRDefault="00C634AC" w:rsidP="00C634AC">
      <w:pPr>
        <w:pStyle w:val="Caption"/>
        <w:jc w:val="left"/>
        <w:rPr>
          <w:rStyle w:val="CaptionChar"/>
          <w:rFonts w:ascii="Segoe UI" w:hAnsi="Segoe UI"/>
          <w:color w:val="auto"/>
          <w:sz w:val="20"/>
          <w:szCs w:val="22"/>
        </w:rPr>
      </w:pPr>
      <w:bookmarkStart w:id="3025" w:name="_Ref211437030"/>
      <w:bookmarkStart w:id="3026" w:name="_Ref211437013"/>
      <w:bookmarkStart w:id="3027" w:name="_Toc212194949"/>
      <w:r w:rsidRPr="007C5752">
        <w:t xml:space="preserve">Figure </w:t>
      </w:r>
      <w:r w:rsidRPr="007C5752">
        <w:fldChar w:fldCharType="begin"/>
      </w:r>
      <w:r w:rsidRPr="007C5752">
        <w:instrText xml:space="preserve"> SEQ Figure \* ARABIC </w:instrText>
      </w:r>
      <w:r w:rsidRPr="007C5752">
        <w:fldChar w:fldCharType="separate"/>
      </w:r>
      <w:r w:rsidR="00A63B38">
        <w:rPr>
          <w:noProof/>
        </w:rPr>
        <w:t>6</w:t>
      </w:r>
      <w:r w:rsidRPr="007C5752">
        <w:fldChar w:fldCharType="end"/>
      </w:r>
      <w:bookmarkEnd w:id="3025"/>
      <w:r w:rsidRPr="007C5752">
        <w:t xml:space="preserve"> Operational scenarios and transitions for the Cryogenic System.  Blue boxes indicate steady states while light blue boxes indicate transients</w:t>
      </w:r>
      <w:bookmarkEnd w:id="3026"/>
      <w:bookmarkEnd w:id="3027"/>
    </w:p>
    <w:p w14:paraId="7B4848EA" w14:textId="5FF3CEAF" w:rsidR="001E6DD6" w:rsidRPr="007C5752" w:rsidRDefault="00D84FE8" w:rsidP="00B714F6">
      <w:pPr>
        <w:pStyle w:val="SysReq3"/>
        <w:ind w:left="0"/>
        <w:rPr>
          <w:lang w:val="en-GB"/>
        </w:rPr>
      </w:pPr>
      <w:r w:rsidRPr="007C5752">
        <w:rPr>
          <w:lang w:val="en-GB"/>
        </w:rPr>
        <w:t>I</w:t>
      </w:r>
      <w:r w:rsidR="001E6DD6" w:rsidRPr="007C5752">
        <w:rPr>
          <w:lang w:val="en-GB"/>
        </w:rPr>
        <w:t xml:space="preserve">n their offer the Applicant shall: </w:t>
      </w:r>
    </w:p>
    <w:p w14:paraId="1F2230E5" w14:textId="4B1D654F" w:rsidR="001E6DD6" w:rsidRPr="007C5752" w:rsidRDefault="00B714F6">
      <w:pPr>
        <w:pStyle w:val="SysReq3"/>
        <w:numPr>
          <w:ilvl w:val="0"/>
          <w:numId w:val="68"/>
        </w:numPr>
        <w:rPr>
          <w:lang w:val="en-GB"/>
        </w:rPr>
      </w:pPr>
      <w:r w:rsidRPr="007C5752">
        <w:rPr>
          <w:lang w:val="en-GB"/>
        </w:rPr>
        <w:t>I</w:t>
      </w:r>
      <w:r w:rsidR="001E6DD6" w:rsidRPr="007C5752">
        <w:rPr>
          <w:lang w:val="en-GB"/>
        </w:rPr>
        <w:t>ndicate and demonstrate the shortest achievable cooldown time from 300 K to 2 K using Appendix 9.1 data, and the warm</w:t>
      </w:r>
      <w:r w:rsidR="001E6DD6" w:rsidRPr="007C5752">
        <w:rPr>
          <w:lang w:val="en-GB"/>
        </w:rPr>
        <w:noBreakHyphen/>
        <w:t xml:space="preserve">up duration for each transition </w:t>
      </w:r>
      <w:r w:rsidR="0072501B" w:rsidRPr="007C5752">
        <w:rPr>
          <w:lang w:val="en-GB"/>
        </w:rPr>
        <w:t>in</w:t>
      </w:r>
      <w:r w:rsidR="00244CD9" w:rsidRPr="007C5752">
        <w:rPr>
          <w:lang w:val="en-GB"/>
        </w:rPr>
        <w:t xml:space="preserve"> </w:t>
      </w:r>
      <w:r w:rsidR="001E6DD6" w:rsidRPr="007C5752">
        <w:rPr>
          <w:lang w:val="en-GB"/>
        </w:rPr>
        <w:t>assuming simultaneous cooling of headers A–B and D–E.</w:t>
      </w:r>
    </w:p>
    <w:p w14:paraId="6FF5C34C" w14:textId="5A9B918E" w:rsidR="001E6DD6" w:rsidRPr="007C5752" w:rsidRDefault="00B714F6">
      <w:pPr>
        <w:pStyle w:val="SysReq3"/>
        <w:numPr>
          <w:ilvl w:val="0"/>
          <w:numId w:val="68"/>
        </w:numPr>
        <w:rPr>
          <w:lang w:val="en-GB"/>
        </w:rPr>
      </w:pPr>
      <w:r w:rsidRPr="007C5752">
        <w:rPr>
          <w:lang w:val="en-GB"/>
        </w:rPr>
        <w:t>I</w:t>
      </w:r>
      <w:r w:rsidR="001E6DD6" w:rsidRPr="007C5752">
        <w:rPr>
          <w:lang w:val="en-GB"/>
        </w:rPr>
        <w:t xml:space="preserve">ndicate </w:t>
      </w:r>
      <w:r w:rsidR="003C18A5" w:rsidRPr="007C5752">
        <w:rPr>
          <w:lang w:val="en-GB"/>
        </w:rPr>
        <w:t xml:space="preserve">and demonstrate </w:t>
      </w:r>
      <w:r w:rsidR="001E6DD6" w:rsidRPr="007C5752">
        <w:rPr>
          <w:lang w:val="en-GB"/>
        </w:rPr>
        <w:t>the maximum refrigeration power the QPLANT can sustain at 250 K, 200 K, 150 K, 100 K, 50 K and 4.5 K</w:t>
      </w:r>
      <w:r w:rsidR="00D002E0" w:rsidRPr="007C5752">
        <w:rPr>
          <w:lang w:val="en-GB"/>
        </w:rPr>
        <w:t>.</w:t>
      </w:r>
    </w:p>
    <w:p w14:paraId="2AEA537E" w14:textId="77777777" w:rsidR="00AE62E5" w:rsidRPr="007C5752" w:rsidRDefault="00087538" w:rsidP="00FA6E3D">
      <w:pPr>
        <w:pStyle w:val="Heading4numbered"/>
        <w:rPr>
          <w:lang w:val="en-GB"/>
        </w:rPr>
      </w:pPr>
      <w:bookmarkStart w:id="3028" w:name="_Ref190782008"/>
      <w:bookmarkStart w:id="3029" w:name="_Toc200491785"/>
      <w:bookmarkStart w:id="3030" w:name="_Toc202536087"/>
      <w:r w:rsidRPr="007C5752">
        <w:rPr>
          <w:lang w:val="en-GB"/>
        </w:rPr>
        <w:t>Warm-Up</w:t>
      </w:r>
      <w:bookmarkEnd w:id="3028"/>
      <w:bookmarkEnd w:id="3029"/>
      <w:bookmarkEnd w:id="3030"/>
    </w:p>
    <w:p w14:paraId="7A91DC2A" w14:textId="508A6096" w:rsidR="00495401" w:rsidRPr="007C5752" w:rsidRDefault="00495401" w:rsidP="00E930A5">
      <w:pPr>
        <w:pStyle w:val="RequirementList"/>
      </w:pPr>
      <w:bookmarkStart w:id="3031" w:name="_Toc200491786"/>
      <w:r w:rsidRPr="007C5752">
        <w:lastRenderedPageBreak/>
        <w:t xml:space="preserve">The QPLANT shall </w:t>
      </w:r>
      <w:r w:rsidR="00AC0592" w:rsidRPr="007C5752">
        <w:t>facilitate</w:t>
      </w:r>
      <w:r w:rsidRPr="007C5752">
        <w:t xml:space="preserve"> </w:t>
      </w:r>
      <w:r w:rsidR="00AC0592" w:rsidRPr="007C5752">
        <w:t xml:space="preserve">the </w:t>
      </w:r>
      <w:r w:rsidRPr="007C5752">
        <w:t>warm-up of the cryogenic users from 2</w:t>
      </w:r>
      <w:r w:rsidRPr="007C5752">
        <w:rPr>
          <w:rFonts w:ascii="Arial" w:hAnsi="Arial" w:cs="Arial"/>
        </w:rPr>
        <w:t> </w:t>
      </w:r>
      <w:r w:rsidRPr="007C5752">
        <w:t>K to 300</w:t>
      </w:r>
      <w:r w:rsidRPr="007C5752">
        <w:rPr>
          <w:rFonts w:ascii="Arial" w:hAnsi="Arial" w:cs="Arial"/>
        </w:rPr>
        <w:t> </w:t>
      </w:r>
      <w:r w:rsidRPr="007C5752">
        <w:t>K in less than 5 days.</w:t>
      </w:r>
    </w:p>
    <w:p w14:paraId="6CE27DB4" w14:textId="77777777" w:rsidR="00A63B38" w:rsidRPr="007C5752" w:rsidRDefault="00495401" w:rsidP="00A63B38">
      <w:pPr>
        <w:pStyle w:val="RequirementList"/>
      </w:pPr>
      <w:r w:rsidRPr="007C5752">
        <w:t xml:space="preserve">The QPLANT shall support the </w:t>
      </w:r>
      <w:r w:rsidR="00A35914" w:rsidRPr="007C5752">
        <w:t xml:space="preserve">transition shown in </w:t>
      </w:r>
      <w:r w:rsidR="007A2BDD" w:rsidRPr="007C5752">
        <w:fldChar w:fldCharType="begin"/>
      </w:r>
      <w:r w:rsidR="007A2BDD" w:rsidRPr="007C5752">
        <w:instrText xml:space="preserve"> REF _Ref206765512 \h </w:instrText>
      </w:r>
      <w:r w:rsidR="00B714F6" w:rsidRPr="007C5752">
        <w:instrText xml:space="preserve"> \* MERGEFORMAT </w:instrText>
      </w:r>
      <w:r w:rsidR="007A2BDD" w:rsidRPr="007C5752">
        <w:fldChar w:fldCharType="separate"/>
      </w:r>
      <w:r w:rsidR="00A63B38" w:rsidRPr="007C5752">
        <w:t>Cool-down</w:t>
      </w:r>
    </w:p>
    <w:p w14:paraId="47FD51A9" w14:textId="77777777" w:rsidR="00A63B38" w:rsidRPr="007C5752" w:rsidRDefault="00A63B38" w:rsidP="002E2019">
      <w:pPr>
        <w:pStyle w:val="RequirementList"/>
      </w:pPr>
      <w:r w:rsidRPr="007C5752">
        <w:t>The QPLANT shall perform the cool-down of the QPLANT simultaneously with the cryogenic users (QCELL and QDIST (static heat loads only).</w:t>
      </w:r>
    </w:p>
    <w:p w14:paraId="5C329031" w14:textId="77777777" w:rsidR="00A63B38" w:rsidRPr="007C5752" w:rsidRDefault="00A63B38" w:rsidP="002E2019">
      <w:pPr>
        <w:pStyle w:val="RequirementList"/>
      </w:pPr>
      <w:r w:rsidRPr="007C5752">
        <w:t>The QPLANT shall facilitate parallel cool down/warm up of all QCELLs.  During cooldown and warm-up, cryomodules impose constraints:</w:t>
      </w:r>
    </w:p>
    <w:p w14:paraId="1AD292CD" w14:textId="77777777" w:rsidR="00A63B38" w:rsidRPr="007C5752" w:rsidRDefault="00A63B38">
      <w:pPr>
        <w:pStyle w:val="RequirementList"/>
        <w:numPr>
          <w:ilvl w:val="0"/>
          <w:numId w:val="66"/>
        </w:numPr>
      </w:pPr>
      <w:r w:rsidRPr="007C5752">
        <w:t>Magnetic shields must reach T &lt; 70</w:t>
      </w:r>
      <w:r w:rsidRPr="007C5752">
        <w:rPr>
          <w:rFonts w:ascii="Arial" w:hAnsi="Arial" w:cs="Arial"/>
        </w:rPr>
        <w:t> </w:t>
      </w:r>
      <w:r w:rsidRPr="007C5752">
        <w:t>K (part of the 50 K thermal mass) before cavities (part of the 2K mass) reach T &lt; 10</w:t>
      </w:r>
      <w:r w:rsidRPr="007C5752">
        <w:rPr>
          <w:rFonts w:ascii="Arial" w:hAnsi="Arial" w:cs="Arial"/>
        </w:rPr>
        <w:t> </w:t>
      </w:r>
      <w:r w:rsidRPr="007C5752">
        <w:t>K.</w:t>
      </w:r>
    </w:p>
    <w:p w14:paraId="1B5684A3" w14:textId="77777777" w:rsidR="00A63B38" w:rsidRPr="007C5752" w:rsidRDefault="00A63B38">
      <w:pPr>
        <w:pStyle w:val="RequirementList"/>
        <w:numPr>
          <w:ilvl w:val="0"/>
          <w:numId w:val="66"/>
        </w:numPr>
      </w:pPr>
      <w:r w:rsidRPr="007C5752">
        <w:t>The QCELLs will autonomously limit cooldown speed to enforce this requirement on the user side</w:t>
      </w:r>
    </w:p>
    <w:p w14:paraId="612B239A" w14:textId="77777777" w:rsidR="00A63B38" w:rsidRPr="007C5752" w:rsidRDefault="00A63B38" w:rsidP="002E2019">
      <w:pPr>
        <w:pStyle w:val="RequirementList"/>
      </w:pPr>
      <w:r w:rsidRPr="007C5752">
        <w:t>The QPLANT shall facilitate an alternative cooldown in which only the thermal</w:t>
      </w:r>
      <w:r w:rsidRPr="007C5752">
        <w:noBreakHyphen/>
        <w:t>shield (TS) circuit which contains the 50 K stage cold masses are cooled until their average temperature reaches 50 K. Subsequently the headers A–B and D–E  are simultaneous cooled down</w:t>
      </w:r>
    </w:p>
    <w:p w14:paraId="4F01A23C" w14:textId="77777777" w:rsidR="00A63B38" w:rsidRPr="007C5752" w:rsidRDefault="00A63B38" w:rsidP="00D424F5">
      <w:pPr>
        <w:jc w:val="center"/>
        <w:rPr>
          <w:rStyle w:val="CaptionChar"/>
        </w:rPr>
      </w:pPr>
    </w:p>
    <w:p w14:paraId="48B83DD4" w14:textId="3E3C1B40" w:rsidR="00495401" w:rsidRPr="007C5752" w:rsidRDefault="00A63B38" w:rsidP="00B714F6">
      <w:pPr>
        <w:pStyle w:val="RequirementList"/>
      </w:pPr>
      <w:r w:rsidRPr="007C5752">
        <w:rPr>
          <w:noProof/>
        </w:rPr>
        <w:drawing>
          <wp:inline distT="0" distB="0" distL="0" distR="0" wp14:anchorId="4E644368" wp14:editId="777AD4A1">
            <wp:extent cx="6410325" cy="4267200"/>
            <wp:effectExtent l="0" t="0" r="9525" b="0"/>
            <wp:docPr id="1544361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2">
                      <a:extLst>
                        <a:ext uri="{96DAC541-7B7A-43D3-8B79-37D633B846F1}">
                          <asvg:svgBlip xmlns:asvg="http://schemas.microsoft.com/office/drawing/2016/SVG/main" r:embed="rId23"/>
                        </a:ext>
                      </a:extLst>
                    </a:blip>
                    <a:stretch>
                      <a:fillRect/>
                    </a:stretch>
                  </pic:blipFill>
                  <pic:spPr>
                    <a:xfrm>
                      <a:off x="0" y="0"/>
                      <a:ext cx="6410325" cy="4267200"/>
                    </a:xfrm>
                    <a:prstGeom prst="rect">
                      <a:avLst/>
                    </a:prstGeom>
                  </pic:spPr>
                </pic:pic>
              </a:graphicData>
            </a:graphic>
          </wp:inline>
        </w:drawing>
      </w:r>
      <w:r w:rsidR="007A2BDD" w:rsidRPr="007C5752">
        <w:fldChar w:fldCharType="end"/>
      </w:r>
      <w:r w:rsidR="007A2BDD" w:rsidRPr="007C5752">
        <w:t xml:space="preserve"> </w:t>
      </w:r>
      <w:r w:rsidR="00495401" w:rsidRPr="007C5752">
        <w:t>for the warming-up of the cryogenic users, whether passively or actively (with QCELL heaters if available):</w:t>
      </w:r>
    </w:p>
    <w:p w14:paraId="5F28D08B" w14:textId="0E2F80C3" w:rsidR="00495401" w:rsidRPr="007C5752" w:rsidRDefault="000520D3">
      <w:pPr>
        <w:pStyle w:val="RequirementList"/>
        <w:numPr>
          <w:ilvl w:val="0"/>
          <w:numId w:val="65"/>
        </w:numPr>
      </w:pPr>
      <w:r w:rsidRPr="007C5752">
        <w:t>“</w:t>
      </w:r>
      <w:r w:rsidR="00495401" w:rsidRPr="007C5752">
        <w:t>Warm-up to 4.5</w:t>
      </w:r>
      <w:r w:rsidR="00495401" w:rsidRPr="007C5752">
        <w:rPr>
          <w:rFonts w:ascii="Arial" w:hAnsi="Arial" w:cs="Arial"/>
        </w:rPr>
        <w:t> </w:t>
      </w:r>
      <w:r w:rsidR="00495401" w:rsidRPr="007C5752">
        <w:t>K</w:t>
      </w:r>
      <w:r w:rsidRPr="007C5752">
        <w:t>”</w:t>
      </w:r>
      <w:r w:rsidR="00495401" w:rsidRPr="007C5752">
        <w:t xml:space="preserve"> by stopping the VLP Compressors</w:t>
      </w:r>
      <w:r w:rsidR="00244CD9" w:rsidRPr="007C5752">
        <w:t xml:space="preserve"> (WCS/PVPS) and the Cold</w:t>
      </w:r>
      <w:r w:rsidR="00495401" w:rsidRPr="007C5752">
        <w:t xml:space="preserve"> (QRB/CC)</w:t>
      </w:r>
    </w:p>
    <w:p w14:paraId="3BD55F3B" w14:textId="1D421FDE" w:rsidR="00495401" w:rsidRPr="007C5752" w:rsidRDefault="00D17E22">
      <w:pPr>
        <w:pStyle w:val="RequirementList"/>
        <w:numPr>
          <w:ilvl w:val="0"/>
          <w:numId w:val="65"/>
        </w:numPr>
      </w:pPr>
      <w:r w:rsidRPr="007C5752">
        <w:t>“LHe e</w:t>
      </w:r>
      <w:r w:rsidR="00495401" w:rsidRPr="007C5752">
        <w:t>mptying</w:t>
      </w:r>
      <w:r w:rsidRPr="007C5752">
        <w:t>”</w:t>
      </w:r>
      <w:r w:rsidR="00495401" w:rsidRPr="007C5752">
        <w:t xml:space="preserve"> of the liquid helium baths by evaporation, optionally using electrical heaters, and stopping level controls</w:t>
      </w:r>
    </w:p>
    <w:p w14:paraId="4CFEF9E6" w14:textId="21FE9E49" w:rsidR="00961556" w:rsidRPr="007C5752" w:rsidRDefault="00EA1F75">
      <w:pPr>
        <w:pStyle w:val="RequirementList"/>
        <w:numPr>
          <w:ilvl w:val="0"/>
          <w:numId w:val="65"/>
        </w:numPr>
      </w:pPr>
      <w:r w:rsidRPr="007C5752">
        <w:t>“</w:t>
      </w:r>
      <w:r w:rsidR="00495401" w:rsidRPr="007C5752">
        <w:t xml:space="preserve">Warm-up </w:t>
      </w:r>
      <w:r w:rsidR="00961556" w:rsidRPr="007C5752">
        <w:t>to TS</w:t>
      </w:r>
      <w:r w:rsidRPr="007C5752">
        <w:t>”</w:t>
      </w:r>
    </w:p>
    <w:p w14:paraId="03B32225" w14:textId="5202CB73" w:rsidR="00495401" w:rsidRPr="007C5752" w:rsidRDefault="00EA1F75">
      <w:pPr>
        <w:pStyle w:val="RequirementList"/>
        <w:numPr>
          <w:ilvl w:val="0"/>
          <w:numId w:val="65"/>
        </w:numPr>
      </w:pPr>
      <w:r w:rsidRPr="007C5752">
        <w:t>“</w:t>
      </w:r>
      <w:r w:rsidR="00961556" w:rsidRPr="007C5752">
        <w:t>Warm up to T</w:t>
      </w:r>
      <w:r w:rsidR="00961556" w:rsidRPr="007C5752">
        <w:rPr>
          <w:vertAlign w:val="subscript"/>
        </w:rPr>
        <w:t>ambient</w:t>
      </w:r>
      <w:r w:rsidRPr="007C5752">
        <w:t>”</w:t>
      </w:r>
    </w:p>
    <w:p w14:paraId="0A319267" w14:textId="2AA12B7C" w:rsidR="00495401" w:rsidRPr="007C5752" w:rsidRDefault="00495401" w:rsidP="00B714F6">
      <w:pPr>
        <w:pStyle w:val="SysReq3"/>
        <w:ind w:left="0"/>
        <w:rPr>
          <w:sz w:val="18"/>
          <w:lang w:val="en-GB"/>
        </w:rPr>
      </w:pPr>
      <w:r w:rsidRPr="007C5752">
        <w:rPr>
          <w:lang w:val="en-GB"/>
        </w:rPr>
        <w:t xml:space="preserve">In their offer, the Applicant shall indicate </w:t>
      </w:r>
      <w:r w:rsidR="00C574E0" w:rsidRPr="007C5752">
        <w:rPr>
          <w:lang w:val="en-GB"/>
        </w:rPr>
        <w:t xml:space="preserve">and motivate </w:t>
      </w:r>
      <w:r w:rsidRPr="007C5752">
        <w:rPr>
          <w:lang w:val="en-GB"/>
        </w:rPr>
        <w:t>the expected duration of each main phase of the warm-up process.</w:t>
      </w:r>
    </w:p>
    <w:p w14:paraId="2ACA2C4C" w14:textId="77777777" w:rsidR="009C5A24" w:rsidRPr="007C5752" w:rsidRDefault="003C355C" w:rsidP="00B5535E">
      <w:pPr>
        <w:pStyle w:val="Heading3numbered"/>
      </w:pPr>
      <w:bookmarkStart w:id="3032" w:name="_Toc200491791"/>
      <w:bookmarkStart w:id="3033" w:name="_Toc202536088"/>
      <w:bookmarkStart w:id="3034" w:name="_Toc202536874"/>
      <w:bookmarkStart w:id="3035" w:name="_Toc212194826"/>
      <w:bookmarkEnd w:id="3031"/>
      <w:r w:rsidRPr="007C5752">
        <w:t>Other operational scenarios</w:t>
      </w:r>
      <w:bookmarkStart w:id="3036" w:name="_Hlk210658973"/>
      <w:bookmarkEnd w:id="3032"/>
      <w:bookmarkEnd w:id="3033"/>
      <w:bookmarkEnd w:id="3034"/>
      <w:bookmarkEnd w:id="3035"/>
    </w:p>
    <w:p w14:paraId="29121FE6" w14:textId="77777777" w:rsidR="009C5A24" w:rsidRPr="007C5752" w:rsidRDefault="009C5A24" w:rsidP="00FA6E3D">
      <w:pPr>
        <w:pStyle w:val="Heading4numbered"/>
        <w:rPr>
          <w:lang w:val="en-GB"/>
        </w:rPr>
      </w:pPr>
      <w:bookmarkStart w:id="3037" w:name="_Toc200491792"/>
      <w:bookmarkStart w:id="3038" w:name="_Toc202536089"/>
      <w:bookmarkStart w:id="3039" w:name="_Hlk205978157"/>
      <w:r w:rsidRPr="007C5752">
        <w:rPr>
          <w:lang w:val="en-GB"/>
        </w:rPr>
        <w:t>Purging and Conditioning</w:t>
      </w:r>
      <w:bookmarkEnd w:id="3037"/>
      <w:bookmarkEnd w:id="3038"/>
    </w:p>
    <w:p w14:paraId="375E8E8D" w14:textId="77777777" w:rsidR="00E12718" w:rsidRPr="007C5752" w:rsidRDefault="00E12718" w:rsidP="00575005">
      <w:pPr>
        <w:pStyle w:val="RequirementList"/>
      </w:pPr>
      <w:bookmarkStart w:id="3040" w:name="_Toc200491793"/>
      <w:bookmarkEnd w:id="3039"/>
      <w:r w:rsidRPr="007C5752">
        <w:t xml:space="preserve">The Contractor may </w:t>
      </w:r>
      <w:commentRangeStart w:id="3041"/>
      <w:r w:rsidRPr="007C5752">
        <w:t>implement</w:t>
      </w:r>
      <w:commentRangeEnd w:id="3041"/>
      <w:r w:rsidR="000D34C6" w:rsidRPr="007C5752">
        <w:rPr>
          <w:rStyle w:val="CommentReference"/>
          <w:rFonts w:ascii="Segoe UI" w:hAnsi="Segoe UI"/>
        </w:rPr>
        <w:commentReference w:id="3041"/>
      </w:r>
      <w:r w:rsidRPr="007C5752">
        <w:t xml:space="preserve"> a manual purging, manual conditioning, and manual initial preparation of the QPLANT.</w:t>
      </w:r>
    </w:p>
    <w:p w14:paraId="418F8273" w14:textId="77777777" w:rsidR="001413A4" w:rsidRPr="007C5752" w:rsidRDefault="001413A4">
      <w:pPr>
        <w:pStyle w:val="RequirementList"/>
        <w:numPr>
          <w:ilvl w:val="0"/>
          <w:numId w:val="64"/>
        </w:numPr>
      </w:pPr>
      <w:r w:rsidRPr="007C5752">
        <w:t>If a manual approach is selected, the Contractor shall provide a detailed step</w:t>
      </w:r>
      <w:r w:rsidRPr="007C5752">
        <w:noBreakHyphen/>
        <w:t>by</w:t>
      </w:r>
      <w:r w:rsidRPr="007C5752">
        <w:noBreakHyphen/>
        <w:t>step procedure, including instrumentation checks, purge</w:t>
      </w:r>
      <w:r w:rsidRPr="007C5752">
        <w:noBreakHyphen/>
        <w:t>gas quality requirements, vent routing, and acceptance criteria for oxygen</w:t>
      </w:r>
      <w:r w:rsidRPr="007C5752">
        <w:noBreakHyphen/>
        <w:t>free readiness.</w:t>
      </w:r>
    </w:p>
    <w:p w14:paraId="398C5DB4" w14:textId="54CFC04E" w:rsidR="001413A4" w:rsidRPr="007C5752" w:rsidRDefault="00FE32FB" w:rsidP="00575005">
      <w:pPr>
        <w:pStyle w:val="RequirementList"/>
      </w:pPr>
      <w:r w:rsidRPr="007C5752">
        <w:t xml:space="preserve">The QPLANT shall adhere to the </w:t>
      </w:r>
      <w:r w:rsidR="001413A4" w:rsidRPr="007C5752">
        <w:t>purge</w:t>
      </w:r>
      <w:r w:rsidR="001413A4" w:rsidRPr="007C5752">
        <w:noBreakHyphen/>
        <w:t>parameter table (pressure, flow</w:t>
      </w:r>
      <w:r w:rsidR="001413A4" w:rsidRPr="007C5752">
        <w:noBreakHyphen/>
        <w:t xml:space="preserve">rate, duration, allowable residual O₂) </w:t>
      </w:r>
      <w:r w:rsidRPr="007C5752">
        <w:t xml:space="preserve">provided by </w:t>
      </w:r>
      <w:r w:rsidR="001413A4" w:rsidRPr="007C5752">
        <w:t>SCK</w:t>
      </w:r>
      <w:r w:rsidR="001413A4" w:rsidRPr="007C5752">
        <w:rPr>
          <w:rFonts w:ascii="Arial" w:hAnsi="Arial" w:cs="Arial"/>
        </w:rPr>
        <w:t> </w:t>
      </w:r>
      <w:r w:rsidR="001413A4" w:rsidRPr="007C5752">
        <w:t xml:space="preserve">CEN </w:t>
      </w:r>
      <w:r w:rsidR="00AC72D1" w:rsidRPr="007C5752">
        <w:t>during contract execution</w:t>
      </w:r>
      <w:r w:rsidR="001413A4" w:rsidRPr="007C5752">
        <w:t>.</w:t>
      </w:r>
    </w:p>
    <w:p w14:paraId="564E0804" w14:textId="7E169AFC" w:rsidR="00890AB4" w:rsidRPr="007C5752" w:rsidRDefault="002B01A6" w:rsidP="00FA6E3D">
      <w:pPr>
        <w:pStyle w:val="Heading4numbered"/>
        <w:rPr>
          <w:lang w:val="en-GB"/>
        </w:rPr>
      </w:pPr>
      <w:r w:rsidRPr="007C5752">
        <w:rPr>
          <w:lang w:val="en-GB"/>
        </w:rPr>
        <w:t>Liquid Filling</w:t>
      </w:r>
    </w:p>
    <w:p w14:paraId="4108DB5A" w14:textId="0C1529F1" w:rsidR="00BD414B" w:rsidRPr="007C5752" w:rsidRDefault="00BD414B" w:rsidP="00575005">
      <w:pPr>
        <w:pStyle w:val="RequirementList"/>
      </w:pPr>
      <w:r w:rsidRPr="007C5752">
        <w:t xml:space="preserve">The QPLANT shall </w:t>
      </w:r>
      <w:r w:rsidR="00546B75" w:rsidRPr="007C5752">
        <w:t>facilitate</w:t>
      </w:r>
      <w:r w:rsidRPr="007C5752">
        <w:t xml:space="preserve"> an average retention rate of 0.8</w:t>
      </w:r>
      <w:r w:rsidRPr="007C5752">
        <w:rPr>
          <w:rFonts w:ascii="Arial" w:hAnsi="Arial" w:cs="Arial"/>
        </w:rPr>
        <w:t> </w:t>
      </w:r>
      <w:r w:rsidRPr="007C5752">
        <w:t>g/s</w:t>
      </w:r>
      <w:r w:rsidRPr="007C5752">
        <w:rPr>
          <w:rFonts w:ascii="Arial" w:hAnsi="Arial" w:cs="Arial"/>
        </w:rPr>
        <w:t> </w:t>
      </w:r>
      <w:r w:rsidRPr="007C5752">
        <w:t>LHe per individual QCELL (24</w:t>
      </w:r>
      <w:r w:rsidRPr="007C5752">
        <w:rPr>
          <w:rFonts w:ascii="Arial" w:hAnsi="Arial" w:cs="Arial"/>
        </w:rPr>
        <w:t> </w:t>
      </w:r>
      <w:r w:rsidRPr="007C5752">
        <w:t>g/s total) during the filling process.</w:t>
      </w:r>
    </w:p>
    <w:p w14:paraId="1536D4B1" w14:textId="44D5CC5B" w:rsidR="00334014" w:rsidRPr="007C5752" w:rsidRDefault="00334014" w:rsidP="00575005">
      <w:pPr>
        <w:pStyle w:val="RequirementList"/>
      </w:pPr>
      <w:r w:rsidRPr="007C5752">
        <w:t>During LHe filling, the QPLANT shall provide 2</w:t>
      </w:r>
      <w:r w:rsidRPr="007C5752">
        <w:rPr>
          <w:rFonts w:ascii="Arial" w:hAnsi="Arial" w:cs="Arial"/>
        </w:rPr>
        <w:t> </w:t>
      </w:r>
      <w:r w:rsidRPr="007C5752">
        <w:t>900</w:t>
      </w:r>
      <w:r w:rsidRPr="007C5752">
        <w:rPr>
          <w:rFonts w:ascii="Arial" w:hAnsi="Arial" w:cs="Arial"/>
        </w:rPr>
        <w:t> </w:t>
      </w:r>
      <w:r w:rsidRPr="007C5752">
        <w:t>L of LHe to the users.</w:t>
      </w:r>
    </w:p>
    <w:p w14:paraId="2D662731" w14:textId="2204E7C7" w:rsidR="00F81D52" w:rsidRPr="007C5752" w:rsidRDefault="00F81D52" w:rsidP="00F81D52">
      <w:pPr>
        <w:pStyle w:val="RequirementList"/>
      </w:pPr>
      <w:r w:rsidRPr="007C5752">
        <w:t>The Contractor shall assume that LHe filling and emptying occurs when cryogenic users are at 4.5</w:t>
      </w:r>
      <w:r w:rsidRPr="007C5752">
        <w:rPr>
          <w:rFonts w:ascii="Arial" w:hAnsi="Arial" w:cs="Arial"/>
        </w:rPr>
        <w:t> </w:t>
      </w:r>
      <w:r w:rsidRPr="007C5752">
        <w:t>K and header</w:t>
      </w:r>
      <w:r w:rsidRPr="007C5752">
        <w:rPr>
          <w:rFonts w:ascii="Arial" w:hAnsi="Arial" w:cs="Arial"/>
        </w:rPr>
        <w:t> </w:t>
      </w:r>
      <w:r w:rsidRPr="007C5752">
        <w:t>A conditions are met before JT expansion</w:t>
      </w:r>
      <w:r w:rsidR="00F44EB2" w:rsidRPr="007C5752">
        <w:t xml:space="preserve"> (as per QRB</w:t>
      </w:r>
      <w:r w:rsidR="003E1F31" w:rsidRPr="007C5752">
        <w:t>.</w:t>
      </w:r>
      <w:r w:rsidR="00F44EB2" w:rsidRPr="007C5752">
        <w:t>A interface conditions during normal operation</w:t>
      </w:r>
      <w:r w:rsidR="006A16B6" w:rsidRPr="007C5752">
        <w:t>)</w:t>
      </w:r>
    </w:p>
    <w:p w14:paraId="4BEA998B" w14:textId="464A46A6" w:rsidR="00EE76C7" w:rsidRPr="007C5752" w:rsidRDefault="00EE76C7" w:rsidP="00DC1A7F">
      <w:pPr>
        <w:pStyle w:val="SysReq3"/>
        <w:ind w:left="0"/>
        <w:rPr>
          <w:lang w:val="en-GB"/>
        </w:rPr>
      </w:pPr>
      <w:r w:rsidRPr="007C5752">
        <w:rPr>
          <w:lang w:val="en-GB"/>
        </w:rPr>
        <w:t xml:space="preserve">In their offer, the Applicant shall: </w:t>
      </w:r>
    </w:p>
    <w:p w14:paraId="02113F25" w14:textId="77777777" w:rsidR="00EE76C7" w:rsidRPr="007C5752" w:rsidRDefault="00EE76C7">
      <w:pPr>
        <w:pStyle w:val="SysReq3"/>
        <w:numPr>
          <w:ilvl w:val="0"/>
          <w:numId w:val="68"/>
        </w:numPr>
        <w:rPr>
          <w:lang w:val="en-GB"/>
        </w:rPr>
      </w:pPr>
      <w:r w:rsidRPr="007C5752">
        <w:rPr>
          <w:lang w:val="en-GB"/>
        </w:rPr>
        <w:t>State the expected duration of the LHe filling phase and the maximum LHe filling rate the QPLANT can produce.</w:t>
      </w:r>
    </w:p>
    <w:p w14:paraId="6AB01327" w14:textId="77777777" w:rsidR="00EE76C7" w:rsidRPr="007C5752" w:rsidRDefault="00EE76C7">
      <w:pPr>
        <w:pStyle w:val="SysReq3"/>
        <w:numPr>
          <w:ilvl w:val="0"/>
          <w:numId w:val="68"/>
        </w:numPr>
        <w:rPr>
          <w:lang w:val="en-GB"/>
        </w:rPr>
      </w:pPr>
      <w:r w:rsidRPr="007C5752">
        <w:rPr>
          <w:lang w:val="en-GB"/>
        </w:rPr>
        <w:t>State the expected duration of the LHe emptying phase and the maximum continuous emptying flow rate the QPLANT can accommodate while preserving the helium inventory.</w:t>
      </w:r>
    </w:p>
    <w:p w14:paraId="19AD95DE" w14:textId="61A12637" w:rsidR="00334014" w:rsidRPr="007C5752" w:rsidRDefault="00334014" w:rsidP="00EE76C7">
      <w:pPr>
        <w:pStyle w:val="RequirementList"/>
      </w:pPr>
      <w:r w:rsidRPr="007C5752">
        <w:t xml:space="preserve">The Contractor shall </w:t>
      </w:r>
      <w:r w:rsidR="00EB0012" w:rsidRPr="007C5752">
        <w:t xml:space="preserve">facilitate the following two </w:t>
      </w:r>
      <w:r w:rsidR="00403EC3" w:rsidRPr="007C5752">
        <w:t>evaporation</w:t>
      </w:r>
      <w:r w:rsidR="00EB0012" w:rsidRPr="007C5752">
        <w:t xml:space="preserve"> possibilities</w:t>
      </w:r>
      <w:r w:rsidRPr="007C5752">
        <w:t>:</w:t>
      </w:r>
    </w:p>
    <w:p w14:paraId="335B3214" w14:textId="68D37407" w:rsidR="00334014" w:rsidRPr="007C5752" w:rsidRDefault="00A16174" w:rsidP="00990AC6">
      <w:pPr>
        <w:pStyle w:val="RequirementList"/>
        <w:numPr>
          <w:ilvl w:val="1"/>
          <w:numId w:val="15"/>
        </w:numPr>
      </w:pPr>
      <w:r w:rsidRPr="007C5752">
        <w:lastRenderedPageBreak/>
        <w:t>S</w:t>
      </w:r>
      <w:r w:rsidR="00334014" w:rsidRPr="007C5752">
        <w:t>tatic heat loads only</w:t>
      </w:r>
      <w:r w:rsidRPr="007C5752">
        <w:t xml:space="preserve"> (Minimum evaporation rate</w:t>
      </w:r>
      <w:r w:rsidR="00334014" w:rsidRPr="007C5752">
        <w:t>).</w:t>
      </w:r>
    </w:p>
    <w:p w14:paraId="65DD35A5" w14:textId="77777777" w:rsidR="00BA3233" w:rsidRPr="007C5752" w:rsidRDefault="00BA3233" w:rsidP="00990AC6">
      <w:pPr>
        <w:pStyle w:val="RequirementList"/>
        <w:numPr>
          <w:ilvl w:val="1"/>
          <w:numId w:val="15"/>
        </w:numPr>
      </w:pPr>
      <w:r w:rsidRPr="007C5752">
        <w:t xml:space="preserve">QCELL heaters sped up. </w:t>
      </w:r>
    </w:p>
    <w:p w14:paraId="29C023F7" w14:textId="4EB2C236" w:rsidR="00201A98" w:rsidRPr="007C5752" w:rsidRDefault="00201A98" w:rsidP="00575005">
      <w:pPr>
        <w:pStyle w:val="RequirementList"/>
      </w:pPr>
      <w:bookmarkStart w:id="3042" w:name="_Toc200491796"/>
      <w:bookmarkStart w:id="3043" w:name="_Toc200491800"/>
      <w:r w:rsidRPr="007C5752">
        <w:t>The emptying phase shall be considered both as part of the full warm</w:t>
      </w:r>
      <w:r w:rsidRPr="007C5752">
        <w:noBreakHyphen/>
        <w:t>up sequence (2 K → 300 K) and as a stand</w:t>
      </w:r>
      <w:r w:rsidRPr="007C5752">
        <w:noBreakHyphen/>
        <w:t xml:space="preserve">alone transitional operation (for example: 2 K Standby → 4.5 K Standby → </w:t>
      </w:r>
      <w:r w:rsidR="002B01A6" w:rsidRPr="007C5752">
        <w:t>LHe Emptying</w:t>
      </w:r>
      <w:r w:rsidRPr="007C5752">
        <w:t xml:space="preserve"> → </w:t>
      </w:r>
      <w:r w:rsidR="002B01A6" w:rsidRPr="007C5752">
        <w:t>Filled LHe Emptying →</w:t>
      </w:r>
      <w:r w:rsidRPr="007C5752">
        <w:t>4.5 K Standby</w:t>
      </w:r>
      <w:r w:rsidR="002B01A6" w:rsidRPr="007C5752">
        <w:t xml:space="preserve"> → 2 K Standby</w:t>
      </w:r>
      <w:r w:rsidRPr="007C5752">
        <w:t xml:space="preserve">) to permit short maintenance windows. </w:t>
      </w:r>
      <w:r w:rsidR="003E1F31" w:rsidRPr="007C5752">
        <w:t xml:space="preserve"> </w:t>
      </w:r>
      <w:r w:rsidRPr="007C5752">
        <w:t xml:space="preserve">See </w:t>
      </w:r>
      <w:r w:rsidR="003E1F31" w:rsidRPr="007C5752">
        <w:fldChar w:fldCharType="begin"/>
      </w:r>
      <w:r w:rsidR="003E1F31" w:rsidRPr="007C5752">
        <w:instrText xml:space="preserve"> REF _Ref210555269 \h  \* MERGEFORMAT </w:instrText>
      </w:r>
      <w:r w:rsidR="003E1F31" w:rsidRPr="007C5752">
        <w:fldChar w:fldCharType="separate"/>
      </w:r>
      <w:r w:rsidR="00A63B38" w:rsidRPr="007C5752">
        <w:rPr>
          <w:noProof/>
        </w:rPr>
        <w:drawing>
          <wp:inline distT="0" distB="0" distL="0" distR="0" wp14:anchorId="6DA71CF9" wp14:editId="3F0F72C5">
            <wp:extent cx="6410325" cy="4267200"/>
            <wp:effectExtent l="0" t="0" r="9525" b="0"/>
            <wp:docPr id="12306267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026" name="Graphic 682259026"/>
                    <pic:cNvPicPr/>
                  </pic:nvPicPr>
                  <pic:blipFill>
                    <a:blip r:embed="rId22">
                      <a:extLst>
                        <a:ext uri="{96DAC541-7B7A-43D3-8B79-37D633B846F1}">
                          <asvg:svgBlip xmlns:asvg="http://schemas.microsoft.com/office/drawing/2016/SVG/main" r:embed="rId23"/>
                        </a:ext>
                      </a:extLst>
                    </a:blip>
                    <a:stretch>
                      <a:fillRect/>
                    </a:stretch>
                  </pic:blipFill>
                  <pic:spPr>
                    <a:xfrm>
                      <a:off x="0" y="0"/>
                      <a:ext cx="6410325" cy="4267200"/>
                    </a:xfrm>
                    <a:prstGeom prst="rect">
                      <a:avLst/>
                    </a:prstGeom>
                  </pic:spPr>
                </pic:pic>
              </a:graphicData>
            </a:graphic>
          </wp:inline>
        </w:drawing>
      </w:r>
      <w:r w:rsidR="003E1F31" w:rsidRPr="007C5752">
        <w:fldChar w:fldCharType="end"/>
      </w:r>
      <w:r w:rsidRPr="007C5752">
        <w:t xml:space="preserve"> for the state</w:t>
      </w:r>
      <w:r w:rsidRPr="007C5752">
        <w:noBreakHyphen/>
        <w:t>transition diagram.</w:t>
      </w:r>
      <w:r w:rsidRPr="007C5752" w:rsidDel="00201A98">
        <w:t xml:space="preserve"> </w:t>
      </w:r>
    </w:p>
    <w:p w14:paraId="56FD89D8" w14:textId="7ECDA17D" w:rsidR="00244819" w:rsidRPr="007C5752" w:rsidRDefault="00244819" w:rsidP="00244819">
      <w:pPr>
        <w:pStyle w:val="RequirementList"/>
      </w:pPr>
      <w:r w:rsidRPr="007C5752">
        <w:t>The helium inventory shall remain in QCELL and only be transferred to QINFRA storage for extended long</w:t>
      </w:r>
      <w:r w:rsidRPr="007C5752">
        <w:noBreakHyphen/>
        <w:t>term unavailability (LTU) or planned access</w:t>
      </w:r>
      <w:r w:rsidR="003E1F31" w:rsidRPr="007C5752">
        <w:t xml:space="preserve">.  </w:t>
      </w:r>
      <w:r w:rsidRPr="007C5752">
        <w:t>Any planned transfer of inventory shall:</w:t>
      </w:r>
    </w:p>
    <w:p w14:paraId="6E91F92A" w14:textId="77777777" w:rsidR="00244819" w:rsidRPr="007C5752" w:rsidRDefault="00244819" w:rsidP="00244819">
      <w:pPr>
        <w:pStyle w:val="RequirementList"/>
        <w:numPr>
          <w:ilvl w:val="1"/>
          <w:numId w:val="15"/>
        </w:numPr>
      </w:pPr>
      <w:r w:rsidRPr="007C5752">
        <w:t xml:space="preserve">Require specified monitoring and controls while inventory remains in QCELL (pressure/temperature telemetry, alarms, periodic leak checks). </w:t>
      </w:r>
    </w:p>
    <w:p w14:paraId="037EB431" w14:textId="75EE8FCE" w:rsidR="00201A98" w:rsidRPr="007C5752" w:rsidRDefault="00244819" w:rsidP="00990AC6">
      <w:pPr>
        <w:pStyle w:val="RequirementList"/>
        <w:numPr>
          <w:ilvl w:val="1"/>
          <w:numId w:val="15"/>
        </w:numPr>
      </w:pPr>
      <w:r w:rsidRPr="007C5752">
        <w:t xml:space="preserve">Require documented isolation and valve configurations and confirmatory checks before any inventory transfer </w:t>
      </w:r>
      <w:r w:rsidR="00201A98" w:rsidRPr="007C5752">
        <w:t>venting.</w:t>
      </w:r>
    </w:p>
    <w:p w14:paraId="5684FB1F" w14:textId="77777777" w:rsidR="00AF7B8E" w:rsidRPr="007C5752" w:rsidRDefault="00AF7B8E" w:rsidP="007C77C7">
      <w:pPr>
        <w:pStyle w:val="Heading2numbered"/>
      </w:pPr>
      <w:bookmarkStart w:id="3044" w:name="_Toc202536091"/>
      <w:bookmarkStart w:id="3045" w:name="_Toc202536875"/>
      <w:bookmarkStart w:id="3046" w:name="_Toc212194827"/>
      <w:bookmarkStart w:id="3047" w:name="_Toc200491824"/>
      <w:bookmarkEnd w:id="3040"/>
      <w:bookmarkEnd w:id="3042"/>
      <w:bookmarkEnd w:id="3043"/>
      <w:r w:rsidRPr="007C5752">
        <w:t>Performance Requirements</w:t>
      </w:r>
      <w:bookmarkEnd w:id="3044"/>
      <w:bookmarkEnd w:id="3045"/>
      <w:bookmarkEnd w:id="3046"/>
    </w:p>
    <w:p w14:paraId="21E2505C" w14:textId="3CB76209" w:rsidR="00CB70C0" w:rsidRPr="007C5752" w:rsidRDefault="00CB70C0" w:rsidP="00575005">
      <w:pPr>
        <w:pStyle w:val="RequirementList"/>
      </w:pPr>
      <w:r w:rsidRPr="007C5752">
        <w:t xml:space="preserve">The </w:t>
      </w:r>
      <w:r w:rsidR="00F4094D" w:rsidRPr="007C5752">
        <w:t xml:space="preserve">QPLANT </w:t>
      </w:r>
      <w:r w:rsidRPr="007C5752">
        <w:t xml:space="preserve">shall </w:t>
      </w:r>
      <w:r w:rsidR="00F4094D" w:rsidRPr="007C5752">
        <w:t>be sized for the following</w:t>
      </w:r>
      <w:r w:rsidRPr="007C5752">
        <w:t xml:space="preserve"> two</w:t>
      </w:r>
      <w:r w:rsidR="006956FC" w:rsidRPr="007C5752">
        <w:t xml:space="preserve"> </w:t>
      </w:r>
      <w:r w:rsidRPr="007C5752">
        <w:t>Design Points:</w:t>
      </w:r>
    </w:p>
    <w:p w14:paraId="372AA4E5" w14:textId="24F42B1A" w:rsidR="00CB70C0" w:rsidRPr="007C5752" w:rsidRDefault="00CB70C0" w:rsidP="00A6664B">
      <w:pPr>
        <w:pStyle w:val="RequirementList"/>
        <w:numPr>
          <w:ilvl w:val="1"/>
          <w:numId w:val="15"/>
        </w:numPr>
      </w:pPr>
      <w:r w:rsidRPr="007C5752">
        <w:t>Nominal Design Point: operational scenario “2K operation” with 30 QCELLs.</w:t>
      </w:r>
    </w:p>
    <w:p w14:paraId="7642338F" w14:textId="168FFCEB" w:rsidR="00CB70C0" w:rsidRPr="007C5752" w:rsidRDefault="00CB70C0" w:rsidP="00A6664B">
      <w:pPr>
        <w:pStyle w:val="RequirementList"/>
        <w:numPr>
          <w:ilvl w:val="1"/>
          <w:numId w:val="15"/>
        </w:numPr>
      </w:pPr>
      <w:r w:rsidRPr="007C5752">
        <w:t>Minimal Design Point: operational scenario “2K standby” with 24 QCELLs</w:t>
      </w:r>
      <w:r w:rsidR="00566C14" w:rsidRPr="007C5752">
        <w:t>.</w:t>
      </w:r>
    </w:p>
    <w:p w14:paraId="6B04F152" w14:textId="7A2D24B8" w:rsidR="00AF7B8E" w:rsidRPr="007C5752" w:rsidRDefault="00AF7B8E" w:rsidP="00575005">
      <w:pPr>
        <w:pStyle w:val="RequirementList"/>
      </w:pPr>
      <w:bookmarkStart w:id="3048" w:name="_Toc200491805"/>
      <w:r w:rsidRPr="007C5752">
        <w:t xml:space="preserve">The QPLANT shall be designed for the heat loads defined in </w:t>
      </w:r>
      <w:r w:rsidRPr="007C5752">
        <w:fldChar w:fldCharType="begin"/>
      </w:r>
      <w:r w:rsidRPr="007C5752">
        <w:instrText xml:space="preserve"> REF _Ref201493671 \h  \* MERGEFORMAT </w:instrText>
      </w:r>
      <w:r w:rsidRPr="007C5752">
        <w:fldChar w:fldCharType="separate"/>
      </w:r>
      <w:r w:rsidR="00A63B38" w:rsidRPr="007C5752">
        <w:t xml:space="preserve">Table </w:t>
      </w:r>
      <w:r w:rsidR="00A63B38">
        <w:t>3</w:t>
      </w:r>
      <w:r w:rsidRPr="007C5752">
        <w:fldChar w:fldCharType="end"/>
      </w:r>
      <w:bookmarkEnd w:id="3048"/>
      <w:r w:rsidR="00C14DD3" w:rsidRPr="007C5752">
        <w:t>.</w:t>
      </w:r>
    </w:p>
    <w:p w14:paraId="37AABA38" w14:textId="7D72C06B" w:rsidR="00AF7B8E" w:rsidRPr="007C5752" w:rsidRDefault="00AF7B8E" w:rsidP="00771AC9">
      <w:pPr>
        <w:pStyle w:val="Caption"/>
        <w:keepNext/>
        <w:keepLines/>
        <w:ind w:firstLine="357"/>
      </w:pPr>
      <w:bookmarkStart w:id="3049" w:name="_Toc200491806"/>
      <w:bookmarkStart w:id="3050" w:name="_Ref201493671"/>
      <w:bookmarkStart w:id="3051" w:name="_Toc201310413"/>
      <w:bookmarkStart w:id="3052" w:name="_Toc212194960"/>
      <w:bookmarkEnd w:id="3049"/>
      <w:r w:rsidRPr="007C5752">
        <w:t xml:space="preserve">Table </w:t>
      </w:r>
      <w:r w:rsidRPr="007C5752">
        <w:fldChar w:fldCharType="begin"/>
      </w:r>
      <w:r w:rsidRPr="007C5752">
        <w:instrText xml:space="preserve"> SEQ Table \* ARABIC </w:instrText>
      </w:r>
      <w:r w:rsidRPr="007C5752">
        <w:fldChar w:fldCharType="separate"/>
      </w:r>
      <w:r w:rsidR="00A63B38">
        <w:rPr>
          <w:noProof/>
        </w:rPr>
        <w:t>3</w:t>
      </w:r>
      <w:r w:rsidRPr="007C5752">
        <w:fldChar w:fldCharType="end"/>
      </w:r>
      <w:bookmarkEnd w:id="3050"/>
      <w:r w:rsidRPr="007C5752">
        <w:t> </w:t>
      </w:r>
      <w:r w:rsidR="00460774" w:rsidRPr="007C5752">
        <w:t>Heat Loads Summary f</w:t>
      </w:r>
      <w:r w:rsidR="00473926" w:rsidRPr="007C5752">
        <w:t>rom</w:t>
      </w:r>
      <w:r w:rsidR="00460774" w:rsidRPr="007C5752">
        <w:t xml:space="preserve"> QCELLs and Cryogenic Distribution</w:t>
      </w:r>
      <w:bookmarkEnd w:id="3051"/>
      <w:bookmarkEnd w:id="3052"/>
    </w:p>
    <w:tbl>
      <w:tblPr>
        <w:tblStyle w:val="TableGrid"/>
        <w:tblW w:w="5000" w:type="pct"/>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1840"/>
        <w:gridCol w:w="977"/>
        <w:gridCol w:w="977"/>
        <w:gridCol w:w="1080"/>
        <w:gridCol w:w="1207"/>
        <w:gridCol w:w="1098"/>
        <w:gridCol w:w="1465"/>
        <w:gridCol w:w="1086"/>
      </w:tblGrid>
      <w:tr w:rsidR="007A02BC" w:rsidRPr="007C5752" w14:paraId="68480172" w14:textId="77777777" w:rsidTr="00EC63A5">
        <w:trPr>
          <w:cantSplit/>
          <w:trHeight w:val="646"/>
          <w:jc w:val="center"/>
        </w:trPr>
        <w:tc>
          <w:tcPr>
            <w:tcW w:w="946" w:type="pct"/>
            <w:vMerge w:val="restart"/>
            <w:shd w:val="clear" w:color="auto" w:fill="EBD9ED" w:themeFill="accent2" w:themeFillTint="33"/>
            <w:vAlign w:val="center"/>
          </w:tcPr>
          <w:p w14:paraId="2BB6D1AF" w14:textId="78BFA7EA" w:rsidR="007A02BC" w:rsidRPr="007C5752" w:rsidRDefault="007A02BC" w:rsidP="00AF7B8E">
            <w:pPr>
              <w:spacing w:before="40" w:after="20"/>
              <w:jc w:val="center"/>
              <w:rPr>
                <w:rFonts w:ascii="Aptos" w:hAnsi="Aptos" w:cs="Lucida Sans Unicode"/>
                <w:sz w:val="18"/>
                <w:szCs w:val="18"/>
                <w:lang w:eastAsia="fr-FR"/>
              </w:rPr>
            </w:pPr>
            <w:r w:rsidRPr="007C5752">
              <w:rPr>
                <w:rFonts w:ascii="Aptos" w:eastAsia="Times New Roman" w:hAnsi="Aptos" w:cs="Lucida Sans Unicode"/>
                <w:color w:val="562873" w:themeColor="accent1"/>
                <w:sz w:val="18"/>
                <w:szCs w:val="18"/>
              </w:rPr>
              <w:t>Operational Scenario</w:t>
            </w:r>
          </w:p>
        </w:tc>
        <w:tc>
          <w:tcPr>
            <w:tcW w:w="1003" w:type="pct"/>
            <w:gridSpan w:val="2"/>
            <w:shd w:val="clear" w:color="auto" w:fill="EBD9ED" w:themeFill="accent2" w:themeFillTint="33"/>
            <w:vAlign w:val="center"/>
          </w:tcPr>
          <w:p w14:paraId="1F96EA29" w14:textId="6EF1DF58" w:rsidR="007A02BC" w:rsidRPr="007C5752" w:rsidRDefault="007A02BC" w:rsidP="00AF7B8E">
            <w:pPr>
              <w:spacing w:before="40" w:after="20"/>
              <w:ind w:left="-103" w:right="-110"/>
              <w:jc w:val="center"/>
              <w:rPr>
                <w:rFonts w:ascii="Aptos" w:eastAsia="Times New Roman" w:hAnsi="Aptos" w:cs="Lucida Sans Unicode"/>
                <w:color w:val="562873" w:themeColor="accent1"/>
                <w:sz w:val="18"/>
                <w:szCs w:val="18"/>
              </w:rPr>
            </w:pPr>
            <w:r w:rsidRPr="007C5752">
              <w:rPr>
                <w:rFonts w:ascii="Aptos" w:eastAsia="Times New Roman" w:hAnsi="Aptos" w:cs="Lucida Sans Unicode"/>
                <w:color w:val="562873" w:themeColor="accent1"/>
                <w:sz w:val="18"/>
                <w:szCs w:val="18"/>
              </w:rPr>
              <w:t>Isothermal Heat Loads [W]</w:t>
            </w:r>
          </w:p>
        </w:tc>
        <w:tc>
          <w:tcPr>
            <w:tcW w:w="2492" w:type="pct"/>
            <w:gridSpan w:val="4"/>
            <w:shd w:val="clear" w:color="auto" w:fill="EBD9ED" w:themeFill="accent2" w:themeFillTint="33"/>
            <w:vAlign w:val="center"/>
          </w:tcPr>
          <w:p w14:paraId="7BA1FA96" w14:textId="21E6B60E" w:rsidR="007A02BC" w:rsidRPr="007C5752" w:rsidRDefault="007A02BC" w:rsidP="00AF7B8E">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color w:val="562873" w:themeColor="accent1"/>
                <w:sz w:val="18"/>
                <w:szCs w:val="18"/>
              </w:rPr>
              <w:t xml:space="preserve">Non-Isothermal Heat Loads </w:t>
            </w:r>
            <w:r w:rsidRPr="007C5752">
              <w:rPr>
                <w:rFonts w:ascii="Aptos" w:eastAsia="Times New Roman" w:hAnsi="Aptos" w:cs="Lucida Sans Unicode"/>
                <w:color w:val="562873" w:themeColor="accent1"/>
                <w:sz w:val="18"/>
                <w:szCs w:val="18"/>
              </w:rPr>
              <w:br/>
              <w:t>[W]</w:t>
            </w:r>
          </w:p>
        </w:tc>
        <w:tc>
          <w:tcPr>
            <w:tcW w:w="560" w:type="pct"/>
            <w:vMerge w:val="restart"/>
            <w:shd w:val="clear" w:color="auto" w:fill="EBD9ED" w:themeFill="accent2" w:themeFillTint="33"/>
            <w:vAlign w:val="center"/>
          </w:tcPr>
          <w:p w14:paraId="10174894" w14:textId="2B4E59EC" w:rsidR="007A02BC" w:rsidRPr="007C5752" w:rsidRDefault="007A02BC" w:rsidP="00AF7B8E">
            <w:pPr>
              <w:pStyle w:val="AASemiBold"/>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 xml:space="preserve">Indicative Equiv. Refrigeration Power,  </w:t>
            </w:r>
            <w:r w:rsidRPr="007C5752">
              <w:rPr>
                <w:rFonts w:ascii="Aptos" w:hAnsi="Aptos" w:cs="Lucida Sans Unicode"/>
                <w:sz w:val="18"/>
                <w:szCs w:val="18"/>
                <w:lang w:eastAsia="fr-FR"/>
              </w:rPr>
              <w:br/>
              <w:t>[</w:t>
            </w:r>
            <w:r w:rsidRPr="007C5752">
              <w:rPr>
                <w:rFonts w:ascii="Aptos" w:hAnsi="Aptos" w:cs="Lucida Sans Unicode"/>
                <w:b/>
                <w:bCs/>
                <w:sz w:val="18"/>
                <w:szCs w:val="18"/>
                <w:lang w:eastAsia="fr-FR"/>
              </w:rPr>
              <w:t>W @ 4.5K</w:t>
            </w:r>
            <w:r w:rsidRPr="007C5752">
              <w:rPr>
                <w:rFonts w:ascii="Aptos" w:hAnsi="Aptos" w:cs="Lucida Sans Unicode"/>
                <w:sz w:val="18"/>
                <w:szCs w:val="18"/>
                <w:lang w:eastAsia="fr-FR"/>
              </w:rPr>
              <w:t>]</w:t>
            </w:r>
          </w:p>
        </w:tc>
      </w:tr>
      <w:tr w:rsidR="007A02BC" w:rsidRPr="007C5752" w14:paraId="09E26B48" w14:textId="77777777" w:rsidTr="00EC63A5">
        <w:trPr>
          <w:cantSplit/>
          <w:trHeight w:val="595"/>
          <w:jc w:val="center"/>
        </w:trPr>
        <w:tc>
          <w:tcPr>
            <w:tcW w:w="946" w:type="pct"/>
            <w:vMerge/>
            <w:shd w:val="clear" w:color="auto" w:fill="EBD9ED" w:themeFill="accent2" w:themeFillTint="33"/>
            <w:vAlign w:val="center"/>
          </w:tcPr>
          <w:p w14:paraId="2D6C6EA6" w14:textId="77777777" w:rsidR="007A02BC" w:rsidRPr="007C5752" w:rsidRDefault="007A02BC" w:rsidP="00AF7B8E">
            <w:pPr>
              <w:spacing w:before="40" w:after="20"/>
              <w:jc w:val="center"/>
              <w:rPr>
                <w:rFonts w:ascii="Aptos" w:hAnsi="Aptos" w:cs="Lucida Sans Unicode"/>
                <w:sz w:val="16"/>
                <w:szCs w:val="16"/>
                <w:lang w:eastAsia="fr-FR"/>
              </w:rPr>
            </w:pPr>
          </w:p>
        </w:tc>
        <w:tc>
          <w:tcPr>
            <w:tcW w:w="502" w:type="pct"/>
            <w:vMerge w:val="restart"/>
            <w:shd w:val="clear" w:color="auto" w:fill="EBD9ED" w:themeFill="accent2" w:themeFillTint="33"/>
            <w:vAlign w:val="center"/>
          </w:tcPr>
          <w:p w14:paraId="33DD8FED"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8"/>
                <w:szCs w:val="18"/>
                <w:lang w:eastAsia="fr-FR"/>
              </w:rPr>
              <w:t xml:space="preserve">Bath at 2K </w:t>
            </w:r>
            <w:r w:rsidRPr="007C5752">
              <w:rPr>
                <w:rFonts w:ascii="Aptos" w:hAnsi="Aptos" w:cs="Lucida Sans Unicode"/>
                <w:sz w:val="16"/>
                <w:szCs w:val="16"/>
                <w:lang w:eastAsia="fr-FR"/>
              </w:rPr>
              <w:t>(q</w:t>
            </w:r>
            <w:r w:rsidRPr="007C5752">
              <w:rPr>
                <w:rFonts w:ascii="Aptos" w:hAnsi="Aptos" w:cs="Lucida Sans Unicode"/>
                <w:sz w:val="16"/>
                <w:szCs w:val="16"/>
                <w:vertAlign w:val="subscript"/>
                <w:lang w:eastAsia="fr-FR"/>
              </w:rPr>
              <w:t>CAV</w:t>
            </w:r>
            <w:r w:rsidRPr="007C5752">
              <w:rPr>
                <w:rFonts w:ascii="Aptos" w:hAnsi="Aptos" w:cs="Lucida Sans Unicode"/>
                <w:sz w:val="16"/>
                <w:szCs w:val="16"/>
                <w:lang w:eastAsia="fr-FR"/>
              </w:rPr>
              <w:t>)</w:t>
            </w:r>
          </w:p>
        </w:tc>
        <w:tc>
          <w:tcPr>
            <w:tcW w:w="502" w:type="pct"/>
            <w:vMerge w:val="restart"/>
            <w:shd w:val="clear" w:color="auto" w:fill="EBD9ED" w:themeFill="accent2" w:themeFillTint="33"/>
            <w:vAlign w:val="center"/>
          </w:tcPr>
          <w:p w14:paraId="55E744B9"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8"/>
                <w:szCs w:val="18"/>
                <w:lang w:eastAsia="fr-FR"/>
              </w:rPr>
              <w:t xml:space="preserve">Bath at 4K </w:t>
            </w:r>
            <w:r w:rsidRPr="007C5752">
              <w:rPr>
                <w:rFonts w:ascii="Aptos" w:hAnsi="Aptos" w:cs="Lucida Sans Unicode"/>
                <w:sz w:val="16"/>
                <w:szCs w:val="16"/>
                <w:lang w:eastAsia="fr-FR"/>
              </w:rPr>
              <w:t>(q</w:t>
            </w:r>
            <w:r w:rsidRPr="007C5752">
              <w:rPr>
                <w:rFonts w:ascii="Aptos" w:hAnsi="Aptos" w:cs="Lucida Sans Unicode"/>
                <w:sz w:val="16"/>
                <w:szCs w:val="16"/>
                <w:vertAlign w:val="subscript"/>
                <w:lang w:eastAsia="fr-FR"/>
              </w:rPr>
              <w:t>CAV</w:t>
            </w:r>
            <w:r w:rsidRPr="007C5752">
              <w:rPr>
                <w:rFonts w:ascii="Aptos" w:hAnsi="Aptos" w:cs="Lucida Sans Unicode"/>
                <w:sz w:val="16"/>
                <w:szCs w:val="16"/>
                <w:lang w:eastAsia="fr-FR"/>
              </w:rPr>
              <w:t>)</w:t>
            </w:r>
          </w:p>
        </w:tc>
        <w:tc>
          <w:tcPr>
            <w:tcW w:w="555" w:type="pct"/>
            <w:shd w:val="clear" w:color="auto" w:fill="EBD9ED" w:themeFill="accent2" w:themeFillTint="33"/>
            <w:vAlign w:val="center"/>
          </w:tcPr>
          <w:p w14:paraId="37F0A338"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VLP return line</w:t>
            </w:r>
          </w:p>
          <w:p w14:paraId="10DF4876"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3.5K-3.7K (qI</w:t>
            </w:r>
            <w:r w:rsidRPr="007C5752">
              <w:rPr>
                <w:rFonts w:ascii="Aptos" w:hAnsi="Aptos" w:cs="Lucida Sans Unicode"/>
                <w:sz w:val="16"/>
                <w:szCs w:val="16"/>
                <w:vertAlign w:val="subscript"/>
                <w:lang w:eastAsia="fr-FR"/>
              </w:rPr>
              <w:t>B</w:t>
            </w:r>
            <w:r w:rsidRPr="007C5752">
              <w:rPr>
                <w:rFonts w:ascii="Aptos" w:hAnsi="Aptos" w:cs="Lucida Sans Unicode"/>
                <w:sz w:val="16"/>
                <w:szCs w:val="16"/>
                <w:lang w:eastAsia="fr-FR"/>
              </w:rPr>
              <w:t>)</w:t>
            </w:r>
          </w:p>
        </w:tc>
        <w:tc>
          <w:tcPr>
            <w:tcW w:w="620" w:type="pct"/>
            <w:shd w:val="clear" w:color="auto" w:fill="EBD9ED" w:themeFill="accent2" w:themeFillTint="33"/>
            <w:vAlign w:val="center"/>
          </w:tcPr>
          <w:p w14:paraId="15177015" w14:textId="3722C4F1"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SHe supply line</w:t>
            </w:r>
          </w:p>
          <w:p w14:paraId="53217C8F"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4.5K (qI</w:t>
            </w:r>
            <w:r w:rsidRPr="007C5752">
              <w:rPr>
                <w:rFonts w:ascii="Aptos" w:hAnsi="Aptos" w:cs="Lucida Sans Unicode"/>
                <w:sz w:val="16"/>
                <w:szCs w:val="16"/>
                <w:vertAlign w:val="subscript"/>
                <w:lang w:eastAsia="fr-FR"/>
              </w:rPr>
              <w:t>A</w:t>
            </w:r>
            <w:r w:rsidRPr="007C5752">
              <w:rPr>
                <w:rFonts w:ascii="Aptos" w:hAnsi="Aptos" w:cs="Lucida Sans Unicode"/>
                <w:sz w:val="16"/>
                <w:szCs w:val="16"/>
                <w:lang w:eastAsia="fr-FR"/>
              </w:rPr>
              <w:t>)</w:t>
            </w:r>
          </w:p>
        </w:tc>
        <w:tc>
          <w:tcPr>
            <w:tcW w:w="564" w:type="pct"/>
            <w:shd w:val="clear" w:color="auto" w:fill="EBD9ED" w:themeFill="accent2" w:themeFillTint="33"/>
            <w:vAlign w:val="center"/>
          </w:tcPr>
          <w:p w14:paraId="1DF86951" w14:textId="112853BF"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TS (40-60K)</w:t>
            </w:r>
          </w:p>
          <w:p w14:paraId="5DED0065" w14:textId="77777777" w:rsidR="007A02BC" w:rsidRPr="007C5752" w:rsidRDefault="007A02BC" w:rsidP="00AF7B8E">
            <w:pPr>
              <w:spacing w:before="40" w:after="20"/>
              <w:ind w:left="-103" w:right="-110"/>
              <w:jc w:val="center"/>
              <w:rPr>
                <w:rFonts w:ascii="Aptos" w:hAnsi="Aptos" w:cs="Lucida Sans Unicode"/>
                <w:sz w:val="16"/>
                <w:szCs w:val="16"/>
                <w:lang w:eastAsia="fr-FR"/>
              </w:rPr>
            </w:pPr>
            <w:r w:rsidRPr="007C5752">
              <w:rPr>
                <w:rFonts w:ascii="Aptos" w:hAnsi="Aptos" w:cs="Lucida Sans Unicode"/>
                <w:color w:val="562873" w:themeColor="accent1"/>
                <w:sz w:val="16"/>
                <w:szCs w:val="16"/>
                <w:lang w:eastAsia="fr-FR"/>
              </w:rPr>
              <w:t>(q</w:t>
            </w:r>
            <w:r w:rsidRPr="007C5752">
              <w:rPr>
                <w:rFonts w:ascii="Aptos" w:hAnsi="Aptos" w:cs="Lucida Sans Unicode"/>
                <w:color w:val="562873" w:themeColor="accent1"/>
                <w:sz w:val="16"/>
                <w:szCs w:val="16"/>
                <w:vertAlign w:val="subscript"/>
                <w:lang w:eastAsia="fr-FR"/>
              </w:rPr>
              <w:t>TS</w:t>
            </w:r>
            <w:r w:rsidRPr="007C5752">
              <w:rPr>
                <w:rFonts w:ascii="Aptos" w:hAnsi="Aptos" w:cs="Lucida Sans Unicode"/>
                <w:color w:val="562873" w:themeColor="accent1"/>
                <w:sz w:val="16"/>
                <w:szCs w:val="16"/>
                <w:lang w:eastAsia="fr-FR"/>
              </w:rPr>
              <w:t>+ qI</w:t>
            </w:r>
            <w:r w:rsidRPr="007C5752">
              <w:rPr>
                <w:rFonts w:ascii="Aptos" w:hAnsi="Aptos" w:cs="Lucida Sans Unicode"/>
                <w:color w:val="562873" w:themeColor="accent1"/>
                <w:sz w:val="16"/>
                <w:szCs w:val="16"/>
                <w:vertAlign w:val="subscript"/>
                <w:lang w:eastAsia="fr-FR"/>
              </w:rPr>
              <w:t>E</w:t>
            </w:r>
            <w:r w:rsidRPr="007C5752">
              <w:rPr>
                <w:rFonts w:ascii="Aptos" w:hAnsi="Aptos" w:cs="Lucida Sans Unicode"/>
                <w:color w:val="562873" w:themeColor="accent1"/>
                <w:sz w:val="16"/>
                <w:szCs w:val="16"/>
                <w:lang w:eastAsia="fr-FR"/>
              </w:rPr>
              <w:t xml:space="preserve"> + qI</w:t>
            </w:r>
            <w:r w:rsidRPr="007C5752">
              <w:rPr>
                <w:rFonts w:ascii="Aptos" w:hAnsi="Aptos" w:cs="Lucida Sans Unicode"/>
                <w:color w:val="562873" w:themeColor="accent1"/>
                <w:sz w:val="16"/>
                <w:szCs w:val="16"/>
                <w:vertAlign w:val="subscript"/>
                <w:lang w:eastAsia="fr-FR"/>
              </w:rPr>
              <w:t>D</w:t>
            </w:r>
            <w:r w:rsidRPr="007C5752">
              <w:rPr>
                <w:rFonts w:ascii="Aptos" w:hAnsi="Aptos" w:cs="Lucida Sans Unicode"/>
                <w:color w:val="562873" w:themeColor="accent1"/>
                <w:sz w:val="16"/>
                <w:szCs w:val="16"/>
                <w:lang w:eastAsia="fr-FR"/>
              </w:rPr>
              <w:t>)</w:t>
            </w:r>
          </w:p>
        </w:tc>
        <w:tc>
          <w:tcPr>
            <w:tcW w:w="753" w:type="pct"/>
            <w:shd w:val="clear" w:color="auto" w:fill="EBD9ED" w:themeFill="accent2" w:themeFillTint="33"/>
            <w:vAlign w:val="center"/>
          </w:tcPr>
          <w:p w14:paraId="683516D4" w14:textId="77777777" w:rsidR="007A02BC" w:rsidRPr="007C5752" w:rsidRDefault="007A02BC" w:rsidP="00AF7B8E">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Mass Flow (g/s) for couplers 4.5-300K (q</w:t>
            </w:r>
            <w:r w:rsidRPr="007C5752">
              <w:rPr>
                <w:rFonts w:ascii="Aptos" w:hAnsi="Aptos" w:cs="Lucida Sans Unicode"/>
                <w:sz w:val="16"/>
                <w:szCs w:val="16"/>
                <w:vertAlign w:val="subscript"/>
                <w:lang w:eastAsia="fr-FR"/>
              </w:rPr>
              <w:t>CPL</w:t>
            </w:r>
            <w:r w:rsidRPr="007C5752">
              <w:rPr>
                <w:rFonts w:ascii="Aptos" w:hAnsi="Aptos" w:cs="Lucida Sans Unicode"/>
                <w:sz w:val="16"/>
                <w:szCs w:val="16"/>
                <w:lang w:eastAsia="fr-FR"/>
              </w:rPr>
              <w:t>)</w:t>
            </w:r>
          </w:p>
        </w:tc>
        <w:tc>
          <w:tcPr>
            <w:tcW w:w="560" w:type="pct"/>
            <w:vMerge/>
            <w:shd w:val="clear" w:color="auto" w:fill="EBD9ED" w:themeFill="accent2" w:themeFillTint="33"/>
            <w:vAlign w:val="center"/>
          </w:tcPr>
          <w:p w14:paraId="57B9B1AF" w14:textId="77777777" w:rsidR="007A02BC" w:rsidRPr="007C5752" w:rsidRDefault="007A02BC" w:rsidP="00AF7B8E">
            <w:pPr>
              <w:spacing w:before="40" w:after="20"/>
              <w:ind w:left="-103" w:right="-110"/>
              <w:jc w:val="center"/>
              <w:rPr>
                <w:rFonts w:ascii="Aptos" w:hAnsi="Aptos" w:cs="Lucida Sans Unicode"/>
                <w:sz w:val="18"/>
                <w:szCs w:val="18"/>
                <w:lang w:eastAsia="fr-FR"/>
              </w:rPr>
            </w:pPr>
          </w:p>
        </w:tc>
      </w:tr>
      <w:tr w:rsidR="007A02BC" w:rsidRPr="007C5752" w14:paraId="43EF6B9F" w14:textId="77777777" w:rsidTr="00EC63A5">
        <w:trPr>
          <w:cantSplit/>
          <w:trHeight w:val="595"/>
          <w:jc w:val="center"/>
        </w:trPr>
        <w:tc>
          <w:tcPr>
            <w:tcW w:w="946" w:type="pct"/>
            <w:vMerge/>
            <w:shd w:val="clear" w:color="auto" w:fill="EBD9ED" w:themeFill="accent2" w:themeFillTint="33"/>
            <w:vAlign w:val="center"/>
          </w:tcPr>
          <w:p w14:paraId="3569EFF4" w14:textId="77777777" w:rsidR="007A02BC" w:rsidRPr="007C5752" w:rsidRDefault="007A02BC" w:rsidP="008A1DD5">
            <w:pPr>
              <w:spacing w:before="40" w:after="20"/>
              <w:jc w:val="center"/>
              <w:rPr>
                <w:rFonts w:ascii="Aptos" w:hAnsi="Aptos" w:cs="Lucida Sans Unicode"/>
                <w:sz w:val="16"/>
                <w:szCs w:val="16"/>
                <w:lang w:eastAsia="fr-FR"/>
              </w:rPr>
            </w:pPr>
          </w:p>
        </w:tc>
        <w:tc>
          <w:tcPr>
            <w:tcW w:w="502" w:type="pct"/>
            <w:vMerge/>
            <w:shd w:val="clear" w:color="auto" w:fill="EBD9ED" w:themeFill="accent2" w:themeFillTint="33"/>
            <w:vAlign w:val="center"/>
          </w:tcPr>
          <w:p w14:paraId="3C273011" w14:textId="77777777"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p>
        </w:tc>
        <w:tc>
          <w:tcPr>
            <w:tcW w:w="502" w:type="pct"/>
            <w:vMerge/>
            <w:shd w:val="clear" w:color="auto" w:fill="EBD9ED" w:themeFill="accent2" w:themeFillTint="33"/>
            <w:vAlign w:val="center"/>
          </w:tcPr>
          <w:p w14:paraId="466BE081" w14:textId="77777777"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p>
        </w:tc>
        <w:tc>
          <w:tcPr>
            <w:tcW w:w="555" w:type="pct"/>
            <w:shd w:val="clear" w:color="auto" w:fill="EBD9ED" w:themeFill="accent2" w:themeFillTint="33"/>
            <w:vAlign w:val="center"/>
          </w:tcPr>
          <w:p w14:paraId="0BF91739" w14:textId="1C6C5087"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QRB</w:t>
            </w:r>
            <w:r w:rsidR="00DC1A7F" w:rsidRPr="007C5752">
              <w:rPr>
                <w:rFonts w:ascii="Aptos" w:hAnsi="Aptos" w:cs="Lucida Sans Unicode"/>
                <w:sz w:val="16"/>
                <w:szCs w:val="16"/>
                <w:lang w:eastAsia="fr-FR"/>
              </w:rPr>
              <w:t>.</w:t>
            </w:r>
            <w:r w:rsidR="00DE14D1" w:rsidRPr="007C5752">
              <w:rPr>
                <w:rFonts w:ascii="Aptos" w:hAnsi="Aptos" w:cs="Lucida Sans Unicode"/>
                <w:sz w:val="16"/>
                <w:szCs w:val="16"/>
                <w:lang w:eastAsia="fr-FR"/>
              </w:rPr>
              <w:t>B</w:t>
            </w:r>
          </w:p>
        </w:tc>
        <w:tc>
          <w:tcPr>
            <w:tcW w:w="620" w:type="pct"/>
            <w:shd w:val="clear" w:color="auto" w:fill="EBD9ED" w:themeFill="accent2" w:themeFillTint="33"/>
            <w:vAlign w:val="center"/>
          </w:tcPr>
          <w:p w14:paraId="6DFCAA90" w14:textId="537A2F7C"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QRB</w:t>
            </w:r>
            <w:r w:rsidR="00DC1A7F" w:rsidRPr="007C5752">
              <w:rPr>
                <w:rFonts w:ascii="Aptos" w:hAnsi="Aptos" w:cs="Lucida Sans Unicode"/>
                <w:sz w:val="16"/>
                <w:szCs w:val="16"/>
                <w:lang w:eastAsia="fr-FR"/>
              </w:rPr>
              <w:t>.</w:t>
            </w:r>
            <w:r w:rsidR="00DE14D1" w:rsidRPr="007C5752">
              <w:rPr>
                <w:rFonts w:ascii="Aptos" w:hAnsi="Aptos" w:cs="Lucida Sans Unicode"/>
                <w:sz w:val="16"/>
                <w:szCs w:val="16"/>
                <w:lang w:eastAsia="fr-FR"/>
              </w:rPr>
              <w:t>A</w:t>
            </w:r>
          </w:p>
        </w:tc>
        <w:tc>
          <w:tcPr>
            <w:tcW w:w="564" w:type="pct"/>
            <w:shd w:val="clear" w:color="auto" w:fill="EBD9ED" w:themeFill="accent2" w:themeFillTint="33"/>
            <w:vAlign w:val="center"/>
          </w:tcPr>
          <w:p w14:paraId="33909705" w14:textId="6C7C5E9C"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QRB</w:t>
            </w:r>
            <w:r w:rsidR="00DC1A7F" w:rsidRPr="007C5752">
              <w:rPr>
                <w:rFonts w:ascii="Aptos" w:hAnsi="Aptos" w:cs="Lucida Sans Unicode"/>
                <w:sz w:val="16"/>
                <w:szCs w:val="16"/>
                <w:lang w:eastAsia="fr-FR"/>
              </w:rPr>
              <w:t>.</w:t>
            </w:r>
            <w:r w:rsidRPr="007C5752">
              <w:rPr>
                <w:rFonts w:ascii="Aptos" w:hAnsi="Aptos" w:cs="Lucida Sans Unicode"/>
                <w:sz w:val="16"/>
                <w:szCs w:val="16"/>
                <w:lang w:eastAsia="fr-FR"/>
              </w:rPr>
              <w:t>D, QRB</w:t>
            </w:r>
            <w:r w:rsidR="006A6B3B" w:rsidRPr="007C5752">
              <w:rPr>
                <w:rFonts w:ascii="Aptos" w:hAnsi="Aptos" w:cs="Lucida Sans Unicode"/>
                <w:sz w:val="16"/>
                <w:szCs w:val="16"/>
                <w:lang w:eastAsia="fr-FR"/>
              </w:rPr>
              <w:t>.</w:t>
            </w:r>
            <w:r w:rsidRPr="007C5752">
              <w:rPr>
                <w:rFonts w:ascii="Aptos" w:hAnsi="Aptos" w:cs="Lucida Sans Unicode"/>
                <w:sz w:val="16"/>
                <w:szCs w:val="16"/>
                <w:lang w:eastAsia="fr-FR"/>
              </w:rPr>
              <w:t>E</w:t>
            </w:r>
          </w:p>
        </w:tc>
        <w:tc>
          <w:tcPr>
            <w:tcW w:w="753" w:type="pct"/>
            <w:shd w:val="clear" w:color="auto" w:fill="EBD9ED" w:themeFill="accent2" w:themeFillTint="33"/>
            <w:vAlign w:val="center"/>
          </w:tcPr>
          <w:p w14:paraId="4CFE72B5" w14:textId="716CD89C" w:rsidR="007A02BC" w:rsidRPr="007C5752" w:rsidRDefault="007A02BC" w:rsidP="008A1DD5">
            <w:pPr>
              <w:pStyle w:val="AASemiBold"/>
              <w:spacing w:before="40" w:after="20"/>
              <w:ind w:left="-103" w:right="-110"/>
              <w:jc w:val="center"/>
              <w:rPr>
                <w:rFonts w:ascii="Aptos" w:hAnsi="Aptos" w:cs="Lucida Sans Unicode"/>
                <w:sz w:val="16"/>
                <w:szCs w:val="16"/>
                <w:lang w:eastAsia="fr-FR"/>
              </w:rPr>
            </w:pPr>
            <w:r w:rsidRPr="007C5752">
              <w:rPr>
                <w:rFonts w:ascii="Aptos" w:hAnsi="Aptos" w:cs="Lucida Sans Unicode"/>
                <w:sz w:val="16"/>
                <w:szCs w:val="16"/>
                <w:lang w:eastAsia="fr-FR"/>
              </w:rPr>
              <w:t>QRB</w:t>
            </w:r>
            <w:r w:rsidR="00DC1A7F" w:rsidRPr="007C5752">
              <w:rPr>
                <w:rFonts w:ascii="Aptos" w:hAnsi="Aptos" w:cs="Lucida Sans Unicode"/>
                <w:sz w:val="16"/>
                <w:szCs w:val="16"/>
                <w:lang w:eastAsia="fr-FR"/>
              </w:rPr>
              <w:t>.</w:t>
            </w:r>
            <w:r w:rsidRPr="007C5752">
              <w:rPr>
                <w:rFonts w:ascii="Aptos" w:hAnsi="Aptos" w:cs="Lucida Sans Unicode"/>
                <w:sz w:val="16"/>
                <w:szCs w:val="16"/>
                <w:lang w:eastAsia="fr-FR"/>
              </w:rPr>
              <w:t>W (via QINFRA</w:t>
            </w:r>
            <w:r w:rsidR="006A6B3B" w:rsidRPr="007C5752">
              <w:rPr>
                <w:rFonts w:ascii="Aptos" w:hAnsi="Aptos" w:cs="Lucida Sans Unicode"/>
                <w:sz w:val="16"/>
                <w:szCs w:val="16"/>
                <w:lang w:eastAsia="fr-FR"/>
              </w:rPr>
              <w:t>.</w:t>
            </w:r>
            <w:r w:rsidRPr="007C5752">
              <w:rPr>
                <w:rFonts w:ascii="Aptos" w:hAnsi="Aptos" w:cs="Lucida Sans Unicode"/>
                <w:sz w:val="16"/>
                <w:szCs w:val="16"/>
                <w:lang w:eastAsia="fr-FR"/>
              </w:rPr>
              <w:t>W)</w:t>
            </w:r>
          </w:p>
        </w:tc>
        <w:tc>
          <w:tcPr>
            <w:tcW w:w="560" w:type="pct"/>
            <w:vMerge/>
            <w:shd w:val="clear" w:color="auto" w:fill="EBD9ED" w:themeFill="accent2" w:themeFillTint="33"/>
            <w:vAlign w:val="center"/>
          </w:tcPr>
          <w:p w14:paraId="58836610" w14:textId="77777777" w:rsidR="007A02BC" w:rsidRPr="007C5752" w:rsidRDefault="007A02BC" w:rsidP="008A1DD5">
            <w:pPr>
              <w:spacing w:before="40" w:after="20"/>
              <w:ind w:left="-103" w:right="-110"/>
              <w:jc w:val="center"/>
              <w:rPr>
                <w:rFonts w:ascii="Aptos" w:hAnsi="Aptos" w:cs="Lucida Sans Unicode"/>
                <w:sz w:val="18"/>
                <w:szCs w:val="18"/>
                <w:lang w:eastAsia="fr-FR"/>
              </w:rPr>
            </w:pPr>
          </w:p>
        </w:tc>
      </w:tr>
      <w:tr w:rsidR="008A1DD5" w:rsidRPr="007C5752" w14:paraId="0506DE35" w14:textId="77777777" w:rsidTr="00EC63A5">
        <w:trPr>
          <w:cantSplit/>
          <w:trHeight w:val="646"/>
          <w:jc w:val="center"/>
        </w:trPr>
        <w:tc>
          <w:tcPr>
            <w:tcW w:w="946" w:type="pct"/>
            <w:vAlign w:val="center"/>
          </w:tcPr>
          <w:p w14:paraId="4E3A616D" w14:textId="54415708" w:rsidR="008A1DD5" w:rsidRPr="007C5752" w:rsidRDefault="008A1DD5" w:rsidP="008A1DD5">
            <w:pPr>
              <w:spacing w:before="40" w:after="20"/>
              <w:ind w:left="-118" w:right="-109"/>
              <w:jc w:val="center"/>
              <w:rPr>
                <w:rFonts w:ascii="Aptos" w:eastAsia="Times New Roman" w:hAnsi="Aptos" w:cs="Lucida Sans Unicode"/>
                <w:color w:val="562873" w:themeColor="accent1"/>
                <w:sz w:val="18"/>
                <w:szCs w:val="18"/>
              </w:rPr>
            </w:pPr>
            <w:r w:rsidRPr="007C5752">
              <w:rPr>
                <w:rFonts w:ascii="Aptos" w:eastAsia="Times New Roman" w:hAnsi="Aptos" w:cs="Lucida Sans Unicode"/>
                <w:color w:val="562873" w:themeColor="accent1"/>
                <w:sz w:val="18"/>
                <w:szCs w:val="18"/>
              </w:rPr>
              <w:t>2K Operation for 30QM:</w:t>
            </w:r>
          </w:p>
          <w:p w14:paraId="30B87C3F" w14:textId="77777777" w:rsidR="008A1DD5" w:rsidRPr="007C5752" w:rsidRDefault="008A1DD5" w:rsidP="008A1DD5">
            <w:pPr>
              <w:spacing w:before="40" w:after="20"/>
              <w:ind w:left="-118" w:right="-109"/>
              <w:jc w:val="center"/>
              <w:rPr>
                <w:rFonts w:ascii="Aptos" w:hAnsi="Aptos" w:cs="Lucida Sans Unicode"/>
                <w:sz w:val="18"/>
                <w:szCs w:val="18"/>
                <w:lang w:eastAsia="fr-FR"/>
              </w:rPr>
            </w:pPr>
            <w:r w:rsidRPr="007C5752">
              <w:rPr>
                <w:rFonts w:ascii="Aptos" w:eastAsia="Times New Roman" w:hAnsi="Aptos" w:cs="Lucida Sans Unicode"/>
                <w:color w:val="562873" w:themeColor="accent1"/>
                <w:sz w:val="18"/>
                <w:szCs w:val="18"/>
              </w:rPr>
              <w:t>Nominal Design Point</w:t>
            </w:r>
          </w:p>
        </w:tc>
        <w:tc>
          <w:tcPr>
            <w:tcW w:w="502" w:type="pct"/>
            <w:vAlign w:val="center"/>
          </w:tcPr>
          <w:p w14:paraId="30835B13"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900</w:t>
            </w:r>
          </w:p>
        </w:tc>
        <w:tc>
          <w:tcPr>
            <w:tcW w:w="502" w:type="pct"/>
            <w:vAlign w:val="center"/>
          </w:tcPr>
          <w:p w14:paraId="3A49A7BE"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55" w:type="pct"/>
            <w:vAlign w:val="center"/>
          </w:tcPr>
          <w:p w14:paraId="36B4F492"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40</w:t>
            </w:r>
          </w:p>
        </w:tc>
        <w:tc>
          <w:tcPr>
            <w:tcW w:w="620" w:type="pct"/>
            <w:vAlign w:val="center"/>
          </w:tcPr>
          <w:p w14:paraId="571768FE"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20</w:t>
            </w:r>
          </w:p>
        </w:tc>
        <w:tc>
          <w:tcPr>
            <w:tcW w:w="564" w:type="pct"/>
            <w:vAlign w:val="center"/>
          </w:tcPr>
          <w:p w14:paraId="3823BDF4"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8600</w:t>
            </w:r>
          </w:p>
        </w:tc>
        <w:tc>
          <w:tcPr>
            <w:tcW w:w="753" w:type="pct"/>
            <w:vAlign w:val="center"/>
          </w:tcPr>
          <w:p w14:paraId="4E3AFFC6"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2</w:t>
            </w:r>
          </w:p>
        </w:tc>
        <w:tc>
          <w:tcPr>
            <w:tcW w:w="560" w:type="pct"/>
            <w:vAlign w:val="center"/>
          </w:tcPr>
          <w:p w14:paraId="4873295E"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3430</w:t>
            </w:r>
          </w:p>
        </w:tc>
      </w:tr>
      <w:tr w:rsidR="008A1DD5" w:rsidRPr="007C5752" w14:paraId="71A966BE" w14:textId="77777777" w:rsidTr="00EC63A5">
        <w:trPr>
          <w:cantSplit/>
          <w:trHeight w:val="646"/>
          <w:jc w:val="center"/>
        </w:trPr>
        <w:tc>
          <w:tcPr>
            <w:tcW w:w="946" w:type="pct"/>
            <w:vAlign w:val="center"/>
          </w:tcPr>
          <w:p w14:paraId="73874FAC" w14:textId="716F3A3D" w:rsidR="008A1DD5" w:rsidRPr="007C5752" w:rsidRDefault="008A1DD5" w:rsidP="008A1DD5">
            <w:pPr>
              <w:spacing w:before="40" w:after="20"/>
              <w:jc w:val="center"/>
              <w:rPr>
                <w:rFonts w:ascii="Aptos" w:eastAsia="Times New Roman" w:hAnsi="Aptos" w:cs="Lucida Sans Unicode"/>
                <w:color w:val="562873" w:themeColor="accent1"/>
                <w:sz w:val="18"/>
                <w:szCs w:val="18"/>
              </w:rPr>
            </w:pPr>
            <w:r w:rsidRPr="007C5752">
              <w:rPr>
                <w:rFonts w:ascii="Aptos" w:eastAsia="Times New Roman" w:hAnsi="Aptos" w:cs="Lucida Sans Unicode"/>
                <w:color w:val="562873" w:themeColor="accent1"/>
                <w:sz w:val="18"/>
                <w:szCs w:val="18"/>
              </w:rPr>
              <w:t>2K Standby for 24QM:</w:t>
            </w:r>
          </w:p>
          <w:p w14:paraId="29087112" w14:textId="77777777" w:rsidR="008A1DD5" w:rsidRPr="007C5752" w:rsidRDefault="008A1DD5" w:rsidP="008A1DD5">
            <w:pPr>
              <w:spacing w:before="40" w:after="20"/>
              <w:jc w:val="center"/>
              <w:rPr>
                <w:rFonts w:ascii="Aptos" w:hAnsi="Aptos" w:cs="Lucida Sans Unicode"/>
                <w:sz w:val="18"/>
                <w:szCs w:val="18"/>
                <w:lang w:eastAsia="fr-FR"/>
              </w:rPr>
            </w:pPr>
            <w:r w:rsidRPr="007C5752">
              <w:rPr>
                <w:rFonts w:ascii="Aptos" w:eastAsia="Times New Roman" w:hAnsi="Aptos" w:cs="Lucida Sans Unicode"/>
                <w:color w:val="562873" w:themeColor="accent1"/>
                <w:sz w:val="18"/>
                <w:szCs w:val="18"/>
              </w:rPr>
              <w:t>Minimal Design Point</w:t>
            </w:r>
          </w:p>
        </w:tc>
        <w:tc>
          <w:tcPr>
            <w:tcW w:w="502" w:type="pct"/>
            <w:vAlign w:val="center"/>
          </w:tcPr>
          <w:p w14:paraId="43E6957B"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340</w:t>
            </w:r>
          </w:p>
        </w:tc>
        <w:tc>
          <w:tcPr>
            <w:tcW w:w="502" w:type="pct"/>
            <w:vAlign w:val="center"/>
          </w:tcPr>
          <w:p w14:paraId="000176A4"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55" w:type="pct"/>
            <w:vAlign w:val="center"/>
          </w:tcPr>
          <w:p w14:paraId="533114B8"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30</w:t>
            </w:r>
          </w:p>
        </w:tc>
        <w:tc>
          <w:tcPr>
            <w:tcW w:w="620" w:type="pct"/>
            <w:vAlign w:val="center"/>
          </w:tcPr>
          <w:p w14:paraId="1CF4B7F4"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10</w:t>
            </w:r>
          </w:p>
        </w:tc>
        <w:tc>
          <w:tcPr>
            <w:tcW w:w="564" w:type="pct"/>
            <w:vAlign w:val="center"/>
          </w:tcPr>
          <w:p w14:paraId="7341DC8F"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5100</w:t>
            </w:r>
          </w:p>
        </w:tc>
        <w:tc>
          <w:tcPr>
            <w:tcW w:w="753" w:type="pct"/>
            <w:vAlign w:val="center"/>
          </w:tcPr>
          <w:p w14:paraId="40B760BF"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w:t>
            </w:r>
          </w:p>
        </w:tc>
        <w:tc>
          <w:tcPr>
            <w:tcW w:w="560" w:type="pct"/>
            <w:vAlign w:val="center"/>
          </w:tcPr>
          <w:p w14:paraId="56075088" w14:textId="397D2CAD"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1490</w:t>
            </w:r>
          </w:p>
        </w:tc>
      </w:tr>
      <w:tr w:rsidR="008A1DD5" w:rsidRPr="007C5752" w14:paraId="179449D7" w14:textId="77777777" w:rsidTr="00EC63A5">
        <w:trPr>
          <w:cantSplit/>
          <w:trHeight w:val="646"/>
          <w:jc w:val="center"/>
        </w:trPr>
        <w:tc>
          <w:tcPr>
            <w:tcW w:w="946" w:type="pct"/>
            <w:vAlign w:val="center"/>
          </w:tcPr>
          <w:p w14:paraId="0AD77219" w14:textId="0CF52657" w:rsidR="008A1DD5" w:rsidRPr="007C5752" w:rsidRDefault="008A1DD5" w:rsidP="008A1DD5">
            <w:pPr>
              <w:spacing w:before="40" w:after="20"/>
              <w:jc w:val="center"/>
              <w:rPr>
                <w:rFonts w:ascii="Aptos" w:eastAsia="Times New Roman" w:hAnsi="Aptos" w:cs="Lucida Sans Unicode"/>
                <w:color w:val="562873" w:themeColor="accent1"/>
                <w:sz w:val="18"/>
                <w:szCs w:val="18"/>
              </w:rPr>
            </w:pPr>
            <w:r w:rsidRPr="007C5752">
              <w:rPr>
                <w:rFonts w:ascii="Aptos" w:eastAsia="Times New Roman" w:hAnsi="Aptos" w:cs="Lucida Sans Unicode"/>
                <w:color w:val="562873" w:themeColor="accent1"/>
                <w:sz w:val="18"/>
                <w:szCs w:val="18"/>
              </w:rPr>
              <w:t>4.5K Standby for 30 QM</w:t>
            </w:r>
          </w:p>
        </w:tc>
        <w:tc>
          <w:tcPr>
            <w:tcW w:w="502" w:type="pct"/>
            <w:vAlign w:val="center"/>
          </w:tcPr>
          <w:p w14:paraId="0640F24A"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02" w:type="pct"/>
            <w:vAlign w:val="center"/>
          </w:tcPr>
          <w:p w14:paraId="049BC61F" w14:textId="77777777" w:rsidR="008A1DD5" w:rsidRPr="007C5752" w:rsidRDefault="008A1DD5" w:rsidP="008A1DD5">
            <w:pPr>
              <w:spacing w:before="40" w:after="20"/>
              <w:ind w:left="-103" w:right="-110"/>
              <w:jc w:val="center"/>
              <w:rPr>
                <w:rFonts w:ascii="Aptos" w:hAnsi="Aptos" w:cs="Lucida Sans Unicode"/>
                <w:sz w:val="18"/>
                <w:szCs w:val="18"/>
                <w:vertAlign w:val="superscript"/>
                <w:lang w:eastAsia="fr-FR"/>
              </w:rPr>
            </w:pPr>
            <w:r w:rsidRPr="007C5752">
              <w:rPr>
                <w:rFonts w:ascii="Aptos" w:eastAsia="Times New Roman" w:hAnsi="Aptos" w:cs="Lucida Sans Unicode"/>
                <w:sz w:val="18"/>
                <w:szCs w:val="18"/>
              </w:rPr>
              <w:t>560</w:t>
            </w:r>
          </w:p>
        </w:tc>
        <w:tc>
          <w:tcPr>
            <w:tcW w:w="555" w:type="pct"/>
            <w:vAlign w:val="center"/>
          </w:tcPr>
          <w:p w14:paraId="670C4071"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620" w:type="pct"/>
            <w:vAlign w:val="center"/>
          </w:tcPr>
          <w:p w14:paraId="5C111D32"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11</w:t>
            </w:r>
          </w:p>
        </w:tc>
        <w:tc>
          <w:tcPr>
            <w:tcW w:w="564" w:type="pct"/>
            <w:vAlign w:val="center"/>
          </w:tcPr>
          <w:p w14:paraId="1799E175"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8600</w:t>
            </w:r>
          </w:p>
        </w:tc>
        <w:tc>
          <w:tcPr>
            <w:tcW w:w="753" w:type="pct"/>
            <w:vAlign w:val="center"/>
          </w:tcPr>
          <w:p w14:paraId="056AF443"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2</w:t>
            </w:r>
          </w:p>
        </w:tc>
        <w:tc>
          <w:tcPr>
            <w:tcW w:w="560" w:type="pct"/>
            <w:vAlign w:val="center"/>
          </w:tcPr>
          <w:p w14:paraId="73296F00"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1640</w:t>
            </w:r>
          </w:p>
        </w:tc>
      </w:tr>
      <w:tr w:rsidR="008A1DD5" w:rsidRPr="007C5752" w14:paraId="7F94C93B" w14:textId="77777777" w:rsidTr="00EC63A5">
        <w:trPr>
          <w:cantSplit/>
          <w:trHeight w:val="646"/>
          <w:jc w:val="center"/>
        </w:trPr>
        <w:tc>
          <w:tcPr>
            <w:tcW w:w="946" w:type="pct"/>
            <w:vAlign w:val="center"/>
          </w:tcPr>
          <w:p w14:paraId="2EE173E1" w14:textId="68044B6D" w:rsidR="008A1DD5" w:rsidRPr="007C5752" w:rsidRDefault="008A1DD5" w:rsidP="008A1DD5">
            <w:pPr>
              <w:spacing w:before="40" w:after="20"/>
              <w:jc w:val="center"/>
              <w:rPr>
                <w:rFonts w:ascii="Aptos" w:hAnsi="Aptos" w:cs="Lucida Sans Unicode"/>
                <w:sz w:val="18"/>
                <w:szCs w:val="18"/>
                <w:lang w:eastAsia="fr-FR"/>
              </w:rPr>
            </w:pPr>
            <w:r w:rsidRPr="007C5752">
              <w:rPr>
                <w:rFonts w:ascii="Aptos" w:eastAsia="Times New Roman" w:hAnsi="Aptos" w:cs="Lucida Sans Unicode"/>
                <w:color w:val="562873" w:themeColor="accent1"/>
                <w:sz w:val="18"/>
                <w:szCs w:val="18"/>
              </w:rPr>
              <w:t>TS Standby for 30QM</w:t>
            </w:r>
          </w:p>
        </w:tc>
        <w:tc>
          <w:tcPr>
            <w:tcW w:w="502" w:type="pct"/>
            <w:vAlign w:val="center"/>
          </w:tcPr>
          <w:p w14:paraId="1A27501D"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02" w:type="pct"/>
            <w:vAlign w:val="center"/>
          </w:tcPr>
          <w:p w14:paraId="7139260C"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55" w:type="pct"/>
            <w:vAlign w:val="center"/>
          </w:tcPr>
          <w:p w14:paraId="38759F6F"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620" w:type="pct"/>
            <w:vAlign w:val="center"/>
          </w:tcPr>
          <w:p w14:paraId="13722F95"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eastAsia="Times New Roman" w:hAnsi="Aptos" w:cs="Lucida Sans Unicode"/>
                <w:sz w:val="18"/>
                <w:szCs w:val="18"/>
              </w:rPr>
              <w:t>~0</w:t>
            </w:r>
          </w:p>
        </w:tc>
        <w:tc>
          <w:tcPr>
            <w:tcW w:w="564" w:type="pct"/>
            <w:vAlign w:val="center"/>
          </w:tcPr>
          <w:p w14:paraId="1E981AD5"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8600</w:t>
            </w:r>
          </w:p>
        </w:tc>
        <w:tc>
          <w:tcPr>
            <w:tcW w:w="753" w:type="pct"/>
            <w:vAlign w:val="center"/>
          </w:tcPr>
          <w:p w14:paraId="4C4A1D98"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~1 (40k-300k)</w:t>
            </w:r>
          </w:p>
        </w:tc>
        <w:tc>
          <w:tcPr>
            <w:tcW w:w="560" w:type="pct"/>
            <w:vAlign w:val="center"/>
          </w:tcPr>
          <w:p w14:paraId="525E1D3F" w14:textId="77777777" w:rsidR="008A1DD5" w:rsidRPr="007C5752" w:rsidRDefault="008A1DD5" w:rsidP="008A1DD5">
            <w:pPr>
              <w:spacing w:before="40" w:after="20"/>
              <w:ind w:left="-103" w:right="-110"/>
              <w:jc w:val="center"/>
              <w:rPr>
                <w:rFonts w:ascii="Aptos" w:hAnsi="Aptos" w:cs="Lucida Sans Unicode"/>
                <w:sz w:val="18"/>
                <w:szCs w:val="18"/>
                <w:lang w:eastAsia="fr-FR"/>
              </w:rPr>
            </w:pPr>
            <w:r w:rsidRPr="007C5752">
              <w:rPr>
                <w:rFonts w:ascii="Aptos" w:hAnsi="Aptos" w:cs="Lucida Sans Unicode"/>
                <w:sz w:val="18"/>
                <w:szCs w:val="18"/>
                <w:lang w:eastAsia="fr-FR"/>
              </w:rPr>
              <w:t>720</w:t>
            </w:r>
          </w:p>
        </w:tc>
      </w:tr>
    </w:tbl>
    <w:p w14:paraId="09F8EA5A" w14:textId="6C641AE2" w:rsidR="00AF7B8E" w:rsidRPr="007C5752" w:rsidRDefault="00AF7B8E" w:rsidP="00575005">
      <w:pPr>
        <w:pStyle w:val="RequirementList"/>
      </w:pPr>
      <w:bookmarkStart w:id="3053" w:name="_Toc200491807"/>
      <w:r w:rsidRPr="007C5752">
        <w:t>The QPLANT shall support the fluid conditions at the QRB</w:t>
      </w:r>
      <w:r w:rsidR="00433638" w:rsidRPr="007C5752">
        <w:t xml:space="preserve"> interface</w:t>
      </w:r>
      <w:r w:rsidRPr="007C5752">
        <w:t xml:space="preserve"> </w:t>
      </w:r>
      <w:r w:rsidR="004B0BD6" w:rsidRPr="007C5752">
        <w:t xml:space="preserve">for HP-A, VLP-B and CPLR-W </w:t>
      </w:r>
      <w:r w:rsidRPr="007C5752">
        <w:t xml:space="preserve">listed in </w:t>
      </w:r>
      <w:r w:rsidRPr="007C5752">
        <w:rPr>
          <w:rStyle w:val="Style1Char"/>
          <w:rFonts w:eastAsia="Calibri" w:cs="Segoe UI"/>
          <w:color w:val="auto"/>
        </w:rPr>
        <w:fldChar w:fldCharType="begin"/>
      </w:r>
      <w:r w:rsidRPr="007C5752">
        <w:rPr>
          <w:rStyle w:val="Style1Char"/>
          <w:rFonts w:eastAsia="Calibri" w:cs="Segoe UI"/>
          <w:color w:val="auto"/>
        </w:rPr>
        <w:instrText xml:space="preserve"> REF _Ref192161189 \h  \* MERGEFORMAT </w:instrText>
      </w:r>
      <w:r w:rsidRPr="007C5752">
        <w:rPr>
          <w:rStyle w:val="Style1Char"/>
          <w:rFonts w:eastAsia="Calibri" w:cs="Segoe UI"/>
          <w:color w:val="auto"/>
        </w:rPr>
      </w:r>
      <w:r w:rsidRPr="007C5752">
        <w:rPr>
          <w:rStyle w:val="Style1Char"/>
          <w:rFonts w:eastAsia="Calibri" w:cs="Segoe UI"/>
          <w:color w:val="auto"/>
        </w:rPr>
        <w:fldChar w:fldCharType="separate"/>
      </w:r>
      <w:r w:rsidR="00A63B38" w:rsidRPr="00A63B38">
        <w:rPr>
          <w:rStyle w:val="Style1Char"/>
          <w:rFonts w:eastAsia="Calibri" w:cs="Segoe UI"/>
          <w:color w:val="auto"/>
        </w:rPr>
        <w:t>Table 4</w:t>
      </w:r>
      <w:r w:rsidRPr="007C5752">
        <w:rPr>
          <w:rStyle w:val="Style1Char"/>
          <w:rFonts w:eastAsia="Calibri" w:cs="Segoe UI"/>
          <w:color w:val="auto"/>
        </w:rPr>
        <w:fldChar w:fldCharType="end"/>
      </w:r>
      <w:r w:rsidRPr="007C5752">
        <w:rPr>
          <w:rStyle w:val="Style1Char"/>
          <w:rFonts w:eastAsia="Calibri" w:cs="Segoe UI"/>
          <w:color w:val="auto"/>
        </w:rPr>
        <w:t>.</w:t>
      </w:r>
      <w:bookmarkEnd w:id="3053"/>
    </w:p>
    <w:p w14:paraId="2D43335F" w14:textId="53F09B16" w:rsidR="00AF7B8E" w:rsidRPr="007C5752" w:rsidRDefault="00AF7B8E" w:rsidP="00575005">
      <w:pPr>
        <w:pStyle w:val="RequirementList"/>
      </w:pPr>
      <w:r w:rsidRPr="007C5752">
        <w:t>For the Thermal Shield circuits (</w:t>
      </w:r>
      <w:r w:rsidR="005509B9" w:rsidRPr="007C5752">
        <w:t xml:space="preserve">QRB.D and QRB.E) </w:t>
      </w:r>
      <w:r w:rsidRPr="007C5752">
        <w:t>the Contractor shall optimize the mass flow, temperatures, and pressures to improve the overall efficiency or capital investment</w:t>
      </w:r>
      <w:r w:rsidR="00DC1A7F" w:rsidRPr="007C5752">
        <w:t xml:space="preserve">.  </w:t>
      </w:r>
      <w:r w:rsidR="00BA4F74" w:rsidRPr="007C5752">
        <w:t xml:space="preserve">The respective values listed in in </w:t>
      </w:r>
      <w:r w:rsidR="00BA4F74" w:rsidRPr="007C5752">
        <w:rPr>
          <w:rStyle w:val="Style1Char"/>
          <w:rFonts w:eastAsia="Calibri" w:cs="Segoe UI"/>
          <w:color w:val="auto"/>
        </w:rPr>
        <w:fldChar w:fldCharType="begin"/>
      </w:r>
      <w:r w:rsidR="00BA4F74" w:rsidRPr="007C5752">
        <w:rPr>
          <w:rStyle w:val="Style1Char"/>
          <w:rFonts w:eastAsia="Calibri" w:cs="Segoe UI"/>
          <w:color w:val="auto"/>
        </w:rPr>
        <w:instrText xml:space="preserve"> REF _Ref192161189 \h  \* MERGEFORMAT </w:instrText>
      </w:r>
      <w:r w:rsidR="00BA4F74" w:rsidRPr="007C5752">
        <w:rPr>
          <w:rStyle w:val="Style1Char"/>
          <w:rFonts w:eastAsia="Calibri" w:cs="Segoe UI"/>
          <w:color w:val="auto"/>
        </w:rPr>
      </w:r>
      <w:r w:rsidR="00BA4F74" w:rsidRPr="007C5752">
        <w:rPr>
          <w:rStyle w:val="Style1Char"/>
          <w:rFonts w:eastAsia="Calibri" w:cs="Segoe UI"/>
          <w:color w:val="auto"/>
        </w:rPr>
        <w:fldChar w:fldCharType="separate"/>
      </w:r>
      <w:r w:rsidR="00A63B38" w:rsidRPr="00A63B38">
        <w:rPr>
          <w:rStyle w:val="Style1Char"/>
          <w:rFonts w:eastAsia="Calibri" w:cs="Segoe UI"/>
          <w:color w:val="auto"/>
        </w:rPr>
        <w:t>Table 4</w:t>
      </w:r>
      <w:r w:rsidR="00BA4F74" w:rsidRPr="007C5752">
        <w:rPr>
          <w:rStyle w:val="Style1Char"/>
          <w:rFonts w:eastAsia="Calibri" w:cs="Segoe UI"/>
          <w:color w:val="auto"/>
        </w:rPr>
        <w:fldChar w:fldCharType="end"/>
      </w:r>
      <w:r w:rsidR="00BA4F74" w:rsidRPr="007C5752">
        <w:t xml:space="preserve"> are the only indicative values.</w:t>
      </w:r>
    </w:p>
    <w:p w14:paraId="06169197" w14:textId="1E5A7D3B" w:rsidR="00AF7B8E" w:rsidRPr="007C5752" w:rsidRDefault="00AF7B8E" w:rsidP="005509B9">
      <w:pPr>
        <w:pStyle w:val="SysReq3"/>
        <w:ind w:left="0"/>
        <w:rPr>
          <w:lang w:val="en-GB"/>
        </w:rPr>
      </w:pPr>
      <w:r w:rsidRPr="007C5752">
        <w:rPr>
          <w:lang w:val="en-GB"/>
        </w:rPr>
        <w:lastRenderedPageBreak/>
        <w:t>In the offer, the Applicant shall indicate the temperatures, and pressures of the Thermal Shield circuit</w:t>
      </w:r>
      <w:r w:rsidR="00D94457" w:rsidRPr="007C5752">
        <w:rPr>
          <w:lang w:val="en-GB"/>
        </w:rPr>
        <w:t>s</w:t>
      </w:r>
      <w:r w:rsidR="00456768" w:rsidRPr="007C5752">
        <w:rPr>
          <w:lang w:val="en-GB"/>
        </w:rPr>
        <w:t>.</w:t>
      </w:r>
    </w:p>
    <w:p w14:paraId="2ADC0BAC" w14:textId="2DAF882B" w:rsidR="00AF7B8E" w:rsidRPr="007C5752" w:rsidRDefault="00AF7B8E" w:rsidP="00A068BF">
      <w:pPr>
        <w:pStyle w:val="Caption"/>
        <w:keepNext/>
        <w:keepLines/>
        <w:contextualSpacing/>
      </w:pPr>
      <w:bookmarkStart w:id="3054" w:name="_Ref192161189"/>
      <w:bookmarkStart w:id="3055" w:name="_Toc201310414"/>
      <w:bookmarkStart w:id="3056" w:name="_Toc212194961"/>
      <w:r w:rsidRPr="007C5752">
        <w:rPr>
          <w:rStyle w:val="CaptioncenteredChar"/>
          <w:sz w:val="18"/>
          <w:lang w:val="en-GB"/>
        </w:rPr>
        <w:t xml:space="preserve">Table </w:t>
      </w:r>
      <w:r w:rsidRPr="007C5752">
        <w:rPr>
          <w:rStyle w:val="CaptioncenteredChar"/>
          <w:iCs/>
          <w:sz w:val="18"/>
          <w:lang w:val="en-GB"/>
        </w:rPr>
        <w:fldChar w:fldCharType="begin"/>
      </w:r>
      <w:r w:rsidRPr="007C5752">
        <w:rPr>
          <w:rStyle w:val="CaptioncenteredChar"/>
          <w:sz w:val="18"/>
          <w:lang w:val="en-GB"/>
        </w:rPr>
        <w:instrText xml:space="preserve"> SEQ Table \* ARABIC </w:instrText>
      </w:r>
      <w:r w:rsidRPr="007C5752">
        <w:rPr>
          <w:rStyle w:val="CaptioncenteredChar"/>
          <w:iCs/>
          <w:sz w:val="18"/>
          <w:lang w:val="en-GB"/>
        </w:rPr>
        <w:fldChar w:fldCharType="separate"/>
      </w:r>
      <w:r w:rsidR="00A63B38">
        <w:rPr>
          <w:rStyle w:val="CaptioncenteredChar"/>
          <w:noProof/>
          <w:sz w:val="18"/>
          <w:lang w:val="en-GB"/>
        </w:rPr>
        <w:t>4</w:t>
      </w:r>
      <w:r w:rsidRPr="007C5752">
        <w:rPr>
          <w:rStyle w:val="CaptioncenteredChar"/>
          <w:iCs/>
          <w:sz w:val="18"/>
          <w:lang w:val="en-GB"/>
        </w:rPr>
        <w:fldChar w:fldCharType="end"/>
      </w:r>
      <w:bookmarkEnd w:id="3054"/>
      <w:r w:rsidRPr="007C5752">
        <w:rPr>
          <w:rStyle w:val="CaptioncenteredChar"/>
          <w:sz w:val="18"/>
          <w:lang w:val="en-GB"/>
        </w:rPr>
        <w:t> </w:t>
      </w:r>
      <w:bookmarkEnd w:id="3055"/>
      <w:r w:rsidR="00771AC9" w:rsidRPr="007C5752">
        <w:rPr>
          <w:rStyle w:val="CaptioncenteredChar"/>
          <w:sz w:val="18"/>
          <w:lang w:val="en-GB" w:eastAsia="fr-FR"/>
        </w:rPr>
        <w:t>Fluid Conditions at the Refrigerator Cold Box Interfaces for Different Operating Scenarios</w:t>
      </w:r>
      <w:bookmarkEnd w:id="3056"/>
    </w:p>
    <w:tbl>
      <w:tblPr>
        <w:tblStyle w:val="TableGrid2"/>
        <w:tblW w:w="5000" w:type="pct"/>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88"/>
        <w:gridCol w:w="1356"/>
        <w:gridCol w:w="1621"/>
        <w:gridCol w:w="1621"/>
        <w:gridCol w:w="1621"/>
        <w:gridCol w:w="1623"/>
      </w:tblGrid>
      <w:tr w:rsidR="00771AC9" w:rsidRPr="007C5752" w14:paraId="3EC9CF34" w14:textId="77777777" w:rsidTr="00EC63A5">
        <w:trPr>
          <w:cantSplit/>
          <w:jc w:val="center"/>
        </w:trPr>
        <w:tc>
          <w:tcPr>
            <w:tcW w:w="970" w:type="pct"/>
            <w:shd w:val="clear" w:color="auto" w:fill="EBD9ED" w:themeFill="accent2" w:themeFillTint="33"/>
            <w:vAlign w:val="center"/>
            <w:hideMark/>
          </w:tcPr>
          <w:p w14:paraId="56B899B4" w14:textId="77777777"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Interface QRB</w:t>
            </w:r>
          </w:p>
        </w:tc>
        <w:tc>
          <w:tcPr>
            <w:tcW w:w="697" w:type="pct"/>
            <w:shd w:val="clear" w:color="auto" w:fill="EBD9ED" w:themeFill="accent2" w:themeFillTint="33"/>
            <w:vAlign w:val="center"/>
            <w:hideMark/>
          </w:tcPr>
          <w:p w14:paraId="02ED6E87" w14:textId="23968393"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High Pressure (HP) </w:t>
            </w:r>
            <w:r w:rsidR="005509B9" w:rsidRPr="007C5752">
              <w:rPr>
                <w:rFonts w:ascii="Aptos" w:eastAsia="Times New Roman" w:hAnsi="Aptos" w:cs="Lucida Sans Unicode"/>
                <w:color w:val="562873" w:themeColor="accent1"/>
                <w:sz w:val="18"/>
                <w:szCs w:val="18"/>
                <w:lang w:eastAsia="en-US"/>
              </w:rPr>
              <w:t>–</w:t>
            </w:r>
            <w:r w:rsidRPr="007C5752">
              <w:rPr>
                <w:rFonts w:ascii="Aptos" w:eastAsia="Times New Roman" w:hAnsi="Aptos" w:cs="Lucida Sans Unicode"/>
                <w:color w:val="562873" w:themeColor="accent1"/>
                <w:sz w:val="18"/>
                <w:szCs w:val="18"/>
                <w:lang w:eastAsia="en-US"/>
              </w:rPr>
              <w:t xml:space="preserve"> </w:t>
            </w:r>
            <w:r w:rsidR="005509B9" w:rsidRPr="007C5752">
              <w:rPr>
                <w:rFonts w:ascii="Aptos" w:eastAsia="Times New Roman" w:hAnsi="Aptos" w:cs="Lucida Sans Unicode"/>
                <w:color w:val="562873" w:themeColor="accent1"/>
                <w:sz w:val="18"/>
                <w:szCs w:val="18"/>
                <w:lang w:eastAsia="en-US"/>
              </w:rPr>
              <w:t>QRB.</w:t>
            </w:r>
            <w:r w:rsidRPr="007C5752">
              <w:rPr>
                <w:rFonts w:ascii="Aptos" w:eastAsia="Times New Roman" w:hAnsi="Aptos" w:cs="Lucida Sans Unicode"/>
                <w:color w:val="562873" w:themeColor="accent1"/>
                <w:sz w:val="18"/>
                <w:szCs w:val="18"/>
                <w:lang w:eastAsia="en-US"/>
              </w:rPr>
              <w:t>A</w:t>
            </w:r>
          </w:p>
        </w:tc>
        <w:tc>
          <w:tcPr>
            <w:tcW w:w="833" w:type="pct"/>
            <w:shd w:val="clear" w:color="auto" w:fill="EBD9ED" w:themeFill="accent2" w:themeFillTint="33"/>
            <w:vAlign w:val="center"/>
          </w:tcPr>
          <w:p w14:paraId="69B5E63D" w14:textId="20F2032F"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Very Low Pressure (VLP) </w:t>
            </w:r>
            <w:r w:rsidR="005509B9" w:rsidRPr="007C5752">
              <w:rPr>
                <w:rFonts w:ascii="Aptos" w:eastAsia="Times New Roman" w:hAnsi="Aptos" w:cs="Lucida Sans Unicode"/>
                <w:color w:val="562873" w:themeColor="accent1"/>
                <w:sz w:val="18"/>
                <w:szCs w:val="18"/>
                <w:lang w:eastAsia="en-US"/>
              </w:rPr>
              <w:t>–</w:t>
            </w:r>
            <w:r w:rsidRPr="007C5752">
              <w:rPr>
                <w:rFonts w:ascii="Aptos" w:eastAsia="Times New Roman" w:hAnsi="Aptos" w:cs="Lucida Sans Unicode"/>
                <w:color w:val="562873" w:themeColor="accent1"/>
                <w:sz w:val="18"/>
                <w:szCs w:val="18"/>
                <w:lang w:eastAsia="en-US"/>
              </w:rPr>
              <w:t xml:space="preserve"> </w:t>
            </w:r>
            <w:r w:rsidR="005509B9" w:rsidRPr="007C5752">
              <w:rPr>
                <w:rFonts w:ascii="Aptos" w:eastAsia="Times New Roman" w:hAnsi="Aptos" w:cs="Lucida Sans Unicode"/>
                <w:color w:val="562873" w:themeColor="accent1"/>
                <w:sz w:val="18"/>
                <w:szCs w:val="18"/>
                <w:lang w:eastAsia="en-US"/>
              </w:rPr>
              <w:t>QRB.B</w:t>
            </w:r>
          </w:p>
        </w:tc>
        <w:tc>
          <w:tcPr>
            <w:tcW w:w="833" w:type="pct"/>
            <w:shd w:val="clear" w:color="auto" w:fill="EBD9ED" w:themeFill="accent2" w:themeFillTint="33"/>
            <w:vAlign w:val="center"/>
          </w:tcPr>
          <w:p w14:paraId="024EB105" w14:textId="10D6CD72"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Coupler Return (CPLR) </w:t>
            </w:r>
            <w:r w:rsidR="005509B9" w:rsidRPr="007C5752">
              <w:rPr>
                <w:rFonts w:ascii="Aptos" w:eastAsia="Times New Roman" w:hAnsi="Aptos" w:cs="Lucida Sans Unicode"/>
                <w:color w:val="562873" w:themeColor="accent1"/>
                <w:sz w:val="18"/>
                <w:szCs w:val="18"/>
                <w:lang w:eastAsia="en-US"/>
              </w:rPr>
              <w:t>–</w:t>
            </w:r>
            <w:r w:rsidRPr="007C5752">
              <w:rPr>
                <w:rFonts w:ascii="Aptos" w:eastAsia="Times New Roman" w:hAnsi="Aptos" w:cs="Lucida Sans Unicode"/>
                <w:color w:val="562873" w:themeColor="accent1"/>
                <w:sz w:val="18"/>
                <w:szCs w:val="18"/>
                <w:lang w:eastAsia="en-US"/>
              </w:rPr>
              <w:t xml:space="preserve"> </w:t>
            </w:r>
            <w:r w:rsidR="005509B9" w:rsidRPr="007C5752">
              <w:rPr>
                <w:rFonts w:ascii="Aptos" w:eastAsia="Times New Roman" w:hAnsi="Aptos" w:cs="Lucida Sans Unicode"/>
                <w:color w:val="562873" w:themeColor="accent1"/>
                <w:sz w:val="18"/>
                <w:szCs w:val="18"/>
                <w:lang w:eastAsia="en-US"/>
              </w:rPr>
              <w:t>QRB.W</w:t>
            </w:r>
          </w:p>
        </w:tc>
        <w:tc>
          <w:tcPr>
            <w:tcW w:w="833" w:type="pct"/>
            <w:shd w:val="clear" w:color="auto" w:fill="EBD9ED" w:themeFill="accent2" w:themeFillTint="33"/>
            <w:vAlign w:val="center"/>
          </w:tcPr>
          <w:p w14:paraId="1FE9C4CA" w14:textId="648BFBF8"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TS Supply </w:t>
            </w:r>
            <w:r w:rsidR="005509B9" w:rsidRPr="007C5752">
              <w:rPr>
                <w:rFonts w:ascii="Aptos" w:eastAsia="Times New Roman" w:hAnsi="Aptos" w:cs="Lucida Sans Unicode"/>
                <w:color w:val="562873" w:themeColor="accent1"/>
                <w:sz w:val="18"/>
                <w:szCs w:val="18"/>
                <w:lang w:eastAsia="en-US"/>
              </w:rPr>
              <w:t>–</w:t>
            </w:r>
            <w:r w:rsidRPr="007C5752">
              <w:rPr>
                <w:rFonts w:ascii="Aptos" w:eastAsia="Times New Roman" w:hAnsi="Aptos" w:cs="Lucida Sans Unicode"/>
                <w:color w:val="562873" w:themeColor="accent1"/>
                <w:sz w:val="18"/>
                <w:szCs w:val="18"/>
                <w:lang w:eastAsia="en-US"/>
              </w:rPr>
              <w:t xml:space="preserve"> </w:t>
            </w:r>
            <w:r w:rsidR="005509B9" w:rsidRPr="007C5752">
              <w:rPr>
                <w:rFonts w:ascii="Aptos" w:eastAsia="Times New Roman" w:hAnsi="Aptos" w:cs="Lucida Sans Unicode"/>
                <w:color w:val="562873" w:themeColor="accent1"/>
                <w:sz w:val="18"/>
                <w:szCs w:val="18"/>
                <w:lang w:eastAsia="en-US"/>
              </w:rPr>
              <w:t>QRB.</w:t>
            </w:r>
            <w:r w:rsidRPr="007C5752">
              <w:rPr>
                <w:rFonts w:ascii="Aptos" w:eastAsia="Times New Roman" w:hAnsi="Aptos" w:cs="Lucida Sans Unicode"/>
                <w:color w:val="562873" w:themeColor="accent1"/>
                <w:sz w:val="18"/>
                <w:szCs w:val="18"/>
                <w:lang w:eastAsia="en-US"/>
              </w:rPr>
              <w:t>D</w:t>
            </w:r>
          </w:p>
        </w:tc>
        <w:tc>
          <w:tcPr>
            <w:tcW w:w="833" w:type="pct"/>
            <w:shd w:val="clear" w:color="auto" w:fill="EBD9ED" w:themeFill="accent2" w:themeFillTint="33"/>
            <w:vAlign w:val="center"/>
          </w:tcPr>
          <w:p w14:paraId="662F4729" w14:textId="108F09BE"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TS Return </w:t>
            </w:r>
            <w:r w:rsidR="005509B9" w:rsidRPr="007C5752">
              <w:rPr>
                <w:rFonts w:ascii="Aptos" w:eastAsia="Times New Roman" w:hAnsi="Aptos" w:cs="Lucida Sans Unicode"/>
                <w:color w:val="562873" w:themeColor="accent1"/>
                <w:sz w:val="18"/>
                <w:szCs w:val="18"/>
                <w:lang w:eastAsia="en-US"/>
              </w:rPr>
              <w:t>–</w:t>
            </w:r>
            <w:r w:rsidRPr="007C5752">
              <w:rPr>
                <w:rFonts w:ascii="Aptos" w:eastAsia="Times New Roman" w:hAnsi="Aptos" w:cs="Lucida Sans Unicode"/>
                <w:color w:val="562873" w:themeColor="accent1"/>
                <w:sz w:val="18"/>
                <w:szCs w:val="18"/>
                <w:lang w:eastAsia="en-US"/>
              </w:rPr>
              <w:t xml:space="preserve"> </w:t>
            </w:r>
            <w:r w:rsidR="005509B9" w:rsidRPr="007C5752">
              <w:rPr>
                <w:rFonts w:ascii="Aptos" w:eastAsia="Times New Roman" w:hAnsi="Aptos" w:cs="Lucida Sans Unicode"/>
                <w:color w:val="562873" w:themeColor="accent1"/>
                <w:sz w:val="18"/>
                <w:szCs w:val="18"/>
                <w:lang w:eastAsia="en-US"/>
              </w:rPr>
              <w:t>QRB.E</w:t>
            </w:r>
          </w:p>
        </w:tc>
      </w:tr>
      <w:tr w:rsidR="00771AC9" w:rsidRPr="007C5752" w14:paraId="3D8BEF81" w14:textId="77777777" w:rsidTr="00EC63A5">
        <w:trPr>
          <w:cantSplit/>
          <w:jc w:val="center"/>
        </w:trPr>
        <w:tc>
          <w:tcPr>
            <w:tcW w:w="5000" w:type="pct"/>
            <w:gridSpan w:val="6"/>
            <w:shd w:val="clear" w:color="auto" w:fill="EBD9ED" w:themeFill="accent2" w:themeFillTint="33"/>
            <w:vAlign w:val="center"/>
            <w:hideMark/>
          </w:tcPr>
          <w:p w14:paraId="5F1ED987" w14:textId="2758D435" w:rsidR="00771AC9" w:rsidRPr="007C5752" w:rsidRDefault="00771AC9" w:rsidP="00771AC9">
            <w:pPr>
              <w:spacing w:before="40" w:after="20"/>
              <w:jc w:val="center"/>
              <w:rPr>
                <w:rFonts w:ascii="Aptos" w:eastAsia="Times New Roman" w:hAnsi="Aptos"/>
                <w:sz w:val="18"/>
                <w:szCs w:val="18"/>
                <w:lang w:eastAsia="en-GB"/>
              </w:rPr>
            </w:pPr>
            <w:r w:rsidRPr="007C5752">
              <w:rPr>
                <w:rFonts w:ascii="Aptos" w:eastAsia="Times New Roman" w:hAnsi="Aptos" w:cs="Lucida Sans Unicode"/>
                <w:color w:val="562873" w:themeColor="accent1"/>
                <w:sz w:val="18"/>
                <w:szCs w:val="18"/>
                <w:lang w:eastAsia="en-US"/>
              </w:rPr>
              <w:t xml:space="preserve">Operating </w:t>
            </w:r>
            <w:r w:rsidR="00EC63A5" w:rsidRPr="007C5752">
              <w:rPr>
                <w:rFonts w:ascii="Aptos" w:eastAsia="Times New Roman" w:hAnsi="Aptos" w:cs="Lucida Sans Unicode"/>
                <w:color w:val="562873" w:themeColor="accent1"/>
                <w:sz w:val="18"/>
                <w:szCs w:val="18"/>
                <w:lang w:eastAsia="en-US"/>
              </w:rPr>
              <w:t>Scenario</w:t>
            </w:r>
            <w:r w:rsidRPr="007C5752">
              <w:rPr>
                <w:rFonts w:ascii="Aptos" w:eastAsia="Times New Roman" w:hAnsi="Aptos" w:cs="Lucida Sans Unicode"/>
                <w:color w:val="562873" w:themeColor="accent1"/>
                <w:sz w:val="18"/>
                <w:szCs w:val="18"/>
                <w:lang w:eastAsia="en-US"/>
              </w:rPr>
              <w:t>: 2 K Operation</w:t>
            </w:r>
          </w:p>
        </w:tc>
      </w:tr>
      <w:tr w:rsidR="00771AC9" w:rsidRPr="007C5752" w14:paraId="3431A40D" w14:textId="77777777" w:rsidTr="00EC63A5">
        <w:trPr>
          <w:cantSplit/>
          <w:jc w:val="center"/>
        </w:trPr>
        <w:tc>
          <w:tcPr>
            <w:tcW w:w="970" w:type="pct"/>
            <w:vAlign w:val="center"/>
            <w:hideMark/>
          </w:tcPr>
          <w:p w14:paraId="3C6FEB13"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Pressure (bar)</w:t>
            </w:r>
          </w:p>
        </w:tc>
        <w:tc>
          <w:tcPr>
            <w:tcW w:w="697" w:type="pct"/>
            <w:vAlign w:val="center"/>
            <w:hideMark/>
          </w:tcPr>
          <w:p w14:paraId="2C9A0F1F"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3.0</w:t>
            </w:r>
          </w:p>
        </w:tc>
        <w:tc>
          <w:tcPr>
            <w:tcW w:w="833" w:type="pct"/>
            <w:vAlign w:val="center"/>
            <w:hideMark/>
          </w:tcPr>
          <w:p w14:paraId="2D42DC39"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0.026</w:t>
            </w:r>
          </w:p>
        </w:tc>
        <w:tc>
          <w:tcPr>
            <w:tcW w:w="833" w:type="pct"/>
            <w:vAlign w:val="center"/>
            <w:hideMark/>
          </w:tcPr>
          <w:p w14:paraId="790746E1"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1.1</w:t>
            </w:r>
          </w:p>
        </w:tc>
        <w:tc>
          <w:tcPr>
            <w:tcW w:w="833" w:type="pct"/>
            <w:vAlign w:val="center"/>
            <w:hideMark/>
          </w:tcPr>
          <w:p w14:paraId="27370D37" w14:textId="1766B11F"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14.0</w:t>
            </w:r>
          </w:p>
        </w:tc>
        <w:tc>
          <w:tcPr>
            <w:tcW w:w="833" w:type="pct"/>
            <w:vAlign w:val="center"/>
            <w:hideMark/>
          </w:tcPr>
          <w:p w14:paraId="0602CAFB" w14:textId="432D3153"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13.0</w:t>
            </w:r>
          </w:p>
        </w:tc>
      </w:tr>
      <w:tr w:rsidR="00771AC9" w:rsidRPr="007C5752" w14:paraId="3DF6F301" w14:textId="77777777" w:rsidTr="00EC63A5">
        <w:trPr>
          <w:cantSplit/>
          <w:jc w:val="center"/>
        </w:trPr>
        <w:tc>
          <w:tcPr>
            <w:tcW w:w="970" w:type="pct"/>
            <w:vAlign w:val="center"/>
            <w:hideMark/>
          </w:tcPr>
          <w:p w14:paraId="6F6F4848"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Temperature (K)</w:t>
            </w:r>
          </w:p>
        </w:tc>
        <w:tc>
          <w:tcPr>
            <w:tcW w:w="697" w:type="pct"/>
            <w:vAlign w:val="center"/>
            <w:hideMark/>
          </w:tcPr>
          <w:p w14:paraId="1B34EFE3"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4.5</w:t>
            </w:r>
          </w:p>
        </w:tc>
        <w:tc>
          <w:tcPr>
            <w:tcW w:w="833" w:type="pct"/>
            <w:vAlign w:val="center"/>
            <w:hideMark/>
          </w:tcPr>
          <w:p w14:paraId="58E3A983"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3.5</w:t>
            </w:r>
          </w:p>
        </w:tc>
        <w:tc>
          <w:tcPr>
            <w:tcW w:w="833" w:type="pct"/>
            <w:vAlign w:val="center"/>
            <w:hideMark/>
          </w:tcPr>
          <w:p w14:paraId="30EADC75"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300</w:t>
            </w:r>
          </w:p>
        </w:tc>
        <w:tc>
          <w:tcPr>
            <w:tcW w:w="833" w:type="pct"/>
            <w:vAlign w:val="center"/>
            <w:hideMark/>
          </w:tcPr>
          <w:p w14:paraId="3D18547D"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40</w:t>
            </w:r>
          </w:p>
        </w:tc>
        <w:tc>
          <w:tcPr>
            <w:tcW w:w="833" w:type="pct"/>
            <w:vAlign w:val="center"/>
            <w:hideMark/>
          </w:tcPr>
          <w:p w14:paraId="696E0D09"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60</w:t>
            </w:r>
          </w:p>
        </w:tc>
      </w:tr>
      <w:tr w:rsidR="00771AC9" w:rsidRPr="007C5752" w14:paraId="25B054A1" w14:textId="77777777" w:rsidTr="00EC63A5">
        <w:trPr>
          <w:cantSplit/>
          <w:jc w:val="center"/>
        </w:trPr>
        <w:tc>
          <w:tcPr>
            <w:tcW w:w="970" w:type="pct"/>
            <w:tcBorders>
              <w:bottom w:val="single" w:sz="4" w:space="0" w:color="7030A0"/>
            </w:tcBorders>
            <w:vAlign w:val="center"/>
            <w:hideMark/>
          </w:tcPr>
          <w:p w14:paraId="45D533F2"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Mass Flow Rate (g/s)</w:t>
            </w:r>
          </w:p>
        </w:tc>
        <w:tc>
          <w:tcPr>
            <w:tcW w:w="697" w:type="pct"/>
            <w:tcBorders>
              <w:bottom w:val="single" w:sz="4" w:space="0" w:color="7030A0"/>
            </w:tcBorders>
            <w:vAlign w:val="center"/>
            <w:hideMark/>
          </w:tcPr>
          <w:p w14:paraId="1F36A8CD"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47</w:t>
            </w:r>
          </w:p>
        </w:tc>
        <w:tc>
          <w:tcPr>
            <w:tcW w:w="833" w:type="pct"/>
            <w:tcBorders>
              <w:bottom w:val="single" w:sz="4" w:space="0" w:color="7030A0"/>
            </w:tcBorders>
            <w:vAlign w:val="center"/>
            <w:hideMark/>
          </w:tcPr>
          <w:p w14:paraId="0EF68ACE"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45</w:t>
            </w:r>
          </w:p>
        </w:tc>
        <w:tc>
          <w:tcPr>
            <w:tcW w:w="833" w:type="pct"/>
            <w:tcBorders>
              <w:bottom w:val="single" w:sz="4" w:space="0" w:color="7030A0"/>
            </w:tcBorders>
            <w:vAlign w:val="center"/>
            <w:hideMark/>
          </w:tcPr>
          <w:p w14:paraId="2337BB82"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2</w:t>
            </w:r>
          </w:p>
        </w:tc>
        <w:tc>
          <w:tcPr>
            <w:tcW w:w="833" w:type="pct"/>
            <w:tcBorders>
              <w:bottom w:val="single" w:sz="4" w:space="0" w:color="7030A0"/>
            </w:tcBorders>
            <w:vAlign w:val="center"/>
            <w:hideMark/>
          </w:tcPr>
          <w:p w14:paraId="2C212652" w14:textId="54DD769A"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81</w:t>
            </w:r>
          </w:p>
        </w:tc>
        <w:tc>
          <w:tcPr>
            <w:tcW w:w="833" w:type="pct"/>
            <w:tcBorders>
              <w:bottom w:val="single" w:sz="4" w:space="0" w:color="7030A0"/>
            </w:tcBorders>
            <w:vAlign w:val="center"/>
            <w:hideMark/>
          </w:tcPr>
          <w:p w14:paraId="0EC7E531" w14:textId="09671DE2"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81</w:t>
            </w:r>
          </w:p>
        </w:tc>
      </w:tr>
      <w:tr w:rsidR="00771AC9" w:rsidRPr="007C5752" w14:paraId="6511BA15" w14:textId="77777777" w:rsidTr="00EC63A5">
        <w:trPr>
          <w:cantSplit/>
          <w:jc w:val="center"/>
        </w:trPr>
        <w:tc>
          <w:tcPr>
            <w:tcW w:w="5000" w:type="pct"/>
            <w:gridSpan w:val="6"/>
            <w:shd w:val="clear" w:color="auto" w:fill="EBD9ED" w:themeFill="accent2" w:themeFillTint="33"/>
            <w:vAlign w:val="center"/>
          </w:tcPr>
          <w:p w14:paraId="78AB776E" w14:textId="4800A1F6" w:rsidR="00771AC9" w:rsidRPr="007C5752" w:rsidRDefault="00771AC9" w:rsidP="00771AC9">
            <w:pPr>
              <w:spacing w:before="40" w:after="20"/>
              <w:jc w:val="center"/>
              <w:rPr>
                <w:rFonts w:ascii="Aptos" w:eastAsia="Times New Roman" w:hAnsi="Aptos" w:cs="Lucida Sans Unicode"/>
                <w:color w:val="562873" w:themeColor="accent1"/>
                <w:sz w:val="18"/>
                <w:szCs w:val="18"/>
                <w:lang w:eastAsia="en-US"/>
              </w:rPr>
            </w:pPr>
            <w:r w:rsidRPr="007C5752">
              <w:rPr>
                <w:rFonts w:ascii="Aptos" w:eastAsia="Times New Roman" w:hAnsi="Aptos" w:cs="Lucida Sans Unicode"/>
                <w:color w:val="562873" w:themeColor="accent1"/>
                <w:sz w:val="18"/>
                <w:szCs w:val="18"/>
                <w:lang w:eastAsia="en-US"/>
              </w:rPr>
              <w:t xml:space="preserve">Operating </w:t>
            </w:r>
            <w:r w:rsidR="00EC63A5" w:rsidRPr="007C5752">
              <w:rPr>
                <w:rFonts w:ascii="Aptos" w:eastAsia="Times New Roman" w:hAnsi="Aptos" w:cs="Lucida Sans Unicode"/>
                <w:color w:val="562873" w:themeColor="accent1"/>
                <w:sz w:val="18"/>
                <w:szCs w:val="18"/>
                <w:lang w:eastAsia="en-US"/>
              </w:rPr>
              <w:t>Scenario</w:t>
            </w:r>
            <w:r w:rsidRPr="007C5752">
              <w:rPr>
                <w:rFonts w:ascii="Aptos" w:eastAsia="Times New Roman" w:hAnsi="Aptos" w:cs="Lucida Sans Unicode"/>
                <w:color w:val="562873" w:themeColor="accent1"/>
                <w:sz w:val="18"/>
                <w:szCs w:val="18"/>
                <w:lang w:eastAsia="en-US"/>
              </w:rPr>
              <w:t>: 2 K Standby</w:t>
            </w:r>
          </w:p>
        </w:tc>
      </w:tr>
      <w:tr w:rsidR="00771AC9" w:rsidRPr="007C5752" w14:paraId="3A4584AE" w14:textId="77777777" w:rsidTr="00EC63A5">
        <w:trPr>
          <w:cantSplit/>
          <w:jc w:val="center"/>
        </w:trPr>
        <w:tc>
          <w:tcPr>
            <w:tcW w:w="970" w:type="pct"/>
            <w:vAlign w:val="center"/>
            <w:hideMark/>
          </w:tcPr>
          <w:p w14:paraId="741CB308"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Pressure (bar)</w:t>
            </w:r>
          </w:p>
        </w:tc>
        <w:tc>
          <w:tcPr>
            <w:tcW w:w="697" w:type="pct"/>
            <w:vAlign w:val="center"/>
            <w:hideMark/>
          </w:tcPr>
          <w:p w14:paraId="0C0D4055"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3.0</w:t>
            </w:r>
          </w:p>
        </w:tc>
        <w:tc>
          <w:tcPr>
            <w:tcW w:w="833" w:type="pct"/>
            <w:vAlign w:val="center"/>
            <w:hideMark/>
          </w:tcPr>
          <w:p w14:paraId="7369AB42"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0.029</w:t>
            </w:r>
          </w:p>
        </w:tc>
        <w:tc>
          <w:tcPr>
            <w:tcW w:w="833" w:type="pct"/>
            <w:vAlign w:val="center"/>
            <w:hideMark/>
          </w:tcPr>
          <w:p w14:paraId="37DBED87"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1.1</w:t>
            </w:r>
          </w:p>
        </w:tc>
        <w:tc>
          <w:tcPr>
            <w:tcW w:w="833" w:type="pct"/>
            <w:vAlign w:val="center"/>
            <w:hideMark/>
          </w:tcPr>
          <w:p w14:paraId="0B3412E9" w14:textId="08044C06"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14.0</w:t>
            </w:r>
          </w:p>
        </w:tc>
        <w:tc>
          <w:tcPr>
            <w:tcW w:w="833" w:type="pct"/>
            <w:vAlign w:val="center"/>
            <w:hideMark/>
          </w:tcPr>
          <w:p w14:paraId="67C63754" w14:textId="37CA09E1"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13.0 </w:t>
            </w:r>
          </w:p>
        </w:tc>
      </w:tr>
      <w:tr w:rsidR="00771AC9" w:rsidRPr="007C5752" w14:paraId="68F577E1" w14:textId="77777777" w:rsidTr="00EC63A5">
        <w:trPr>
          <w:cantSplit/>
          <w:jc w:val="center"/>
        </w:trPr>
        <w:tc>
          <w:tcPr>
            <w:tcW w:w="970" w:type="pct"/>
            <w:vAlign w:val="center"/>
            <w:hideMark/>
          </w:tcPr>
          <w:p w14:paraId="17FFE805"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Temperature (K)</w:t>
            </w:r>
          </w:p>
        </w:tc>
        <w:tc>
          <w:tcPr>
            <w:tcW w:w="697" w:type="pct"/>
            <w:vAlign w:val="center"/>
            <w:hideMark/>
          </w:tcPr>
          <w:p w14:paraId="4F74D55E"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4.5</w:t>
            </w:r>
          </w:p>
        </w:tc>
        <w:tc>
          <w:tcPr>
            <w:tcW w:w="833" w:type="pct"/>
            <w:vAlign w:val="center"/>
            <w:hideMark/>
          </w:tcPr>
          <w:p w14:paraId="502A50E9"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4.2</w:t>
            </w:r>
          </w:p>
        </w:tc>
        <w:tc>
          <w:tcPr>
            <w:tcW w:w="833" w:type="pct"/>
            <w:vAlign w:val="center"/>
            <w:hideMark/>
          </w:tcPr>
          <w:p w14:paraId="026EEBB7"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300</w:t>
            </w:r>
          </w:p>
        </w:tc>
        <w:tc>
          <w:tcPr>
            <w:tcW w:w="833" w:type="pct"/>
            <w:vAlign w:val="center"/>
            <w:hideMark/>
          </w:tcPr>
          <w:p w14:paraId="745582A0"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40</w:t>
            </w:r>
          </w:p>
        </w:tc>
        <w:tc>
          <w:tcPr>
            <w:tcW w:w="833" w:type="pct"/>
            <w:vAlign w:val="center"/>
            <w:hideMark/>
          </w:tcPr>
          <w:p w14:paraId="0F812858"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 60</w:t>
            </w:r>
          </w:p>
        </w:tc>
      </w:tr>
      <w:tr w:rsidR="00771AC9" w:rsidRPr="007C5752" w14:paraId="59644CFE" w14:textId="77777777" w:rsidTr="00EC63A5">
        <w:trPr>
          <w:cantSplit/>
          <w:jc w:val="center"/>
        </w:trPr>
        <w:tc>
          <w:tcPr>
            <w:tcW w:w="970" w:type="pct"/>
            <w:vAlign w:val="center"/>
            <w:hideMark/>
          </w:tcPr>
          <w:p w14:paraId="2C04F09F" w14:textId="77777777" w:rsidR="00771AC9" w:rsidRPr="007C5752" w:rsidRDefault="00771AC9" w:rsidP="00771AC9">
            <w:pPr>
              <w:spacing w:before="0"/>
              <w:rPr>
                <w:rFonts w:ascii="Aptos" w:eastAsia="Times New Roman" w:hAnsi="Aptos"/>
                <w:sz w:val="18"/>
                <w:szCs w:val="18"/>
                <w:lang w:eastAsia="en-GB"/>
              </w:rPr>
            </w:pPr>
            <w:r w:rsidRPr="007C5752">
              <w:rPr>
                <w:rFonts w:ascii="Aptos" w:eastAsia="Times New Roman" w:hAnsi="Aptos"/>
                <w:sz w:val="18"/>
                <w:szCs w:val="18"/>
                <w:lang w:eastAsia="en-GB"/>
              </w:rPr>
              <w:t>Mass Flow Rate (g/s)</w:t>
            </w:r>
          </w:p>
        </w:tc>
        <w:tc>
          <w:tcPr>
            <w:tcW w:w="697" w:type="pct"/>
            <w:vAlign w:val="center"/>
            <w:hideMark/>
          </w:tcPr>
          <w:p w14:paraId="548FBD3B"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18</w:t>
            </w:r>
          </w:p>
        </w:tc>
        <w:tc>
          <w:tcPr>
            <w:tcW w:w="833" w:type="pct"/>
            <w:vAlign w:val="center"/>
            <w:hideMark/>
          </w:tcPr>
          <w:p w14:paraId="295B667D"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17</w:t>
            </w:r>
          </w:p>
        </w:tc>
        <w:tc>
          <w:tcPr>
            <w:tcW w:w="833" w:type="pct"/>
            <w:vAlign w:val="center"/>
            <w:hideMark/>
          </w:tcPr>
          <w:p w14:paraId="32778C06" w14:textId="7777777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1</w:t>
            </w:r>
          </w:p>
        </w:tc>
        <w:tc>
          <w:tcPr>
            <w:tcW w:w="833" w:type="pct"/>
            <w:vAlign w:val="center"/>
            <w:hideMark/>
          </w:tcPr>
          <w:p w14:paraId="2F438804" w14:textId="77FB5479"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48</w:t>
            </w:r>
          </w:p>
        </w:tc>
        <w:tc>
          <w:tcPr>
            <w:tcW w:w="833" w:type="pct"/>
            <w:vAlign w:val="center"/>
            <w:hideMark/>
          </w:tcPr>
          <w:p w14:paraId="4CC5C005" w14:textId="0190A707" w:rsidR="00771AC9" w:rsidRPr="007C5752" w:rsidRDefault="00771AC9" w:rsidP="00771AC9">
            <w:pPr>
              <w:spacing w:before="0"/>
              <w:jc w:val="center"/>
              <w:rPr>
                <w:rFonts w:ascii="Aptos" w:eastAsia="Times New Roman" w:hAnsi="Aptos"/>
                <w:sz w:val="18"/>
                <w:szCs w:val="18"/>
                <w:lang w:eastAsia="en-GB"/>
              </w:rPr>
            </w:pPr>
            <w:r w:rsidRPr="007C5752">
              <w:rPr>
                <w:rFonts w:ascii="Aptos" w:eastAsia="Times New Roman" w:hAnsi="Aptos"/>
                <w:sz w:val="18"/>
                <w:szCs w:val="18"/>
                <w:lang w:eastAsia="en-GB"/>
              </w:rPr>
              <w:t>48</w:t>
            </w:r>
          </w:p>
        </w:tc>
      </w:tr>
    </w:tbl>
    <w:p w14:paraId="77EA898E" w14:textId="77777777" w:rsidR="00AF7B8E" w:rsidRPr="007C5752" w:rsidRDefault="00AF7B8E" w:rsidP="007C77C7">
      <w:pPr>
        <w:pStyle w:val="Heading2numbered"/>
      </w:pPr>
      <w:bookmarkStart w:id="3057" w:name="_Toc202536092"/>
      <w:bookmarkStart w:id="3058" w:name="_Toc202536876"/>
      <w:bookmarkStart w:id="3059" w:name="_Toc212194828"/>
      <w:bookmarkEnd w:id="3036"/>
      <w:r w:rsidRPr="007C5752">
        <w:t xml:space="preserve">Reliability </w:t>
      </w:r>
      <w:bookmarkEnd w:id="3047"/>
      <w:r w:rsidRPr="007C5752">
        <w:t>Requirements</w:t>
      </w:r>
      <w:bookmarkEnd w:id="3057"/>
      <w:bookmarkEnd w:id="3058"/>
      <w:bookmarkEnd w:id="3059"/>
    </w:p>
    <w:p w14:paraId="7BAC1241" w14:textId="35807597" w:rsidR="00AF7B8E" w:rsidRPr="007C5752" w:rsidRDefault="00AF7B8E" w:rsidP="00575005">
      <w:pPr>
        <w:pStyle w:val="RequirementList"/>
      </w:pPr>
      <w:bookmarkStart w:id="3060" w:name="_Toc200491825"/>
      <w:r w:rsidRPr="007C5752">
        <w:t>The QPLANT shall apply proven processes and be based on industrially proven technologies.</w:t>
      </w:r>
      <w:bookmarkEnd w:id="3060"/>
    </w:p>
    <w:p w14:paraId="2C20BDCA" w14:textId="766B0340" w:rsidR="00884542" w:rsidRPr="007C5752" w:rsidRDefault="00892808" w:rsidP="00575005">
      <w:pPr>
        <w:pStyle w:val="RequirementList"/>
      </w:pPr>
      <w:r w:rsidRPr="007C5752">
        <w:t xml:space="preserve">For </w:t>
      </w:r>
      <w:r w:rsidR="00C04223" w:rsidRPr="007C5752">
        <w:t xml:space="preserve">failures </w:t>
      </w:r>
      <w:r w:rsidR="00F97DF0" w:rsidRPr="007C5752">
        <w:t>resulting in a</w:t>
      </w:r>
      <w:r w:rsidR="00DC1A7F" w:rsidRPr="007C5752">
        <w:t>n</w:t>
      </w:r>
      <w:r w:rsidR="00F97DF0" w:rsidRPr="007C5752">
        <w:t xml:space="preserve"> </w:t>
      </w:r>
      <w:r w:rsidR="00F9663B" w:rsidRPr="007C5752">
        <w:t xml:space="preserve">unplanned </w:t>
      </w:r>
      <w:r w:rsidR="007B5CF3" w:rsidRPr="007C5752">
        <w:t xml:space="preserve">transition out of the “2K operation” scenario, </w:t>
      </w:r>
      <w:r w:rsidRPr="007C5752">
        <w:t xml:space="preserve">the MTBF shall be </w:t>
      </w:r>
      <w:r w:rsidR="00884542" w:rsidRPr="007C5752">
        <w:t xml:space="preserve">higher than </w:t>
      </w:r>
      <w:r w:rsidR="004009EB" w:rsidRPr="007C5752">
        <w:t>5</w:t>
      </w:r>
      <w:r w:rsidR="00884542" w:rsidRPr="007C5752">
        <w:t xml:space="preserve"> years.</w:t>
      </w:r>
    </w:p>
    <w:p w14:paraId="23BF69B4" w14:textId="0268AC22" w:rsidR="00A51A48" w:rsidRPr="007C5752" w:rsidRDefault="00A51A48" w:rsidP="00A51A48">
      <w:pPr>
        <w:pStyle w:val="RequirementList"/>
      </w:pPr>
      <w:r w:rsidRPr="007C5752">
        <w:t>For failures resulting in a</w:t>
      </w:r>
      <w:r w:rsidR="00DC1A7F" w:rsidRPr="007C5752">
        <w:t>n</w:t>
      </w:r>
      <w:r w:rsidRPr="007C5752">
        <w:t xml:space="preserve"> unplanned transition to the “4.5K</w:t>
      </w:r>
      <w:r w:rsidR="00183D0D" w:rsidRPr="007C5752">
        <w:t xml:space="preserve"> standby”</w:t>
      </w:r>
      <w:r w:rsidR="00CD48E7" w:rsidRPr="007C5752">
        <w:t xml:space="preserve"> scenario</w:t>
      </w:r>
      <w:r w:rsidRPr="007C5752">
        <w:t>, the MTBF shall be higher than 1</w:t>
      </w:r>
      <w:r w:rsidR="004009EB" w:rsidRPr="007C5752">
        <w:t xml:space="preserve">0 </w:t>
      </w:r>
      <w:r w:rsidRPr="007C5752">
        <w:t>years.</w:t>
      </w:r>
    </w:p>
    <w:p w14:paraId="38F1C568" w14:textId="04A04DD3" w:rsidR="00750829" w:rsidRPr="007C5752" w:rsidRDefault="00750829" w:rsidP="00575005">
      <w:pPr>
        <w:pStyle w:val="RequirementList"/>
      </w:pPr>
      <w:r w:rsidRPr="007C5752">
        <w:t>For failures resulting in a</w:t>
      </w:r>
      <w:r w:rsidR="00DC1A7F" w:rsidRPr="007C5752">
        <w:t>n</w:t>
      </w:r>
      <w:r w:rsidRPr="007C5752">
        <w:t xml:space="preserve"> </w:t>
      </w:r>
      <w:r w:rsidR="00F9663B" w:rsidRPr="007C5752">
        <w:t xml:space="preserve">unplanned </w:t>
      </w:r>
      <w:r w:rsidRPr="007C5752">
        <w:t>warm up of the linac to &gt; 4.5K, the MTBF shall be higher than 15 years</w:t>
      </w:r>
      <w:r w:rsidR="004577DD" w:rsidRPr="007C5752">
        <w:t>.</w:t>
      </w:r>
    </w:p>
    <w:p w14:paraId="07F0E528" w14:textId="79B10BC0" w:rsidR="003771D2" w:rsidRPr="007C5752" w:rsidRDefault="003771D2" w:rsidP="00DC1A7F">
      <w:pPr>
        <w:pStyle w:val="SysReq3"/>
        <w:ind w:left="0"/>
        <w:rPr>
          <w:lang w:val="en-GB"/>
        </w:rPr>
      </w:pPr>
      <w:r w:rsidRPr="007C5752">
        <w:rPr>
          <w:lang w:val="en-GB"/>
        </w:rPr>
        <w:t xml:space="preserve">In the offer, the Applicant shall provide a substantiated justification for the MTBF </w:t>
      </w:r>
      <w:r w:rsidR="000C07B2" w:rsidRPr="007C5752">
        <w:rPr>
          <w:lang w:val="en-GB"/>
        </w:rPr>
        <w:t>of the QPLANT</w:t>
      </w:r>
      <w:r w:rsidRPr="007C5752">
        <w:rPr>
          <w:lang w:val="en-GB"/>
        </w:rPr>
        <w:t>, including</w:t>
      </w:r>
      <w:r w:rsidR="003B3DBF" w:rsidRPr="007C5752">
        <w:rPr>
          <w:lang w:val="en-GB"/>
        </w:rPr>
        <w:t xml:space="preserve"> but not limited to</w:t>
      </w:r>
      <w:r w:rsidRPr="007C5752">
        <w:rPr>
          <w:lang w:val="en-GB"/>
        </w:rPr>
        <w:t>:</w:t>
      </w:r>
    </w:p>
    <w:p w14:paraId="250E9135" w14:textId="0CE71D07" w:rsidR="003771D2" w:rsidRPr="007C5752" w:rsidRDefault="0057656F">
      <w:pPr>
        <w:pStyle w:val="SysReq3"/>
        <w:numPr>
          <w:ilvl w:val="0"/>
          <w:numId w:val="68"/>
        </w:numPr>
        <w:rPr>
          <w:lang w:val="en-GB"/>
        </w:rPr>
      </w:pPr>
      <w:r w:rsidRPr="007C5752">
        <w:rPr>
          <w:lang w:val="en-GB"/>
        </w:rPr>
        <w:t>A</w:t>
      </w:r>
      <w:r w:rsidR="003771D2" w:rsidRPr="007C5752">
        <w:rPr>
          <w:lang w:val="en-GB"/>
        </w:rPr>
        <w:t>pplied redundancy (e.g., N+1, 2oo3)</w:t>
      </w:r>
    </w:p>
    <w:p w14:paraId="3AE554F4" w14:textId="668352AD" w:rsidR="003771D2" w:rsidRPr="007C5752" w:rsidRDefault="003771D2">
      <w:pPr>
        <w:pStyle w:val="SysReq3"/>
        <w:numPr>
          <w:ilvl w:val="0"/>
          <w:numId w:val="68"/>
        </w:numPr>
        <w:rPr>
          <w:lang w:val="en-GB"/>
        </w:rPr>
      </w:pPr>
      <w:r w:rsidRPr="007C5752">
        <w:rPr>
          <w:lang w:val="en-GB"/>
        </w:rPr>
        <w:t xml:space="preserve">MTBF values </w:t>
      </w:r>
      <w:r w:rsidR="00272232" w:rsidRPr="007C5752">
        <w:rPr>
          <w:lang w:val="en-GB"/>
        </w:rPr>
        <w:t xml:space="preserve">for each </w:t>
      </w:r>
      <w:r w:rsidRPr="007C5752">
        <w:rPr>
          <w:lang w:val="en-GB"/>
        </w:rPr>
        <w:t>critical component, with supporting data</w:t>
      </w:r>
    </w:p>
    <w:p w14:paraId="0AF8DF0C" w14:textId="77777777" w:rsidR="003771D2" w:rsidRPr="007C5752" w:rsidRDefault="003771D2">
      <w:pPr>
        <w:pStyle w:val="SysReq3"/>
        <w:numPr>
          <w:ilvl w:val="0"/>
          <w:numId w:val="68"/>
        </w:numPr>
        <w:rPr>
          <w:lang w:val="en-GB"/>
        </w:rPr>
      </w:pPr>
      <w:r w:rsidRPr="007C5752">
        <w:rPr>
          <w:lang w:val="en-GB"/>
        </w:rPr>
        <w:t>Summary RAMI considerations and lifecycle-impacting design choice</w:t>
      </w:r>
    </w:p>
    <w:p w14:paraId="08919100" w14:textId="77777777" w:rsidR="003771D2" w:rsidRPr="007C5752" w:rsidRDefault="003771D2">
      <w:pPr>
        <w:pStyle w:val="SysReq3"/>
        <w:numPr>
          <w:ilvl w:val="0"/>
          <w:numId w:val="68"/>
        </w:numPr>
        <w:rPr>
          <w:lang w:val="en-GB"/>
        </w:rPr>
      </w:pPr>
      <w:r w:rsidRPr="007C5752">
        <w:rPr>
          <w:lang w:val="en-GB"/>
        </w:rPr>
        <w:t>Outline of RCM strategy supporting availability objectives</w:t>
      </w:r>
    </w:p>
    <w:p w14:paraId="60E04E71" w14:textId="4726B2AB" w:rsidR="003771D2" w:rsidRPr="007C5752" w:rsidRDefault="003771D2">
      <w:pPr>
        <w:pStyle w:val="SysReq3"/>
        <w:numPr>
          <w:ilvl w:val="0"/>
          <w:numId w:val="68"/>
        </w:numPr>
        <w:rPr>
          <w:lang w:val="en-GB"/>
        </w:rPr>
      </w:pPr>
      <w:r w:rsidRPr="007C5752">
        <w:rPr>
          <w:lang w:val="en-GB"/>
        </w:rPr>
        <w:t>Key failure modes and corresponding mitigation measures (FO, FC, NO, NC for critical isolation or segmentation valves shall be provided for the LOOP and at least one other scenario (main interfacing valves of QRB and WCS)</w:t>
      </w:r>
    </w:p>
    <w:p w14:paraId="1DCB0A38" w14:textId="6DD03E9A" w:rsidR="00AF7B8E" w:rsidRPr="007C5752" w:rsidRDefault="008618E2" w:rsidP="00575005">
      <w:pPr>
        <w:pStyle w:val="RequirementList"/>
      </w:pPr>
      <w:bookmarkStart w:id="3061" w:name="_Toc200491827"/>
      <w:r w:rsidRPr="007C5752">
        <w:t xml:space="preserve">The </w:t>
      </w:r>
      <w:r w:rsidR="00AF7B8E" w:rsidRPr="007C5752">
        <w:t xml:space="preserve">Contractor shall </w:t>
      </w:r>
      <w:r w:rsidR="004638BC" w:rsidRPr="007C5752">
        <w:t xml:space="preserve">submit the </w:t>
      </w:r>
      <w:r w:rsidR="00386C99" w:rsidRPr="007C5752">
        <w:t xml:space="preserve">detailed </w:t>
      </w:r>
      <w:r w:rsidR="00AF7B8E" w:rsidRPr="007C5752">
        <w:t>MTBF</w:t>
      </w:r>
      <w:r w:rsidR="006370C9" w:rsidRPr="007C5752">
        <w:t xml:space="preserve"> cal</w:t>
      </w:r>
      <w:r w:rsidR="00FD1F0E" w:rsidRPr="007C5752">
        <w:t>c</w:t>
      </w:r>
      <w:r w:rsidR="006370C9" w:rsidRPr="007C5752">
        <w:t>ulation</w:t>
      </w:r>
      <w:r w:rsidR="00AF7B8E" w:rsidRPr="007C5752">
        <w:t xml:space="preserve"> </w:t>
      </w:r>
      <w:r w:rsidR="00531FAC" w:rsidRPr="007C5752">
        <w:t>demonstrating the compliance</w:t>
      </w:r>
      <w:r w:rsidR="00AF7B8E" w:rsidRPr="007C5752">
        <w:t xml:space="preserve"> </w:t>
      </w:r>
      <w:r w:rsidR="00531FAC" w:rsidRPr="007C5752">
        <w:t xml:space="preserve">of the detailed design with the MTBF requirements </w:t>
      </w:r>
      <w:r w:rsidR="00802A71" w:rsidRPr="007C5752">
        <w:t>to SCK CEN</w:t>
      </w:r>
      <w:r w:rsidR="00BF0DBB" w:rsidRPr="007C5752">
        <w:t xml:space="preserve"> </w:t>
      </w:r>
      <w:r w:rsidR="00AF7B8E" w:rsidRPr="007C5752">
        <w:t xml:space="preserve">for </w:t>
      </w:r>
      <w:r w:rsidR="00BF0DBB" w:rsidRPr="007C5752">
        <w:t>review and subsequent approval</w:t>
      </w:r>
      <w:r w:rsidRPr="007C5752">
        <w:t xml:space="preserve"> at the latest by the end of the Phase 1</w:t>
      </w:r>
      <w:bookmarkEnd w:id="3061"/>
      <w:r w:rsidR="00277F8F" w:rsidRPr="007C5752">
        <w:t xml:space="preserve">. </w:t>
      </w:r>
      <w:r w:rsidR="00516390" w:rsidRPr="007C5752">
        <w:t xml:space="preserve">The Contractor shall substantiate the MTBF values by manufacturer data (OEM or COTS), field performance records, or predictive reliability models. </w:t>
      </w:r>
      <w:r w:rsidR="008A47D0" w:rsidRPr="007C5752">
        <w:t xml:space="preserve"> </w:t>
      </w:r>
      <w:r w:rsidR="00516390" w:rsidRPr="007C5752">
        <w:t>The level of detail shall be proportionate to the component’s criticality in the overall system reliability and availability architecture.  The Contractor shall also provide a component-level (LRU) replacement schedule for the expected lifetime duration of at least 40 years, including MTBF data, estimated downtime impact, and cost per intervention.</w:t>
      </w:r>
    </w:p>
    <w:p w14:paraId="0697A942" w14:textId="77777777" w:rsidR="009F52A7" w:rsidRPr="007C5752" w:rsidRDefault="0099049B" w:rsidP="00997496">
      <w:pPr>
        <w:pStyle w:val="Heading2numbered"/>
        <w:keepNext/>
        <w:keepLines/>
        <w:ind w:left="578" w:hanging="578"/>
      </w:pPr>
      <w:bookmarkStart w:id="3062" w:name="_Toc200491815"/>
      <w:bookmarkStart w:id="3063" w:name="_Toc202536094"/>
      <w:bookmarkStart w:id="3064" w:name="_Toc202536878"/>
      <w:bookmarkStart w:id="3065" w:name="_Toc212194829"/>
      <w:r w:rsidRPr="007C5752">
        <w:t xml:space="preserve">QPLANT </w:t>
      </w:r>
      <w:r w:rsidR="00766AC3" w:rsidRPr="007C5752">
        <w:t>D</w:t>
      </w:r>
      <w:r w:rsidR="00AE42B7" w:rsidRPr="007C5752">
        <w:t>esign</w:t>
      </w:r>
      <w:bookmarkEnd w:id="3062"/>
      <w:r w:rsidRPr="007C5752">
        <w:t xml:space="preserve"> &amp; </w:t>
      </w:r>
      <w:r w:rsidR="00F8501B" w:rsidRPr="007C5752">
        <w:t>Construction Requirements</w:t>
      </w:r>
      <w:bookmarkEnd w:id="3063"/>
      <w:bookmarkEnd w:id="3064"/>
      <w:bookmarkEnd w:id="3065"/>
    </w:p>
    <w:p w14:paraId="09255C00" w14:textId="4A1C2A34" w:rsidR="008B0D3C" w:rsidRPr="007C5752" w:rsidRDefault="008B0D3C" w:rsidP="008B0D3C">
      <w:pPr>
        <w:pStyle w:val="regular"/>
        <w:rPr>
          <w:rFonts w:cs="Segoe UI"/>
          <w:i/>
          <w:u w:color="034694" w:themeColor="accent4"/>
          <w:lang w:eastAsia="fr-FR"/>
        </w:rPr>
      </w:pPr>
      <w:r w:rsidRPr="007C5752">
        <w:rPr>
          <w:rFonts w:cs="Segoe UI"/>
          <w:i/>
          <w:u w:color="034694" w:themeColor="accent4"/>
          <w:lang w:eastAsia="fr-FR"/>
        </w:rPr>
        <w:t>In the offer, the Applicant shall describe and justify the system architecture and configuration and provide the key specifications of the main components</w:t>
      </w:r>
      <w:r w:rsidR="00C634AC" w:rsidRPr="007C5752">
        <w:rPr>
          <w:rFonts w:cs="Segoe UI"/>
          <w:i/>
          <w:u w:color="034694" w:themeColor="accent4"/>
          <w:lang w:eastAsia="fr-FR"/>
        </w:rPr>
        <w:t>.</w:t>
      </w:r>
    </w:p>
    <w:p w14:paraId="0344F3EA" w14:textId="4083B58E" w:rsidR="00156247" w:rsidRPr="007C5752" w:rsidRDefault="007C1033" w:rsidP="00B5535E">
      <w:pPr>
        <w:pStyle w:val="Heading3numbered"/>
      </w:pPr>
      <w:bookmarkStart w:id="3066" w:name="_Toc212194830"/>
      <w:r w:rsidRPr="007C5752">
        <w:t>Units</w:t>
      </w:r>
      <w:bookmarkEnd w:id="3066"/>
    </w:p>
    <w:p w14:paraId="074E0E8F" w14:textId="2D485773" w:rsidR="00156247" w:rsidRPr="007C5752" w:rsidRDefault="00997496" w:rsidP="00575005">
      <w:pPr>
        <w:pStyle w:val="RequirementList"/>
      </w:pPr>
      <w:bookmarkStart w:id="3067" w:name="_Toc200491817"/>
      <w:r w:rsidRPr="007C5752">
        <w:t>All pressure values shall be stated as absolute</w:t>
      </w:r>
      <w:r w:rsidR="00D73357" w:rsidRPr="007C5752">
        <w:t xml:space="preserve"> values</w:t>
      </w:r>
      <w:r w:rsidRPr="007C5752">
        <w:t xml:space="preserve"> in bar</w:t>
      </w:r>
      <w:r w:rsidR="00960605" w:rsidRPr="007C5752">
        <w:t>(</w:t>
      </w:r>
      <w:r w:rsidR="000A7E1A" w:rsidRPr="007C5752">
        <w:t>a</w:t>
      </w:r>
      <w:r w:rsidR="00960605" w:rsidRPr="007C5752">
        <w:t>)</w:t>
      </w:r>
      <w:r w:rsidRPr="007C5752">
        <w:t xml:space="preserve"> or mbar</w:t>
      </w:r>
      <w:r w:rsidR="00960605" w:rsidRPr="007C5752">
        <w:t>(</w:t>
      </w:r>
      <w:r w:rsidR="000A7E1A" w:rsidRPr="007C5752">
        <w:t>a</w:t>
      </w:r>
      <w:r w:rsidR="00960605" w:rsidRPr="007C5752">
        <w:t>)</w:t>
      </w:r>
      <w:r w:rsidRPr="007C5752">
        <w:t xml:space="preserve">  </w:t>
      </w:r>
      <w:bookmarkEnd w:id="3067"/>
    </w:p>
    <w:p w14:paraId="0EDAB284" w14:textId="750E1700" w:rsidR="0051482C" w:rsidRPr="007C5752" w:rsidRDefault="00997496" w:rsidP="00AD0221">
      <w:pPr>
        <w:pStyle w:val="RequirementList"/>
      </w:pPr>
      <w:r w:rsidRPr="007C5752">
        <w:t>All other units shall follow the International System of Units (SI)</w:t>
      </w:r>
      <w:r w:rsidR="00D73357" w:rsidRPr="007C5752">
        <w:t>,</w:t>
      </w:r>
      <w:r w:rsidR="00352FF0" w:rsidRPr="007C5752">
        <w:t xml:space="preserve"> </w:t>
      </w:r>
      <w:r w:rsidR="00D73357" w:rsidRPr="007C5752">
        <w:t>with</w:t>
      </w:r>
      <w:r w:rsidRPr="007C5752">
        <w:t xml:space="preserve"> exception </w:t>
      </w:r>
      <w:r w:rsidR="00D73357" w:rsidRPr="007C5752">
        <w:t xml:space="preserve">of </w:t>
      </w:r>
      <w:r w:rsidRPr="007C5752">
        <w:t xml:space="preserve">flow in g/s </w:t>
      </w:r>
      <w:r w:rsidR="00D73357" w:rsidRPr="007C5752">
        <w:t>(</w:t>
      </w:r>
      <w:r w:rsidRPr="007C5752">
        <w:t>not kg/s</w:t>
      </w:r>
      <w:r w:rsidR="00D73357" w:rsidRPr="007C5752">
        <w:t>)</w:t>
      </w:r>
    </w:p>
    <w:p w14:paraId="09EB6B67" w14:textId="77777777" w:rsidR="00DE0934" w:rsidRPr="007C5752" w:rsidRDefault="00DE0934" w:rsidP="00DE0934">
      <w:pPr>
        <w:pStyle w:val="Heading3numbered"/>
      </w:pPr>
      <w:bookmarkStart w:id="3068" w:name="_Toc212194831"/>
      <w:bookmarkStart w:id="3069" w:name="_Toc200491819"/>
      <w:bookmarkStart w:id="3070" w:name="_Toc202536096"/>
      <w:bookmarkStart w:id="3071" w:name="_Toc202536880"/>
      <w:r w:rsidRPr="007C5752">
        <w:lastRenderedPageBreak/>
        <w:t>3D Model</w:t>
      </w:r>
      <w:bookmarkEnd w:id="3068"/>
    </w:p>
    <w:p w14:paraId="278403D8" w14:textId="77777777" w:rsidR="00DE0934" w:rsidRPr="007C5752" w:rsidRDefault="00DE0934" w:rsidP="00DE0934">
      <w:pPr>
        <w:pStyle w:val="RequirementList"/>
      </w:pPr>
      <w:r w:rsidRPr="007C5752">
        <w:t>The Contractor shall deliver a detailed 3D CAD model of the QPLANT and associated components to ensure interoperability, detailed design accuracy, and lifecycle integration:</w:t>
      </w:r>
    </w:p>
    <w:p w14:paraId="0E943C81" w14:textId="77777777" w:rsidR="00DE0934" w:rsidRPr="007C5752" w:rsidRDefault="00DE0934" w:rsidP="00DE0934">
      <w:pPr>
        <w:pStyle w:val="RequirementList"/>
      </w:pPr>
      <w:r w:rsidRPr="007C5752">
        <w:t>The Contractor shall submit a preliminary 3D model in the Concept Design phase.</w:t>
      </w:r>
    </w:p>
    <w:p w14:paraId="67E1DBD4" w14:textId="77777777" w:rsidR="00DE0934" w:rsidRPr="007C5752" w:rsidRDefault="00DE0934" w:rsidP="00DE0934">
      <w:pPr>
        <w:pStyle w:val="RequirementList"/>
        <w:numPr>
          <w:ilvl w:val="1"/>
          <w:numId w:val="15"/>
        </w:numPr>
      </w:pPr>
      <w:r w:rsidRPr="007C5752">
        <w:t>The file format shall be STEP AP242 format</w:t>
      </w:r>
    </w:p>
    <w:p w14:paraId="5EBB5258" w14:textId="77777777" w:rsidR="00DE0934" w:rsidRPr="007C5752" w:rsidRDefault="00DE0934" w:rsidP="00DE0934">
      <w:pPr>
        <w:pStyle w:val="RequirementList"/>
        <w:numPr>
          <w:ilvl w:val="1"/>
          <w:numId w:val="15"/>
        </w:numPr>
      </w:pPr>
      <w:r w:rsidRPr="007C5752">
        <w:t>The Level of Detail (LOD) shall be at least LOD 200.</w:t>
      </w:r>
    </w:p>
    <w:p w14:paraId="5352DD3F" w14:textId="77777777" w:rsidR="00DE0934" w:rsidRPr="007C5752" w:rsidRDefault="00DE0934" w:rsidP="00DE0934">
      <w:pPr>
        <w:pStyle w:val="RequirementList"/>
        <w:numPr>
          <w:ilvl w:val="1"/>
          <w:numId w:val="15"/>
        </w:numPr>
      </w:pPr>
      <w:r w:rsidRPr="007C5752">
        <w:t xml:space="preserve">The model shall include a first indication of the location of all external interfaces (to SCK CEN support systems and infrastructure and QLM) </w:t>
      </w:r>
    </w:p>
    <w:p w14:paraId="2CFEAD94" w14:textId="77777777" w:rsidR="00DE0934" w:rsidRPr="007C5752" w:rsidRDefault="00DE0934" w:rsidP="00DE0934">
      <w:pPr>
        <w:pStyle w:val="RequirementList"/>
      </w:pPr>
      <w:r w:rsidRPr="007C5752">
        <w:t>The Contractor shall submit an updated 3D model in the Final Design phase.</w:t>
      </w:r>
    </w:p>
    <w:p w14:paraId="4155CBA0" w14:textId="77777777" w:rsidR="00DE0934" w:rsidRPr="007C5752" w:rsidRDefault="00DE0934" w:rsidP="00DE0934">
      <w:pPr>
        <w:pStyle w:val="RequirementList"/>
        <w:numPr>
          <w:ilvl w:val="1"/>
          <w:numId w:val="15"/>
        </w:numPr>
      </w:pPr>
      <w:r w:rsidRPr="007C5752">
        <w:t>The file format shall be STEP AP242 format.</w:t>
      </w:r>
    </w:p>
    <w:p w14:paraId="13719032" w14:textId="77777777" w:rsidR="00DE0934" w:rsidRPr="007C5752" w:rsidRDefault="00DE0934" w:rsidP="00DE0934">
      <w:pPr>
        <w:pStyle w:val="RequirementList"/>
        <w:numPr>
          <w:ilvl w:val="1"/>
          <w:numId w:val="15"/>
        </w:numPr>
      </w:pPr>
      <w:r w:rsidRPr="007C5752">
        <w:t>The 3D model shall include metadata such as component IDs, geometric data, material properties, kinematic information, assembly information.</w:t>
      </w:r>
    </w:p>
    <w:p w14:paraId="06B58431" w14:textId="77777777" w:rsidR="00DE0934" w:rsidRPr="007C5752" w:rsidRDefault="00DE0934" w:rsidP="00DE0934">
      <w:pPr>
        <w:pStyle w:val="RequirementList"/>
        <w:numPr>
          <w:ilvl w:val="1"/>
          <w:numId w:val="15"/>
        </w:numPr>
      </w:pPr>
      <w:r w:rsidRPr="007C5752">
        <w:t>The Level of Detail (LOD) shall be 400 (final installation-ready models).</w:t>
      </w:r>
    </w:p>
    <w:p w14:paraId="7C9CFDD9" w14:textId="77777777" w:rsidR="00DE0934" w:rsidRPr="007C5752" w:rsidRDefault="00DE0934" w:rsidP="00DE0934">
      <w:pPr>
        <w:pStyle w:val="RequirementList"/>
        <w:numPr>
          <w:ilvl w:val="1"/>
          <w:numId w:val="15"/>
        </w:numPr>
      </w:pPr>
      <w:r w:rsidRPr="007C5752">
        <w:t>The models shall include the terminal points to the SCK CEN provided site infrastructure and support systems (water cooling, MIT, ….).</w:t>
      </w:r>
    </w:p>
    <w:p w14:paraId="2DC37AEC" w14:textId="096A721A" w:rsidR="00DE0934" w:rsidRPr="007C5752" w:rsidRDefault="00DE0934" w:rsidP="00DE0934">
      <w:pPr>
        <w:pStyle w:val="RequirementList"/>
      </w:pPr>
      <w:r w:rsidRPr="007C5752">
        <w:t xml:space="preserve">The Contractor shall submit an as built 3D model before the </w:t>
      </w:r>
      <w:r w:rsidR="003C6E3A" w:rsidRPr="007C5752">
        <w:t>S</w:t>
      </w:r>
      <w:r w:rsidRPr="007C5752">
        <w:t>AT.</w:t>
      </w:r>
    </w:p>
    <w:p w14:paraId="3F4F8AC6" w14:textId="2CA805F3" w:rsidR="00DE0934" w:rsidRPr="007C5752" w:rsidRDefault="00DE0934" w:rsidP="00DE0934">
      <w:pPr>
        <w:pStyle w:val="RequirementList"/>
        <w:numPr>
          <w:ilvl w:val="1"/>
          <w:numId w:val="15"/>
        </w:numPr>
      </w:pPr>
      <w:r w:rsidRPr="007C5752">
        <w:t>The Level of Detail (LOD) shall be LOD 500</w:t>
      </w:r>
      <w:r w:rsidR="003C6E3A" w:rsidRPr="007C5752">
        <w:t xml:space="preserve"> (operational/as built model)</w:t>
      </w:r>
    </w:p>
    <w:p w14:paraId="7489F62E" w14:textId="77777777" w:rsidR="00DC1A7F" w:rsidRPr="007C5752" w:rsidRDefault="00DE0934" w:rsidP="00DC1A7F">
      <w:pPr>
        <w:pStyle w:val="SysReq3"/>
        <w:ind w:left="0"/>
        <w:rPr>
          <w:lang w:val="en-GB"/>
        </w:rPr>
      </w:pPr>
      <w:r w:rsidRPr="007C5752">
        <w:rPr>
          <w:lang w:val="en-GB"/>
        </w:rPr>
        <w:t>In the offer, the Applicant shall</w:t>
      </w:r>
      <w:r w:rsidR="00DC1A7F" w:rsidRPr="007C5752">
        <w:rPr>
          <w:lang w:val="en-GB"/>
        </w:rPr>
        <w:t>:</w:t>
      </w:r>
    </w:p>
    <w:p w14:paraId="698B9C01" w14:textId="1945A788" w:rsidR="00DE0934" w:rsidRPr="007C5752" w:rsidRDefault="00DC1A7F">
      <w:pPr>
        <w:pStyle w:val="SysReq3"/>
        <w:numPr>
          <w:ilvl w:val="0"/>
          <w:numId w:val="68"/>
        </w:numPr>
        <w:rPr>
          <w:lang w:val="en-GB"/>
        </w:rPr>
      </w:pPr>
      <w:r w:rsidRPr="007C5752">
        <w:rPr>
          <w:lang w:val="en-GB"/>
        </w:rPr>
        <w:t>P</w:t>
      </w:r>
      <w:r w:rsidR="00DE0934" w:rsidRPr="007C5752">
        <w:rPr>
          <w:lang w:val="en-GB"/>
        </w:rPr>
        <w:t>resent the tools that he shall implement to allow SCK CEN to review the models (SCK CEN internally uses BIMS 360 and PTC CREO).</w:t>
      </w:r>
    </w:p>
    <w:p w14:paraId="2BECB68B" w14:textId="0FB17BB2" w:rsidR="00DE0934" w:rsidRPr="007C5752" w:rsidRDefault="00DC1A7F">
      <w:pPr>
        <w:pStyle w:val="SysReq3"/>
        <w:numPr>
          <w:ilvl w:val="0"/>
          <w:numId w:val="68"/>
        </w:numPr>
        <w:rPr>
          <w:lang w:val="en-GB"/>
        </w:rPr>
      </w:pPr>
      <w:r w:rsidRPr="007C5752">
        <w:rPr>
          <w:lang w:val="en-GB"/>
        </w:rPr>
        <w:t>P</w:t>
      </w:r>
      <w:r w:rsidR="00DE0934" w:rsidRPr="007C5752">
        <w:rPr>
          <w:lang w:val="en-GB"/>
        </w:rPr>
        <w:t>rovide a preliminary model of the QPLANT with at least LOD 100 in STEP AP242 format.</w:t>
      </w:r>
    </w:p>
    <w:p w14:paraId="576129BE" w14:textId="0E5F4597" w:rsidR="002468F0" w:rsidRPr="007C5752" w:rsidRDefault="002468F0" w:rsidP="00B94A3D">
      <w:pPr>
        <w:pStyle w:val="Heading3numbered"/>
        <w:keepNext/>
        <w:keepLines/>
      </w:pPr>
      <w:bookmarkStart w:id="3072" w:name="_Toc212194832"/>
      <w:r w:rsidRPr="007C5752">
        <w:t>Energy</w:t>
      </w:r>
      <w:r w:rsidR="0099049B" w:rsidRPr="007C5752">
        <w:t>-</w:t>
      </w:r>
      <w:r w:rsidRPr="007C5752">
        <w:t>efficiency</w:t>
      </w:r>
      <w:bookmarkEnd w:id="3069"/>
      <w:bookmarkEnd w:id="3070"/>
      <w:bookmarkEnd w:id="3071"/>
      <w:bookmarkEnd w:id="3072"/>
    </w:p>
    <w:p w14:paraId="5E911C7F" w14:textId="4A1B5CB3" w:rsidR="00272E66" w:rsidRPr="007C5752" w:rsidRDefault="00451341" w:rsidP="00451341">
      <w:pPr>
        <w:pStyle w:val="RequirementList"/>
      </w:pPr>
      <w:r w:rsidRPr="007C5752">
        <w:t xml:space="preserve">The QPLANT shall have </w:t>
      </w:r>
      <w:r w:rsidR="006E58DA" w:rsidRPr="007C5752">
        <w:t>an</w:t>
      </w:r>
      <w:r w:rsidRPr="007C5752">
        <w:t xml:space="preserve"> invCOP ≤</w:t>
      </w:r>
      <w:r w:rsidRPr="007C5752">
        <w:rPr>
          <w:rFonts w:ascii="Arial" w:hAnsi="Arial" w:cs="Arial"/>
        </w:rPr>
        <w:t> </w:t>
      </w:r>
      <w:r w:rsidRPr="007C5752">
        <w:t>380</w:t>
      </w:r>
      <w:r w:rsidRPr="007C5752">
        <w:rPr>
          <w:rFonts w:ascii="Arial" w:hAnsi="Arial" w:cs="Arial"/>
        </w:rPr>
        <w:t> </w:t>
      </w:r>
      <w:r w:rsidRPr="007C5752">
        <w:t>W/W  at the Nominal Design Point.</w:t>
      </w:r>
    </w:p>
    <w:p w14:paraId="798561EF" w14:textId="77777777" w:rsidR="00272E66" w:rsidRPr="007C5752" w:rsidRDefault="00272E66" w:rsidP="00575005">
      <w:pPr>
        <w:pStyle w:val="RequirementList"/>
      </w:pPr>
      <w:bookmarkStart w:id="3073" w:name="_Toc200491823"/>
      <w:commentRangeStart w:id="3074"/>
      <w:r w:rsidRPr="007C5752">
        <w:t>Any deviation greater than 5% from the claimed inverse COP at final acceptance shall trigger contractual review, including performance non-conformity, penalties, or corrective actions</w:t>
      </w:r>
      <w:commentRangeEnd w:id="3074"/>
      <w:r w:rsidRPr="007C5752">
        <w:rPr>
          <w:rStyle w:val="CommentReference"/>
          <w:sz w:val="18"/>
          <w:szCs w:val="22"/>
        </w:rPr>
        <w:commentReference w:id="3074"/>
      </w:r>
      <w:r w:rsidRPr="007C5752">
        <w:t>.</w:t>
      </w:r>
      <w:bookmarkEnd w:id="3073"/>
    </w:p>
    <w:p w14:paraId="0D0B05A3" w14:textId="057CAF98" w:rsidR="00272E66" w:rsidRPr="007C5752" w:rsidRDefault="00272E66" w:rsidP="00DC1A7F">
      <w:pPr>
        <w:pStyle w:val="SysReq3"/>
        <w:ind w:left="0"/>
        <w:rPr>
          <w:lang w:val="en-GB"/>
        </w:rPr>
      </w:pPr>
      <w:r w:rsidRPr="007C5752">
        <w:rPr>
          <w:lang w:val="en-GB"/>
        </w:rPr>
        <w:t xml:space="preserve">In the offer the Applicant shall state </w:t>
      </w:r>
      <w:r w:rsidR="00477D3C" w:rsidRPr="007C5752">
        <w:rPr>
          <w:lang w:val="en-GB"/>
        </w:rPr>
        <w:t xml:space="preserve">and </w:t>
      </w:r>
      <w:r w:rsidR="009710DD" w:rsidRPr="007C5752">
        <w:rPr>
          <w:lang w:val="en-GB"/>
        </w:rPr>
        <w:t>substantiate</w:t>
      </w:r>
      <w:r w:rsidR="00477D3C" w:rsidRPr="007C5752">
        <w:rPr>
          <w:lang w:val="en-GB"/>
        </w:rPr>
        <w:t xml:space="preserve"> </w:t>
      </w:r>
      <w:r w:rsidR="009710DD" w:rsidRPr="007C5752">
        <w:rPr>
          <w:lang w:val="en-GB"/>
        </w:rPr>
        <w:t xml:space="preserve">the </w:t>
      </w:r>
      <w:r w:rsidRPr="007C5752">
        <w:rPr>
          <w:iCs/>
          <w:lang w:val="en-GB"/>
        </w:rPr>
        <w:t>invCOP</w:t>
      </w:r>
      <w:r w:rsidRPr="007C5752">
        <w:rPr>
          <w:lang w:val="en-GB"/>
        </w:rPr>
        <w:t xml:space="preserve"> for </w:t>
      </w:r>
      <w:r w:rsidR="00DC1A7F" w:rsidRPr="007C5752">
        <w:rPr>
          <w:lang w:val="en-GB"/>
        </w:rPr>
        <w:t>all</w:t>
      </w:r>
      <w:r w:rsidR="00435F5E" w:rsidRPr="007C5752">
        <w:rPr>
          <w:lang w:val="en-GB"/>
        </w:rPr>
        <w:t xml:space="preserve"> operational</w:t>
      </w:r>
      <w:r w:rsidR="004C00BC" w:rsidRPr="007C5752">
        <w:rPr>
          <w:lang w:val="en-GB"/>
        </w:rPr>
        <w:t xml:space="preserve"> </w:t>
      </w:r>
      <w:r w:rsidRPr="007C5752">
        <w:rPr>
          <w:lang w:val="en-GB"/>
        </w:rPr>
        <w:t>scenarios</w:t>
      </w:r>
      <w:r w:rsidR="00353C26" w:rsidRPr="007C5752">
        <w:rPr>
          <w:lang w:val="en-GB"/>
        </w:rPr>
        <w:t>,</w:t>
      </w:r>
      <w:r w:rsidR="004C00BC" w:rsidRPr="007C5752">
        <w:rPr>
          <w:lang w:val="en-GB"/>
        </w:rPr>
        <w:t xml:space="preserve"> both</w:t>
      </w:r>
      <w:r w:rsidR="00353C26" w:rsidRPr="007C5752">
        <w:rPr>
          <w:lang w:val="en-GB"/>
        </w:rPr>
        <w:t xml:space="preserve"> </w:t>
      </w:r>
      <w:r w:rsidRPr="007C5752">
        <w:rPr>
          <w:lang w:val="en-GB"/>
        </w:rPr>
        <w:t>for initia</w:t>
      </w:r>
      <w:r w:rsidR="004C00BC" w:rsidRPr="007C5752">
        <w:rPr>
          <w:lang w:val="en-GB"/>
        </w:rPr>
        <w:t>l (24 QCELLs)</w:t>
      </w:r>
      <w:r w:rsidRPr="007C5752">
        <w:rPr>
          <w:lang w:val="en-GB"/>
        </w:rPr>
        <w:t xml:space="preserve"> and </w:t>
      </w:r>
      <w:r w:rsidR="004C00BC" w:rsidRPr="007C5752">
        <w:rPr>
          <w:lang w:val="en-GB"/>
        </w:rPr>
        <w:t xml:space="preserve">nominal </w:t>
      </w:r>
      <w:r w:rsidRPr="007C5752">
        <w:rPr>
          <w:lang w:val="en-GB"/>
        </w:rPr>
        <w:t xml:space="preserve">design </w:t>
      </w:r>
      <w:r w:rsidR="004C00BC" w:rsidRPr="007C5752">
        <w:rPr>
          <w:lang w:val="en-GB"/>
        </w:rPr>
        <w:t xml:space="preserve">(30 QCELLs) </w:t>
      </w:r>
      <w:r w:rsidRPr="007C5752">
        <w:rPr>
          <w:lang w:val="en-GB"/>
        </w:rPr>
        <w:t>configuration</w:t>
      </w:r>
      <w:r w:rsidR="004C00BC" w:rsidRPr="007C5752">
        <w:rPr>
          <w:lang w:val="en-GB"/>
        </w:rPr>
        <w:t>s</w:t>
      </w:r>
      <w:r w:rsidR="00352FF0" w:rsidRPr="007C5752">
        <w:rPr>
          <w:lang w:val="en-GB"/>
        </w:rPr>
        <w:t>.</w:t>
      </w:r>
      <w:r w:rsidR="00437A2D" w:rsidRPr="007C5752">
        <w:rPr>
          <w:lang w:val="en-GB"/>
        </w:rPr>
        <w:t xml:space="preserve"> </w:t>
      </w:r>
      <w:r w:rsidR="00277F8F" w:rsidRPr="007C5752">
        <w:rPr>
          <w:lang w:val="en-GB"/>
        </w:rPr>
        <w:t xml:space="preserve"> </w:t>
      </w:r>
      <w:r w:rsidR="00437A2D" w:rsidRPr="007C5752">
        <w:rPr>
          <w:lang w:val="en-GB"/>
        </w:rPr>
        <w:t>Lower invCOP val</w:t>
      </w:r>
      <w:r w:rsidR="00735B7D" w:rsidRPr="007C5752">
        <w:rPr>
          <w:lang w:val="en-GB"/>
        </w:rPr>
        <w:t>u</w:t>
      </w:r>
      <w:r w:rsidR="00437A2D" w:rsidRPr="007C5752">
        <w:rPr>
          <w:lang w:val="en-GB"/>
        </w:rPr>
        <w:t>es are considered an advantage.</w:t>
      </w:r>
    </w:p>
    <w:p w14:paraId="184B477D" w14:textId="4C8500EB" w:rsidR="00272E66" w:rsidRPr="007C5752" w:rsidRDefault="00DD300C" w:rsidP="00D655FC">
      <w:pPr>
        <w:pStyle w:val="RequirementList"/>
      </w:pPr>
      <w:r w:rsidRPr="007C5752">
        <w:t xml:space="preserve">The Contractor shall </w:t>
      </w:r>
      <w:r w:rsidR="004E6BDB" w:rsidRPr="007C5752">
        <w:t xml:space="preserve">validate compliance </w:t>
      </w:r>
      <w:r w:rsidR="00C279A0" w:rsidRPr="007C5752">
        <w:t>of the QPLANT to</w:t>
      </w:r>
      <w:r w:rsidR="004E6BDB" w:rsidRPr="007C5752">
        <w:t xml:space="preserve"> the invCOP </w:t>
      </w:r>
      <w:r w:rsidR="00C279A0" w:rsidRPr="007C5752">
        <w:t xml:space="preserve">that the </w:t>
      </w:r>
      <w:r w:rsidR="00D655FC" w:rsidRPr="007C5752">
        <w:t>Contractor</w:t>
      </w:r>
      <w:r w:rsidR="00C279A0" w:rsidRPr="007C5752">
        <w:t xml:space="preserve"> committed to in their offer</w:t>
      </w:r>
      <w:r w:rsidR="00277F8F" w:rsidRPr="007C5752">
        <w:t xml:space="preserve"> at each contractual stage and report it in every design reviews </w:t>
      </w:r>
      <w:r w:rsidR="004159F7" w:rsidRPr="007C5752">
        <w:t xml:space="preserve">The Contractor shall apply </w:t>
      </w:r>
      <w:r w:rsidR="00272E66" w:rsidRPr="007C5752">
        <w:t>mutually agreed calorimetric, flow</w:t>
      </w:r>
      <w:r w:rsidR="00272E66" w:rsidRPr="007C5752">
        <w:noBreakHyphen/>
        <w:t>based, or standardized test methods (e.g., ISO</w:t>
      </w:r>
      <w:r w:rsidR="00272E66" w:rsidRPr="007C5752">
        <w:rPr>
          <w:rFonts w:ascii="Arial" w:hAnsi="Arial" w:cs="Arial"/>
        </w:rPr>
        <w:t> </w:t>
      </w:r>
      <w:r w:rsidR="00272E66" w:rsidRPr="007C5752">
        <w:t>5167, EN</w:t>
      </w:r>
      <w:r w:rsidR="00272E66" w:rsidRPr="007C5752">
        <w:rPr>
          <w:rFonts w:ascii="Arial" w:hAnsi="Arial" w:cs="Arial"/>
        </w:rPr>
        <w:t> </w:t>
      </w:r>
      <w:r w:rsidR="00272E66" w:rsidRPr="007C5752">
        <w:t>13445).</w:t>
      </w:r>
    </w:p>
    <w:p w14:paraId="34AE4D4A" w14:textId="77777777" w:rsidR="00277F8F" w:rsidRPr="007C5752" w:rsidRDefault="00435F5E" w:rsidP="00DC1A7F">
      <w:pPr>
        <w:pStyle w:val="SysReq3"/>
        <w:ind w:left="0"/>
        <w:rPr>
          <w:lang w:val="en-GB"/>
        </w:rPr>
      </w:pPr>
      <w:r w:rsidRPr="007C5752">
        <w:rPr>
          <w:lang w:val="en-GB"/>
        </w:rPr>
        <w:t xml:space="preserve">In the offer, the </w:t>
      </w:r>
      <w:r w:rsidR="007B2B9B" w:rsidRPr="007C5752">
        <w:rPr>
          <w:lang w:val="en-GB"/>
        </w:rPr>
        <w:t>A</w:t>
      </w:r>
      <w:r w:rsidRPr="007C5752">
        <w:rPr>
          <w:lang w:val="en-GB"/>
        </w:rPr>
        <w:t xml:space="preserve">pplicant shall </w:t>
      </w:r>
    </w:p>
    <w:p w14:paraId="426E628F" w14:textId="198E3AAC" w:rsidR="007B2B9B" w:rsidRPr="007C5752" w:rsidRDefault="00277F8F">
      <w:pPr>
        <w:pStyle w:val="SysReq3"/>
        <w:numPr>
          <w:ilvl w:val="0"/>
          <w:numId w:val="68"/>
        </w:numPr>
        <w:rPr>
          <w:lang w:val="en-GB"/>
        </w:rPr>
      </w:pPr>
      <w:r w:rsidRPr="007C5752">
        <w:rPr>
          <w:lang w:val="en-GB"/>
        </w:rPr>
        <w:t>I</w:t>
      </w:r>
      <w:r w:rsidR="00435F5E" w:rsidRPr="007C5752">
        <w:rPr>
          <w:lang w:val="en-GB"/>
        </w:rPr>
        <w:t>nclude the electrical power measurement method they will apply</w:t>
      </w:r>
      <w:r w:rsidR="008E0E38" w:rsidRPr="007C5752">
        <w:rPr>
          <w:lang w:val="en-GB"/>
        </w:rPr>
        <w:t xml:space="preserve"> within the </w:t>
      </w:r>
      <w:r w:rsidR="00435F5E" w:rsidRPr="007C5752">
        <w:rPr>
          <w:lang w:val="en-GB"/>
        </w:rPr>
        <w:t>QPLANT, specifying</w:t>
      </w:r>
      <w:r w:rsidR="0036435A" w:rsidRPr="007C5752">
        <w:rPr>
          <w:lang w:val="en-GB"/>
        </w:rPr>
        <w:t xml:space="preserve"> </w:t>
      </w:r>
      <w:r w:rsidR="00435F5E" w:rsidRPr="007C5752">
        <w:rPr>
          <w:lang w:val="en-GB"/>
        </w:rPr>
        <w:t xml:space="preserve">the level of integration (e.g., total plant consumption including auxiliaries, compressors, control systems) and the measurement uncertainty.  </w:t>
      </w:r>
    </w:p>
    <w:p w14:paraId="6264AFCA" w14:textId="42344DFF" w:rsidR="00435F5E" w:rsidRPr="007C5752" w:rsidRDefault="00277F8F">
      <w:pPr>
        <w:pStyle w:val="SysReq3"/>
        <w:numPr>
          <w:ilvl w:val="0"/>
          <w:numId w:val="68"/>
        </w:numPr>
        <w:rPr>
          <w:lang w:val="en-GB"/>
        </w:rPr>
      </w:pPr>
      <w:r w:rsidRPr="007C5752">
        <w:rPr>
          <w:lang w:val="en-GB"/>
        </w:rPr>
        <w:t>S</w:t>
      </w:r>
      <w:r w:rsidR="00435F5E" w:rsidRPr="007C5752">
        <w:rPr>
          <w:lang w:val="en-GB"/>
        </w:rPr>
        <w:t>pecify the corresponding reciprocal measurement methodology expected to be applied by SCK CEN, to validate claimed energy figures</w:t>
      </w:r>
      <w:r w:rsidR="0046493B" w:rsidRPr="007C5752">
        <w:rPr>
          <w:lang w:val="en-GB"/>
        </w:rPr>
        <w:t>.</w:t>
      </w:r>
    </w:p>
    <w:p w14:paraId="572CF272" w14:textId="4F882C46" w:rsidR="0046493B" w:rsidRPr="007C5752" w:rsidRDefault="0074562A" w:rsidP="0046493B">
      <w:pPr>
        <w:pStyle w:val="Heading3numbered"/>
        <w:keepNext/>
      </w:pPr>
      <w:bookmarkStart w:id="3075" w:name="_Toc200491995"/>
      <w:bookmarkStart w:id="3076" w:name="_Toc202536130"/>
      <w:bookmarkStart w:id="3077" w:name="_Toc202536889"/>
      <w:bookmarkStart w:id="3078" w:name="_Toc212194833"/>
      <w:r w:rsidRPr="007C5752">
        <w:t xml:space="preserve">General </w:t>
      </w:r>
      <w:r w:rsidR="0046493B" w:rsidRPr="007C5752">
        <w:t>Electrical Requirements</w:t>
      </w:r>
      <w:bookmarkEnd w:id="3075"/>
      <w:bookmarkEnd w:id="3076"/>
      <w:bookmarkEnd w:id="3077"/>
      <w:bookmarkEnd w:id="3078"/>
    </w:p>
    <w:p w14:paraId="725DE9F6" w14:textId="77777777" w:rsidR="0046493B" w:rsidRPr="007C5752" w:rsidRDefault="0046493B" w:rsidP="0046493B">
      <w:pPr>
        <w:pStyle w:val="RequirementList"/>
      </w:pPr>
      <w:bookmarkStart w:id="3079" w:name="_Toc200491996"/>
      <w:r w:rsidRPr="007C5752">
        <w:t>All electrical components (including cables, cabinets, cable trays, and associated systems) shall comply with the applicable international electrical standards, including but not limited to IEC 61508 and IEC 61511 for lifecycle functional safety aspects, and [</w:t>
      </w:r>
      <w:r w:rsidRPr="007C5752">
        <w:rPr>
          <w:rStyle w:val="Style1Char"/>
          <w:rFonts w:eastAsia="Calibri"/>
          <w:color w:val="auto"/>
        </w:rPr>
        <w:t>AD 6</w:t>
      </w:r>
      <w:r w:rsidRPr="007C5752">
        <w:t>].</w:t>
      </w:r>
    </w:p>
    <w:p w14:paraId="17E56773" w14:textId="77777777" w:rsidR="0046493B" w:rsidRPr="007C5752" w:rsidRDefault="0046493B" w:rsidP="0046493B">
      <w:pPr>
        <w:pStyle w:val="RequirementList"/>
      </w:pPr>
      <w:r w:rsidRPr="007C5752">
        <w:lastRenderedPageBreak/>
        <w:t>The selection of cable sheathing materials shall explicitly consider and be validated against the environmental conditions to which they will be exposed, including moisture, oil, cable trenches, heat and freezing temperatures, and electromagnetic interference (EMI) effects.</w:t>
      </w:r>
    </w:p>
    <w:p w14:paraId="56BE5B9A" w14:textId="77777777" w:rsidR="0046493B" w:rsidRPr="007C5752" w:rsidRDefault="0046493B" w:rsidP="0046493B">
      <w:pPr>
        <w:pStyle w:val="RequirementList"/>
      </w:pPr>
      <w:r w:rsidRPr="007C5752">
        <w:t>Each electrical and instrumentation cabinet shall provide at least 25% of its internal volume as free space to accommodate future installation of equipment, cabling, or modifications without necessitating structural change.</w:t>
      </w:r>
    </w:p>
    <w:p w14:paraId="5FCCFEF5" w14:textId="5C2D3E6E" w:rsidR="0046493B" w:rsidRPr="007C5752" w:rsidRDefault="0046493B" w:rsidP="0046493B">
      <w:pPr>
        <w:pStyle w:val="RequirementList"/>
      </w:pPr>
      <w:r w:rsidRPr="007C5752">
        <w:t>The Contractor shall install harmonic filtering devices on all major variable frequency drives (VFDs) (e.g., LP and HP compressors), in accordance with [</w:t>
      </w:r>
      <w:r w:rsidRPr="007C5752">
        <w:rPr>
          <w:rStyle w:val="Style1Char"/>
          <w:rFonts w:eastAsia="Calibri"/>
          <w:color w:val="auto"/>
        </w:rPr>
        <w:t>AD 6</w:t>
      </w:r>
      <w:r w:rsidRPr="007C5752">
        <w:t>] and the requirements of IEC 61800-3 for industrial electromagnetic environments.</w:t>
      </w:r>
    </w:p>
    <w:p w14:paraId="565DD8F1" w14:textId="77777777" w:rsidR="0046493B" w:rsidRPr="007C5752" w:rsidRDefault="0046493B" w:rsidP="0046493B">
      <w:pPr>
        <w:pStyle w:val="RequirementList"/>
        <w:numPr>
          <w:ilvl w:val="0"/>
          <w:numId w:val="0"/>
        </w:numPr>
        <w:ind w:left="720"/>
      </w:pPr>
      <w:r w:rsidRPr="007C5752">
        <w:t>The Contractor shall ensure that emission and immunity limits are met through appropriate use of input line filters, output dv/dt filters (where applicable), and proper shielding, grounding, and cable routing practices.</w:t>
      </w:r>
    </w:p>
    <w:p w14:paraId="69586A84" w14:textId="77777777" w:rsidR="0046493B" w:rsidRPr="007C5752" w:rsidRDefault="0046493B" w:rsidP="0046493B">
      <w:pPr>
        <w:pStyle w:val="RequirementList"/>
      </w:pPr>
      <w:r w:rsidRPr="007C5752">
        <w:t>The Contractor shall ensure that all VFD-driven motors operate within the allowable continuous frequency range defined by IEC 60034 (Rotating Electrical Machines).  Nominal VFD operation shall not exceed 60 Hz, unless the Contractor provides substantiated evidence demonstrating that:</w:t>
      </w:r>
    </w:p>
    <w:p w14:paraId="7FFB4967" w14:textId="77777777" w:rsidR="0046493B" w:rsidRPr="007C5752" w:rsidRDefault="0046493B" w:rsidP="0046493B">
      <w:pPr>
        <w:pStyle w:val="RequirementList"/>
        <w:numPr>
          <w:ilvl w:val="0"/>
          <w:numId w:val="20"/>
        </w:numPr>
      </w:pPr>
      <w:r w:rsidRPr="007C5752">
        <w:t>The selected motor and compressor system are rated for sustained operation above 60</w:t>
      </w:r>
      <w:r w:rsidRPr="007C5752">
        <w:rPr>
          <w:rFonts w:ascii="Arial" w:hAnsi="Arial" w:cs="Arial"/>
        </w:rPr>
        <w:t> </w:t>
      </w:r>
      <w:r w:rsidRPr="007C5752">
        <w:t>Hz.</w:t>
      </w:r>
    </w:p>
    <w:p w14:paraId="663BF37F" w14:textId="77777777" w:rsidR="0046493B" w:rsidRPr="007C5752" w:rsidRDefault="0046493B" w:rsidP="0046493B">
      <w:pPr>
        <w:pStyle w:val="RequirementList"/>
        <w:numPr>
          <w:ilvl w:val="0"/>
          <w:numId w:val="20"/>
        </w:numPr>
      </w:pPr>
      <w:r w:rsidRPr="007C5752">
        <w:t>The expected Mean Time Between Failures (MTBF) at the proposed operating frequency is documented and acceptable.</w:t>
      </w:r>
    </w:p>
    <w:p w14:paraId="3B94D144" w14:textId="66832FE4" w:rsidR="0046493B" w:rsidRPr="007C5752" w:rsidRDefault="0046493B" w:rsidP="006644B4">
      <w:pPr>
        <w:pStyle w:val="RequirementList"/>
        <w:numPr>
          <w:ilvl w:val="0"/>
          <w:numId w:val="20"/>
        </w:numPr>
      </w:pPr>
      <w:r w:rsidRPr="007C5752">
        <w:t>All required mitigations are in place (e.g., output filtering, derating, bearing protection, insulation class suitability).</w:t>
      </w:r>
      <w:bookmarkEnd w:id="3079"/>
    </w:p>
    <w:p w14:paraId="2927447D" w14:textId="55BEF253" w:rsidR="007430BD" w:rsidRPr="007C5752" w:rsidRDefault="00F8501B" w:rsidP="00272E66">
      <w:pPr>
        <w:pStyle w:val="Heading3numbered"/>
        <w:keepNext/>
        <w:keepLines/>
      </w:pPr>
      <w:bookmarkStart w:id="3080" w:name="_Toc212194834"/>
      <w:bookmarkStart w:id="3081" w:name="_Toc202536099"/>
      <w:bookmarkStart w:id="3082" w:name="_Toc202536881"/>
      <w:r w:rsidRPr="007C5752">
        <w:t>Design</w:t>
      </w:r>
      <w:r w:rsidR="0099049B" w:rsidRPr="007C5752">
        <w:t>, Materials</w:t>
      </w:r>
      <w:bookmarkEnd w:id="3080"/>
      <w:r w:rsidR="0099049B" w:rsidRPr="007C5752">
        <w:t xml:space="preserve"> </w:t>
      </w:r>
      <w:bookmarkEnd w:id="3081"/>
      <w:bookmarkEnd w:id="3082"/>
    </w:p>
    <w:p w14:paraId="0BA9EC71" w14:textId="77777777" w:rsidR="007430BD" w:rsidRPr="007C5752" w:rsidRDefault="007430BD" w:rsidP="00B5535E">
      <w:pPr>
        <w:pStyle w:val="Heading4numbered"/>
        <w:rPr>
          <w:lang w:val="en-GB"/>
        </w:rPr>
      </w:pPr>
      <w:bookmarkStart w:id="3083" w:name="_Toc200491847"/>
      <w:bookmarkStart w:id="3084" w:name="_Toc202536101"/>
      <w:r w:rsidRPr="007C5752">
        <w:rPr>
          <w:lang w:val="en-GB"/>
        </w:rPr>
        <w:t xml:space="preserve">Material </w:t>
      </w:r>
      <w:r w:rsidR="00D81083" w:rsidRPr="007C5752">
        <w:rPr>
          <w:lang w:val="en-GB"/>
        </w:rPr>
        <w:t>R</w:t>
      </w:r>
      <w:r w:rsidRPr="007C5752">
        <w:rPr>
          <w:lang w:val="en-GB"/>
        </w:rPr>
        <w:t>equirements</w:t>
      </w:r>
      <w:bookmarkEnd w:id="3083"/>
      <w:bookmarkEnd w:id="3084"/>
    </w:p>
    <w:p w14:paraId="10E062BA" w14:textId="58A00CDA" w:rsidR="007C7EC4" w:rsidRPr="007C5752" w:rsidRDefault="007C7EC4" w:rsidP="00575005">
      <w:pPr>
        <w:pStyle w:val="RequirementList"/>
      </w:pPr>
      <w:r w:rsidRPr="007C5752">
        <w:t>All materials shall be delivered with traceable certificates</w:t>
      </w:r>
      <w:r w:rsidR="001D2D04" w:rsidRPr="007C5752">
        <w:t>.</w:t>
      </w:r>
    </w:p>
    <w:p w14:paraId="696E048C" w14:textId="77777777" w:rsidR="00603B13" w:rsidRPr="007C5752" w:rsidRDefault="00603B13" w:rsidP="00603B13">
      <w:pPr>
        <w:pStyle w:val="Heading4numbered"/>
        <w:rPr>
          <w:lang w:val="en-GB"/>
        </w:rPr>
      </w:pPr>
      <w:bookmarkStart w:id="3085" w:name="_Toc200491875"/>
      <w:bookmarkStart w:id="3086" w:name="_Toc202536108"/>
      <w:bookmarkStart w:id="3087" w:name="_Toc200491932"/>
      <w:bookmarkStart w:id="3088" w:name="_Toc202536118"/>
      <w:bookmarkStart w:id="3089" w:name="_Toc202536887"/>
      <w:r w:rsidRPr="007C5752">
        <w:rPr>
          <w:lang w:val="en-GB"/>
        </w:rPr>
        <w:t>Cleaning and surface treatment</w:t>
      </w:r>
      <w:bookmarkEnd w:id="3085"/>
      <w:bookmarkEnd w:id="3086"/>
    </w:p>
    <w:p w14:paraId="3CB15E21" w14:textId="77777777" w:rsidR="00603B13" w:rsidRPr="007C5752" w:rsidRDefault="00603B13" w:rsidP="00603B13">
      <w:pPr>
        <w:pStyle w:val="RequirementList"/>
      </w:pPr>
      <w:bookmarkStart w:id="3090" w:name="_Toc200491876"/>
      <w:r w:rsidRPr="007C5752">
        <w:t xml:space="preserve">All welding and brazing surfaces shall be cleaned before assembly, using proper solvents and water to remove any trace of acid flux, organic depositions and any other dirt and dust.  </w:t>
      </w:r>
      <w:bookmarkEnd w:id="3090"/>
    </w:p>
    <w:p w14:paraId="3B6F04BA" w14:textId="0D8EF1E7" w:rsidR="00603B13" w:rsidRPr="007C5752" w:rsidRDefault="00603B13" w:rsidP="00947266">
      <w:pPr>
        <w:pStyle w:val="RequirementList"/>
      </w:pPr>
      <w:bookmarkStart w:id="3091" w:name="_Toc200491877"/>
      <w:r w:rsidRPr="007C5752">
        <w:t xml:space="preserve">All metallic surfaces </w:t>
      </w:r>
      <w:r w:rsidR="002D2F57" w:rsidRPr="007C5752">
        <w:t xml:space="preserve">in contact with He </w:t>
      </w:r>
      <w:r w:rsidRPr="007C5752">
        <w:t xml:space="preserve">shall be cleaned, pickled, and passivated.  </w:t>
      </w:r>
      <w:r w:rsidR="009043FA" w:rsidRPr="007C5752">
        <w:t xml:space="preserve">Prior to helium leak testing </w:t>
      </w:r>
      <w:r w:rsidR="00947266" w:rsidRPr="007C5752">
        <w:t xml:space="preserve">all involved </w:t>
      </w:r>
      <w:r w:rsidRPr="007C5752">
        <w:t xml:space="preserve">components </w:t>
      </w:r>
      <w:r w:rsidR="00947266" w:rsidRPr="007C5752">
        <w:t xml:space="preserve">in contact with He </w:t>
      </w:r>
      <w:r w:rsidRPr="007C5752">
        <w:t xml:space="preserve">shall </w:t>
      </w:r>
      <w:r w:rsidR="00947266" w:rsidRPr="007C5752">
        <w:t xml:space="preserve">once again be </w:t>
      </w:r>
      <w:r w:rsidRPr="007C5752">
        <w:t>cleaning (degreasing, cleaning, and drying).</w:t>
      </w:r>
      <w:bookmarkEnd w:id="3087"/>
      <w:bookmarkEnd w:id="3088"/>
      <w:bookmarkEnd w:id="3089"/>
      <w:bookmarkEnd w:id="3091"/>
    </w:p>
    <w:p w14:paraId="2019DECA" w14:textId="57461785" w:rsidR="007C6EB6" w:rsidRPr="007C5752" w:rsidRDefault="007C6EB6" w:rsidP="00AF404E">
      <w:pPr>
        <w:pStyle w:val="Heading4numbered"/>
        <w:rPr>
          <w:lang w:val="en-GB"/>
        </w:rPr>
      </w:pPr>
      <w:bookmarkStart w:id="3092" w:name="_Toc200491867"/>
      <w:bookmarkStart w:id="3093" w:name="_Toc200491868"/>
      <w:bookmarkStart w:id="3094" w:name="_Toc202536106"/>
      <w:bookmarkEnd w:id="3092"/>
      <w:r w:rsidRPr="007C5752">
        <w:rPr>
          <w:lang w:val="en-GB"/>
        </w:rPr>
        <w:t>Bellows</w:t>
      </w:r>
      <w:bookmarkEnd w:id="3093"/>
      <w:bookmarkEnd w:id="3094"/>
    </w:p>
    <w:p w14:paraId="1B84BEC8" w14:textId="006D8B11" w:rsidR="007C6EB6" w:rsidRPr="007C5752" w:rsidRDefault="00062718" w:rsidP="00575005">
      <w:pPr>
        <w:pStyle w:val="RequirementList"/>
      </w:pPr>
      <w:bookmarkStart w:id="3095" w:name="_Toc200491869"/>
      <w:r w:rsidRPr="007C5752">
        <w:t>B</w:t>
      </w:r>
      <w:r w:rsidR="00BD552B" w:rsidRPr="007C5752">
        <w:t>ellows to compensate thermal contraction shall be avoided through proper piping design</w:t>
      </w:r>
      <w:r w:rsidR="00352FF0" w:rsidRPr="007C5752">
        <w:t xml:space="preserve">.  </w:t>
      </w:r>
      <w:r w:rsidR="00BD552B" w:rsidRPr="007C5752">
        <w:t>If unavoidable, the Contractor shal</w:t>
      </w:r>
      <w:r w:rsidR="00277F8F" w:rsidRPr="007C5752">
        <w:t>0</w:t>
      </w:r>
      <w:r w:rsidR="00BD552B" w:rsidRPr="007C5752">
        <w:t>l seek SCK</w:t>
      </w:r>
      <w:r w:rsidR="00BD552B" w:rsidRPr="007C5752">
        <w:rPr>
          <w:rFonts w:ascii="Arial" w:hAnsi="Arial" w:cs="Arial"/>
        </w:rPr>
        <w:t> </w:t>
      </w:r>
      <w:r w:rsidR="00BD552B" w:rsidRPr="007C5752">
        <w:t xml:space="preserve">CEN approval for the location and type of </w:t>
      </w:r>
      <w:bookmarkEnd w:id="3095"/>
      <w:r w:rsidR="00C353C1" w:rsidRPr="007C5752">
        <w:t>bellows.</w:t>
      </w:r>
    </w:p>
    <w:p w14:paraId="16B0EE58" w14:textId="2B0A5968" w:rsidR="00543AC3" w:rsidRPr="007C5752" w:rsidRDefault="00543AC3" w:rsidP="00543AC3">
      <w:pPr>
        <w:pStyle w:val="RequirementList"/>
        <w:numPr>
          <w:ilvl w:val="0"/>
          <w:numId w:val="0"/>
        </w:numPr>
        <w:ind w:left="360"/>
        <w:rPr>
          <w:rFonts w:ascii="Segoe UI" w:hAnsi="Segoe UI" w:cs="Segoe UI"/>
          <w:i/>
          <w:szCs w:val="20"/>
          <w:u w:color="034694" w:themeColor="accent4"/>
          <w:lang w:eastAsia="fr-FR"/>
        </w:rPr>
      </w:pPr>
      <w:r w:rsidRPr="007C5752">
        <w:rPr>
          <w:rFonts w:ascii="Segoe UI" w:hAnsi="Segoe UI" w:cs="Segoe UI"/>
          <w:i/>
          <w:szCs w:val="20"/>
          <w:u w:color="034694" w:themeColor="accent4"/>
          <w:lang w:eastAsia="fr-FR"/>
        </w:rPr>
        <w:t>In the offer, the Applicant shall include a preliminary list of unavoidable bellows</w:t>
      </w:r>
      <w:r w:rsidR="002F343D" w:rsidRPr="007C5752">
        <w:rPr>
          <w:rFonts w:ascii="Segoe UI" w:hAnsi="Segoe UI" w:cs="Segoe UI"/>
          <w:i/>
          <w:szCs w:val="20"/>
          <w:u w:color="034694" w:themeColor="accent4"/>
          <w:lang w:eastAsia="fr-FR"/>
        </w:rPr>
        <w:t xml:space="preserve"> (if any)</w:t>
      </w:r>
      <w:r w:rsidRPr="007C5752">
        <w:rPr>
          <w:rFonts w:ascii="Segoe UI" w:hAnsi="Segoe UI" w:cs="Segoe UI"/>
          <w:i/>
          <w:szCs w:val="20"/>
          <w:u w:color="034694" w:themeColor="accent4"/>
          <w:lang w:eastAsia="fr-FR"/>
        </w:rPr>
        <w:t>.</w:t>
      </w:r>
    </w:p>
    <w:p w14:paraId="34238CAE" w14:textId="77777777" w:rsidR="00E31085" w:rsidRPr="007C5752" w:rsidRDefault="00E31085" w:rsidP="00E31085">
      <w:pPr>
        <w:pStyle w:val="Heading4numbered"/>
        <w:rPr>
          <w:lang w:val="en-GB"/>
        </w:rPr>
      </w:pPr>
      <w:bookmarkStart w:id="3096" w:name="_Toc200491865"/>
      <w:bookmarkStart w:id="3097" w:name="_Toc202536105"/>
      <w:bookmarkStart w:id="3098" w:name="_Toc200491860"/>
      <w:bookmarkStart w:id="3099" w:name="_Toc202536104"/>
      <w:bookmarkStart w:id="3100" w:name="_Toc200491808"/>
      <w:bookmarkStart w:id="3101" w:name="_Toc202536093"/>
      <w:bookmarkStart w:id="3102" w:name="_Toc202536877"/>
      <w:bookmarkStart w:id="3103" w:name="_Toc200491878"/>
      <w:bookmarkStart w:id="3104" w:name="_Toc202536109"/>
      <w:bookmarkStart w:id="3105" w:name="_Toc202536882"/>
      <w:r w:rsidRPr="007C5752">
        <w:rPr>
          <w:lang w:val="en-GB"/>
        </w:rPr>
        <w:t>Joints and seals</w:t>
      </w:r>
      <w:bookmarkEnd w:id="3096"/>
      <w:bookmarkEnd w:id="3097"/>
    </w:p>
    <w:p w14:paraId="52D8C215" w14:textId="77777777" w:rsidR="00E31085" w:rsidRPr="007C5752" w:rsidRDefault="00E31085" w:rsidP="00E31085">
      <w:pPr>
        <w:pStyle w:val="RequirementList"/>
      </w:pPr>
      <w:bookmarkStart w:id="3106" w:name="_Toc200491866"/>
      <w:r w:rsidRPr="007C5752">
        <w:t>Dismountable joints in the QRB below room temperature are not recommended and shall be subject to approval by SCK CEN.  At ambient temperature, metal and Viton O-rings are allowed.</w:t>
      </w:r>
      <w:bookmarkEnd w:id="3106"/>
    </w:p>
    <w:p w14:paraId="279B1D5B" w14:textId="7CAC4ED4" w:rsidR="002A11E8" w:rsidRPr="007C5752" w:rsidRDefault="002A11E8" w:rsidP="002A11E8">
      <w:pPr>
        <w:pStyle w:val="Heading4numbered"/>
        <w:rPr>
          <w:lang w:val="en-GB"/>
        </w:rPr>
      </w:pPr>
      <w:r w:rsidRPr="007C5752">
        <w:rPr>
          <w:lang w:val="en-GB"/>
        </w:rPr>
        <w:t>Valve requirements</w:t>
      </w:r>
      <w:bookmarkEnd w:id="3098"/>
      <w:bookmarkEnd w:id="3099"/>
    </w:p>
    <w:p w14:paraId="1FC2B8C0" w14:textId="4A91F5F5" w:rsidR="002A11E8" w:rsidRPr="007C5752" w:rsidRDefault="002A11E8" w:rsidP="002A11E8">
      <w:pPr>
        <w:pStyle w:val="RequirementList"/>
      </w:pPr>
      <w:r w:rsidRPr="007C5752">
        <w:t xml:space="preserve">The cryogenic valves inside </w:t>
      </w:r>
      <w:r w:rsidR="00C16CDA" w:rsidRPr="007C5752">
        <w:t xml:space="preserve">the </w:t>
      </w:r>
      <w:r w:rsidRPr="007C5752">
        <w:t>QRB shall be of the extended-spindle type, sealing by metallic bellows.</w:t>
      </w:r>
    </w:p>
    <w:p w14:paraId="6FFFED7D" w14:textId="732B5BBC" w:rsidR="006D27B3" w:rsidRPr="007C5752" w:rsidRDefault="006D27B3" w:rsidP="006D27B3">
      <w:pPr>
        <w:pStyle w:val="RequirementList"/>
      </w:pPr>
      <w:bookmarkStart w:id="3107" w:name="_Toc200491864"/>
      <w:r w:rsidRPr="007C5752">
        <w:t>All helium shut-off valves</w:t>
      </w:r>
      <w:r w:rsidR="008237B1" w:rsidRPr="007C5752">
        <w:t xml:space="preserve"> </w:t>
      </w:r>
      <w:r w:rsidR="001175BC" w:rsidRPr="007C5752">
        <w:t>(</w:t>
      </w:r>
      <w:r w:rsidRPr="007C5752">
        <w:t>independent of helium temperature</w:t>
      </w:r>
      <w:r w:rsidR="001175BC" w:rsidRPr="007C5752">
        <w:t>)</w:t>
      </w:r>
      <w:r w:rsidR="008237B1" w:rsidRPr="007C5752">
        <w:t xml:space="preserve"> </w:t>
      </w:r>
      <w:r w:rsidRPr="007C5752">
        <w:t>shall comply with the following requirements:</w:t>
      </w:r>
    </w:p>
    <w:p w14:paraId="4846D74F" w14:textId="77777777" w:rsidR="006D27B3" w:rsidRPr="007C5752" w:rsidRDefault="006D27B3" w:rsidP="006D27B3">
      <w:pPr>
        <w:pStyle w:val="RequirementList"/>
        <w:numPr>
          <w:ilvl w:val="1"/>
          <w:numId w:val="15"/>
        </w:numPr>
      </w:pPr>
      <w:r w:rsidRPr="007C5752">
        <w:t>Valve Type Selection</w:t>
      </w:r>
    </w:p>
    <w:p w14:paraId="60BED820" w14:textId="77777777" w:rsidR="006D27B3" w:rsidRPr="007C5752" w:rsidRDefault="006D27B3">
      <w:pPr>
        <w:pStyle w:val="RequirementList"/>
        <w:numPr>
          <w:ilvl w:val="0"/>
          <w:numId w:val="65"/>
        </w:numPr>
      </w:pPr>
      <w:r w:rsidRPr="007C5752">
        <w:t>Ball valves shall be employed for nominal sizes up to and including DN100, unless otherwise justified by process or safety requirements.</w:t>
      </w:r>
    </w:p>
    <w:p w14:paraId="14762915" w14:textId="77777777" w:rsidR="006D27B3" w:rsidRPr="007C5752" w:rsidRDefault="006D27B3">
      <w:pPr>
        <w:pStyle w:val="RequirementList"/>
        <w:numPr>
          <w:ilvl w:val="0"/>
          <w:numId w:val="65"/>
        </w:numPr>
      </w:pPr>
      <w:r w:rsidRPr="007C5752">
        <w:lastRenderedPageBreak/>
        <w:t>Butterfly valves shall be employed for nominal sizes above DN100, except where specific process conditions (such as full tightness at cryogenic temperature or throttling requirements) necessitate alternative selection.</w:t>
      </w:r>
    </w:p>
    <w:p w14:paraId="202522AC" w14:textId="77777777" w:rsidR="006D27B3" w:rsidRPr="007C5752" w:rsidRDefault="006D27B3" w:rsidP="006D27B3">
      <w:pPr>
        <w:pStyle w:val="RequirementList"/>
        <w:numPr>
          <w:ilvl w:val="1"/>
          <w:numId w:val="15"/>
        </w:numPr>
      </w:pPr>
      <w:r w:rsidRPr="007C5752">
        <w:t>Qualification and Documentation</w:t>
      </w:r>
    </w:p>
    <w:p w14:paraId="37B8E41F" w14:textId="3084EB73" w:rsidR="006D27B3" w:rsidRPr="007C5752" w:rsidRDefault="006D27B3">
      <w:pPr>
        <w:pStyle w:val="RequirementList"/>
        <w:numPr>
          <w:ilvl w:val="0"/>
          <w:numId w:val="65"/>
        </w:numPr>
      </w:pPr>
      <w:r w:rsidRPr="007C5752">
        <w:t>The Contractor shall submit documentation of type testing or qualification records demonstrating suitability for helium and cryogenic operation in accordance with EN 1626 and EN 12516-1/2</w:t>
      </w:r>
      <w:r w:rsidR="00B00862" w:rsidRPr="007C5752">
        <w:t xml:space="preserve"> as </w:t>
      </w:r>
      <w:r w:rsidRPr="007C5752">
        <w:t>part of the Conceptual Design file in L</w:t>
      </w:r>
      <w:r w:rsidR="00546A5A" w:rsidRPr="007C5752">
        <w:t>CP</w:t>
      </w:r>
      <w:r w:rsidRPr="007C5752">
        <w:t>1.</w:t>
      </w:r>
    </w:p>
    <w:p w14:paraId="4B1440D1" w14:textId="77777777" w:rsidR="006D27B3" w:rsidRPr="007C5752" w:rsidRDefault="006D27B3" w:rsidP="006D27B3">
      <w:pPr>
        <w:pStyle w:val="RequirementList"/>
        <w:numPr>
          <w:ilvl w:val="1"/>
          <w:numId w:val="15"/>
        </w:numPr>
      </w:pPr>
      <w:r w:rsidRPr="007C5752">
        <w:t>Installation Requirements</w:t>
      </w:r>
    </w:p>
    <w:p w14:paraId="63077DAC" w14:textId="77777777" w:rsidR="006D27B3" w:rsidRPr="007C5752" w:rsidRDefault="006D27B3">
      <w:pPr>
        <w:pStyle w:val="RequirementList"/>
        <w:numPr>
          <w:ilvl w:val="0"/>
          <w:numId w:val="65"/>
        </w:numPr>
      </w:pPr>
      <w:r w:rsidRPr="007C5752">
        <w:t>Shut-off valves shall be welded to the pipework and preferably to the top plates of the QRB.</w:t>
      </w:r>
    </w:p>
    <w:p w14:paraId="1784602C" w14:textId="0BAC250F" w:rsidR="00BF60F2" w:rsidRPr="007C5752" w:rsidRDefault="00095E33" w:rsidP="00AC345E">
      <w:pPr>
        <w:pStyle w:val="RequirementList"/>
      </w:pPr>
      <w:bookmarkStart w:id="3108" w:name="_Toc200491871"/>
      <w:bookmarkStart w:id="3109" w:name="_Toc202536107"/>
      <w:bookmarkEnd w:id="3107"/>
      <w:r w:rsidRPr="007C5752">
        <w:t>Every</w:t>
      </w:r>
      <w:r w:rsidR="00AC345E" w:rsidRPr="007C5752">
        <w:t xml:space="preserve"> control valves shall be equipped with</w:t>
      </w:r>
      <w:r w:rsidR="00C634AC" w:rsidRPr="007C5752">
        <w:t>:</w:t>
      </w:r>
    </w:p>
    <w:p w14:paraId="2D515626" w14:textId="77777777" w:rsidR="00BF60F2" w:rsidRPr="007C5752" w:rsidRDefault="00AC345E" w:rsidP="00BF60F2">
      <w:pPr>
        <w:pStyle w:val="RequirementList"/>
        <w:numPr>
          <w:ilvl w:val="1"/>
          <w:numId w:val="15"/>
        </w:numPr>
      </w:pPr>
      <w:r w:rsidRPr="007C5752">
        <w:t>electro-pneumatic positioners</w:t>
      </w:r>
    </w:p>
    <w:p w14:paraId="4D114962" w14:textId="579DA097" w:rsidR="00AC345E" w:rsidRPr="007C5752" w:rsidRDefault="00BF60F2" w:rsidP="00BF60F2">
      <w:pPr>
        <w:pStyle w:val="RequirementList"/>
        <w:numPr>
          <w:ilvl w:val="1"/>
          <w:numId w:val="15"/>
        </w:numPr>
      </w:pPr>
      <w:r w:rsidRPr="007C5752">
        <w:t xml:space="preserve">a </w:t>
      </w:r>
      <w:r w:rsidR="00AC345E" w:rsidRPr="007C5752">
        <w:t>digital position-feedback.</w:t>
      </w:r>
      <w:r w:rsidRPr="007C5752">
        <w:t xml:space="preserve"> </w:t>
      </w:r>
      <w:r w:rsidR="008A47D0" w:rsidRPr="007C5752">
        <w:t xml:space="preserve"> </w:t>
      </w:r>
      <w:r w:rsidRPr="007C5752">
        <w:t xml:space="preserve">This </w:t>
      </w:r>
      <w:r w:rsidR="00AC345E" w:rsidRPr="007C5752">
        <w:t>signal</w:t>
      </w:r>
      <w:r w:rsidRPr="007C5752">
        <w:t>s</w:t>
      </w:r>
      <w:r w:rsidR="00AC345E" w:rsidRPr="007C5752">
        <w:t xml:space="preserve"> </w:t>
      </w:r>
      <w:r w:rsidR="0027727B" w:rsidRPr="007C5752">
        <w:t xml:space="preserve">shall be </w:t>
      </w:r>
      <w:r w:rsidR="00AC345E" w:rsidRPr="007C5752">
        <w:t>continuously monitored by the QPLANT:CIS.</w:t>
      </w:r>
    </w:p>
    <w:p w14:paraId="2B3912DD" w14:textId="5E5D9E67" w:rsidR="00AC345E" w:rsidRPr="007C5752" w:rsidRDefault="00AC345E" w:rsidP="00AC345E">
      <w:pPr>
        <w:pStyle w:val="RequirementList"/>
      </w:pPr>
      <w:r w:rsidRPr="007C5752">
        <w:t>Manual on/off valves that are safety-relevant or operationally critical (as identified in the approved reliability and safety analyses) shall be equipped with two independent end-switches confirming their mechanical position (open/closed) during operation. The Contractor shall submit the list of such valves for SCK CEN approval during the detailed-design phase.</w:t>
      </w:r>
    </w:p>
    <w:p w14:paraId="2FF7541D" w14:textId="06D0DEA7" w:rsidR="00AC345E" w:rsidRPr="007C5752" w:rsidRDefault="00AC345E" w:rsidP="00AC345E">
      <w:pPr>
        <w:pStyle w:val="Heading4numbered"/>
        <w:rPr>
          <w:lang w:val="en-GB"/>
        </w:rPr>
      </w:pPr>
      <w:r w:rsidRPr="007C5752">
        <w:rPr>
          <w:lang w:val="en-GB"/>
        </w:rPr>
        <w:t>Helium guard</w:t>
      </w:r>
      <w:r w:rsidR="005D4407" w:rsidRPr="007C5752">
        <w:rPr>
          <w:lang w:val="en-GB"/>
        </w:rPr>
        <w:t xml:space="preserve"> </w:t>
      </w:r>
    </w:p>
    <w:p w14:paraId="3E62A0F2" w14:textId="77777777" w:rsidR="00AC345E" w:rsidRPr="007C5752" w:rsidRDefault="00AC345E" w:rsidP="00AC345E">
      <w:pPr>
        <w:pStyle w:val="RequirementList"/>
      </w:pPr>
      <w:bookmarkStart w:id="3110" w:name="_Toc200491879"/>
      <w:r w:rsidRPr="007C5752">
        <w:t>Every component operating below atmospheric pressure shall be protected from air ingress by a helium guard filled with helium with a pressure higher than 1.05 Bar(a).</w:t>
      </w:r>
      <w:bookmarkEnd w:id="3110"/>
    </w:p>
    <w:p w14:paraId="68C53788" w14:textId="77777777" w:rsidR="00AC345E" w:rsidRPr="007C5752" w:rsidRDefault="00AC345E" w:rsidP="00AC345E">
      <w:pPr>
        <w:pStyle w:val="RequirementList"/>
      </w:pPr>
      <w:bookmarkStart w:id="3111" w:name="_Toc200491880"/>
      <w:r w:rsidRPr="007C5752">
        <w:t>Each helium guard segment shall equipped with a manual isolation valve to help locate leaks.</w:t>
      </w:r>
      <w:bookmarkEnd w:id="3111"/>
    </w:p>
    <w:p w14:paraId="70F05184" w14:textId="77777777" w:rsidR="00AC345E" w:rsidRPr="007C5752" w:rsidRDefault="00AC345E" w:rsidP="00AC345E">
      <w:pPr>
        <w:pStyle w:val="RequirementList"/>
      </w:pPr>
      <w:bookmarkStart w:id="3112" w:name="_Toc200491881"/>
      <w:r w:rsidRPr="007C5752">
        <w:t>The helium guard pressure shall be remotely monitored by a pressure transmitter which is connected to the QPLANT:CIS.</w:t>
      </w:r>
      <w:bookmarkEnd w:id="3112"/>
    </w:p>
    <w:p w14:paraId="4E74317C" w14:textId="77777777" w:rsidR="00AC345E" w:rsidRPr="007C5752" w:rsidRDefault="00AC345E" w:rsidP="00AC345E">
      <w:pPr>
        <w:pStyle w:val="RequirementList"/>
      </w:pPr>
      <w:bookmarkStart w:id="3113" w:name="_Toc200491882"/>
      <w:r w:rsidRPr="007C5752">
        <w:t>All static seals, which are not welded and operating between atmospheric air and sub-atmospheric helium, shall be doubled. The space between the seals shall have a connection to the helium guard system.</w:t>
      </w:r>
      <w:bookmarkEnd w:id="3113"/>
    </w:p>
    <w:p w14:paraId="0BF7EF2F" w14:textId="77777777" w:rsidR="00AC345E" w:rsidRPr="007C5752" w:rsidRDefault="00AC345E" w:rsidP="00AC345E">
      <w:pPr>
        <w:pStyle w:val="Heading4numbered"/>
        <w:rPr>
          <w:lang w:val="en-GB"/>
        </w:rPr>
      </w:pPr>
      <w:bookmarkStart w:id="3114" w:name="_Toc200491883"/>
      <w:bookmarkStart w:id="3115" w:name="_Toc202536110"/>
      <w:bookmarkStart w:id="3116" w:name="_Toc202536883"/>
      <w:r w:rsidRPr="007C5752">
        <w:rPr>
          <w:lang w:val="en-GB"/>
        </w:rPr>
        <w:t>Insulation vacuum system</w:t>
      </w:r>
      <w:bookmarkStart w:id="3117" w:name="_Toc200491885"/>
      <w:bookmarkEnd w:id="3114"/>
      <w:bookmarkEnd w:id="3115"/>
      <w:bookmarkEnd w:id="3116"/>
      <w:r w:rsidRPr="007C5752">
        <w:rPr>
          <w:lang w:val="en-GB"/>
        </w:rPr>
        <w:t xml:space="preserve"> of the QRB</w:t>
      </w:r>
    </w:p>
    <w:p w14:paraId="419F97EB" w14:textId="77777777" w:rsidR="00AC345E" w:rsidRPr="007C5752" w:rsidRDefault="00AC345E" w:rsidP="00AC345E">
      <w:pPr>
        <w:pStyle w:val="RequirementList"/>
        <w:ind w:left="644"/>
      </w:pPr>
      <w:r w:rsidRPr="007C5752">
        <w:t>The QRB shall be equipped with a dedicated vacuum pumping system.</w:t>
      </w:r>
      <w:bookmarkStart w:id="3118" w:name="_Toc200491886"/>
      <w:bookmarkEnd w:id="3117"/>
    </w:p>
    <w:p w14:paraId="2293F4E7" w14:textId="77777777" w:rsidR="00AC345E" w:rsidRPr="007C5752" w:rsidRDefault="00AC345E" w:rsidP="00AC345E">
      <w:pPr>
        <w:pStyle w:val="RequirementList"/>
        <w:ind w:left="644"/>
      </w:pPr>
      <w:r w:rsidRPr="007C5752">
        <w:t>The pump down of the QRB from atmospheric pressure to less than 10</w:t>
      </w:r>
      <w:r w:rsidRPr="007C5752">
        <w:rPr>
          <w:vertAlign w:val="superscript"/>
        </w:rPr>
        <w:t>-5</w:t>
      </w:r>
      <w:r w:rsidRPr="007C5752">
        <w:t xml:space="preserve"> mbar shall take less than one week.</w:t>
      </w:r>
      <w:bookmarkEnd w:id="3118"/>
    </w:p>
    <w:p w14:paraId="2127164A" w14:textId="77777777" w:rsidR="00AC345E" w:rsidRPr="007C5752" w:rsidRDefault="00AC345E" w:rsidP="00AC345E">
      <w:pPr>
        <w:pStyle w:val="RequirementList"/>
        <w:ind w:left="644"/>
      </w:pPr>
      <w:bookmarkStart w:id="3119" w:name="_Toc200491889"/>
      <w:r w:rsidRPr="007C5752">
        <w:t xml:space="preserve">The QRB vacuum shall be protected by a fast-acting isolation valve between the turbo pump and associated roughing pump. </w:t>
      </w:r>
    </w:p>
    <w:p w14:paraId="738EDC96" w14:textId="77777777" w:rsidR="00AC345E" w:rsidRPr="007C5752" w:rsidRDefault="00AC345E" w:rsidP="00AC345E">
      <w:pPr>
        <w:pStyle w:val="RequirementList"/>
        <w:ind w:left="644"/>
      </w:pPr>
      <w:r w:rsidRPr="007C5752">
        <w:t>A dedicated flange shall be provided between the Turbo- and associated roughing pump for connection of a leak detector.</w:t>
      </w:r>
      <w:bookmarkStart w:id="3120" w:name="_Toc200491891"/>
      <w:bookmarkEnd w:id="3119"/>
      <w:bookmarkEnd w:id="3120"/>
    </w:p>
    <w:p w14:paraId="4AB1602D" w14:textId="77777777" w:rsidR="00AC345E" w:rsidRPr="007C5752" w:rsidRDefault="00AC345E" w:rsidP="00AC345E">
      <w:pPr>
        <w:pStyle w:val="RequirementList"/>
        <w:ind w:left="644"/>
      </w:pPr>
      <w:r w:rsidRPr="007C5752">
        <w:t>The pump down of the vacuum system shall be fully automated.</w:t>
      </w:r>
    </w:p>
    <w:p w14:paraId="11C37797" w14:textId="77777777" w:rsidR="00AC345E" w:rsidRPr="007C5752" w:rsidRDefault="00AC345E" w:rsidP="00AC345E">
      <w:pPr>
        <w:pStyle w:val="RequirementList"/>
        <w:ind w:left="644"/>
      </w:pPr>
      <w:r w:rsidRPr="007C5752">
        <w:t>All valve actuators and vacuum gauges shall fully exposed to MCS.</w:t>
      </w:r>
    </w:p>
    <w:p w14:paraId="3089E049" w14:textId="77777777" w:rsidR="00B4091B" w:rsidRPr="007C5752" w:rsidRDefault="00097C6B" w:rsidP="00B4091B">
      <w:pPr>
        <w:pStyle w:val="RequirementList"/>
        <w:ind w:left="644"/>
      </w:pPr>
      <w:bookmarkStart w:id="3121" w:name="_Toc200491887"/>
      <w:r w:rsidRPr="007C5752">
        <w:t>Pending completion of a risk assessment for asphyxiation hazards, if operation of the roughing pump presents an asphyxiation risk, the exhaust shall be routed outside the building via a dedicated pipe. This requirement shall be confirmed and finalized no later than the Conceptual Design phase.</w:t>
      </w:r>
      <w:bookmarkEnd w:id="3121"/>
    </w:p>
    <w:p w14:paraId="258DC3C0" w14:textId="12C1D15F" w:rsidR="00C1434E" w:rsidRPr="007C5752" w:rsidRDefault="00C1434E" w:rsidP="00B4091B">
      <w:pPr>
        <w:pStyle w:val="Heading4numbered"/>
        <w:rPr>
          <w:rStyle w:val="Strong"/>
          <w:b w:val="0"/>
          <w:color w:val="034694"/>
          <w:lang w:val="en-GB"/>
        </w:rPr>
      </w:pPr>
      <w:r w:rsidRPr="007C5752">
        <w:rPr>
          <w:rStyle w:val="Strong"/>
          <w:b w:val="0"/>
          <w:color w:val="034694"/>
          <w:lang w:val="en-GB"/>
        </w:rPr>
        <w:t>Instrumentation</w:t>
      </w:r>
    </w:p>
    <w:p w14:paraId="4A9B528C" w14:textId="77777777" w:rsidR="00C1434E" w:rsidRPr="007C5752" w:rsidRDefault="00C1434E" w:rsidP="00C1434E">
      <w:pPr>
        <w:pStyle w:val="RequirementList"/>
      </w:pPr>
      <w:bookmarkStart w:id="3122" w:name="_Toc200491935"/>
      <w:r w:rsidRPr="007C5752">
        <w:t>The Contractor shall furnish and install all instrumentation required to:</w:t>
      </w:r>
    </w:p>
    <w:p w14:paraId="43BAAEBC" w14:textId="77777777" w:rsidR="00C1434E" w:rsidRPr="007C5752" w:rsidRDefault="00C1434E">
      <w:pPr>
        <w:pStyle w:val="RequirementList"/>
        <w:numPr>
          <w:ilvl w:val="0"/>
          <w:numId w:val="20"/>
        </w:numPr>
      </w:pPr>
      <w:r w:rsidRPr="007C5752">
        <w:t>enable automatic control of all QPLANT operational scenarios.</w:t>
      </w:r>
    </w:p>
    <w:p w14:paraId="6BCE2F05" w14:textId="77777777" w:rsidR="00C1434E" w:rsidRPr="007C5752" w:rsidRDefault="00C1434E">
      <w:pPr>
        <w:pStyle w:val="RequirementList"/>
        <w:numPr>
          <w:ilvl w:val="0"/>
          <w:numId w:val="20"/>
        </w:numPr>
      </w:pPr>
      <w:r w:rsidRPr="007C5752">
        <w:t>maintain safe operating conditions; and</w:t>
      </w:r>
    </w:p>
    <w:p w14:paraId="5FEED304" w14:textId="77777777" w:rsidR="00C1434E" w:rsidRPr="007C5752" w:rsidRDefault="00C1434E">
      <w:pPr>
        <w:pStyle w:val="RequirementList"/>
        <w:numPr>
          <w:ilvl w:val="0"/>
          <w:numId w:val="20"/>
        </w:numPr>
      </w:pPr>
      <w:r w:rsidRPr="007C5752">
        <w:t>verify compliance with the specified performance criteria during acceptance testing.</w:t>
      </w:r>
    </w:p>
    <w:p w14:paraId="68223890" w14:textId="77777777" w:rsidR="00C1434E" w:rsidRPr="007C5752" w:rsidRDefault="00C1434E" w:rsidP="00C1434E">
      <w:pPr>
        <w:pStyle w:val="RequirementList"/>
        <w:numPr>
          <w:ilvl w:val="0"/>
          <w:numId w:val="0"/>
        </w:numPr>
        <w:ind w:left="720"/>
      </w:pPr>
      <w:r w:rsidRPr="007C5752">
        <w:t>The Contractor shall demonstrate, by reference to internationally recognised calibration certificates or equivalent traceable documentation, that every measuring instrument supplied is suitable for its intended purpose.</w:t>
      </w:r>
      <w:bookmarkEnd w:id="3122"/>
      <w:r w:rsidRPr="007C5752">
        <w:t xml:space="preserve"> </w:t>
      </w:r>
    </w:p>
    <w:p w14:paraId="3F53139E" w14:textId="77777777" w:rsidR="005D4407" w:rsidRPr="007C5752" w:rsidRDefault="00C1434E" w:rsidP="0003012A">
      <w:pPr>
        <w:pStyle w:val="RequirementList"/>
      </w:pPr>
      <w:bookmarkStart w:id="3123" w:name="_Toc200491937"/>
      <w:r w:rsidRPr="007C5752">
        <w:lastRenderedPageBreak/>
        <w:t xml:space="preserve">The Contractor shall define the instrumentation layout and measurement ranges and submit the documentation to SCK CEN for review and approval at the Detailed-Design stage.  </w:t>
      </w:r>
      <w:bookmarkStart w:id="3124" w:name="_Ref192250729"/>
      <w:bookmarkStart w:id="3125" w:name="_Toc200491938"/>
      <w:bookmarkEnd w:id="3123"/>
    </w:p>
    <w:p w14:paraId="6218AC96" w14:textId="15FA531C" w:rsidR="00C1434E" w:rsidRPr="007C5752" w:rsidRDefault="00C1434E" w:rsidP="0003012A">
      <w:pPr>
        <w:pStyle w:val="RequirementList"/>
      </w:pPr>
      <w:r w:rsidRPr="007C5752">
        <w:t>The complete, as-built wiring diagram of the instrumentation and control circuits shall be included in the Deliverables package.</w:t>
      </w:r>
      <w:bookmarkEnd w:id="3124"/>
      <w:bookmarkEnd w:id="3125"/>
    </w:p>
    <w:p w14:paraId="7420D82B" w14:textId="3166E61A" w:rsidR="00430378" w:rsidRPr="007C5752" w:rsidRDefault="00430378" w:rsidP="00430378">
      <w:pPr>
        <w:pStyle w:val="RequirementList"/>
      </w:pPr>
      <w:r w:rsidRPr="007C5752">
        <w:t>The Contractor shall submit a complete set of documentation for each instrumentation element including but not limited to calibration curves, power rating, location, and protection set points</w:t>
      </w:r>
      <w:r w:rsidR="00FB6749" w:rsidRPr="007C5752">
        <w:t xml:space="preserve"> (where applicable)</w:t>
      </w:r>
      <w:r w:rsidRPr="007C5752">
        <w:t>.</w:t>
      </w:r>
    </w:p>
    <w:p w14:paraId="67A1E8FB" w14:textId="549154F7" w:rsidR="00C1434E" w:rsidRPr="007C5752" w:rsidRDefault="00C1434E" w:rsidP="001D6005">
      <w:pPr>
        <w:pStyle w:val="Heading4numbered"/>
        <w:rPr>
          <w:rStyle w:val="Strong"/>
          <w:b w:val="0"/>
          <w:color w:val="034694"/>
          <w:lang w:val="en-GB"/>
        </w:rPr>
      </w:pPr>
      <w:bookmarkStart w:id="3126" w:name="_Toc200491942"/>
      <w:bookmarkStart w:id="3127" w:name="_Toc202536121"/>
      <w:r w:rsidRPr="007C5752">
        <w:rPr>
          <w:rStyle w:val="Strong"/>
          <w:b w:val="0"/>
          <w:color w:val="034694"/>
          <w:lang w:val="en-GB"/>
        </w:rPr>
        <w:t>Heaters</w:t>
      </w:r>
      <w:bookmarkEnd w:id="3126"/>
      <w:bookmarkEnd w:id="3127"/>
    </w:p>
    <w:p w14:paraId="4973D401" w14:textId="073CA0A8" w:rsidR="00C1434E" w:rsidRPr="007C5752" w:rsidRDefault="00C1434E" w:rsidP="00C1434E">
      <w:pPr>
        <w:pStyle w:val="RequirementList"/>
      </w:pPr>
      <w:bookmarkStart w:id="3128" w:name="_Toc200491943"/>
      <w:r w:rsidRPr="007C5752">
        <w:t>Each electrical heater shall incorporate a temperature control ensuring the specified maximum sheath or process temperature is not exceeded.</w:t>
      </w:r>
    </w:p>
    <w:p w14:paraId="7B98F6A3" w14:textId="5A1237BE" w:rsidR="00C1434E" w:rsidRPr="007C5752" w:rsidRDefault="00C1434E" w:rsidP="00C1434E">
      <w:pPr>
        <w:pStyle w:val="RequirementList"/>
      </w:pPr>
      <w:bookmarkStart w:id="3129" w:name="_Ref192502870"/>
      <w:bookmarkStart w:id="3130" w:name="_Toc200491944"/>
      <w:bookmarkEnd w:id="3128"/>
      <w:r w:rsidRPr="007C5752">
        <w:t xml:space="preserve">Heating elements needed for normal control or operation shall either (a) be replaceable without breaking the insulation vacuum, or (b) be </w:t>
      </w:r>
      <w:r w:rsidR="00D91619" w:rsidRPr="007C5752">
        <w:t>implemented</w:t>
      </w:r>
      <w:r w:rsidRPr="007C5752">
        <w:t xml:space="preserve"> redundant</w:t>
      </w:r>
      <w:r w:rsidR="00D91619" w:rsidRPr="007C5752">
        <w:t>ly</w:t>
      </w:r>
      <w:r w:rsidRPr="007C5752">
        <w:t>.</w:t>
      </w:r>
    </w:p>
    <w:p w14:paraId="363AC7F9" w14:textId="48A9E7FE" w:rsidR="00C1434E" w:rsidRPr="007C5752" w:rsidRDefault="00C1434E" w:rsidP="00C1434E">
      <w:pPr>
        <w:pStyle w:val="RequirementList"/>
      </w:pPr>
      <w:bookmarkStart w:id="3131" w:name="_Toc200491945"/>
      <w:bookmarkEnd w:id="3129"/>
      <w:bookmarkEnd w:id="3130"/>
      <w:r w:rsidRPr="007C5752">
        <w:t xml:space="preserve">Real-time heater power </w:t>
      </w:r>
      <w:r w:rsidR="00AE109C" w:rsidRPr="007C5752">
        <w:t>measurements</w:t>
      </w:r>
      <w:r w:rsidRPr="007C5752">
        <w:t xml:space="preserve"> shall be transmitted to the QPLANT:CIS for trending and alarm purposes. </w:t>
      </w:r>
    </w:p>
    <w:bookmarkEnd w:id="3131"/>
    <w:p w14:paraId="089BCE49" w14:textId="2C608235" w:rsidR="006D27B3" w:rsidRPr="007C5752" w:rsidRDefault="006D27B3" w:rsidP="00FF48B0">
      <w:pPr>
        <w:pStyle w:val="RequirementList"/>
      </w:pPr>
      <w:r w:rsidRPr="007C5752">
        <w:t>All heater circuits shall successfully pass a dielectric test in accordance with applicable IEC/EN standards:</w:t>
      </w:r>
    </w:p>
    <w:p w14:paraId="5C458190" w14:textId="77777777" w:rsidR="006D27B3" w:rsidRPr="007C5752" w:rsidRDefault="006D27B3" w:rsidP="00FF48B0">
      <w:pPr>
        <w:pStyle w:val="RequirementList"/>
        <w:numPr>
          <w:ilvl w:val="1"/>
          <w:numId w:val="15"/>
        </w:numPr>
      </w:pPr>
      <w:r w:rsidRPr="007C5752">
        <w:t>Test Stages</w:t>
      </w:r>
    </w:p>
    <w:p w14:paraId="7188503E" w14:textId="77777777" w:rsidR="006D27B3" w:rsidRPr="007C5752" w:rsidRDefault="006D27B3" w:rsidP="00FF48B0">
      <w:pPr>
        <w:pStyle w:val="RequirementList"/>
        <w:numPr>
          <w:ilvl w:val="1"/>
          <w:numId w:val="15"/>
        </w:numPr>
      </w:pPr>
      <w:r w:rsidRPr="007C5752">
        <w:t>A dielectric test shall be performed after each major installation phase.</w:t>
      </w:r>
    </w:p>
    <w:p w14:paraId="157B600C" w14:textId="77777777" w:rsidR="006D27B3" w:rsidRPr="007C5752" w:rsidRDefault="006D27B3" w:rsidP="00FF48B0">
      <w:pPr>
        <w:pStyle w:val="RequirementList"/>
        <w:numPr>
          <w:ilvl w:val="1"/>
          <w:numId w:val="15"/>
        </w:numPr>
      </w:pPr>
      <w:r w:rsidRPr="007C5752">
        <w:t>A final dielectric test shall be performed at hand-over.</w:t>
      </w:r>
    </w:p>
    <w:p w14:paraId="39207A36" w14:textId="77777777" w:rsidR="006D27B3" w:rsidRPr="007C5752" w:rsidRDefault="006D27B3" w:rsidP="00FF48B0">
      <w:pPr>
        <w:pStyle w:val="RequirementList"/>
        <w:numPr>
          <w:ilvl w:val="1"/>
          <w:numId w:val="15"/>
        </w:numPr>
      </w:pPr>
      <w:r w:rsidRPr="007C5752">
        <w:t>Acceptance Criteria</w:t>
      </w:r>
    </w:p>
    <w:p w14:paraId="4CFE9227" w14:textId="360DE2C4" w:rsidR="006D27B3" w:rsidRPr="007C5752" w:rsidRDefault="006D27B3" w:rsidP="00F9621F">
      <w:pPr>
        <w:pStyle w:val="RequirementList"/>
        <w:numPr>
          <w:ilvl w:val="1"/>
          <w:numId w:val="15"/>
        </w:numPr>
      </w:pPr>
      <w:r w:rsidRPr="007C5752">
        <w:t>No breakdown of insulation or abnormal leakage current shall occur under the specified test voltage and duration.</w:t>
      </w:r>
    </w:p>
    <w:p w14:paraId="57FFCD41" w14:textId="77777777" w:rsidR="00C1434E" w:rsidRPr="007C5752" w:rsidRDefault="00C1434E" w:rsidP="001D6005">
      <w:pPr>
        <w:pStyle w:val="Heading4numbered"/>
        <w:rPr>
          <w:rStyle w:val="Strong"/>
          <w:b w:val="0"/>
          <w:color w:val="034694"/>
          <w:lang w:val="en-GB"/>
        </w:rPr>
      </w:pPr>
      <w:bookmarkStart w:id="3132" w:name="_Toc200491948"/>
      <w:bookmarkStart w:id="3133" w:name="_Toc202536122"/>
      <w:r w:rsidRPr="007C5752">
        <w:rPr>
          <w:rStyle w:val="Strong"/>
          <w:b w:val="0"/>
          <w:color w:val="034694"/>
          <w:lang w:val="en-GB"/>
        </w:rPr>
        <w:t>Temperature measurements</w:t>
      </w:r>
      <w:bookmarkEnd w:id="3132"/>
      <w:bookmarkEnd w:id="3133"/>
    </w:p>
    <w:p w14:paraId="484C8FE0" w14:textId="6E36C4F1" w:rsidR="00C1434E" w:rsidRPr="007C5752" w:rsidRDefault="00C1434E" w:rsidP="00C1434E">
      <w:pPr>
        <w:pStyle w:val="RequirementList"/>
      </w:pPr>
      <w:bookmarkStart w:id="3134" w:name="_Toc200491952"/>
      <w:r w:rsidRPr="007C5752">
        <w:t>Temperature measurements (including the whole thermometry chain) shall meet the requirement</w:t>
      </w:r>
      <w:r w:rsidR="00CA405F" w:rsidRPr="007C5752">
        <w:t>s listed</w:t>
      </w:r>
      <w:r w:rsidRPr="007C5752">
        <w:t xml:space="preserve"> in </w:t>
      </w:r>
      <w:r w:rsidRPr="007C5752">
        <w:rPr>
          <w:rStyle w:val="Style1Char"/>
          <w:rFonts w:eastAsia="Calibri"/>
          <w:color w:val="auto"/>
        </w:rPr>
        <w:fldChar w:fldCharType="begin"/>
      </w:r>
      <w:r w:rsidRPr="007C5752">
        <w:rPr>
          <w:rStyle w:val="Style1Char"/>
          <w:rFonts w:eastAsia="Calibri"/>
          <w:color w:val="auto"/>
        </w:rPr>
        <w:instrText xml:space="preserve"> REF _Ref185259881 \h  \* MERGEFORMAT </w:instrText>
      </w:r>
      <w:r w:rsidRPr="007C5752">
        <w:rPr>
          <w:rStyle w:val="Style1Char"/>
          <w:rFonts w:eastAsia="Calibri"/>
          <w:color w:val="auto"/>
        </w:rPr>
      </w:r>
      <w:r w:rsidRPr="007C5752">
        <w:rPr>
          <w:rStyle w:val="Style1Char"/>
          <w:rFonts w:eastAsia="Calibri"/>
          <w:color w:val="auto"/>
        </w:rPr>
        <w:fldChar w:fldCharType="separate"/>
      </w:r>
      <w:r w:rsidR="00A63B38" w:rsidRPr="00A63B38">
        <w:rPr>
          <w:rStyle w:val="Style1Char"/>
          <w:rFonts w:eastAsia="Calibri"/>
          <w:color w:val="auto"/>
        </w:rPr>
        <w:t>Table 5</w:t>
      </w:r>
      <w:r w:rsidRPr="007C5752">
        <w:rPr>
          <w:rStyle w:val="Style1Char"/>
          <w:rFonts w:eastAsia="Calibri"/>
          <w:color w:val="auto"/>
        </w:rPr>
        <w:fldChar w:fldCharType="end"/>
      </w:r>
      <w:r w:rsidRPr="007C5752">
        <w:rPr>
          <w:rStyle w:val="Style1Char"/>
          <w:rFonts w:eastAsia="Calibri"/>
          <w:color w:val="auto"/>
        </w:rPr>
        <w:t>.</w:t>
      </w:r>
      <w:bookmarkEnd w:id="3134"/>
    </w:p>
    <w:p w14:paraId="595257DA" w14:textId="3AE40964" w:rsidR="00C1434E" w:rsidRPr="007C5752" w:rsidRDefault="00C1434E" w:rsidP="00C1434E">
      <w:pPr>
        <w:pStyle w:val="Caption"/>
      </w:pPr>
      <w:bookmarkStart w:id="3135" w:name="_Ref185259881"/>
      <w:bookmarkStart w:id="3136" w:name="_Toc201310416"/>
      <w:bookmarkStart w:id="3137" w:name="_Toc212194962"/>
      <w:r w:rsidRPr="007C5752">
        <w:t xml:space="preserve">Table </w:t>
      </w:r>
      <w:r w:rsidRPr="007C5752">
        <w:fldChar w:fldCharType="begin"/>
      </w:r>
      <w:r w:rsidRPr="007C5752">
        <w:instrText xml:space="preserve"> SEQ Table \* ARABIC </w:instrText>
      </w:r>
      <w:r w:rsidRPr="007C5752">
        <w:fldChar w:fldCharType="separate"/>
      </w:r>
      <w:r w:rsidR="00A63B38">
        <w:rPr>
          <w:noProof/>
        </w:rPr>
        <w:t>5</w:t>
      </w:r>
      <w:r w:rsidRPr="007C5752">
        <w:fldChar w:fldCharType="end"/>
      </w:r>
      <w:bookmarkEnd w:id="3135"/>
      <w:r w:rsidRPr="007C5752">
        <w:t xml:space="preserve"> Temperature measurement precision</w:t>
      </w:r>
      <w:bookmarkEnd w:id="3136"/>
      <w:bookmarkEnd w:id="3137"/>
    </w:p>
    <w:tbl>
      <w:tblPr>
        <w:tblW w:w="837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4410"/>
        <w:gridCol w:w="1320"/>
        <w:gridCol w:w="1320"/>
        <w:gridCol w:w="1320"/>
      </w:tblGrid>
      <w:tr w:rsidR="00C1434E" w:rsidRPr="007C5752" w14:paraId="741328FD" w14:textId="77777777" w:rsidTr="0003012A">
        <w:trPr>
          <w:trHeight w:val="375"/>
          <w:jc w:val="center"/>
        </w:trPr>
        <w:tc>
          <w:tcPr>
            <w:tcW w:w="4410" w:type="dxa"/>
            <w:shd w:val="clear" w:color="auto" w:fill="EBD9ED" w:themeFill="accent2" w:themeFillTint="33"/>
            <w:vAlign w:val="center"/>
          </w:tcPr>
          <w:p w14:paraId="470118EB" w14:textId="77777777" w:rsidR="00C1434E" w:rsidRPr="007C5752" w:rsidRDefault="00C1434E" w:rsidP="0003012A">
            <w:pPr>
              <w:pStyle w:val="AASemiBold"/>
              <w:rPr>
                <w:rFonts w:ascii="Aptos" w:hAnsi="Aptos"/>
                <w:b/>
                <w:bCs/>
                <w:color w:val="7030A0"/>
                <w:sz w:val="18"/>
                <w:szCs w:val="18"/>
              </w:rPr>
            </w:pPr>
            <w:r w:rsidRPr="007C5752">
              <w:rPr>
                <w:rFonts w:ascii="Aptos" w:hAnsi="Aptos"/>
                <w:color w:val="7030A0"/>
                <w:sz w:val="18"/>
                <w:szCs w:val="18"/>
              </w:rPr>
              <w:t>Nominal Temperature</w:t>
            </w:r>
          </w:p>
        </w:tc>
        <w:tc>
          <w:tcPr>
            <w:tcW w:w="1320" w:type="dxa"/>
            <w:shd w:val="clear" w:color="auto" w:fill="EBD9ED" w:themeFill="accent2" w:themeFillTint="33"/>
            <w:vAlign w:val="center"/>
          </w:tcPr>
          <w:p w14:paraId="1025B73B" w14:textId="77777777" w:rsidR="00C1434E" w:rsidRPr="007C5752" w:rsidRDefault="00C1434E" w:rsidP="0003012A">
            <w:pPr>
              <w:pStyle w:val="AASemiBold"/>
              <w:ind w:left="30"/>
              <w:jc w:val="center"/>
              <w:rPr>
                <w:rFonts w:ascii="Aptos" w:hAnsi="Aptos"/>
                <w:b/>
                <w:bCs/>
                <w:color w:val="7030A0"/>
                <w:sz w:val="18"/>
                <w:szCs w:val="18"/>
              </w:rPr>
            </w:pPr>
            <w:r w:rsidRPr="007C5752">
              <w:rPr>
                <w:rFonts w:ascii="Aptos" w:hAnsi="Aptos"/>
                <w:color w:val="7030A0"/>
                <w:sz w:val="18"/>
                <w:szCs w:val="18"/>
              </w:rPr>
              <w:t>&lt; 30 K</w:t>
            </w:r>
          </w:p>
        </w:tc>
        <w:tc>
          <w:tcPr>
            <w:tcW w:w="1320" w:type="dxa"/>
            <w:shd w:val="clear" w:color="auto" w:fill="EBD9ED" w:themeFill="accent2" w:themeFillTint="33"/>
            <w:vAlign w:val="center"/>
          </w:tcPr>
          <w:p w14:paraId="11F30D55" w14:textId="77777777" w:rsidR="00C1434E" w:rsidRPr="007C5752" w:rsidRDefault="00C1434E" w:rsidP="0003012A">
            <w:pPr>
              <w:pStyle w:val="AASemiBold"/>
              <w:ind w:left="30"/>
              <w:jc w:val="center"/>
              <w:rPr>
                <w:rFonts w:ascii="Aptos" w:hAnsi="Aptos"/>
                <w:b/>
                <w:bCs/>
                <w:color w:val="7030A0"/>
                <w:sz w:val="18"/>
                <w:szCs w:val="18"/>
              </w:rPr>
            </w:pPr>
            <w:r w:rsidRPr="007C5752">
              <w:rPr>
                <w:rFonts w:ascii="Aptos" w:hAnsi="Aptos"/>
                <w:color w:val="7030A0"/>
                <w:sz w:val="18"/>
                <w:szCs w:val="18"/>
              </w:rPr>
              <w:t>30 K to 120 K</w:t>
            </w:r>
          </w:p>
        </w:tc>
        <w:tc>
          <w:tcPr>
            <w:tcW w:w="1320" w:type="dxa"/>
            <w:shd w:val="clear" w:color="auto" w:fill="EBD9ED" w:themeFill="accent2" w:themeFillTint="33"/>
            <w:vAlign w:val="center"/>
          </w:tcPr>
          <w:p w14:paraId="34532084" w14:textId="77777777" w:rsidR="00C1434E" w:rsidRPr="007C5752" w:rsidRDefault="00C1434E" w:rsidP="0003012A">
            <w:pPr>
              <w:pStyle w:val="AASemiBold"/>
              <w:ind w:left="30"/>
              <w:jc w:val="center"/>
              <w:rPr>
                <w:rFonts w:ascii="Aptos" w:hAnsi="Aptos"/>
                <w:b/>
                <w:bCs/>
                <w:color w:val="7030A0"/>
                <w:sz w:val="18"/>
                <w:szCs w:val="18"/>
              </w:rPr>
            </w:pPr>
            <w:r w:rsidRPr="007C5752">
              <w:rPr>
                <w:rFonts w:ascii="Aptos" w:hAnsi="Aptos"/>
                <w:color w:val="7030A0"/>
                <w:sz w:val="18"/>
                <w:szCs w:val="18"/>
              </w:rPr>
              <w:t>&gt; 120 K</w:t>
            </w:r>
          </w:p>
        </w:tc>
      </w:tr>
      <w:tr w:rsidR="00C1434E" w:rsidRPr="007C5752" w14:paraId="218EC01C" w14:textId="77777777" w:rsidTr="0003012A">
        <w:trPr>
          <w:trHeight w:val="375"/>
          <w:jc w:val="center"/>
        </w:trPr>
        <w:tc>
          <w:tcPr>
            <w:tcW w:w="4410" w:type="dxa"/>
            <w:vAlign w:val="center"/>
          </w:tcPr>
          <w:p w14:paraId="1E18653A" w14:textId="300EF66C" w:rsidR="00C1434E" w:rsidRPr="007C5752" w:rsidRDefault="00C1434E" w:rsidP="0003012A">
            <w:pPr>
              <w:spacing w:before="40" w:after="20" w:line="240" w:lineRule="auto"/>
              <w:ind w:right="-75"/>
              <w:contextualSpacing/>
              <w:rPr>
                <w:rFonts w:ascii="Aptos" w:hAnsi="Aptos" w:cs="Arial"/>
                <w:color w:val="000000"/>
                <w:sz w:val="18"/>
                <w:szCs w:val="18"/>
              </w:rPr>
            </w:pPr>
            <w:r w:rsidRPr="007C5752">
              <w:rPr>
                <w:rFonts w:ascii="Aptos" w:hAnsi="Aptos" w:cs="Arial"/>
                <w:color w:val="000000"/>
                <w:sz w:val="18"/>
                <w:szCs w:val="18"/>
              </w:rPr>
              <w:t>Accuracy required for standard measurements</w:t>
            </w:r>
          </w:p>
        </w:tc>
        <w:tc>
          <w:tcPr>
            <w:tcW w:w="1320" w:type="dxa"/>
            <w:vAlign w:val="center"/>
          </w:tcPr>
          <w:p w14:paraId="28F02A87"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sz w:val="18"/>
                <w:szCs w:val="18"/>
              </w:rPr>
              <w:t>≤ +/- 100 mK</w:t>
            </w:r>
          </w:p>
        </w:tc>
        <w:tc>
          <w:tcPr>
            <w:tcW w:w="1320" w:type="dxa"/>
            <w:vAlign w:val="center"/>
          </w:tcPr>
          <w:p w14:paraId="209C4952"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cs="Arial"/>
                <w:color w:val="000000"/>
                <w:sz w:val="18"/>
                <w:szCs w:val="18"/>
              </w:rPr>
              <w:t>≤ +/- 500 mK</w:t>
            </w:r>
          </w:p>
        </w:tc>
        <w:tc>
          <w:tcPr>
            <w:tcW w:w="1320" w:type="dxa"/>
            <w:vAlign w:val="center"/>
          </w:tcPr>
          <w:p w14:paraId="26B5A52F" w14:textId="77777777" w:rsidR="00C1434E" w:rsidRPr="007C5752" w:rsidRDefault="00C1434E" w:rsidP="0003012A">
            <w:pPr>
              <w:spacing w:before="40" w:after="20" w:line="240" w:lineRule="auto"/>
              <w:contextualSpacing/>
              <w:jc w:val="center"/>
              <w:rPr>
                <w:rFonts w:ascii="Aptos" w:hAnsi="Aptos" w:cs="Arial"/>
                <w:color w:val="000000"/>
                <w:sz w:val="18"/>
                <w:szCs w:val="18"/>
              </w:rPr>
            </w:pPr>
            <w:r w:rsidRPr="007C5752">
              <w:rPr>
                <w:rFonts w:ascii="Aptos" w:hAnsi="Aptos"/>
                <w:sz w:val="18"/>
                <w:szCs w:val="18"/>
              </w:rPr>
              <w:t>≤ +/- 1 K</w:t>
            </w:r>
          </w:p>
        </w:tc>
      </w:tr>
      <w:tr w:rsidR="00C1434E" w:rsidRPr="007C5752" w14:paraId="330D7C84" w14:textId="77777777" w:rsidTr="0003012A">
        <w:trPr>
          <w:trHeight w:val="375"/>
          <w:jc w:val="center"/>
        </w:trPr>
        <w:tc>
          <w:tcPr>
            <w:tcW w:w="4410" w:type="dxa"/>
            <w:vAlign w:val="center"/>
          </w:tcPr>
          <w:p w14:paraId="7C6CC94F" w14:textId="49106BA5" w:rsidR="00C1434E" w:rsidRPr="007C5752" w:rsidRDefault="00C1434E" w:rsidP="0003012A">
            <w:pPr>
              <w:spacing w:before="40" w:after="20" w:line="240" w:lineRule="auto"/>
              <w:ind w:right="-75"/>
              <w:contextualSpacing/>
              <w:rPr>
                <w:rFonts w:ascii="Aptos" w:hAnsi="Aptos" w:cs="Arial"/>
                <w:color w:val="000000"/>
                <w:sz w:val="18"/>
                <w:szCs w:val="18"/>
              </w:rPr>
            </w:pPr>
            <w:r w:rsidRPr="007C5752">
              <w:rPr>
                <w:rFonts w:ascii="Aptos" w:hAnsi="Aptos" w:cs="Arial"/>
                <w:color w:val="000000"/>
                <w:sz w:val="18"/>
                <w:szCs w:val="18"/>
              </w:rPr>
              <w:t>Accuracy required for high precision measurements</w:t>
            </w:r>
          </w:p>
        </w:tc>
        <w:tc>
          <w:tcPr>
            <w:tcW w:w="1320" w:type="dxa"/>
            <w:vAlign w:val="center"/>
          </w:tcPr>
          <w:p w14:paraId="7473E56A"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sz w:val="18"/>
                <w:szCs w:val="18"/>
              </w:rPr>
              <w:t>≤ +/- 50 mK</w:t>
            </w:r>
          </w:p>
        </w:tc>
        <w:tc>
          <w:tcPr>
            <w:tcW w:w="1320" w:type="dxa"/>
            <w:vAlign w:val="center"/>
          </w:tcPr>
          <w:p w14:paraId="1D350E51"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cs="Arial"/>
                <w:color w:val="000000"/>
                <w:sz w:val="18"/>
                <w:szCs w:val="18"/>
              </w:rPr>
              <w:t>≤ +/- 300 mK</w:t>
            </w:r>
          </w:p>
        </w:tc>
        <w:tc>
          <w:tcPr>
            <w:tcW w:w="1320" w:type="dxa"/>
            <w:vAlign w:val="center"/>
          </w:tcPr>
          <w:p w14:paraId="1773082E" w14:textId="77777777" w:rsidR="00C1434E" w:rsidRPr="007C5752" w:rsidRDefault="00C1434E" w:rsidP="0003012A">
            <w:pPr>
              <w:spacing w:before="40" w:after="20" w:line="240" w:lineRule="auto"/>
              <w:contextualSpacing/>
              <w:jc w:val="center"/>
              <w:rPr>
                <w:rFonts w:ascii="Aptos" w:hAnsi="Aptos"/>
                <w:sz w:val="18"/>
                <w:szCs w:val="18"/>
              </w:rPr>
            </w:pPr>
            <w:r w:rsidRPr="007C5752">
              <w:rPr>
                <w:rFonts w:ascii="Aptos" w:hAnsi="Aptos"/>
                <w:sz w:val="18"/>
                <w:szCs w:val="18"/>
              </w:rPr>
              <w:t>not applicable</w:t>
            </w:r>
          </w:p>
        </w:tc>
      </w:tr>
      <w:tr w:rsidR="00C1434E" w:rsidRPr="007C5752" w14:paraId="000C1308" w14:textId="77777777" w:rsidTr="0003012A">
        <w:trPr>
          <w:trHeight w:val="54"/>
          <w:jc w:val="center"/>
        </w:trPr>
        <w:tc>
          <w:tcPr>
            <w:tcW w:w="4410" w:type="dxa"/>
            <w:vAlign w:val="center"/>
          </w:tcPr>
          <w:p w14:paraId="276EA973" w14:textId="77777777" w:rsidR="00C1434E" w:rsidRPr="007C5752" w:rsidRDefault="00C1434E" w:rsidP="0003012A">
            <w:pPr>
              <w:spacing w:before="40" w:after="20" w:line="240" w:lineRule="auto"/>
              <w:ind w:right="-75"/>
              <w:contextualSpacing/>
              <w:rPr>
                <w:rFonts w:ascii="Aptos" w:hAnsi="Aptos" w:cs="Arial"/>
                <w:color w:val="000000"/>
                <w:sz w:val="18"/>
                <w:szCs w:val="18"/>
              </w:rPr>
            </w:pPr>
            <w:r w:rsidRPr="007C5752">
              <w:rPr>
                <w:rFonts w:ascii="Aptos" w:hAnsi="Aptos" w:cs="Arial"/>
                <w:color w:val="000000"/>
                <w:sz w:val="18"/>
                <w:szCs w:val="18"/>
              </w:rPr>
              <w:t>Long term drift for the whole scale</w:t>
            </w:r>
          </w:p>
        </w:tc>
        <w:tc>
          <w:tcPr>
            <w:tcW w:w="1320" w:type="dxa"/>
            <w:vAlign w:val="center"/>
          </w:tcPr>
          <w:p w14:paraId="5B675DEB"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sz w:val="18"/>
                <w:szCs w:val="18"/>
              </w:rPr>
              <w:t xml:space="preserve">≤ </w:t>
            </w:r>
            <w:r w:rsidRPr="007C5752">
              <w:rPr>
                <w:rFonts w:ascii="Aptos" w:hAnsi="Aptos" w:cs="Arial"/>
                <w:sz w:val="18"/>
                <w:szCs w:val="18"/>
              </w:rPr>
              <w:t xml:space="preserve">+/- 10 mK </w:t>
            </w:r>
            <w:r w:rsidRPr="007C5752">
              <w:rPr>
                <w:rFonts w:ascii="Aptos" w:hAnsi="Aptos" w:cs="Arial"/>
                <w:color w:val="000000"/>
                <w:sz w:val="18"/>
                <w:szCs w:val="18"/>
              </w:rPr>
              <w:t>per year</w:t>
            </w:r>
          </w:p>
        </w:tc>
        <w:tc>
          <w:tcPr>
            <w:tcW w:w="1320" w:type="dxa"/>
            <w:vAlign w:val="center"/>
          </w:tcPr>
          <w:p w14:paraId="278AE29B" w14:textId="77777777" w:rsidR="00C1434E" w:rsidRPr="007C5752" w:rsidRDefault="00C1434E" w:rsidP="0003012A">
            <w:pPr>
              <w:spacing w:before="40" w:after="20" w:line="240" w:lineRule="auto"/>
              <w:ind w:left="30"/>
              <w:contextualSpacing/>
              <w:jc w:val="center"/>
              <w:rPr>
                <w:rFonts w:ascii="Aptos" w:hAnsi="Aptos" w:cs="Arial"/>
                <w:color w:val="000000"/>
                <w:sz w:val="18"/>
                <w:szCs w:val="18"/>
              </w:rPr>
            </w:pPr>
            <w:r w:rsidRPr="007C5752">
              <w:rPr>
                <w:rFonts w:ascii="Aptos" w:hAnsi="Aptos" w:cs="Arial"/>
                <w:color w:val="000000"/>
                <w:sz w:val="18"/>
                <w:szCs w:val="18"/>
              </w:rPr>
              <w:t>≤ +/- 50 mK</w:t>
            </w:r>
            <w:r w:rsidRPr="007C5752">
              <w:rPr>
                <w:rFonts w:ascii="Aptos" w:hAnsi="Aptos" w:cs="Arial"/>
                <w:color w:val="000000"/>
                <w:sz w:val="18"/>
                <w:szCs w:val="18"/>
              </w:rPr>
              <w:br/>
              <w:t>per year</w:t>
            </w:r>
          </w:p>
        </w:tc>
        <w:tc>
          <w:tcPr>
            <w:tcW w:w="1320" w:type="dxa"/>
            <w:vAlign w:val="center"/>
          </w:tcPr>
          <w:p w14:paraId="16240CCF" w14:textId="77777777" w:rsidR="00C1434E" w:rsidRPr="007C5752" w:rsidRDefault="00C1434E" w:rsidP="0003012A">
            <w:pPr>
              <w:spacing w:before="40" w:after="20" w:line="240" w:lineRule="auto"/>
              <w:contextualSpacing/>
              <w:jc w:val="center"/>
              <w:rPr>
                <w:rFonts w:ascii="Aptos" w:hAnsi="Aptos" w:cs="Arial"/>
                <w:color w:val="000000"/>
                <w:sz w:val="18"/>
                <w:szCs w:val="18"/>
              </w:rPr>
            </w:pPr>
            <w:r w:rsidRPr="007C5752">
              <w:rPr>
                <w:rFonts w:ascii="Aptos" w:hAnsi="Aptos"/>
                <w:sz w:val="18"/>
                <w:szCs w:val="18"/>
              </w:rPr>
              <w:t>≤</w:t>
            </w:r>
            <w:r w:rsidRPr="007C5752">
              <w:rPr>
                <w:rFonts w:ascii="Aptos" w:hAnsi="Aptos" w:cs="Arial"/>
                <w:sz w:val="18"/>
                <w:szCs w:val="18"/>
              </w:rPr>
              <w:t xml:space="preserve"> +/- 100 mK</w:t>
            </w:r>
            <w:r w:rsidRPr="007C5752">
              <w:rPr>
                <w:rFonts w:ascii="Aptos" w:hAnsi="Aptos" w:cs="Arial"/>
                <w:sz w:val="18"/>
                <w:szCs w:val="18"/>
              </w:rPr>
              <w:br/>
            </w:r>
            <w:r w:rsidRPr="007C5752">
              <w:rPr>
                <w:rFonts w:ascii="Aptos" w:hAnsi="Aptos" w:cs="Arial"/>
                <w:color w:val="000000"/>
                <w:sz w:val="18"/>
                <w:szCs w:val="18"/>
              </w:rPr>
              <w:t>per year</w:t>
            </w:r>
          </w:p>
        </w:tc>
      </w:tr>
    </w:tbl>
    <w:p w14:paraId="6A42C55D" w14:textId="77777777" w:rsidR="00C1434E" w:rsidRPr="007C5752" w:rsidRDefault="00C1434E" w:rsidP="00C1434E"/>
    <w:p w14:paraId="1E9A681D" w14:textId="132FE21A" w:rsidR="00C1434E" w:rsidRPr="007C5752" w:rsidRDefault="00F23D01" w:rsidP="00C1434E">
      <w:pPr>
        <w:pStyle w:val="RequirementList"/>
      </w:pPr>
      <w:bookmarkStart w:id="3138" w:name="_Toc200491953"/>
      <w:r w:rsidRPr="007C5752">
        <w:t>For each temperature measurement, t</w:t>
      </w:r>
      <w:r w:rsidR="00C1434E" w:rsidRPr="007C5752">
        <w:t>he</w:t>
      </w:r>
      <w:r w:rsidRPr="007C5752">
        <w:t xml:space="preserve"> Contractor shall submit a proposal</w:t>
      </w:r>
      <w:r w:rsidR="00C1434E" w:rsidRPr="007C5752">
        <w:t xml:space="preserve"> </w:t>
      </w:r>
      <w:r w:rsidRPr="007C5752">
        <w:t>of classification (</w:t>
      </w:r>
      <w:r w:rsidR="00C1434E" w:rsidRPr="007C5752">
        <w:t xml:space="preserve">standard </w:t>
      </w:r>
      <w:r w:rsidRPr="007C5752">
        <w:t xml:space="preserve">or </w:t>
      </w:r>
      <w:r w:rsidR="00C1434E" w:rsidRPr="007C5752">
        <w:t>high precision</w:t>
      </w:r>
      <w:r w:rsidR="006746DA" w:rsidRPr="007C5752">
        <w:t xml:space="preserve"> as defined in  </w:t>
      </w:r>
      <w:r w:rsidR="006746DA" w:rsidRPr="007C5752">
        <w:rPr>
          <w:rStyle w:val="Style1Char"/>
          <w:rFonts w:eastAsia="Calibri"/>
          <w:color w:val="auto"/>
        </w:rPr>
        <w:fldChar w:fldCharType="begin"/>
      </w:r>
      <w:r w:rsidR="006746DA" w:rsidRPr="007C5752">
        <w:rPr>
          <w:rStyle w:val="Style1Char"/>
          <w:rFonts w:eastAsia="Calibri"/>
          <w:color w:val="auto"/>
        </w:rPr>
        <w:instrText xml:space="preserve"> REF _Ref185259881 \h  \* MERGEFORMAT </w:instrText>
      </w:r>
      <w:r w:rsidR="006746DA" w:rsidRPr="007C5752">
        <w:rPr>
          <w:rStyle w:val="Style1Char"/>
          <w:rFonts w:eastAsia="Calibri"/>
          <w:color w:val="auto"/>
        </w:rPr>
      </w:r>
      <w:r w:rsidR="006746DA" w:rsidRPr="007C5752">
        <w:rPr>
          <w:rStyle w:val="Style1Char"/>
          <w:rFonts w:eastAsia="Calibri"/>
          <w:color w:val="auto"/>
        </w:rPr>
        <w:fldChar w:fldCharType="separate"/>
      </w:r>
      <w:r w:rsidR="00A63B38" w:rsidRPr="00A63B38">
        <w:rPr>
          <w:rStyle w:val="Style1Char"/>
          <w:rFonts w:eastAsia="Calibri"/>
          <w:color w:val="auto"/>
        </w:rPr>
        <w:t>Table 5</w:t>
      </w:r>
      <w:r w:rsidR="006746DA" w:rsidRPr="007C5752">
        <w:rPr>
          <w:rStyle w:val="Style1Char"/>
          <w:rFonts w:eastAsia="Calibri"/>
          <w:color w:val="auto"/>
        </w:rPr>
        <w:fldChar w:fldCharType="end"/>
      </w:r>
      <w:r w:rsidRPr="007C5752">
        <w:t xml:space="preserve">) for review and approval </w:t>
      </w:r>
      <w:r w:rsidR="00C1434E" w:rsidRPr="007C5752">
        <w:t>by SCK CEN.</w:t>
      </w:r>
      <w:bookmarkEnd w:id="3138"/>
    </w:p>
    <w:p w14:paraId="67B3194E" w14:textId="77777777" w:rsidR="00DB27AD" w:rsidRPr="007C5752" w:rsidRDefault="00DB27AD" w:rsidP="00DB27AD">
      <w:pPr>
        <w:pStyle w:val="RequirementList"/>
        <w:rPr>
          <w:shd w:val="clear" w:color="auto" w:fill="FFFFFF"/>
        </w:rPr>
      </w:pPr>
      <w:bookmarkStart w:id="3139" w:name="_Ref190782065"/>
      <w:bookmarkStart w:id="3140" w:name="_Toc200491951"/>
      <w:r w:rsidRPr="007C5752">
        <w:rPr>
          <w:shd w:val="clear" w:color="auto" w:fill="FFFFFF"/>
        </w:rPr>
        <w:t>The cabling between each temperature sensing element and its associated signal conditioning device shall be designed and installed to ensure accurate, stable, and noise-immune signal transmission under all specified operating and environmental conditions.</w:t>
      </w:r>
    </w:p>
    <w:p w14:paraId="5CDEC503" w14:textId="77777777" w:rsidR="00DB27AD" w:rsidRPr="007C5752" w:rsidRDefault="00DB27AD" w:rsidP="00622029">
      <w:pPr>
        <w:pStyle w:val="RequirementList"/>
        <w:numPr>
          <w:ilvl w:val="0"/>
          <w:numId w:val="20"/>
        </w:numPr>
      </w:pPr>
      <w:r w:rsidRPr="007C5752">
        <w:t>The Contractor shall employ shielded, twisted-pair conductors or functionally equivalent solutions to minimise electromagnetic interference (EMI), preserve signal resolution, and enable compensation of lead resistance when required by the selected measurement method (e.g. 3-wire or 4-wire RTDs).</w:t>
      </w:r>
    </w:p>
    <w:p w14:paraId="146E4B17" w14:textId="444012D3" w:rsidR="00DB27AD" w:rsidRPr="007C5752" w:rsidRDefault="00DB27AD" w:rsidP="00622029">
      <w:pPr>
        <w:pStyle w:val="RequirementList"/>
        <w:numPr>
          <w:ilvl w:val="0"/>
          <w:numId w:val="20"/>
        </w:numPr>
      </w:pPr>
      <w:r w:rsidRPr="007C5752">
        <w:t>The Contractor’s selected cabling solution shall be justified by reference to recognised standards or design practices, such as IEC 60751, IEC 60359, ISA RP12.6, or other EMI mitigation guidelines accepted in industrial instrumentation.  Temperature elements outside cold boxes shall be mounted directly in the fluid stream, using a protection tube welded on the pipe.</w:t>
      </w:r>
      <w:bookmarkEnd w:id="3139"/>
      <w:bookmarkEnd w:id="3140"/>
    </w:p>
    <w:p w14:paraId="1ADB7149" w14:textId="0494FF19" w:rsidR="00C1434E" w:rsidRPr="007C5752" w:rsidRDefault="00C1434E" w:rsidP="001D6005">
      <w:pPr>
        <w:pStyle w:val="Heading4numbered"/>
        <w:rPr>
          <w:rStyle w:val="Strong"/>
          <w:b w:val="0"/>
          <w:color w:val="034694"/>
          <w:lang w:val="en-GB"/>
        </w:rPr>
      </w:pPr>
      <w:bookmarkStart w:id="3141" w:name="_Toc200491955"/>
      <w:bookmarkStart w:id="3142" w:name="_Toc200491956"/>
      <w:bookmarkStart w:id="3143" w:name="_Toc202536123"/>
      <w:bookmarkEnd w:id="3141"/>
      <w:r w:rsidRPr="007C5752">
        <w:rPr>
          <w:rStyle w:val="Strong"/>
          <w:b w:val="0"/>
          <w:color w:val="034694"/>
          <w:lang w:val="en-GB"/>
        </w:rPr>
        <w:t>Pressure measurements</w:t>
      </w:r>
      <w:bookmarkEnd w:id="3142"/>
      <w:bookmarkEnd w:id="3143"/>
      <w:r w:rsidR="001E258D" w:rsidRPr="007C5752">
        <w:rPr>
          <w:rStyle w:val="Strong"/>
          <w:b w:val="0"/>
          <w:color w:val="034694"/>
          <w:lang w:val="en-GB"/>
        </w:rPr>
        <w:t xml:space="preserve"> </w:t>
      </w:r>
      <w:r w:rsidR="001E258D" w:rsidRPr="007C5752">
        <w:rPr>
          <w:lang w:val="en-GB"/>
        </w:rPr>
        <w:t>(incl. vacuum gauges)</w:t>
      </w:r>
    </w:p>
    <w:p w14:paraId="6F95AD52" w14:textId="630B213F" w:rsidR="00C1434E" w:rsidRPr="007C5752" w:rsidRDefault="00C1434E" w:rsidP="00C1434E">
      <w:pPr>
        <w:pStyle w:val="RequirementList"/>
      </w:pPr>
      <w:bookmarkStart w:id="3144" w:name="_Toc200491957"/>
      <w:r w:rsidRPr="007C5752">
        <w:lastRenderedPageBreak/>
        <w:t>Each pressure transmitter</w:t>
      </w:r>
      <w:r w:rsidR="002D1F13" w:rsidRPr="007C5752">
        <w:t xml:space="preserve"> </w:t>
      </w:r>
      <w:r w:rsidRPr="007C5752">
        <w:t>shall be installed with</w:t>
      </w:r>
      <w:r w:rsidR="000A79A4" w:rsidRPr="007C5752">
        <w:t xml:space="preserve"> at least</w:t>
      </w:r>
      <w:r w:rsidRPr="007C5752">
        <w:t>:</w:t>
      </w:r>
    </w:p>
    <w:p w14:paraId="5C271EA5" w14:textId="5FF7D222" w:rsidR="00C1434E" w:rsidRPr="007C5752" w:rsidRDefault="00C1434E" w:rsidP="00622029">
      <w:pPr>
        <w:pStyle w:val="RequirementList"/>
        <w:numPr>
          <w:ilvl w:val="0"/>
          <w:numId w:val="20"/>
        </w:numPr>
      </w:pPr>
      <w:r w:rsidRPr="007C5752">
        <w:t>one isolation valve</w:t>
      </w:r>
      <w:r w:rsidR="002D1F13" w:rsidRPr="007C5752">
        <w:t xml:space="preserve"> to allow safe removal, calibration, or replacement without depressurizing the connected volume or interrupting vacuum operation</w:t>
      </w:r>
    </w:p>
    <w:p w14:paraId="4E748260" w14:textId="04952B08" w:rsidR="00202342" w:rsidRPr="007C5752" w:rsidRDefault="00C1434E">
      <w:pPr>
        <w:pStyle w:val="RequirementList"/>
        <w:numPr>
          <w:ilvl w:val="0"/>
          <w:numId w:val="20"/>
        </w:numPr>
      </w:pPr>
      <w:r w:rsidRPr="007C5752">
        <w:t>one dedicated connection for calibration or venting, also fitted with an isolation valve.</w:t>
      </w:r>
    </w:p>
    <w:p w14:paraId="56C9A908" w14:textId="3D602B62" w:rsidR="00554196" w:rsidRPr="007C5752" w:rsidRDefault="00202342" w:rsidP="00E13F82">
      <w:pPr>
        <w:pStyle w:val="RequirementList"/>
      </w:pPr>
      <w:r w:rsidRPr="007C5752">
        <w:t>Each differential pressure transmitter shall additionally be equipped with a bypass valve and calibration valve.</w:t>
      </w:r>
    </w:p>
    <w:p w14:paraId="2AF56E84" w14:textId="498A1849" w:rsidR="00C1434E" w:rsidRPr="007C5752" w:rsidRDefault="00C1434E" w:rsidP="00C1434E">
      <w:pPr>
        <w:pStyle w:val="RequirementList"/>
      </w:pPr>
      <w:bookmarkStart w:id="3145" w:name="_Toc200491958"/>
      <w:bookmarkEnd w:id="3144"/>
      <w:r w:rsidRPr="007C5752">
        <w:t>The measurement ranges of all pressure instruments shall be defined by the Contractor</w:t>
      </w:r>
      <w:r w:rsidR="0094251D" w:rsidRPr="007C5752">
        <w:t xml:space="preserve"> and submitted as part of the</w:t>
      </w:r>
      <w:r w:rsidR="00577CC7" w:rsidRPr="007C5752">
        <w:t xml:space="preserve"> </w:t>
      </w:r>
      <w:r w:rsidR="00577CC7" w:rsidRPr="007C5752">
        <w:rPr>
          <w:szCs w:val="19"/>
        </w:rPr>
        <w:t>Detailed Design File</w:t>
      </w:r>
      <w:commentRangeStart w:id="3146"/>
      <w:commentRangeEnd w:id="3146"/>
      <w:r w:rsidR="0077288D" w:rsidRPr="007C5752">
        <w:rPr>
          <w:rStyle w:val="CommentReference"/>
          <w:rFonts w:ascii="Segoe UI" w:hAnsi="Segoe UI"/>
        </w:rPr>
        <w:commentReference w:id="3146"/>
      </w:r>
      <w:r w:rsidRPr="007C5752">
        <w:t>.  Special attention shall be given to the Very Low Pressure (VLP) lines.</w:t>
      </w:r>
    </w:p>
    <w:bookmarkEnd w:id="3145"/>
    <w:p w14:paraId="249D98B1" w14:textId="77777777" w:rsidR="00C1434E" w:rsidRPr="007C5752" w:rsidRDefault="00C1434E" w:rsidP="00C1434E">
      <w:pPr>
        <w:pStyle w:val="RequirementList"/>
      </w:pPr>
      <w:r w:rsidRPr="007C5752">
        <w:t>All pressure transmitters shall withstand, without de-calibration or damage, any pressure from vacuum up to the Operating Pressure defined by the relevant safety valve setting.</w:t>
      </w:r>
    </w:p>
    <w:p w14:paraId="7845C4AB" w14:textId="2C0318CC" w:rsidR="00161453" w:rsidRPr="007C5752" w:rsidRDefault="00161453" w:rsidP="00C1434E">
      <w:pPr>
        <w:pStyle w:val="RequirementList"/>
      </w:pPr>
      <w:r w:rsidRPr="007C5752">
        <w:t>Accuracy of measurement shall comply with:</w:t>
      </w:r>
    </w:p>
    <w:p w14:paraId="4CF796DE" w14:textId="77777777" w:rsidR="00C1434E" w:rsidRPr="007C5752" w:rsidRDefault="00C1434E" w:rsidP="00161453">
      <w:pPr>
        <w:pStyle w:val="RequirementList"/>
        <w:numPr>
          <w:ilvl w:val="0"/>
          <w:numId w:val="20"/>
        </w:numPr>
      </w:pPr>
      <w:r w:rsidRPr="007C5752">
        <w:t>Long-term drift of pressure instruments shall not exceed ±0.5 % of the maximum span per year.</w:t>
      </w:r>
    </w:p>
    <w:p w14:paraId="516390F3" w14:textId="77777777" w:rsidR="00C1434E" w:rsidRPr="007C5752" w:rsidRDefault="00C1434E" w:rsidP="00161453">
      <w:pPr>
        <w:pStyle w:val="RequirementList"/>
        <w:numPr>
          <w:ilvl w:val="0"/>
          <w:numId w:val="20"/>
        </w:numPr>
      </w:pPr>
      <w:r w:rsidRPr="007C5752">
        <w:t>The accuracy for absolute pressure measurement shall be better than ±0.5 % of the calibrated span.</w:t>
      </w:r>
    </w:p>
    <w:p w14:paraId="5837CB06" w14:textId="079C4EE7" w:rsidR="00C1434E" w:rsidRPr="007C5752" w:rsidRDefault="00C1434E" w:rsidP="00161453">
      <w:pPr>
        <w:pStyle w:val="RequirementList"/>
        <w:numPr>
          <w:ilvl w:val="0"/>
          <w:numId w:val="20"/>
        </w:numPr>
      </w:pPr>
      <w:r w:rsidRPr="007C5752">
        <w:t>The accuracy for differential pressure measurement shall be better than ±0.25 % of the calibrated span.</w:t>
      </w:r>
    </w:p>
    <w:p w14:paraId="6E808B68" w14:textId="7B84B322" w:rsidR="00F2249A" w:rsidRPr="007C5752" w:rsidRDefault="00C1434E" w:rsidP="00161453">
      <w:pPr>
        <w:pStyle w:val="RequirementList"/>
        <w:numPr>
          <w:ilvl w:val="0"/>
          <w:numId w:val="20"/>
        </w:numPr>
      </w:pPr>
      <w:bookmarkStart w:id="3147" w:name="_Toc200491964"/>
      <w:r w:rsidRPr="007C5752">
        <w:t>Vacuum pressure measurement shall cover the range from</w:t>
      </w:r>
      <w:r w:rsidR="00C634AC" w:rsidRPr="007C5752">
        <w:t xml:space="preserve"> 10³</w:t>
      </w:r>
      <w:r w:rsidRPr="007C5752">
        <w:t xml:space="preserve">  to</w:t>
      </w:r>
      <w:r w:rsidR="00C634AC" w:rsidRPr="007C5752">
        <w:t xml:space="preserve"> 10</w:t>
      </w:r>
      <w:r w:rsidR="00C634AC" w:rsidRPr="007C5752">
        <w:rPr>
          <w:vertAlign w:val="superscript"/>
        </w:rPr>
        <w:t>-7</w:t>
      </w:r>
      <w:r w:rsidRPr="007C5752">
        <w:t xml:space="preserve">  mba</w:t>
      </w:r>
      <w:bookmarkEnd w:id="3147"/>
      <w:r w:rsidR="00C634AC" w:rsidRPr="007C5752">
        <w:t>r</w:t>
      </w:r>
    </w:p>
    <w:p w14:paraId="54B2AD27" w14:textId="53CCAFC9" w:rsidR="00C1434E" w:rsidRPr="007C5752" w:rsidRDefault="00C1434E" w:rsidP="00F2249A">
      <w:pPr>
        <w:pStyle w:val="RequirementList"/>
      </w:pPr>
      <w:r w:rsidRPr="007C5752">
        <w:t>Vacuum gauges shall be capable of withstanding gas inrush without loss of calibration or mechanical damage.</w:t>
      </w:r>
    </w:p>
    <w:p w14:paraId="65A99485" w14:textId="77777777" w:rsidR="00C1434E" w:rsidRPr="007C5752" w:rsidRDefault="00C1434E" w:rsidP="001D6005">
      <w:pPr>
        <w:pStyle w:val="Heading4numbered"/>
        <w:rPr>
          <w:rStyle w:val="Strong"/>
          <w:b w:val="0"/>
          <w:color w:val="034694"/>
          <w:lang w:val="en-GB"/>
        </w:rPr>
      </w:pPr>
      <w:bookmarkStart w:id="3148" w:name="_Toc200491967"/>
      <w:bookmarkStart w:id="3149" w:name="_Toc200491968"/>
      <w:bookmarkStart w:id="3150" w:name="_Toc202536124"/>
      <w:bookmarkEnd w:id="3148"/>
      <w:r w:rsidRPr="007C5752">
        <w:rPr>
          <w:rStyle w:val="Strong"/>
          <w:b w:val="0"/>
          <w:color w:val="034694"/>
          <w:lang w:val="en-GB"/>
        </w:rPr>
        <w:t>Liquid level measurements</w:t>
      </w:r>
      <w:bookmarkEnd w:id="3149"/>
      <w:bookmarkEnd w:id="3150"/>
    </w:p>
    <w:p w14:paraId="35B3ACFA" w14:textId="39734B81" w:rsidR="00C1434E" w:rsidRPr="007C5752" w:rsidRDefault="00C1434E" w:rsidP="00C1434E">
      <w:pPr>
        <w:pStyle w:val="RequirementList"/>
      </w:pPr>
      <w:bookmarkStart w:id="3151" w:name="_Toc200491970"/>
      <w:r w:rsidRPr="007C5752">
        <w:t>The Contractor shall measure the liquid-helium level</w:t>
      </w:r>
      <w:r w:rsidR="00056C01" w:rsidRPr="007C5752">
        <w:t xml:space="preserve"> in the QRB</w:t>
      </w:r>
      <w:r w:rsidRPr="007C5752">
        <w:t xml:space="preserve"> using either differential-pressure </w:t>
      </w:r>
      <w:r w:rsidR="00253B51" w:rsidRPr="007C5752">
        <w:t xml:space="preserve">(qualified for cryogenic service) </w:t>
      </w:r>
      <w:r w:rsidRPr="007C5752">
        <w:t>or</w:t>
      </w:r>
      <w:r w:rsidR="00253B51" w:rsidRPr="007C5752">
        <w:t xml:space="preserve"> </w:t>
      </w:r>
      <w:r w:rsidRPr="007C5752">
        <w:t>superconducting level sensor</w:t>
      </w:r>
      <w:r w:rsidR="00253B51" w:rsidRPr="007C5752">
        <w:t>s</w:t>
      </w:r>
      <w:r w:rsidRPr="007C5752">
        <w:t xml:space="preserve">.  </w:t>
      </w:r>
    </w:p>
    <w:p w14:paraId="48FFB38F" w14:textId="77777777" w:rsidR="00C1434E" w:rsidRPr="007C5752" w:rsidRDefault="00C1434E" w:rsidP="00C1434E">
      <w:pPr>
        <w:pStyle w:val="RequirementList"/>
      </w:pPr>
      <w:r w:rsidRPr="007C5752">
        <w:t>The design, placement and operation of liquid-level sensors shall ensure that their readings are not influenced by:</w:t>
      </w:r>
    </w:p>
    <w:p w14:paraId="14984C65" w14:textId="77777777" w:rsidR="00C1434E" w:rsidRPr="007C5752" w:rsidRDefault="00C1434E">
      <w:pPr>
        <w:pStyle w:val="RequirementList"/>
        <w:numPr>
          <w:ilvl w:val="0"/>
          <w:numId w:val="20"/>
        </w:numPr>
      </w:pPr>
      <w:r w:rsidRPr="007C5752">
        <w:t>bubbles generated by electrical heaters; or</w:t>
      </w:r>
    </w:p>
    <w:p w14:paraId="31B77132" w14:textId="77777777" w:rsidR="00C1434E" w:rsidRPr="007C5752" w:rsidRDefault="00C1434E">
      <w:pPr>
        <w:pStyle w:val="RequirementList"/>
        <w:numPr>
          <w:ilvl w:val="0"/>
          <w:numId w:val="20"/>
        </w:numPr>
      </w:pPr>
      <w:r w:rsidRPr="007C5752">
        <w:t>flow turbulence or other hydraulic disturbances inside the vessel.</w:t>
      </w:r>
    </w:p>
    <w:p w14:paraId="657E4EF9" w14:textId="77777777" w:rsidR="00C1434E" w:rsidRPr="007C5752" w:rsidRDefault="00C1434E" w:rsidP="00C1434E">
      <w:pPr>
        <w:pStyle w:val="RequirementList"/>
      </w:pPr>
      <w:r w:rsidRPr="007C5752">
        <w:t>Liquid-level readings shall be displayed to operators as a percentage of the nominal working volume.</w:t>
      </w:r>
    </w:p>
    <w:p w14:paraId="39A88F0F" w14:textId="77777777" w:rsidR="00C1434E" w:rsidRPr="007C5752" w:rsidRDefault="00C1434E" w:rsidP="00C1434E">
      <w:pPr>
        <w:pStyle w:val="RequirementList"/>
        <w:numPr>
          <w:ilvl w:val="0"/>
          <w:numId w:val="0"/>
        </w:numPr>
        <w:ind w:left="720"/>
      </w:pPr>
      <w:r w:rsidRPr="007C5752">
        <w:t>The indicated value (including repeatability, hysteresis, and calibration drift) shall be accurate to:</w:t>
      </w:r>
    </w:p>
    <w:p w14:paraId="1284FBCF" w14:textId="77777777" w:rsidR="00C1434E" w:rsidRPr="007C5752" w:rsidRDefault="00C1434E">
      <w:pPr>
        <w:pStyle w:val="RequirementList"/>
        <w:numPr>
          <w:ilvl w:val="0"/>
          <w:numId w:val="20"/>
        </w:numPr>
      </w:pPr>
      <w:r w:rsidRPr="007C5752">
        <w:t xml:space="preserve">   ± 2 percentage points of full scale for liquid helium; and</w:t>
      </w:r>
    </w:p>
    <w:p w14:paraId="12BCE102" w14:textId="77777777" w:rsidR="00C1434E" w:rsidRPr="007C5752" w:rsidRDefault="00C1434E">
      <w:pPr>
        <w:pStyle w:val="RequirementList"/>
        <w:numPr>
          <w:ilvl w:val="0"/>
          <w:numId w:val="20"/>
        </w:numPr>
      </w:pPr>
      <w:r w:rsidRPr="007C5752">
        <w:t xml:space="preserve">   ± 5 percentage points of full scale for all other cryogenic fluids.</w:t>
      </w:r>
    </w:p>
    <w:p w14:paraId="7310D507" w14:textId="4448BF71" w:rsidR="00C1434E" w:rsidRPr="007C5752" w:rsidRDefault="00C44131" w:rsidP="001D6005">
      <w:pPr>
        <w:pStyle w:val="Heading4numbered"/>
        <w:rPr>
          <w:rStyle w:val="Strong"/>
          <w:b w:val="0"/>
          <w:color w:val="034694"/>
          <w:lang w:val="en-GB"/>
        </w:rPr>
      </w:pPr>
      <w:bookmarkStart w:id="3152" w:name="_Toc200491972"/>
      <w:bookmarkStart w:id="3153" w:name="_Toc200491973"/>
      <w:bookmarkStart w:id="3154" w:name="_Toc202536125"/>
      <w:bookmarkEnd w:id="3151"/>
      <w:bookmarkEnd w:id="3152"/>
      <w:r w:rsidRPr="007C5752">
        <w:rPr>
          <w:rStyle w:val="Strong"/>
          <w:b w:val="0"/>
          <w:color w:val="034694"/>
          <w:lang w:val="en-GB"/>
        </w:rPr>
        <w:t>Helium f</w:t>
      </w:r>
      <w:r w:rsidR="00C1434E" w:rsidRPr="007C5752">
        <w:rPr>
          <w:rStyle w:val="Strong"/>
          <w:b w:val="0"/>
          <w:color w:val="034694"/>
          <w:lang w:val="en-GB"/>
        </w:rPr>
        <w:t>low rate measurements</w:t>
      </w:r>
      <w:bookmarkEnd w:id="3153"/>
      <w:bookmarkEnd w:id="3154"/>
    </w:p>
    <w:p w14:paraId="67C95C6F" w14:textId="4C443F41" w:rsidR="00C1434E" w:rsidRPr="007C5752" w:rsidRDefault="00595BFA" w:rsidP="00C1434E">
      <w:pPr>
        <w:pStyle w:val="RequirementList"/>
      </w:pPr>
      <w:bookmarkStart w:id="3155" w:name="_Toc200491974"/>
      <w:r w:rsidRPr="007C5752">
        <w:t>The a</w:t>
      </w:r>
      <w:r w:rsidR="00C1434E" w:rsidRPr="007C5752">
        <w:t xml:space="preserve">ccuracy </w:t>
      </w:r>
      <w:r w:rsidRPr="007C5752">
        <w:t xml:space="preserve">of helium flow rate measurements at cryogenic temperature </w:t>
      </w:r>
      <w:r w:rsidR="00C1434E" w:rsidRPr="007C5752">
        <w:t>shall be better than 5% of the full range.</w:t>
      </w:r>
      <w:bookmarkEnd w:id="3155"/>
    </w:p>
    <w:p w14:paraId="32EC07EF" w14:textId="0A5D3E85" w:rsidR="00C1434E" w:rsidRPr="007C5752" w:rsidRDefault="00C1434E" w:rsidP="00C1434E">
      <w:pPr>
        <w:pStyle w:val="RequirementList"/>
      </w:pPr>
      <w:bookmarkStart w:id="3156" w:name="_Toc200491975"/>
      <w:r w:rsidRPr="007C5752">
        <w:t>For helium flow rate measurements at room temperature</w:t>
      </w:r>
      <w:r w:rsidR="007063BD" w:rsidRPr="007C5752">
        <w:t xml:space="preserve"> t</w:t>
      </w:r>
      <w:r w:rsidRPr="007C5752">
        <w:t>he accuracy required shall be better than 2% of the calibrated span.</w:t>
      </w:r>
      <w:bookmarkEnd w:id="3156"/>
    </w:p>
    <w:p w14:paraId="23F92E19" w14:textId="77777777" w:rsidR="00C1434E" w:rsidRPr="007C5752" w:rsidRDefault="00C1434E" w:rsidP="00C1434E">
      <w:pPr>
        <w:rPr>
          <w:sz w:val="4"/>
          <w:szCs w:val="4"/>
        </w:rPr>
      </w:pPr>
    </w:p>
    <w:p w14:paraId="296A397E" w14:textId="29871E39" w:rsidR="00C1434E" w:rsidRPr="007C5752" w:rsidRDefault="004E6304" w:rsidP="001D6005">
      <w:pPr>
        <w:pStyle w:val="Heading4numbered"/>
        <w:rPr>
          <w:rStyle w:val="Strong"/>
          <w:b w:val="0"/>
          <w:color w:val="034694"/>
          <w:lang w:val="en-GB"/>
        </w:rPr>
      </w:pPr>
      <w:bookmarkStart w:id="3157" w:name="_Toc200491977"/>
      <w:bookmarkStart w:id="3158" w:name="_Toc202536126"/>
      <w:r w:rsidRPr="007C5752">
        <w:rPr>
          <w:rStyle w:val="Strong"/>
          <w:b w:val="0"/>
          <w:color w:val="034694"/>
          <w:lang w:val="en-GB"/>
        </w:rPr>
        <w:t xml:space="preserve">Helium </w:t>
      </w:r>
      <w:r w:rsidR="00C1434E" w:rsidRPr="007C5752">
        <w:rPr>
          <w:rStyle w:val="Strong"/>
          <w:b w:val="0"/>
          <w:color w:val="034694"/>
          <w:lang w:val="en-GB"/>
        </w:rPr>
        <w:t>Impurity measurements</w:t>
      </w:r>
      <w:bookmarkEnd w:id="3157"/>
      <w:bookmarkEnd w:id="3158"/>
    </w:p>
    <w:p w14:paraId="6B2C6A64" w14:textId="3296D97A" w:rsidR="00C1434E" w:rsidRPr="007C5752" w:rsidRDefault="00C1434E" w:rsidP="000B1C2F">
      <w:pPr>
        <w:pStyle w:val="Heading5numbered"/>
        <w:rPr>
          <w:rStyle w:val="Strong"/>
          <w:b w:val="0"/>
          <w:color w:val="034694"/>
          <w:lang w:val="en-GB"/>
        </w:rPr>
      </w:pPr>
      <w:bookmarkStart w:id="3159" w:name="_Toc200491978"/>
      <w:bookmarkStart w:id="3160" w:name="_Toc202536127"/>
      <w:r w:rsidRPr="007C5752">
        <w:rPr>
          <w:rStyle w:val="Strong"/>
          <w:b w:val="0"/>
          <w:color w:val="034694"/>
          <w:lang w:val="en-GB"/>
        </w:rPr>
        <w:t>Pick-ups and sampling</w:t>
      </w:r>
      <w:bookmarkEnd w:id="3159"/>
      <w:bookmarkEnd w:id="3160"/>
    </w:p>
    <w:p w14:paraId="21FA7371" w14:textId="77777777" w:rsidR="00C1434E" w:rsidRPr="007C5752" w:rsidRDefault="00C1434E" w:rsidP="00C1434E">
      <w:pPr>
        <w:pStyle w:val="RequirementList"/>
      </w:pPr>
      <w:bookmarkStart w:id="3161" w:name="_Toc200491979"/>
      <w:r w:rsidRPr="007C5752">
        <w:t xml:space="preserve">The location of sampling points </w:t>
      </w:r>
      <w:commentRangeStart w:id="3162"/>
      <w:r w:rsidRPr="007C5752">
        <w:t>shall be agreed with SCK CEN</w:t>
      </w:r>
      <w:commentRangeEnd w:id="3162"/>
      <w:r w:rsidR="00995F47" w:rsidRPr="007C5752">
        <w:rPr>
          <w:rStyle w:val="CommentReference"/>
          <w:rFonts w:ascii="Segoe UI" w:hAnsi="Segoe UI"/>
        </w:rPr>
        <w:commentReference w:id="3162"/>
      </w:r>
      <w:r w:rsidRPr="007C5752">
        <w:t>.</w:t>
      </w:r>
      <w:bookmarkEnd w:id="3161"/>
    </w:p>
    <w:p w14:paraId="202B8C4C" w14:textId="2B7B5EEE" w:rsidR="00C1434E" w:rsidRPr="007C5752" w:rsidRDefault="00C1434E" w:rsidP="00C1434E">
      <w:pPr>
        <w:pStyle w:val="RequirementList"/>
      </w:pPr>
      <w:bookmarkStart w:id="3163" w:name="_Toc200491980"/>
      <w:r w:rsidRPr="007C5752">
        <w:t xml:space="preserve">Two dedicated gas analyser shall be installed </w:t>
      </w:r>
      <w:r w:rsidR="00331887" w:rsidRPr="007C5752">
        <w:t xml:space="preserve">- </w:t>
      </w:r>
      <w:r w:rsidRPr="007C5752">
        <w:t>one in the compressor room and the second one in the cold box room.</w:t>
      </w:r>
      <w:bookmarkEnd w:id="3163"/>
    </w:p>
    <w:p w14:paraId="41B1F5B5" w14:textId="45A56705" w:rsidR="00C1434E" w:rsidRPr="007C5752" w:rsidRDefault="00C1434E" w:rsidP="00C1434E">
      <w:pPr>
        <w:pStyle w:val="RequirementList"/>
      </w:pPr>
      <w:bookmarkStart w:id="3164" w:name="_Toc200491981"/>
      <w:r w:rsidRPr="007C5752">
        <w:t>These sampling lines shall be provided with at least a pressure regulator, a proper removable filter element and a manual process isolation valve.</w:t>
      </w:r>
      <w:bookmarkEnd w:id="3164"/>
      <w:r w:rsidR="005F462D" w:rsidRPr="007C5752">
        <w:t xml:space="preserve">  All capillaries used for permanent monitoring shall end at the gas analysis.  </w:t>
      </w:r>
    </w:p>
    <w:p w14:paraId="632C0023" w14:textId="79F5E4F9" w:rsidR="00C1434E" w:rsidRPr="007C5752" w:rsidRDefault="00C1434E" w:rsidP="00C1434E">
      <w:pPr>
        <w:pStyle w:val="RequirementList"/>
      </w:pPr>
      <w:bookmarkStart w:id="3165" w:name="_Toc200491982"/>
      <w:r w:rsidRPr="007C5752">
        <w:lastRenderedPageBreak/>
        <w:t xml:space="preserve">Temporary sampling points shall </w:t>
      </w:r>
      <w:r w:rsidR="000F1FA7" w:rsidRPr="007C5752">
        <w:t xml:space="preserve">be </w:t>
      </w:r>
      <w:r w:rsidRPr="007C5752">
        <w:t xml:space="preserve">equipped with </w:t>
      </w:r>
      <w:r w:rsidR="00B55075" w:rsidRPr="007C5752">
        <w:t xml:space="preserve">at least </w:t>
      </w:r>
      <w:r w:rsidRPr="007C5752">
        <w:t xml:space="preserve">a manual process isolation valve and </w:t>
      </w:r>
      <w:r w:rsidR="00542BB0" w:rsidRPr="007C5752">
        <w:t xml:space="preserve">a </w:t>
      </w:r>
      <w:r w:rsidRPr="007C5752">
        <w:t>plug.</w:t>
      </w:r>
      <w:bookmarkEnd w:id="3165"/>
    </w:p>
    <w:p w14:paraId="2A0E2152" w14:textId="77777777" w:rsidR="00C1434E" w:rsidRPr="007C5752" w:rsidRDefault="00C1434E" w:rsidP="00C1434E">
      <w:pPr>
        <w:pStyle w:val="RequirementList"/>
      </w:pPr>
      <w:bookmarkStart w:id="3166" w:name="_Toc200491983"/>
      <w:r w:rsidRPr="007C5752">
        <w:t>Each gas analyser shall be equipped with a dedicated calibration line.</w:t>
      </w:r>
      <w:bookmarkEnd w:id="3166"/>
    </w:p>
    <w:p w14:paraId="7B212220" w14:textId="77777777" w:rsidR="00C1434E" w:rsidRPr="007C5752" w:rsidRDefault="00C1434E" w:rsidP="00C1434E">
      <w:pPr>
        <w:pStyle w:val="RequirementList"/>
      </w:pPr>
      <w:bookmarkStart w:id="3167" w:name="_Toc200491985"/>
      <w:r w:rsidRPr="007C5752">
        <w:t>The analysed gas samples shall be sent back to the Low Pressure  Line of the WCS</w:t>
      </w:r>
      <w:bookmarkEnd w:id="3167"/>
      <w:r w:rsidRPr="007C5752">
        <w:t xml:space="preserve"> (WCS-LP)</w:t>
      </w:r>
    </w:p>
    <w:p w14:paraId="41270F93" w14:textId="77777777" w:rsidR="00C1434E" w:rsidRPr="007C5752" w:rsidRDefault="00C1434E" w:rsidP="000B1C2F">
      <w:pPr>
        <w:pStyle w:val="Heading5numbered"/>
        <w:rPr>
          <w:rStyle w:val="Strong"/>
          <w:b w:val="0"/>
          <w:color w:val="034694"/>
          <w:lang w:val="en-GB"/>
        </w:rPr>
      </w:pPr>
      <w:bookmarkStart w:id="3168" w:name="_Toc200491986"/>
      <w:bookmarkStart w:id="3169" w:name="_Toc202536128"/>
      <w:r w:rsidRPr="007C5752">
        <w:rPr>
          <w:rStyle w:val="Strong"/>
          <w:b w:val="0"/>
          <w:color w:val="034694"/>
          <w:lang w:val="en-GB"/>
        </w:rPr>
        <w:t>Gas analysis requirements</w:t>
      </w:r>
      <w:bookmarkEnd w:id="3168"/>
      <w:bookmarkEnd w:id="3169"/>
    </w:p>
    <w:p w14:paraId="19124F13" w14:textId="50E38330" w:rsidR="00B337CB" w:rsidRPr="007C5752" w:rsidRDefault="00C1434E" w:rsidP="00C1434E">
      <w:pPr>
        <w:pStyle w:val="RequirementList"/>
      </w:pPr>
      <w:bookmarkStart w:id="3170" w:name="_Toc200491989"/>
      <w:r w:rsidRPr="007C5752">
        <w:t>The Contractor shall implement continuous measurement of moisture and nitrogen content in the helium gas stream</w:t>
      </w:r>
      <w:r w:rsidR="00AB6935" w:rsidRPr="007C5752">
        <w:t xml:space="preserve"> with the following performance:</w:t>
      </w:r>
    </w:p>
    <w:p w14:paraId="1396AC69" w14:textId="77777777" w:rsidR="00AB6935" w:rsidRPr="007C5752" w:rsidRDefault="00AB6935" w:rsidP="005F462D">
      <w:pPr>
        <w:pStyle w:val="RequirementList"/>
        <w:numPr>
          <w:ilvl w:val="0"/>
          <w:numId w:val="20"/>
        </w:numPr>
      </w:pPr>
      <w:r w:rsidRPr="007C5752">
        <w:t>measurement range of 0–100 ppm by volume for both moisture and nitrogen.</w:t>
      </w:r>
    </w:p>
    <w:p w14:paraId="0714BE2C" w14:textId="77777777" w:rsidR="00AB6935" w:rsidRPr="007C5752" w:rsidRDefault="00AB6935" w:rsidP="005F462D">
      <w:pPr>
        <w:pStyle w:val="RequirementList"/>
        <w:numPr>
          <w:ilvl w:val="0"/>
          <w:numId w:val="20"/>
        </w:numPr>
      </w:pPr>
      <w:r w:rsidRPr="007C5752">
        <w:t>measurement accuracy better than or equal to ±1 ppm by volume across the entire range.</w:t>
      </w:r>
    </w:p>
    <w:p w14:paraId="1E17476B" w14:textId="77777777" w:rsidR="00260F13" w:rsidRPr="007C5752" w:rsidRDefault="00AB6935" w:rsidP="005F462D">
      <w:pPr>
        <w:pStyle w:val="RequirementList"/>
        <w:numPr>
          <w:ilvl w:val="0"/>
          <w:numId w:val="20"/>
        </w:numPr>
      </w:pPr>
      <w:r w:rsidRPr="007C5752">
        <w:t xml:space="preserve"> Long-term drift shall not exceed ±1 ppm by volume per year.  </w:t>
      </w:r>
    </w:p>
    <w:p w14:paraId="51FFAA8A" w14:textId="46D5BE48" w:rsidR="00C1434E" w:rsidRPr="007C5752" w:rsidRDefault="00260F13" w:rsidP="00260F13">
      <w:pPr>
        <w:pStyle w:val="RequirementList"/>
      </w:pPr>
      <w:r w:rsidRPr="007C5752">
        <w:t xml:space="preserve">The Contractor shall implement a </w:t>
      </w:r>
      <w:r w:rsidR="00AB6935" w:rsidRPr="007C5752">
        <w:t>residual hydrocarbons measure</w:t>
      </w:r>
      <w:r w:rsidRPr="007C5752">
        <w:t>ment in the compressor room,</w:t>
      </w:r>
      <w:bookmarkEnd w:id="3170"/>
    </w:p>
    <w:p w14:paraId="478E53C6" w14:textId="18B4A8E0" w:rsidR="007C7A43" w:rsidRPr="007C5752" w:rsidRDefault="007C7A43" w:rsidP="007C7A43">
      <w:pPr>
        <w:pStyle w:val="RequirementList"/>
      </w:pPr>
      <w:r w:rsidRPr="007C5752">
        <w:t>The gas analyser shall trigger alarms on the QPLANT:CIS in the event of any anomaly or deviation from specified thresholds.</w:t>
      </w:r>
    </w:p>
    <w:p w14:paraId="5F4C6F01" w14:textId="25A8D62F" w:rsidR="00D81D09" w:rsidRPr="007C5752" w:rsidRDefault="004D0252" w:rsidP="00D81D09">
      <w:pPr>
        <w:pStyle w:val="Heading3numbered"/>
      </w:pPr>
      <w:bookmarkStart w:id="3171" w:name="_Toc212194835"/>
      <w:r w:rsidRPr="007C5752">
        <w:t>Welding</w:t>
      </w:r>
      <w:bookmarkEnd w:id="3108"/>
      <w:bookmarkEnd w:id="3109"/>
      <w:bookmarkEnd w:id="3171"/>
    </w:p>
    <w:p w14:paraId="1C980EAB" w14:textId="77777777" w:rsidR="00D81D09" w:rsidRPr="007C5752" w:rsidRDefault="00D81D09" w:rsidP="005F462D">
      <w:pPr>
        <w:pStyle w:val="RequirementList"/>
      </w:pPr>
      <w:r w:rsidRPr="007C5752">
        <w:t>The Contractor shall comply with the following requirements:</w:t>
      </w:r>
    </w:p>
    <w:p w14:paraId="107774FD" w14:textId="77777777" w:rsidR="00D81D09" w:rsidRPr="007C5752" w:rsidRDefault="00D81D09" w:rsidP="005F462D">
      <w:pPr>
        <w:pStyle w:val="RequirementList"/>
        <w:numPr>
          <w:ilvl w:val="0"/>
          <w:numId w:val="20"/>
        </w:numPr>
      </w:pPr>
      <w:r w:rsidRPr="007C5752">
        <w:t>All welds shall be completed by welders who are certified in accordance with EN ISO 9606-1 and/or EN ISO 14732 (latest edition) or equivalent.</w:t>
      </w:r>
    </w:p>
    <w:p w14:paraId="51CFD098" w14:textId="77777777" w:rsidR="00D81D09" w:rsidRPr="007C5752" w:rsidRDefault="00D81D09" w:rsidP="005F462D">
      <w:pPr>
        <w:pStyle w:val="RequirementList"/>
        <w:numPr>
          <w:ilvl w:val="0"/>
          <w:numId w:val="20"/>
        </w:numPr>
      </w:pPr>
      <w:r w:rsidRPr="007C5752">
        <w:t>All operating modes for each type of welding shall be qualified in accordance with EN ISO 15614-1, or equivalent.</w:t>
      </w:r>
    </w:p>
    <w:p w14:paraId="2C824A63" w14:textId="77777777" w:rsidR="00D81D09" w:rsidRPr="007C5752" w:rsidRDefault="00D81D09" w:rsidP="005F462D">
      <w:pPr>
        <w:pStyle w:val="RequirementList"/>
        <w:numPr>
          <w:ilvl w:val="0"/>
          <w:numId w:val="20"/>
        </w:numPr>
      </w:pPr>
      <w:r w:rsidRPr="007C5752">
        <w:t>The staff carrying out the non-destructive testing shall be qualified in accordance with ISO 9712, level 2, industrial sectors.</w:t>
      </w:r>
    </w:p>
    <w:p w14:paraId="44C49438" w14:textId="7FBF73B7" w:rsidR="00D81D09" w:rsidRPr="007C5752" w:rsidRDefault="00D81D09" w:rsidP="005F462D">
      <w:pPr>
        <w:pStyle w:val="RequirementList"/>
        <w:numPr>
          <w:ilvl w:val="0"/>
          <w:numId w:val="20"/>
        </w:numPr>
      </w:pPr>
      <w:r w:rsidRPr="007C5752">
        <w:t>The welding procedures shall comply to EN 15614-1(/A1, and /A2)</w:t>
      </w:r>
    </w:p>
    <w:p w14:paraId="1F1F7E14" w14:textId="0C6880E9" w:rsidR="004D0252" w:rsidRPr="007C5752" w:rsidRDefault="004D0252" w:rsidP="004D0252">
      <w:pPr>
        <w:pStyle w:val="RequirementList"/>
      </w:pPr>
      <w:bookmarkStart w:id="3172" w:name="_Toc200491872"/>
      <w:r w:rsidRPr="007C5752">
        <w:t>All permanent junctions shall be welded.  Brazing is permitted only in exceptional cases and subject to prior approval</w:t>
      </w:r>
      <w:r w:rsidR="00470FAC" w:rsidRPr="007C5752">
        <w:t xml:space="preserve"> by SCK CEN</w:t>
      </w:r>
      <w:r w:rsidRPr="007C5752">
        <w:t>.</w:t>
      </w:r>
    </w:p>
    <w:p w14:paraId="58C9BCC1" w14:textId="55740603" w:rsidR="00D81D09" w:rsidRPr="007C5752" w:rsidRDefault="004D0252" w:rsidP="00D81D09">
      <w:pPr>
        <w:pStyle w:val="RequirementList"/>
      </w:pPr>
      <w:r w:rsidRPr="007C5752">
        <w:t>All junctions separating helium and water circuits shall be welded</w:t>
      </w:r>
      <w:r w:rsidR="00334B63" w:rsidRPr="007C5752">
        <w:t xml:space="preserve"> </w:t>
      </w:r>
      <w:r w:rsidRPr="007C5752">
        <w:t>with the weld located on the water side.</w:t>
      </w:r>
    </w:p>
    <w:p w14:paraId="158377AD" w14:textId="191DFB1E" w:rsidR="004D215B" w:rsidRPr="007C5752" w:rsidRDefault="004D215B" w:rsidP="004D215B">
      <w:pPr>
        <w:pStyle w:val="Heading4numbered"/>
        <w:rPr>
          <w:lang w:val="en-GB"/>
        </w:rPr>
      </w:pPr>
      <w:r w:rsidRPr="007C5752">
        <w:rPr>
          <w:lang w:val="en-GB"/>
        </w:rPr>
        <w:t xml:space="preserve">Weld </w:t>
      </w:r>
      <w:r w:rsidR="00D81D09" w:rsidRPr="007C5752">
        <w:rPr>
          <w:lang w:val="en-GB"/>
        </w:rPr>
        <w:t>inspections</w:t>
      </w:r>
    </w:p>
    <w:p w14:paraId="5497F937" w14:textId="77777777" w:rsidR="00D81D09" w:rsidRPr="007C5752" w:rsidRDefault="00D81D09" w:rsidP="00B3782A">
      <w:pPr>
        <w:pStyle w:val="RequirementList"/>
      </w:pPr>
      <w:r w:rsidRPr="007C5752">
        <w:t>The Contractor shall inspect all welds in compliance with the applicable standards. To this end, the Contractor shall:</w:t>
      </w:r>
    </w:p>
    <w:p w14:paraId="6540A6E5" w14:textId="77777777" w:rsidR="00D81D09" w:rsidRPr="007C5752" w:rsidRDefault="00D81D09" w:rsidP="00B3782A">
      <w:pPr>
        <w:pStyle w:val="RequirementList"/>
        <w:numPr>
          <w:ilvl w:val="0"/>
          <w:numId w:val="20"/>
        </w:numPr>
      </w:pPr>
      <w:r w:rsidRPr="007C5752">
        <w:t>Perform radiographic inspections for bulk defects in accordance with EN 17636 and EN 25817 (where applicable).</w:t>
      </w:r>
    </w:p>
    <w:p w14:paraId="7C4F78F4" w14:textId="2DC33951" w:rsidR="00D81D09" w:rsidRPr="007C5752" w:rsidRDefault="00D81D09" w:rsidP="00B3782A">
      <w:pPr>
        <w:pStyle w:val="RequirementList"/>
        <w:numPr>
          <w:ilvl w:val="0"/>
          <w:numId w:val="20"/>
        </w:numPr>
      </w:pPr>
      <w:r w:rsidRPr="007C5752">
        <w:t>Perform visual inspections.</w:t>
      </w:r>
    </w:p>
    <w:p w14:paraId="0FE019B6" w14:textId="77777777" w:rsidR="00D81D09" w:rsidRPr="007C5752" w:rsidRDefault="00D81D09" w:rsidP="00B3782A">
      <w:pPr>
        <w:pStyle w:val="RequirementList"/>
        <w:numPr>
          <w:ilvl w:val="0"/>
          <w:numId w:val="20"/>
        </w:numPr>
      </w:pPr>
      <w:r w:rsidRPr="007C5752">
        <w:t>Perform endoscopic (visual) inspections on all hidden welds, including but not limited to butt welds, inner welds, and welds in cryogenic piping.</w:t>
      </w:r>
    </w:p>
    <w:p w14:paraId="23471257" w14:textId="77777777" w:rsidR="00D81D09" w:rsidRPr="007C5752" w:rsidRDefault="00D81D09" w:rsidP="00B3782A">
      <w:pPr>
        <w:pStyle w:val="RequirementList"/>
      </w:pPr>
      <w:r w:rsidRPr="007C5752">
        <w:t>The weld examinations shall include, at minimum:</w:t>
      </w:r>
    </w:p>
    <w:p w14:paraId="7897686C" w14:textId="606A66A2" w:rsidR="00D81D09" w:rsidRPr="007C5752" w:rsidRDefault="00D81D09" w:rsidP="00B3782A">
      <w:pPr>
        <w:pStyle w:val="RequirementList"/>
        <w:numPr>
          <w:ilvl w:val="0"/>
          <w:numId w:val="20"/>
        </w:numPr>
      </w:pPr>
      <w:r w:rsidRPr="007C5752">
        <w:t xml:space="preserve">100% of the longitudinal </w:t>
      </w:r>
      <w:r w:rsidR="006E58DA" w:rsidRPr="007C5752">
        <w:t>welds.</w:t>
      </w:r>
    </w:p>
    <w:p w14:paraId="638DE8C0" w14:textId="564A41D1" w:rsidR="00D81D09" w:rsidRPr="007C5752" w:rsidRDefault="00D81D09" w:rsidP="00B3782A">
      <w:pPr>
        <w:pStyle w:val="RequirementList"/>
        <w:numPr>
          <w:ilvl w:val="0"/>
          <w:numId w:val="20"/>
        </w:numPr>
      </w:pPr>
      <w:r w:rsidRPr="007C5752">
        <w:t xml:space="preserve">100% of the </w:t>
      </w:r>
      <w:r w:rsidR="006E58DA" w:rsidRPr="007C5752">
        <w:t>T-junctions.</w:t>
      </w:r>
    </w:p>
    <w:p w14:paraId="5626EEC8" w14:textId="77777777" w:rsidR="00D81D09" w:rsidRPr="007C5752" w:rsidRDefault="00D81D09" w:rsidP="00B3782A">
      <w:pPr>
        <w:pStyle w:val="RequirementList"/>
        <w:numPr>
          <w:ilvl w:val="0"/>
          <w:numId w:val="20"/>
        </w:numPr>
      </w:pPr>
      <w:r w:rsidRPr="007C5752">
        <w:t>25% of the circular welds (per welder, evenly distributed over the circular welds performed by that welder).</w:t>
      </w:r>
    </w:p>
    <w:p w14:paraId="2EA3511D" w14:textId="77777777" w:rsidR="00D81D09" w:rsidRPr="007C5752" w:rsidRDefault="00D81D09" w:rsidP="00C93A91">
      <w:pPr>
        <w:pStyle w:val="RequirementList"/>
        <w:numPr>
          <w:ilvl w:val="0"/>
          <w:numId w:val="0"/>
        </w:numPr>
        <w:ind w:left="502" w:firstLine="207"/>
      </w:pPr>
      <w:r w:rsidRPr="007C5752">
        <w:t>The Contractor shall:</w:t>
      </w:r>
    </w:p>
    <w:p w14:paraId="4A6B92F0" w14:textId="77777777" w:rsidR="00D81D09" w:rsidRPr="007C5752" w:rsidRDefault="00D81D09" w:rsidP="00B3782A">
      <w:pPr>
        <w:pStyle w:val="RequirementList"/>
        <w:numPr>
          <w:ilvl w:val="0"/>
          <w:numId w:val="20"/>
        </w:numPr>
      </w:pPr>
      <w:r w:rsidRPr="007C5752">
        <w:t>Indicate in the Manufacturing File which circular welds are selected for inspection.</w:t>
      </w:r>
    </w:p>
    <w:p w14:paraId="1BF0CD04" w14:textId="11E41129" w:rsidR="00D81D09" w:rsidRPr="007C5752" w:rsidRDefault="00D81D09" w:rsidP="00B3782A">
      <w:pPr>
        <w:pStyle w:val="RequirementList"/>
        <w:numPr>
          <w:ilvl w:val="0"/>
          <w:numId w:val="20"/>
        </w:numPr>
      </w:pPr>
      <w:r w:rsidRPr="007C5752">
        <w:t xml:space="preserve">Provide the results of the welding inspections to SCK CEN within one week after </w:t>
      </w:r>
      <w:r w:rsidR="005F462D" w:rsidRPr="007C5752">
        <w:t>completion.</w:t>
      </w:r>
    </w:p>
    <w:p w14:paraId="028A7197" w14:textId="14346515" w:rsidR="00017F54" w:rsidRPr="007C5752" w:rsidRDefault="00017F54" w:rsidP="00017F54">
      <w:pPr>
        <w:pStyle w:val="RequirementList"/>
      </w:pPr>
      <w:r w:rsidRPr="007C5752">
        <w:lastRenderedPageBreak/>
        <w:t>The Contractor shall provide associated valid certificates of the qualified personnel for any on-site welding</w:t>
      </w:r>
    </w:p>
    <w:p w14:paraId="29053942" w14:textId="0D0529B5" w:rsidR="00017F54" w:rsidRPr="007C5752" w:rsidRDefault="00017F54" w:rsidP="00017F54">
      <w:pPr>
        <w:pStyle w:val="RequirementList"/>
      </w:pPr>
      <w:bookmarkStart w:id="3173" w:name="_Toc200492438"/>
      <w:r w:rsidRPr="007C5752">
        <w:t xml:space="preserve">Certified personnel shall conduct the weld inspections, pressure, and leaks tests.  </w:t>
      </w:r>
      <w:bookmarkEnd w:id="3173"/>
    </w:p>
    <w:p w14:paraId="0C48C77C" w14:textId="19F01568" w:rsidR="008D1F01" w:rsidRPr="007C5752" w:rsidRDefault="00017F54" w:rsidP="00017F54">
      <w:pPr>
        <w:pStyle w:val="RequirementList"/>
        <w:rPr>
          <w:shd w:val="clear" w:color="auto" w:fill="FFFFFF"/>
        </w:rPr>
      </w:pPr>
      <w:bookmarkStart w:id="3174" w:name="_Toc200492440"/>
      <w:r w:rsidRPr="007C5752">
        <w:rPr>
          <w:shd w:val="clear" w:color="auto" w:fill="FFFFFF"/>
        </w:rPr>
        <w:t>For tests</w:t>
      </w:r>
      <w:r w:rsidR="003015CA" w:rsidRPr="007C5752">
        <w:rPr>
          <w:shd w:val="clear" w:color="auto" w:fill="FFFFFF"/>
        </w:rPr>
        <w:t xml:space="preserve"> of weld that are performed on-site</w:t>
      </w:r>
      <w:r w:rsidRPr="007C5752">
        <w:rPr>
          <w:shd w:val="clear" w:color="auto" w:fill="FFFFFF"/>
        </w:rPr>
        <w:t xml:space="preserve">, </w:t>
      </w:r>
    </w:p>
    <w:p w14:paraId="7C0DB793" w14:textId="33CCAF06" w:rsidR="00D81D09" w:rsidRPr="007C5752" w:rsidRDefault="00017F54" w:rsidP="00B3782A">
      <w:pPr>
        <w:pStyle w:val="RequirementList"/>
        <w:numPr>
          <w:ilvl w:val="0"/>
          <w:numId w:val="20"/>
        </w:numPr>
      </w:pPr>
      <w:r w:rsidRPr="007C5752">
        <w:t xml:space="preserve">radiography with degree of inspection as required </w:t>
      </w:r>
      <w:r w:rsidR="00242A98" w:rsidRPr="007C5752">
        <w:t>by the applicable</w:t>
      </w:r>
      <w:r w:rsidRPr="007C5752">
        <w:t xml:space="preserve"> codes.</w:t>
      </w:r>
      <w:bookmarkEnd w:id="3174"/>
    </w:p>
    <w:p w14:paraId="3B9B72C3" w14:textId="6655F5CE" w:rsidR="003F1E26" w:rsidRPr="007C5752" w:rsidRDefault="003F1E26" w:rsidP="003F1E26">
      <w:pPr>
        <w:pStyle w:val="Heading3numbered"/>
        <w:rPr>
          <w:lang w:eastAsia="fr-FR"/>
        </w:rPr>
      </w:pPr>
      <w:bookmarkStart w:id="3175" w:name="_Toc212194836"/>
      <w:bookmarkEnd w:id="3172"/>
      <w:r w:rsidRPr="007C5752">
        <w:rPr>
          <w:lang w:eastAsia="fr-FR"/>
        </w:rPr>
        <w:t>Machine Protection</w:t>
      </w:r>
      <w:bookmarkEnd w:id="3100"/>
      <w:bookmarkEnd w:id="3101"/>
      <w:bookmarkEnd w:id="3102"/>
      <w:bookmarkEnd w:id="3175"/>
    </w:p>
    <w:p w14:paraId="4E109F8C" w14:textId="1C62C353" w:rsidR="0028124D" w:rsidRPr="007C5752" w:rsidRDefault="003F1E26" w:rsidP="0028124D">
      <w:pPr>
        <w:pStyle w:val="RequirementList"/>
      </w:pPr>
      <w:bookmarkStart w:id="3176" w:name="_Toc200491813"/>
      <w:r w:rsidRPr="007C5752">
        <w:t xml:space="preserve">The QPLANT shall protect itself </w:t>
      </w:r>
      <w:r w:rsidR="0028124D" w:rsidRPr="007C5752">
        <w:t>against</w:t>
      </w:r>
      <w:r w:rsidR="000A0944" w:rsidRPr="007C5752">
        <w:t>/minimize</w:t>
      </w:r>
      <w:r w:rsidR="0028124D" w:rsidRPr="007C5752">
        <w:t xml:space="preserve"> damage</w:t>
      </w:r>
      <w:r w:rsidR="005C7CD4" w:rsidRPr="007C5752">
        <w:t xml:space="preserve"> as far as reasonably possible</w:t>
      </w:r>
      <w:r w:rsidR="00A81593" w:rsidRPr="007C5752">
        <w:t xml:space="preserve">. The Contractor shall perform a risk </w:t>
      </w:r>
      <w:r w:rsidR="00DD2625" w:rsidRPr="007C5752">
        <w:t xml:space="preserve">analysis  (e.g. HAZOP, FMECA, or equivalent methodology) </w:t>
      </w:r>
      <w:r w:rsidR="00A81593" w:rsidRPr="007C5752">
        <w:t xml:space="preserve">and </w:t>
      </w:r>
      <w:r w:rsidR="00DD2625" w:rsidRPr="007C5752">
        <w:t>implement all required mitigation measures. This shall include</w:t>
      </w:r>
      <w:r w:rsidR="00D31491" w:rsidRPr="007C5752">
        <w:t xml:space="preserve"> but not limited to</w:t>
      </w:r>
      <w:r w:rsidR="00DD2625" w:rsidRPr="007C5752">
        <w:t>:</w:t>
      </w:r>
    </w:p>
    <w:p w14:paraId="3AF0954E" w14:textId="77777777" w:rsidR="003C0C7B" w:rsidRPr="007C5752" w:rsidRDefault="003C0C7B" w:rsidP="00D31491">
      <w:pPr>
        <w:pStyle w:val="RequirementList"/>
        <w:numPr>
          <w:ilvl w:val="1"/>
          <w:numId w:val="15"/>
        </w:numPr>
      </w:pPr>
      <w:r w:rsidRPr="007C5752">
        <w:t>QPLANT external interfaces</w:t>
      </w:r>
    </w:p>
    <w:p w14:paraId="001A5EBE" w14:textId="788B0459" w:rsidR="00D31491" w:rsidRPr="007C5752" w:rsidRDefault="00D31491" w:rsidP="003C0C7B">
      <w:pPr>
        <w:pStyle w:val="RequirementList"/>
        <w:numPr>
          <w:ilvl w:val="2"/>
          <w:numId w:val="15"/>
        </w:numPr>
      </w:pPr>
      <w:r w:rsidRPr="007C5752">
        <w:t>Loss of utility (</w:t>
      </w:r>
      <w:r w:rsidR="00653CE8" w:rsidRPr="007C5752">
        <w:t xml:space="preserve">e.g. </w:t>
      </w:r>
      <w:r w:rsidRPr="007C5752">
        <w:t>electricity, water, compressed air,</w:t>
      </w:r>
      <w:r w:rsidR="00920463" w:rsidRPr="007C5752">
        <w:t xml:space="preserve"> …</w:t>
      </w:r>
      <w:r w:rsidRPr="007C5752">
        <w:t>)</w:t>
      </w:r>
    </w:p>
    <w:p w14:paraId="1E12CAE8" w14:textId="66ECFCDB" w:rsidR="000A3B81" w:rsidRPr="007C5752" w:rsidRDefault="008F46A4" w:rsidP="000A3B81">
      <w:pPr>
        <w:pStyle w:val="RequirementList"/>
        <w:numPr>
          <w:ilvl w:val="2"/>
          <w:numId w:val="15"/>
        </w:numPr>
      </w:pPr>
      <w:r w:rsidRPr="007C5752">
        <w:t>Faulty/missing interface</w:t>
      </w:r>
      <w:r w:rsidR="00A642D2" w:rsidRPr="007C5752">
        <w:t xml:space="preserve"> </w:t>
      </w:r>
      <w:r w:rsidRPr="007C5752">
        <w:t>to the</w:t>
      </w:r>
      <w:r w:rsidR="00A642D2" w:rsidRPr="007C5752">
        <w:t xml:space="preserve"> </w:t>
      </w:r>
      <w:r w:rsidR="00E528BE" w:rsidRPr="007C5752">
        <w:t>MCS</w:t>
      </w:r>
    </w:p>
    <w:p w14:paraId="2161EADD" w14:textId="008E445B" w:rsidR="0028124D" w:rsidRPr="007C5752" w:rsidRDefault="000A3B81" w:rsidP="000A3B81">
      <w:pPr>
        <w:pStyle w:val="RequirementList"/>
        <w:numPr>
          <w:ilvl w:val="2"/>
          <w:numId w:val="15"/>
        </w:numPr>
      </w:pPr>
      <w:r w:rsidRPr="007C5752">
        <w:t>Operation of the users outside the nominal interface parameters</w:t>
      </w:r>
    </w:p>
    <w:p w14:paraId="30854C46" w14:textId="534DADEC" w:rsidR="0028124D" w:rsidRPr="007C5752" w:rsidRDefault="0028124D" w:rsidP="0028124D">
      <w:pPr>
        <w:pStyle w:val="RequirementList"/>
        <w:numPr>
          <w:ilvl w:val="1"/>
          <w:numId w:val="15"/>
        </w:numPr>
      </w:pPr>
      <w:r w:rsidRPr="007C5752">
        <w:t>Operator error</w:t>
      </w:r>
    </w:p>
    <w:p w14:paraId="337701EA" w14:textId="5A6BCF35" w:rsidR="003F1E26" w:rsidRPr="007C5752" w:rsidRDefault="00A75E2B" w:rsidP="00D562E3">
      <w:pPr>
        <w:pStyle w:val="RequirementList"/>
        <w:numPr>
          <w:ilvl w:val="1"/>
          <w:numId w:val="15"/>
        </w:numPr>
      </w:pPr>
      <w:r w:rsidRPr="007C5752">
        <w:t xml:space="preserve">Any </w:t>
      </w:r>
      <w:r w:rsidR="0028124D" w:rsidRPr="007C5752">
        <w:t xml:space="preserve">QPLANT </w:t>
      </w:r>
      <w:r w:rsidR="000A0944" w:rsidRPr="007C5752">
        <w:t xml:space="preserve">internal </w:t>
      </w:r>
      <w:r w:rsidRPr="007C5752">
        <w:t>failure</w:t>
      </w:r>
      <w:r w:rsidR="000A0944" w:rsidRPr="007C5752">
        <w:t xml:space="preserve"> e.g. l</w:t>
      </w:r>
      <w:r w:rsidR="003F1E26" w:rsidRPr="007C5752">
        <w:t>oss of vacuum</w:t>
      </w:r>
      <w:r w:rsidR="00D562E3" w:rsidRPr="007C5752">
        <w:t xml:space="preserve">, </w:t>
      </w:r>
      <w:r w:rsidR="003F1E26" w:rsidRPr="007C5752">
        <w:t>QPLANT trip</w:t>
      </w:r>
    </w:p>
    <w:p w14:paraId="7E0079F6" w14:textId="1B16F685" w:rsidR="0009055F" w:rsidRPr="007C5752" w:rsidRDefault="0009055F" w:rsidP="0009055F">
      <w:pPr>
        <w:pStyle w:val="RequirementList"/>
      </w:pPr>
      <w:bookmarkStart w:id="3177" w:name="_Toc200491853"/>
      <w:bookmarkStart w:id="3178" w:name="_Toc200491854"/>
      <w:bookmarkEnd w:id="3176"/>
      <w:bookmarkEnd w:id="3177"/>
      <w:r w:rsidRPr="007C5752">
        <w:t>The recovery header (QRB</w:t>
      </w:r>
      <w:r w:rsidR="005F462D" w:rsidRPr="007C5752">
        <w:t>.</w:t>
      </w:r>
      <w:r w:rsidRPr="007C5752">
        <w:t>S) shall be protected against over pressures by safety devices and non-return valves.</w:t>
      </w:r>
      <w:bookmarkEnd w:id="3178"/>
    </w:p>
    <w:p w14:paraId="098190DE" w14:textId="7F18BCBC" w:rsidR="007C6EB6" w:rsidRPr="007C5752" w:rsidRDefault="007C6EB6" w:rsidP="00C634AC">
      <w:pPr>
        <w:pStyle w:val="Heading3numbered"/>
        <w:keepNext/>
      </w:pPr>
      <w:bookmarkStart w:id="3179" w:name="_Toc200491892"/>
      <w:bookmarkStart w:id="3180" w:name="_Toc202536111"/>
      <w:bookmarkStart w:id="3181" w:name="_Toc202536884"/>
      <w:bookmarkStart w:id="3182" w:name="_Toc212194837"/>
      <w:bookmarkEnd w:id="3103"/>
      <w:bookmarkEnd w:id="3104"/>
      <w:bookmarkEnd w:id="3105"/>
      <w:r w:rsidRPr="007C5752">
        <w:t>Purg</w:t>
      </w:r>
      <w:r w:rsidR="000C7452" w:rsidRPr="007C5752">
        <w:t>ing</w:t>
      </w:r>
      <w:bookmarkEnd w:id="3179"/>
      <w:bookmarkEnd w:id="3180"/>
      <w:bookmarkEnd w:id="3181"/>
      <w:bookmarkEnd w:id="3182"/>
    </w:p>
    <w:p w14:paraId="4A9F4D38" w14:textId="0EA2929A" w:rsidR="00E60477" w:rsidRPr="007C5752" w:rsidRDefault="00B05895" w:rsidP="00E60477">
      <w:pPr>
        <w:pStyle w:val="RequirementList"/>
        <w:rPr>
          <w:strike/>
        </w:rPr>
      </w:pPr>
      <w:bookmarkStart w:id="3183" w:name="_Toc200491893"/>
      <w:r w:rsidRPr="007C5752">
        <w:t xml:space="preserve">The Contractor shall install all the </w:t>
      </w:r>
      <w:r w:rsidR="00212CF2" w:rsidRPr="007C5752">
        <w:t xml:space="preserve">necessary equipment and connections </w:t>
      </w:r>
      <w:r w:rsidR="00F537EC" w:rsidRPr="007C5752">
        <w:t xml:space="preserve">required </w:t>
      </w:r>
      <w:r w:rsidR="007C6EB6" w:rsidRPr="007C5752">
        <w:t>for</w:t>
      </w:r>
      <w:r w:rsidR="005031F7" w:rsidRPr="007C5752">
        <w:t xml:space="preserve"> the</w:t>
      </w:r>
      <w:r w:rsidR="00212CF2" w:rsidRPr="007C5752">
        <w:t xml:space="preserve"> </w:t>
      </w:r>
      <w:r w:rsidR="00CD2A07" w:rsidRPr="007C5752">
        <w:t xml:space="preserve">remote </w:t>
      </w:r>
      <w:r w:rsidR="00212CF2" w:rsidRPr="007C5752">
        <w:t>purging</w:t>
      </w:r>
      <w:r w:rsidR="00055031" w:rsidRPr="007C5752">
        <w:t xml:space="preserve"> (venting, </w:t>
      </w:r>
      <w:r w:rsidR="00C93A91" w:rsidRPr="007C5752">
        <w:t>pumping,</w:t>
      </w:r>
      <w:r w:rsidR="00055031" w:rsidRPr="007C5752">
        <w:t xml:space="preserve"> and filling)</w:t>
      </w:r>
      <w:r w:rsidR="00212CF2" w:rsidRPr="007C5752">
        <w:t xml:space="preserve"> </w:t>
      </w:r>
      <w:r w:rsidR="00C212B4" w:rsidRPr="007C5752">
        <w:t xml:space="preserve">and conditioning </w:t>
      </w:r>
      <w:r w:rsidR="00465010" w:rsidRPr="007C5752">
        <w:t xml:space="preserve">of </w:t>
      </w:r>
      <w:r w:rsidR="00212CF2" w:rsidRPr="007C5752">
        <w:t>the QPLANT</w:t>
      </w:r>
      <w:r w:rsidR="00E50CBD" w:rsidRPr="007C5752">
        <w:t>.</w:t>
      </w:r>
      <w:bookmarkStart w:id="3184" w:name="_Toc200491898"/>
      <w:bookmarkEnd w:id="3183"/>
    </w:p>
    <w:p w14:paraId="4F619866" w14:textId="6779E45C" w:rsidR="00535285" w:rsidRPr="007C5752" w:rsidRDefault="00535285" w:rsidP="00B5535E">
      <w:pPr>
        <w:pStyle w:val="Heading3numbered"/>
      </w:pPr>
      <w:bookmarkStart w:id="3185" w:name="_Toc200491909"/>
      <w:bookmarkStart w:id="3186" w:name="_Toc202536113"/>
      <w:bookmarkStart w:id="3187" w:name="_Toc202536886"/>
      <w:bookmarkStart w:id="3188" w:name="_Toc212194838"/>
      <w:bookmarkEnd w:id="3184"/>
      <w:r w:rsidRPr="007C5752">
        <w:t>Helium Inventory management</w:t>
      </w:r>
      <w:bookmarkEnd w:id="3185"/>
      <w:bookmarkEnd w:id="3186"/>
      <w:bookmarkEnd w:id="3187"/>
      <w:bookmarkEnd w:id="3188"/>
    </w:p>
    <w:p w14:paraId="72A025E9" w14:textId="77777777" w:rsidR="00264F18" w:rsidRPr="007C5752" w:rsidRDefault="00B81851" w:rsidP="00A302B1">
      <w:pPr>
        <w:pStyle w:val="RequirementList"/>
      </w:pPr>
      <w:r w:rsidRPr="007C5752">
        <w:t>The QPLANT shall minimize the loss of helium in all operation conditions (including failure modes)</w:t>
      </w:r>
      <w:bookmarkStart w:id="3189" w:name="_Toc200491910"/>
      <w:r w:rsidR="00264F18" w:rsidRPr="007C5752">
        <w:t>.</w:t>
      </w:r>
    </w:p>
    <w:p w14:paraId="4A895CF0" w14:textId="01071DE4" w:rsidR="000B52DF" w:rsidRPr="007C5752" w:rsidRDefault="004A5A6B" w:rsidP="002F4FA7">
      <w:pPr>
        <w:pStyle w:val="RequirementList"/>
      </w:pPr>
      <w:r w:rsidRPr="007C5752">
        <w:t>In normal operation, t</w:t>
      </w:r>
      <w:r w:rsidR="000B52DF" w:rsidRPr="007C5752">
        <w:t>he QPLANT shall loose at maximum 1Nm</w:t>
      </w:r>
      <w:r w:rsidR="000B52DF" w:rsidRPr="007C5752">
        <w:rPr>
          <w:vertAlign w:val="superscript"/>
        </w:rPr>
        <w:t>3</w:t>
      </w:r>
      <w:r w:rsidR="000B52DF" w:rsidRPr="007C5752">
        <w:t xml:space="preserve"> of He per day</w:t>
      </w:r>
      <w:bookmarkStart w:id="3190" w:name="_Toc200491902"/>
      <w:r w:rsidR="00AE67AF" w:rsidRPr="007C5752">
        <w:t>.</w:t>
      </w:r>
    </w:p>
    <w:p w14:paraId="079CD57F" w14:textId="77777777" w:rsidR="00277F8F" w:rsidRPr="007C5752" w:rsidRDefault="00277F8F" w:rsidP="00277F8F">
      <w:pPr>
        <w:pStyle w:val="RequirementList"/>
      </w:pPr>
      <w:r w:rsidRPr="007C5752">
        <w:t>The Contractor shall implement a helium leak detection and monitoring system in accordance with EN 13185:2001, Clause 6.2 (Leak Detection Methodology) or equivalent, including routine leak testing and automated isolation mechanisms.</w:t>
      </w:r>
    </w:p>
    <w:p w14:paraId="09E80168" w14:textId="19E96932" w:rsidR="000527F7" w:rsidRPr="007C5752" w:rsidRDefault="000527F7" w:rsidP="000527F7">
      <w:pPr>
        <w:pStyle w:val="RequirementList"/>
      </w:pPr>
      <w:r w:rsidRPr="007C5752">
        <w:t>The leak rate</w:t>
      </w:r>
      <w:r w:rsidR="00CF2466" w:rsidRPr="007C5752">
        <w:t>s</w:t>
      </w:r>
      <w:r w:rsidRPr="007C5752">
        <w:t xml:space="preserve"> (including all interconnecting piping, joints and components operating at Operating Pressure and ambient temperature) shall not exceed the values defined </w:t>
      </w:r>
      <w:r w:rsidRPr="007C5752">
        <w:rPr>
          <w:color w:val="000000" w:themeColor="text1"/>
        </w:rPr>
        <w:t xml:space="preserve">in </w:t>
      </w:r>
      <w:r w:rsidRPr="007C5752">
        <w:fldChar w:fldCharType="begin"/>
      </w:r>
      <w:r w:rsidRPr="007C5752">
        <w:instrText xml:space="preserve"> REF _Ref184046879 \h  \* MERGEFORMAT </w:instrText>
      </w:r>
      <w:r w:rsidRPr="007C5752">
        <w:fldChar w:fldCharType="separate"/>
      </w:r>
      <w:r w:rsidR="00A63B38" w:rsidRPr="007C5752">
        <w:t xml:space="preserve">Table </w:t>
      </w:r>
      <w:r w:rsidR="00A63B38">
        <w:t>6</w:t>
      </w:r>
      <w:r w:rsidRPr="007C5752">
        <w:fldChar w:fldCharType="end"/>
      </w:r>
      <w:r w:rsidRPr="007C5752">
        <w:t>.  The system shall be qualified for leak-tightness under operational and standby conditions.</w:t>
      </w:r>
      <w:bookmarkEnd w:id="3190"/>
    </w:p>
    <w:p w14:paraId="139B2CB0" w14:textId="6FF444B5" w:rsidR="000527F7" w:rsidRPr="007C5752" w:rsidRDefault="000527F7" w:rsidP="000527F7">
      <w:pPr>
        <w:pStyle w:val="Caption"/>
        <w:keepNext/>
        <w:ind w:firstLine="709"/>
      </w:pPr>
      <w:bookmarkStart w:id="3191" w:name="_Ref184046879"/>
      <w:bookmarkStart w:id="3192" w:name="_Toc201310415"/>
      <w:bookmarkStart w:id="3193" w:name="_Toc212194963"/>
      <w:r w:rsidRPr="007C5752">
        <w:t xml:space="preserve">Table </w:t>
      </w:r>
      <w:r w:rsidRPr="007C5752">
        <w:fldChar w:fldCharType="begin"/>
      </w:r>
      <w:r w:rsidRPr="007C5752">
        <w:instrText xml:space="preserve"> SEQ Table \* ARABIC </w:instrText>
      </w:r>
      <w:r w:rsidRPr="007C5752">
        <w:fldChar w:fldCharType="separate"/>
      </w:r>
      <w:r w:rsidR="00A63B38">
        <w:rPr>
          <w:noProof/>
        </w:rPr>
        <w:t>6</w:t>
      </w:r>
      <w:r w:rsidRPr="007C5752">
        <w:fldChar w:fldCharType="end"/>
      </w:r>
      <w:bookmarkEnd w:id="3191"/>
      <w:r w:rsidRPr="007C5752">
        <w:t xml:space="preserve"> </w:t>
      </w:r>
      <w:r w:rsidR="00F46735" w:rsidRPr="007C5752">
        <w:t xml:space="preserve">He </w:t>
      </w:r>
      <w:r w:rsidRPr="007C5752">
        <w:t>Leakage requirements</w:t>
      </w:r>
      <w:bookmarkEnd w:id="3192"/>
      <w:r w:rsidR="000E3A70" w:rsidRPr="007C5752">
        <w:t xml:space="preserve"> (excluding </w:t>
      </w:r>
      <w:r w:rsidR="000E3A70" w:rsidRPr="007C5752">
        <w:rPr>
          <w:szCs w:val="16"/>
        </w:rPr>
        <w:t>via permeation and diffusivity)</w:t>
      </w:r>
      <w:bookmarkEnd w:id="3193"/>
    </w:p>
    <w:tbl>
      <w:tblPr>
        <w:tblW w:w="7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14"/>
        <w:gridCol w:w="1792"/>
      </w:tblGrid>
      <w:tr w:rsidR="00C634AC" w:rsidRPr="007C5752" w14:paraId="68B3D989" w14:textId="77777777" w:rsidTr="00C634AC">
        <w:trPr>
          <w:jc w:val="center"/>
        </w:trPr>
        <w:tc>
          <w:tcPr>
            <w:tcW w:w="5714" w:type="dxa"/>
            <w:shd w:val="clear" w:color="auto" w:fill="EBD9ED" w:themeFill="accent2" w:themeFillTint="33"/>
            <w:vAlign w:val="center"/>
          </w:tcPr>
          <w:p w14:paraId="430E2179" w14:textId="3AD570EF" w:rsidR="00C634AC" w:rsidRPr="007C5752" w:rsidRDefault="00C634AC" w:rsidP="0003012A">
            <w:pPr>
              <w:pStyle w:val="AASemiBold"/>
              <w:rPr>
                <w:rFonts w:ascii="Aptos" w:hAnsi="Aptos"/>
                <w:sz w:val="16"/>
                <w:szCs w:val="18"/>
              </w:rPr>
            </w:pPr>
            <w:r w:rsidRPr="007C5752">
              <w:rPr>
                <w:rStyle w:val="Strong"/>
                <w:rFonts w:ascii="Aptos" w:hAnsi="Aptos"/>
                <w:sz w:val="16"/>
                <w:szCs w:val="18"/>
              </w:rPr>
              <w:t>Type of Leak</w:t>
            </w:r>
          </w:p>
        </w:tc>
        <w:tc>
          <w:tcPr>
            <w:tcW w:w="1792" w:type="dxa"/>
            <w:shd w:val="clear" w:color="auto" w:fill="EBD9ED" w:themeFill="accent2" w:themeFillTint="33"/>
            <w:vAlign w:val="center"/>
          </w:tcPr>
          <w:p w14:paraId="1026E804" w14:textId="77777777" w:rsidR="00C634AC" w:rsidRPr="007C5752" w:rsidRDefault="00C634AC" w:rsidP="0003012A">
            <w:pPr>
              <w:pStyle w:val="AASemiBold"/>
              <w:jc w:val="center"/>
              <w:rPr>
                <w:rFonts w:ascii="Aptos" w:hAnsi="Aptos"/>
                <w:sz w:val="16"/>
                <w:szCs w:val="18"/>
              </w:rPr>
            </w:pPr>
            <w:r w:rsidRPr="007C5752">
              <w:rPr>
                <w:rStyle w:val="Strong"/>
                <w:rFonts w:ascii="Aptos" w:hAnsi="Aptos"/>
                <w:sz w:val="16"/>
                <w:szCs w:val="18"/>
              </w:rPr>
              <w:t>Maximal leak rates</w:t>
            </w:r>
          </w:p>
        </w:tc>
      </w:tr>
      <w:tr w:rsidR="00C634AC" w:rsidRPr="007C5752" w14:paraId="099AF193" w14:textId="77777777" w:rsidTr="00C634AC">
        <w:trPr>
          <w:jc w:val="center"/>
        </w:trPr>
        <w:tc>
          <w:tcPr>
            <w:tcW w:w="5714" w:type="dxa"/>
            <w:shd w:val="clear" w:color="auto" w:fill="auto"/>
            <w:vAlign w:val="center"/>
          </w:tcPr>
          <w:p w14:paraId="56AD4A2A" w14:textId="7BB4E2D7"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Per helium circuits to vacuum</w:t>
            </w:r>
          </w:p>
        </w:tc>
        <w:tc>
          <w:tcPr>
            <w:tcW w:w="1792" w:type="dxa"/>
            <w:shd w:val="clear" w:color="auto" w:fill="auto"/>
            <w:vAlign w:val="center"/>
          </w:tcPr>
          <w:p w14:paraId="51030E97"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⁸</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3E476956" w14:textId="77777777" w:rsidTr="00C634AC">
        <w:trPr>
          <w:jc w:val="center"/>
        </w:trPr>
        <w:tc>
          <w:tcPr>
            <w:tcW w:w="5714" w:type="dxa"/>
            <w:shd w:val="clear" w:color="auto" w:fill="auto"/>
            <w:vAlign w:val="center"/>
          </w:tcPr>
          <w:p w14:paraId="18323B71" w14:textId="023173ED"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Per helium or helium-oil circuits to the water circuits</w:t>
            </w:r>
          </w:p>
        </w:tc>
        <w:tc>
          <w:tcPr>
            <w:tcW w:w="1792" w:type="dxa"/>
            <w:shd w:val="clear" w:color="auto" w:fill="auto"/>
            <w:vAlign w:val="center"/>
          </w:tcPr>
          <w:p w14:paraId="5A1F29E0"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⁸</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2E2D0109" w14:textId="77777777" w:rsidTr="00C634AC">
        <w:trPr>
          <w:jc w:val="center"/>
        </w:trPr>
        <w:tc>
          <w:tcPr>
            <w:tcW w:w="5714" w:type="dxa"/>
            <w:shd w:val="clear" w:color="auto" w:fill="auto"/>
            <w:vAlign w:val="center"/>
          </w:tcPr>
          <w:p w14:paraId="54A0DD49" w14:textId="09674C83"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Per LN2 circuit to helium circuits</w:t>
            </w:r>
          </w:p>
        </w:tc>
        <w:tc>
          <w:tcPr>
            <w:tcW w:w="1792" w:type="dxa"/>
            <w:shd w:val="clear" w:color="auto" w:fill="auto"/>
            <w:vAlign w:val="center"/>
          </w:tcPr>
          <w:p w14:paraId="3A561994"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⁸</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147BF90E" w14:textId="77777777" w:rsidTr="00C634AC">
        <w:trPr>
          <w:jc w:val="center"/>
        </w:trPr>
        <w:tc>
          <w:tcPr>
            <w:tcW w:w="5714" w:type="dxa"/>
            <w:shd w:val="clear" w:color="auto" w:fill="auto"/>
            <w:vAlign w:val="center"/>
          </w:tcPr>
          <w:p w14:paraId="0F8D7D3B" w14:textId="46568567"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Per helium guard to sub-atmospheric circuits</w:t>
            </w:r>
          </w:p>
        </w:tc>
        <w:tc>
          <w:tcPr>
            <w:tcW w:w="1792" w:type="dxa"/>
            <w:shd w:val="clear" w:color="auto" w:fill="auto"/>
            <w:vAlign w:val="center"/>
          </w:tcPr>
          <w:p w14:paraId="4209F46F"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⁵</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769D2AD2" w14:textId="77777777" w:rsidTr="00C634AC">
        <w:trPr>
          <w:jc w:val="center"/>
        </w:trPr>
        <w:tc>
          <w:tcPr>
            <w:tcW w:w="5714" w:type="dxa"/>
            <w:shd w:val="clear" w:color="auto" w:fill="auto"/>
            <w:vAlign w:val="center"/>
          </w:tcPr>
          <w:p w14:paraId="730E3891" w14:textId="0C9D8DB9"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Per from helium and oil circuits to atmosphere</w:t>
            </w:r>
          </w:p>
        </w:tc>
        <w:tc>
          <w:tcPr>
            <w:tcW w:w="1792" w:type="dxa"/>
            <w:shd w:val="clear" w:color="auto" w:fill="auto"/>
            <w:vAlign w:val="center"/>
          </w:tcPr>
          <w:p w14:paraId="039D1282"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⁵</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5810DF26" w14:textId="77777777" w:rsidTr="00C634AC">
        <w:trPr>
          <w:jc w:val="center"/>
        </w:trPr>
        <w:tc>
          <w:tcPr>
            <w:tcW w:w="5714" w:type="dxa"/>
            <w:shd w:val="clear" w:color="auto" w:fill="auto"/>
            <w:vAlign w:val="center"/>
          </w:tcPr>
          <w:p w14:paraId="0680A4C4" w14:textId="45C0E72D"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Combined leakage from all heat exchangers of the cold boxes to vacuum vessel</w:t>
            </w:r>
          </w:p>
        </w:tc>
        <w:tc>
          <w:tcPr>
            <w:tcW w:w="1792" w:type="dxa"/>
            <w:shd w:val="clear" w:color="auto" w:fill="auto"/>
            <w:vAlign w:val="center"/>
          </w:tcPr>
          <w:p w14:paraId="103DAB07"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⁵</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22A5B037" w14:textId="77777777" w:rsidTr="00C634AC">
        <w:trPr>
          <w:jc w:val="center"/>
        </w:trPr>
        <w:tc>
          <w:tcPr>
            <w:tcW w:w="5714" w:type="dxa"/>
            <w:shd w:val="clear" w:color="auto" w:fill="auto"/>
            <w:vAlign w:val="center"/>
          </w:tcPr>
          <w:p w14:paraId="6BFBB938" w14:textId="3809F901"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Combined leakage from all helium circuits to vacuum vessels</w:t>
            </w:r>
          </w:p>
        </w:tc>
        <w:tc>
          <w:tcPr>
            <w:tcW w:w="1792" w:type="dxa"/>
            <w:shd w:val="clear" w:color="auto" w:fill="auto"/>
            <w:vAlign w:val="center"/>
          </w:tcPr>
          <w:p w14:paraId="32FD7847"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⁵</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63A3F33E" w14:textId="77777777" w:rsidTr="00C634AC">
        <w:trPr>
          <w:jc w:val="center"/>
        </w:trPr>
        <w:tc>
          <w:tcPr>
            <w:tcW w:w="5714" w:type="dxa"/>
            <w:shd w:val="clear" w:color="auto" w:fill="auto"/>
            <w:vAlign w:val="center"/>
          </w:tcPr>
          <w:p w14:paraId="7186D98D" w14:textId="2AF97A1D"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Leak rate through a valve seat</w:t>
            </w:r>
          </w:p>
        </w:tc>
        <w:tc>
          <w:tcPr>
            <w:tcW w:w="1792" w:type="dxa"/>
            <w:shd w:val="clear" w:color="auto" w:fill="auto"/>
            <w:vAlign w:val="center"/>
          </w:tcPr>
          <w:p w14:paraId="5D54F3A7"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⁴</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7AC568FC" w14:textId="77777777" w:rsidTr="00C634AC">
        <w:trPr>
          <w:jc w:val="center"/>
        </w:trPr>
        <w:tc>
          <w:tcPr>
            <w:tcW w:w="5714" w:type="dxa"/>
            <w:shd w:val="clear" w:color="auto" w:fill="auto"/>
            <w:vAlign w:val="center"/>
          </w:tcPr>
          <w:p w14:paraId="23B77003" w14:textId="788567B9"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Leak rate from a valve to atmosphere</w:t>
            </w:r>
          </w:p>
        </w:tc>
        <w:tc>
          <w:tcPr>
            <w:tcW w:w="1792" w:type="dxa"/>
            <w:shd w:val="clear" w:color="auto" w:fill="auto"/>
            <w:vAlign w:val="center"/>
          </w:tcPr>
          <w:p w14:paraId="4F50D870"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⁵</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r w:rsidR="00C634AC" w:rsidRPr="007C5752" w14:paraId="1848B192" w14:textId="77777777" w:rsidTr="00C634AC">
        <w:trPr>
          <w:jc w:val="center"/>
        </w:trPr>
        <w:tc>
          <w:tcPr>
            <w:tcW w:w="5714" w:type="dxa"/>
            <w:shd w:val="clear" w:color="auto" w:fill="auto"/>
            <w:vAlign w:val="center"/>
          </w:tcPr>
          <w:p w14:paraId="025989A8" w14:textId="5F7CA12D" w:rsidR="00C634AC" w:rsidRPr="007C5752" w:rsidRDefault="00C634AC" w:rsidP="0003012A">
            <w:pPr>
              <w:spacing w:before="40" w:after="20" w:line="240" w:lineRule="auto"/>
              <w:rPr>
                <w:rFonts w:ascii="Aptos" w:hAnsi="Aptos"/>
                <w:sz w:val="16"/>
                <w:szCs w:val="18"/>
              </w:rPr>
            </w:pPr>
            <w:r w:rsidRPr="007C5752">
              <w:rPr>
                <w:rFonts w:ascii="Aptos" w:hAnsi="Aptos"/>
                <w:sz w:val="16"/>
                <w:szCs w:val="18"/>
              </w:rPr>
              <w:t>Leak rate from a valve to vacuum</w:t>
            </w:r>
          </w:p>
        </w:tc>
        <w:tc>
          <w:tcPr>
            <w:tcW w:w="1792" w:type="dxa"/>
            <w:shd w:val="clear" w:color="auto" w:fill="auto"/>
            <w:vAlign w:val="center"/>
          </w:tcPr>
          <w:p w14:paraId="40029A1E" w14:textId="77777777" w:rsidR="00C634AC" w:rsidRPr="007C5752" w:rsidRDefault="00C634AC" w:rsidP="0003012A">
            <w:pPr>
              <w:spacing w:before="40" w:after="20" w:line="240" w:lineRule="auto"/>
              <w:jc w:val="center"/>
              <w:rPr>
                <w:rFonts w:ascii="Aptos" w:hAnsi="Aptos"/>
                <w:sz w:val="16"/>
                <w:szCs w:val="18"/>
              </w:rPr>
            </w:pPr>
            <w:r w:rsidRPr="007C5752">
              <w:rPr>
                <w:rFonts w:ascii="Aptos" w:hAnsi="Aptos"/>
                <w:sz w:val="16"/>
                <w:szCs w:val="18"/>
              </w:rPr>
              <w:t>1×10</w:t>
            </w:r>
            <w:r w:rsidRPr="007C5752">
              <w:rPr>
                <w:rFonts w:ascii="Cambria Math" w:hAnsi="Cambria Math" w:cs="Cambria Math"/>
                <w:sz w:val="16"/>
                <w:szCs w:val="18"/>
              </w:rPr>
              <w:t>⁻</w:t>
            </w:r>
            <w:r w:rsidRPr="007C5752">
              <w:rPr>
                <w:rFonts w:ascii="Aptos" w:hAnsi="Aptos" w:cs="Aptos"/>
                <w:sz w:val="16"/>
                <w:szCs w:val="18"/>
              </w:rPr>
              <w:t>⁸</w:t>
            </w:r>
            <w:r w:rsidRPr="007C5752">
              <w:rPr>
                <w:rFonts w:ascii="Aptos" w:hAnsi="Aptos"/>
                <w:sz w:val="16"/>
                <w:szCs w:val="18"/>
              </w:rPr>
              <w:t xml:space="preserve"> mbar</w:t>
            </w:r>
            <w:r w:rsidRPr="007C5752">
              <w:rPr>
                <w:rFonts w:ascii="Aptos" w:hAnsi="Aptos" w:cs="Aptos"/>
                <w:sz w:val="16"/>
                <w:szCs w:val="18"/>
              </w:rPr>
              <w:t>·</w:t>
            </w:r>
            <w:r w:rsidRPr="007C5752">
              <w:rPr>
                <w:rFonts w:ascii="Aptos" w:hAnsi="Aptos"/>
                <w:sz w:val="16"/>
                <w:szCs w:val="18"/>
              </w:rPr>
              <w:t>L/s</w:t>
            </w:r>
          </w:p>
        </w:tc>
      </w:tr>
    </w:tbl>
    <w:p w14:paraId="12BEF538" w14:textId="29690FBB" w:rsidR="00C634AC" w:rsidRPr="007C5752" w:rsidRDefault="00C634AC" w:rsidP="00C634AC">
      <w:pPr>
        <w:pStyle w:val="SysReq3"/>
        <w:ind w:left="0"/>
        <w:rPr>
          <w:lang w:val="en-GB"/>
        </w:rPr>
      </w:pPr>
      <w:bookmarkStart w:id="3194" w:name="_Toc200491903"/>
      <w:bookmarkStart w:id="3195" w:name="_Toc200491901"/>
      <w:r w:rsidRPr="007C5752">
        <w:rPr>
          <w:lang w:val="en-GB"/>
        </w:rPr>
        <w:lastRenderedPageBreak/>
        <w:t xml:space="preserve">In the offer, the </w:t>
      </w:r>
      <w:r w:rsidR="00B4038A" w:rsidRPr="007C5752">
        <w:rPr>
          <w:lang w:val="en-GB"/>
        </w:rPr>
        <w:t>A</w:t>
      </w:r>
      <w:r w:rsidRPr="007C5752">
        <w:rPr>
          <w:lang w:val="en-GB"/>
        </w:rPr>
        <w:t>pplicant shall explicitly quantify and elaborate:</w:t>
      </w:r>
      <w:bookmarkStart w:id="3196" w:name="_Toc200491904"/>
      <w:bookmarkEnd w:id="3194"/>
    </w:p>
    <w:p w14:paraId="42D21CF1" w14:textId="504960C5" w:rsidR="00C634AC" w:rsidRPr="007C5752" w:rsidRDefault="00C634AC">
      <w:pPr>
        <w:pStyle w:val="SysReq3"/>
        <w:numPr>
          <w:ilvl w:val="0"/>
          <w:numId w:val="75"/>
        </w:numPr>
        <w:rPr>
          <w:lang w:val="en-GB"/>
        </w:rPr>
      </w:pPr>
      <w:r w:rsidRPr="007C5752">
        <w:rPr>
          <w:lang w:val="en-GB"/>
        </w:rPr>
        <w:t>Expected global local leak rates, including diffusive losses expressed as % loss per year.  Estimated number and types of valves and fittings contributing to leak paths.</w:t>
      </w:r>
      <w:bookmarkEnd w:id="3196"/>
    </w:p>
    <w:p w14:paraId="11AD1ADA" w14:textId="77777777" w:rsidR="00C634AC" w:rsidRPr="007C5752" w:rsidRDefault="00C634AC">
      <w:pPr>
        <w:pStyle w:val="SysReq3"/>
        <w:numPr>
          <w:ilvl w:val="0"/>
          <w:numId w:val="75"/>
        </w:numPr>
        <w:rPr>
          <w:lang w:val="en-GB"/>
        </w:rPr>
      </w:pPr>
      <w:bookmarkStart w:id="3197" w:name="_Toc200491905"/>
      <w:r w:rsidRPr="007C5752">
        <w:rPr>
          <w:lang w:val="en-GB"/>
        </w:rPr>
        <w:t>Type of helium leak detection methods, pressure hold test procedures, vacuum decay, or rise time methodologies, and long-term monitoring techniques.  Acceptance criteria for each method and the calibration procedure for leak detection equipment.</w:t>
      </w:r>
      <w:bookmarkEnd w:id="3197"/>
    </w:p>
    <w:p w14:paraId="38EBD3BE" w14:textId="77777777" w:rsidR="00C634AC" w:rsidRPr="007C5752" w:rsidRDefault="00C634AC">
      <w:pPr>
        <w:pStyle w:val="SysReq3"/>
        <w:numPr>
          <w:ilvl w:val="0"/>
          <w:numId w:val="75"/>
        </w:numPr>
        <w:rPr>
          <w:lang w:val="en-GB"/>
        </w:rPr>
      </w:pPr>
      <w:bookmarkStart w:id="3198" w:name="_Toc200491906"/>
      <w:r w:rsidRPr="007C5752">
        <w:rPr>
          <w:lang w:val="en-GB"/>
        </w:rPr>
        <w:t>Post-installation and operational phase monitoring strategy, if applicable, including thresholds and frequency</w:t>
      </w:r>
      <w:bookmarkStart w:id="3199" w:name="_Toc200491907"/>
      <w:bookmarkStart w:id="3200" w:name="_Toc200491908"/>
      <w:bookmarkEnd w:id="3198"/>
      <w:bookmarkEnd w:id="3199"/>
      <w:bookmarkEnd w:id="3200"/>
    </w:p>
    <w:p w14:paraId="4A2702DB" w14:textId="77777777" w:rsidR="00C634AC" w:rsidRPr="007C5752" w:rsidRDefault="00C634AC">
      <w:pPr>
        <w:pStyle w:val="SysReq3"/>
        <w:numPr>
          <w:ilvl w:val="0"/>
          <w:numId w:val="75"/>
        </w:numPr>
        <w:rPr>
          <w:lang w:val="en-GB"/>
        </w:rPr>
      </w:pPr>
      <w:r w:rsidRPr="007C5752">
        <w:rPr>
          <w:lang w:val="en-GB"/>
        </w:rPr>
        <w:t>Expected losses of helium during conventional pump, purge, and conditioning (QPLANT only) and user estimation based on internal volume (total pipe length and 90 l per cavity)</w:t>
      </w:r>
    </w:p>
    <w:bookmarkEnd w:id="3195"/>
    <w:p w14:paraId="6682CA82" w14:textId="126A4393" w:rsidR="0085133D" w:rsidRPr="007C5752" w:rsidRDefault="0085133D" w:rsidP="0085133D">
      <w:pPr>
        <w:pStyle w:val="RequirementList"/>
      </w:pPr>
      <w:r w:rsidRPr="007C5752">
        <w:t xml:space="preserve">The Contractor shall calculate the total helium inventory required for the Cryogenic System, including QPLANT and all helium users listed in </w:t>
      </w:r>
      <w:r w:rsidRPr="007C5752">
        <w:fldChar w:fldCharType="begin"/>
      </w:r>
      <w:r w:rsidRPr="007C5752">
        <w:instrText xml:space="preserve"> REF _Ref211606914 \h </w:instrText>
      </w:r>
      <w:r w:rsidRPr="007C5752">
        <w:fldChar w:fldCharType="separate"/>
      </w:r>
      <w:r w:rsidR="00A63B38" w:rsidRPr="007C5752">
        <w:rPr>
          <w:lang w:eastAsia="fr-FR"/>
        </w:rPr>
        <w:t xml:space="preserve">Table </w:t>
      </w:r>
      <w:r w:rsidR="00A63B38">
        <w:rPr>
          <w:noProof/>
          <w:lang w:eastAsia="fr-FR"/>
        </w:rPr>
        <w:t>7</w:t>
      </w:r>
      <w:r w:rsidRPr="007C5752">
        <w:fldChar w:fldCharType="end"/>
      </w:r>
      <w:r w:rsidRPr="007C5752">
        <w:t>.</w:t>
      </w:r>
      <w:bookmarkStart w:id="3201" w:name="_Ref185003225"/>
      <w:bookmarkStart w:id="3202" w:name="_Ref192165728"/>
      <w:bookmarkStart w:id="3203" w:name="_Toc201310419"/>
    </w:p>
    <w:p w14:paraId="429FC095" w14:textId="489DBCAA" w:rsidR="0085133D" w:rsidRPr="007C5752" w:rsidRDefault="0085133D" w:rsidP="0085133D">
      <w:pPr>
        <w:pStyle w:val="Captioncentered"/>
        <w:keepNext/>
        <w:ind w:left="448" w:hanging="448"/>
        <w:rPr>
          <w:lang w:val="en-GB" w:eastAsia="fr-FR"/>
        </w:rPr>
      </w:pPr>
      <w:bookmarkStart w:id="3204" w:name="_Ref211606914"/>
      <w:bookmarkStart w:id="3205" w:name="_Ref211250109"/>
      <w:bookmarkStart w:id="3206" w:name="_Toc212194964"/>
      <w:r w:rsidRPr="007C5752">
        <w:rPr>
          <w:lang w:val="en-GB" w:eastAsia="fr-FR"/>
        </w:rPr>
        <w:t xml:space="preserve">Table </w:t>
      </w:r>
      <w:r w:rsidRPr="007C5752">
        <w:rPr>
          <w:lang w:val="en-GB" w:eastAsia="fr-FR"/>
        </w:rPr>
        <w:fldChar w:fldCharType="begin"/>
      </w:r>
      <w:r w:rsidRPr="007C5752">
        <w:rPr>
          <w:lang w:val="en-GB" w:eastAsia="fr-FR"/>
        </w:rPr>
        <w:instrText xml:space="preserve"> SEQ Table \* ARABIC </w:instrText>
      </w:r>
      <w:r w:rsidRPr="007C5752">
        <w:rPr>
          <w:lang w:val="en-GB" w:eastAsia="fr-FR"/>
        </w:rPr>
        <w:fldChar w:fldCharType="separate"/>
      </w:r>
      <w:r w:rsidR="00A63B38">
        <w:rPr>
          <w:noProof/>
          <w:lang w:val="en-GB" w:eastAsia="fr-FR"/>
        </w:rPr>
        <w:t>7</w:t>
      </w:r>
      <w:r w:rsidRPr="007C5752">
        <w:rPr>
          <w:lang w:val="en-GB" w:eastAsia="fr-FR"/>
        </w:rPr>
        <w:fldChar w:fldCharType="end"/>
      </w:r>
      <w:bookmarkEnd w:id="3201"/>
      <w:bookmarkEnd w:id="3202"/>
      <w:bookmarkEnd w:id="3204"/>
      <w:r w:rsidRPr="007C5752">
        <w:rPr>
          <w:lang w:val="en-GB" w:eastAsia="fr-FR"/>
        </w:rPr>
        <w:t> Helium Inventory</w:t>
      </w:r>
      <w:bookmarkEnd w:id="3203"/>
      <w:bookmarkEnd w:id="3205"/>
      <w:bookmarkEnd w:id="3206"/>
    </w:p>
    <w:tbl>
      <w:tblPr>
        <w:tblStyle w:val="TableGrid2"/>
        <w:tblW w:w="963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515"/>
        <w:gridCol w:w="5040"/>
        <w:gridCol w:w="2079"/>
      </w:tblGrid>
      <w:tr w:rsidR="0085133D" w:rsidRPr="007C5752" w14:paraId="13CB7271" w14:textId="77777777" w:rsidTr="00522D41">
        <w:trPr>
          <w:cantSplit/>
          <w:trHeight w:val="131"/>
          <w:jc w:val="center"/>
        </w:trPr>
        <w:tc>
          <w:tcPr>
            <w:tcW w:w="2515" w:type="dxa"/>
            <w:shd w:val="clear" w:color="auto" w:fill="EBD9ED" w:themeFill="accent2" w:themeFillTint="33"/>
            <w:vAlign w:val="center"/>
          </w:tcPr>
          <w:p w14:paraId="05ABE86D" w14:textId="77777777" w:rsidR="0085133D" w:rsidRPr="007C5752" w:rsidRDefault="0085133D" w:rsidP="00522D41">
            <w:pPr>
              <w:pStyle w:val="AASemiBold"/>
              <w:jc w:val="center"/>
              <w:rPr>
                <w:rFonts w:ascii="Aptos" w:hAnsi="Aptos"/>
                <w:b/>
                <w:bCs/>
                <w:sz w:val="18"/>
                <w:szCs w:val="18"/>
              </w:rPr>
            </w:pPr>
            <w:r w:rsidRPr="007C5752">
              <w:rPr>
                <w:rFonts w:ascii="Aptos" w:hAnsi="Aptos"/>
                <w:b/>
                <w:bCs/>
                <w:sz w:val="18"/>
                <w:szCs w:val="18"/>
              </w:rPr>
              <w:t>Component</w:t>
            </w:r>
          </w:p>
        </w:tc>
        <w:tc>
          <w:tcPr>
            <w:tcW w:w="5040" w:type="dxa"/>
            <w:shd w:val="clear" w:color="auto" w:fill="EBD9ED" w:themeFill="accent2" w:themeFillTint="33"/>
            <w:vAlign w:val="center"/>
          </w:tcPr>
          <w:p w14:paraId="2F005E56" w14:textId="77777777" w:rsidR="0085133D" w:rsidRPr="007C5752" w:rsidRDefault="0085133D" w:rsidP="00522D41">
            <w:pPr>
              <w:pStyle w:val="AASemiBold"/>
              <w:jc w:val="center"/>
              <w:rPr>
                <w:rFonts w:ascii="Aptos" w:hAnsi="Aptos"/>
                <w:b/>
                <w:bCs/>
                <w:sz w:val="18"/>
                <w:szCs w:val="18"/>
              </w:rPr>
            </w:pPr>
            <w:r w:rsidRPr="007C5752">
              <w:rPr>
                <w:rFonts w:ascii="Aptos" w:hAnsi="Aptos"/>
                <w:b/>
                <w:bCs/>
                <w:sz w:val="18"/>
                <w:szCs w:val="18"/>
              </w:rPr>
              <w:t>Helium inventory data</w:t>
            </w:r>
          </w:p>
        </w:tc>
        <w:tc>
          <w:tcPr>
            <w:tcW w:w="2079" w:type="dxa"/>
            <w:shd w:val="clear" w:color="auto" w:fill="EBD9ED" w:themeFill="accent2" w:themeFillTint="33"/>
            <w:vAlign w:val="center"/>
          </w:tcPr>
          <w:p w14:paraId="3C2FE0AF" w14:textId="77777777" w:rsidR="0085133D" w:rsidRPr="007C5752" w:rsidRDefault="0085133D" w:rsidP="00522D41">
            <w:pPr>
              <w:pStyle w:val="AASemiBold"/>
              <w:jc w:val="center"/>
              <w:rPr>
                <w:rFonts w:ascii="Aptos" w:hAnsi="Aptos"/>
                <w:b/>
                <w:bCs/>
                <w:sz w:val="18"/>
                <w:szCs w:val="18"/>
              </w:rPr>
            </w:pPr>
            <w:r w:rsidRPr="007C5752">
              <w:rPr>
                <w:rFonts w:ascii="Aptos" w:hAnsi="Aptos"/>
                <w:b/>
                <w:bCs/>
                <w:sz w:val="18"/>
                <w:szCs w:val="18"/>
              </w:rPr>
              <w:t>Helium Mass (kg)</w:t>
            </w:r>
          </w:p>
        </w:tc>
      </w:tr>
      <w:tr w:rsidR="0085133D" w:rsidRPr="007C5752" w14:paraId="4852405B" w14:textId="77777777" w:rsidTr="00522D41">
        <w:trPr>
          <w:cantSplit/>
          <w:trHeight w:val="860"/>
          <w:jc w:val="center"/>
        </w:trPr>
        <w:tc>
          <w:tcPr>
            <w:tcW w:w="2515" w:type="dxa"/>
            <w:vAlign w:val="center"/>
            <w:hideMark/>
          </w:tcPr>
          <w:p w14:paraId="7EF21CDB"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Cryomodules (QM) including QVE.</w:t>
            </w:r>
          </w:p>
        </w:tc>
        <w:tc>
          <w:tcPr>
            <w:tcW w:w="5040" w:type="dxa"/>
            <w:vAlign w:val="center"/>
            <w:hideMark/>
          </w:tcPr>
          <w:p w14:paraId="294A0C86"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QM (~ 90 litres of helium per cryomodules)</w:t>
            </w:r>
          </w:p>
          <w:p w14:paraId="18CF3A0A"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+QVE ~ 200 litres</w:t>
            </w:r>
          </w:p>
        </w:tc>
        <w:tc>
          <w:tcPr>
            <w:tcW w:w="2079" w:type="dxa"/>
            <w:vAlign w:val="center"/>
            <w:hideMark/>
          </w:tcPr>
          <w:p w14:paraId="60F23E70" w14:textId="77777777" w:rsidR="0085133D" w:rsidRPr="007C5752" w:rsidRDefault="0085133D" w:rsidP="00522D41">
            <w:pPr>
              <w:spacing w:before="40" w:after="20"/>
              <w:contextualSpacing/>
              <w:jc w:val="center"/>
              <w:rPr>
                <w:rFonts w:ascii="Aptos" w:hAnsi="Aptos"/>
                <w:sz w:val="18"/>
                <w:szCs w:val="18"/>
              </w:rPr>
            </w:pPr>
            <w:r w:rsidRPr="007C5752">
              <w:rPr>
                <w:rFonts w:ascii="Aptos" w:hAnsi="Aptos"/>
                <w:sz w:val="18"/>
                <w:szCs w:val="18"/>
              </w:rPr>
              <w:t>440</w:t>
            </w:r>
          </w:p>
        </w:tc>
      </w:tr>
      <w:tr w:rsidR="0085133D" w:rsidRPr="007C5752" w14:paraId="6F3C9D09" w14:textId="77777777" w:rsidTr="00522D41">
        <w:trPr>
          <w:cantSplit/>
          <w:trHeight w:val="968"/>
          <w:jc w:val="center"/>
        </w:trPr>
        <w:tc>
          <w:tcPr>
            <w:tcW w:w="2515" w:type="dxa"/>
            <w:vAlign w:val="center"/>
            <w:hideMark/>
          </w:tcPr>
          <w:p w14:paraId="167BAB98"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Cryogenic distribution:</w:t>
            </w:r>
          </w:p>
          <w:p w14:paraId="2172931A"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QVB and QLM for 2K operation</w:t>
            </w:r>
          </w:p>
        </w:tc>
        <w:tc>
          <w:tcPr>
            <w:tcW w:w="5040" w:type="dxa"/>
            <w:vAlign w:val="center"/>
            <w:hideMark/>
          </w:tcPr>
          <w:p w14:paraId="43821EB7" w14:textId="77777777" w:rsidR="0085133D" w:rsidRPr="007C5752" w:rsidRDefault="0085133D" w:rsidP="00522D41">
            <w:pPr>
              <w:spacing w:before="40" w:after="20"/>
              <w:ind w:left="68"/>
              <w:contextualSpacing/>
              <w:rPr>
                <w:rFonts w:ascii="Aptos" w:hAnsi="Aptos"/>
                <w:sz w:val="18"/>
                <w:szCs w:val="18"/>
              </w:rPr>
            </w:pPr>
            <w:r w:rsidRPr="007C5752">
              <w:rPr>
                <w:rFonts w:ascii="Aptos" w:hAnsi="Aptos"/>
                <w:sz w:val="18"/>
                <w:szCs w:val="18"/>
              </w:rPr>
              <w:t>VLP return ~ 2 kg</w:t>
            </w:r>
          </w:p>
          <w:p w14:paraId="71E13D40" w14:textId="77777777" w:rsidR="0085133D" w:rsidRPr="007C5752" w:rsidRDefault="0085133D" w:rsidP="00522D41">
            <w:pPr>
              <w:spacing w:before="40" w:after="20"/>
              <w:ind w:left="68"/>
              <w:contextualSpacing/>
              <w:rPr>
                <w:rFonts w:ascii="Aptos" w:hAnsi="Aptos"/>
                <w:sz w:val="18"/>
                <w:szCs w:val="18"/>
              </w:rPr>
            </w:pPr>
            <w:r w:rsidRPr="007C5752">
              <w:rPr>
                <w:rFonts w:ascii="Aptos" w:hAnsi="Aptos"/>
                <w:sz w:val="18"/>
                <w:szCs w:val="18"/>
              </w:rPr>
              <w:t>SHe supply ~ 15 kg</w:t>
            </w:r>
          </w:p>
          <w:p w14:paraId="68F7BA3B" w14:textId="77777777" w:rsidR="0085133D" w:rsidRPr="007C5752" w:rsidRDefault="0085133D" w:rsidP="00522D41">
            <w:pPr>
              <w:spacing w:before="40" w:after="20"/>
              <w:ind w:left="73"/>
              <w:contextualSpacing/>
              <w:rPr>
                <w:rFonts w:ascii="Aptos" w:hAnsi="Aptos"/>
                <w:sz w:val="18"/>
                <w:szCs w:val="18"/>
              </w:rPr>
            </w:pPr>
            <w:r w:rsidRPr="007C5752">
              <w:rPr>
                <w:rFonts w:ascii="Aptos" w:hAnsi="Aptos"/>
                <w:sz w:val="18"/>
                <w:szCs w:val="18"/>
              </w:rPr>
              <w:t>TS supply-return ~ 12 kg</w:t>
            </w:r>
          </w:p>
          <w:p w14:paraId="02B05E8D" w14:textId="77777777" w:rsidR="0085133D" w:rsidRPr="007C5752" w:rsidRDefault="0085133D" w:rsidP="00522D41">
            <w:pPr>
              <w:spacing w:before="40" w:after="20"/>
              <w:ind w:left="73"/>
              <w:contextualSpacing/>
              <w:rPr>
                <w:rFonts w:ascii="Aptos" w:hAnsi="Aptos"/>
                <w:sz w:val="18"/>
                <w:szCs w:val="18"/>
              </w:rPr>
            </w:pPr>
            <w:r w:rsidRPr="007C5752">
              <w:rPr>
                <w:rFonts w:ascii="Aptos" w:hAnsi="Aptos"/>
                <w:sz w:val="18"/>
                <w:szCs w:val="18"/>
              </w:rPr>
              <w:t>Warm He lines ~ 1 kg</w:t>
            </w:r>
          </w:p>
        </w:tc>
        <w:tc>
          <w:tcPr>
            <w:tcW w:w="2079" w:type="dxa"/>
            <w:vAlign w:val="center"/>
            <w:hideMark/>
          </w:tcPr>
          <w:p w14:paraId="4327F707" w14:textId="77777777" w:rsidR="0085133D" w:rsidRPr="007C5752" w:rsidRDefault="0085133D" w:rsidP="00522D41">
            <w:pPr>
              <w:spacing w:before="40" w:after="20"/>
              <w:contextualSpacing/>
              <w:jc w:val="center"/>
              <w:rPr>
                <w:rFonts w:ascii="Aptos" w:hAnsi="Aptos"/>
                <w:sz w:val="18"/>
                <w:szCs w:val="18"/>
              </w:rPr>
            </w:pPr>
            <w:r w:rsidRPr="007C5752">
              <w:rPr>
                <w:rFonts w:ascii="Aptos" w:hAnsi="Aptos"/>
                <w:sz w:val="18"/>
                <w:szCs w:val="18"/>
              </w:rPr>
              <w:t>30</w:t>
            </w:r>
          </w:p>
        </w:tc>
      </w:tr>
      <w:tr w:rsidR="0085133D" w:rsidRPr="007C5752" w14:paraId="455C4A72" w14:textId="77777777" w:rsidTr="00522D41">
        <w:trPr>
          <w:cantSplit/>
          <w:trHeight w:val="734"/>
          <w:jc w:val="center"/>
        </w:trPr>
        <w:tc>
          <w:tcPr>
            <w:tcW w:w="2515" w:type="dxa"/>
            <w:vAlign w:val="center"/>
            <w:hideMark/>
          </w:tcPr>
          <w:p w14:paraId="03615CC8"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QPLANT</w:t>
            </w:r>
          </w:p>
        </w:tc>
        <w:tc>
          <w:tcPr>
            <w:tcW w:w="5040" w:type="dxa"/>
            <w:vAlign w:val="center"/>
            <w:hideMark/>
          </w:tcPr>
          <w:p w14:paraId="49311788"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To be determined by the Contractor of the QPLANT</w:t>
            </w:r>
          </w:p>
        </w:tc>
        <w:tc>
          <w:tcPr>
            <w:tcW w:w="2079" w:type="dxa"/>
            <w:vAlign w:val="center"/>
            <w:hideMark/>
          </w:tcPr>
          <w:p w14:paraId="7B60A30E" w14:textId="77777777" w:rsidR="0085133D" w:rsidRPr="007C5752" w:rsidRDefault="0085133D" w:rsidP="00522D41">
            <w:pPr>
              <w:spacing w:before="40" w:after="20"/>
              <w:contextualSpacing/>
              <w:jc w:val="center"/>
              <w:rPr>
                <w:rFonts w:ascii="Aptos" w:hAnsi="Aptos"/>
                <w:sz w:val="18"/>
                <w:szCs w:val="18"/>
              </w:rPr>
            </w:pPr>
            <w:r w:rsidRPr="007C5752">
              <w:rPr>
                <w:rFonts w:ascii="Aptos" w:hAnsi="Aptos"/>
                <w:sz w:val="18"/>
                <w:szCs w:val="18"/>
              </w:rPr>
              <w:t>TBD by Contractor</w:t>
            </w:r>
          </w:p>
        </w:tc>
      </w:tr>
      <w:tr w:rsidR="0085133D" w:rsidRPr="007C5752" w14:paraId="3446524B" w14:textId="77777777" w:rsidTr="00522D41">
        <w:trPr>
          <w:cantSplit/>
          <w:trHeight w:val="905"/>
          <w:jc w:val="center"/>
        </w:trPr>
        <w:tc>
          <w:tcPr>
            <w:tcW w:w="2515" w:type="dxa"/>
            <w:vAlign w:val="center"/>
          </w:tcPr>
          <w:p w14:paraId="00A0C2B9"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Gaseous warm storage</w:t>
            </w:r>
          </w:p>
        </w:tc>
        <w:tc>
          <w:tcPr>
            <w:tcW w:w="5040" w:type="dxa"/>
            <w:vAlign w:val="center"/>
          </w:tcPr>
          <w:p w14:paraId="325AD560"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Remaining inventory during operation.</w:t>
            </w:r>
          </w:p>
          <w:p w14:paraId="61B8971F" w14:textId="77777777" w:rsidR="0085133D" w:rsidRPr="007C5752" w:rsidRDefault="0085133D" w:rsidP="00522D41">
            <w:pPr>
              <w:spacing w:before="40" w:after="20"/>
              <w:contextualSpacing/>
              <w:rPr>
                <w:rFonts w:ascii="Aptos" w:hAnsi="Aptos"/>
                <w:sz w:val="18"/>
                <w:szCs w:val="18"/>
              </w:rPr>
            </w:pPr>
            <w:r w:rsidRPr="007C5752">
              <w:rPr>
                <w:rFonts w:ascii="Aptos" w:hAnsi="Aptos"/>
                <w:sz w:val="18"/>
                <w:szCs w:val="18"/>
              </w:rPr>
              <w:t>To be determined by the Contractor of the QPLANT</w:t>
            </w:r>
          </w:p>
        </w:tc>
        <w:tc>
          <w:tcPr>
            <w:tcW w:w="2079" w:type="dxa"/>
            <w:vAlign w:val="center"/>
          </w:tcPr>
          <w:p w14:paraId="018A5E0A" w14:textId="77777777" w:rsidR="0085133D" w:rsidRPr="007C5752" w:rsidRDefault="0085133D" w:rsidP="00522D41">
            <w:pPr>
              <w:spacing w:before="40" w:after="20"/>
              <w:contextualSpacing/>
              <w:jc w:val="center"/>
              <w:rPr>
                <w:rFonts w:ascii="Aptos" w:hAnsi="Aptos"/>
                <w:sz w:val="18"/>
                <w:szCs w:val="18"/>
              </w:rPr>
            </w:pPr>
            <w:r w:rsidRPr="007C5752">
              <w:rPr>
                <w:rFonts w:ascii="Aptos" w:hAnsi="Aptos"/>
                <w:sz w:val="18"/>
                <w:szCs w:val="18"/>
              </w:rPr>
              <w:t>TBD by Contractor</w:t>
            </w:r>
          </w:p>
        </w:tc>
      </w:tr>
    </w:tbl>
    <w:p w14:paraId="0CCB88C1" w14:textId="77777777" w:rsidR="0085133D" w:rsidRPr="007C5752" w:rsidRDefault="0085133D" w:rsidP="0085133D">
      <w:pPr>
        <w:pStyle w:val="RequirementList"/>
        <w:numPr>
          <w:ilvl w:val="0"/>
          <w:numId w:val="0"/>
        </w:numPr>
        <w:ind w:left="142"/>
      </w:pPr>
    </w:p>
    <w:p w14:paraId="1B34CE76" w14:textId="63C36FB7" w:rsidR="00021F4D" w:rsidRPr="007C5752" w:rsidRDefault="00021F4D" w:rsidP="00021F4D">
      <w:pPr>
        <w:pStyle w:val="Heading4numbered"/>
        <w:rPr>
          <w:lang w:val="en-GB"/>
        </w:rPr>
      </w:pPr>
      <w:r w:rsidRPr="007C5752">
        <w:rPr>
          <w:lang w:val="en-GB"/>
        </w:rPr>
        <w:t>Abnormal conditions</w:t>
      </w:r>
    </w:p>
    <w:p w14:paraId="6CA4A5E3" w14:textId="727B436E" w:rsidR="000242AD" w:rsidRPr="007C5752" w:rsidRDefault="00264F18" w:rsidP="000242AD">
      <w:pPr>
        <w:pStyle w:val="RequirementList"/>
      </w:pPr>
      <w:r w:rsidRPr="007C5752">
        <w:t xml:space="preserve">In case of </w:t>
      </w:r>
      <w:r w:rsidR="005D33A7" w:rsidRPr="007C5752">
        <w:t>a</w:t>
      </w:r>
      <w:r w:rsidR="00C87593" w:rsidRPr="007C5752">
        <w:t>n</w:t>
      </w:r>
      <w:r w:rsidR="005D33A7" w:rsidRPr="007C5752">
        <w:t xml:space="preserve"> abnormal event</w:t>
      </w:r>
      <w:r w:rsidRPr="007C5752">
        <w:t>,</w:t>
      </w:r>
      <w:r w:rsidR="005D33A7" w:rsidRPr="007C5752">
        <w:t xml:space="preserve"> n</w:t>
      </w:r>
      <w:r w:rsidR="0058744D" w:rsidRPr="007C5752">
        <w:t>o</w:t>
      </w:r>
      <w:r w:rsidR="000F2AD6" w:rsidRPr="007C5752">
        <w:t xml:space="preserve"> more than 1% of inventory s</w:t>
      </w:r>
      <w:r w:rsidR="00442945" w:rsidRPr="007C5752">
        <w:t>hall be</w:t>
      </w:r>
      <w:r w:rsidR="000F2AD6" w:rsidRPr="007C5752">
        <w:t xml:space="preserve"> los</w:t>
      </w:r>
      <w:r w:rsidR="00CB01D5" w:rsidRPr="007C5752">
        <w:t>t</w:t>
      </w:r>
      <w:r w:rsidR="000242AD" w:rsidRPr="007C5752">
        <w:t>. To this end, the Contractor shall implement a comprehensive helium recovery strategy cover</w:t>
      </w:r>
      <w:r w:rsidR="00A85952" w:rsidRPr="007C5752">
        <w:t>ing</w:t>
      </w:r>
      <w:r w:rsidR="000242AD" w:rsidRPr="007C5752">
        <w:t xml:space="preserve"> all credible initiation events, including but not limited to LOOP, Loss of Vacuum or Instrument Air, Cooling Circuit Trip, Turbine Trip, QRB Trip, HP Compressor Trip, and PVPS Trip.  For each scenario, the Contractor shall identify at least:</w:t>
      </w:r>
    </w:p>
    <w:p w14:paraId="6957308E" w14:textId="3A3362A7" w:rsidR="000242AD" w:rsidRPr="007C5752" w:rsidRDefault="000242AD">
      <w:pPr>
        <w:pStyle w:val="RequirementList"/>
        <w:numPr>
          <w:ilvl w:val="0"/>
          <w:numId w:val="20"/>
        </w:numPr>
      </w:pPr>
      <w:r w:rsidRPr="007C5752">
        <w:t>The required recovery mechanisms (e.g., buffer storage, valve isolation, overpressure protection),</w:t>
      </w:r>
    </w:p>
    <w:p w14:paraId="50EEB5EA" w14:textId="4EF102DD" w:rsidR="000242AD" w:rsidRPr="007C5752" w:rsidRDefault="000242AD">
      <w:pPr>
        <w:pStyle w:val="RequirementList"/>
        <w:numPr>
          <w:ilvl w:val="0"/>
          <w:numId w:val="20"/>
        </w:numPr>
      </w:pPr>
      <w:r w:rsidRPr="007C5752">
        <w:t>The stepwise action plan to resume normal helium circulation once the initiated event is resolved</w:t>
      </w:r>
      <w:r w:rsidR="00372A1A" w:rsidRPr="007C5752">
        <w:t>.</w:t>
      </w:r>
      <w:r w:rsidRPr="007C5752">
        <w:t xml:space="preserve"> </w:t>
      </w:r>
    </w:p>
    <w:p w14:paraId="70C5B549" w14:textId="53DC4F7F" w:rsidR="000242AD" w:rsidRPr="007C5752" w:rsidRDefault="000242AD" w:rsidP="000242AD">
      <w:pPr>
        <w:pStyle w:val="RequirementBullet"/>
        <w:numPr>
          <w:ilvl w:val="0"/>
          <w:numId w:val="0"/>
        </w:numPr>
        <w:ind w:left="709"/>
      </w:pPr>
      <w:r w:rsidRPr="007C5752">
        <w:t>The strategy shall be supported by engineering justifications and include timelines, buffer sizing assumptions, and any control system responses.</w:t>
      </w:r>
    </w:p>
    <w:p w14:paraId="14BBBC38" w14:textId="25C9EE17" w:rsidR="00A53EF4" w:rsidRPr="007C5752" w:rsidRDefault="009E5BC2" w:rsidP="00AB251D">
      <w:pPr>
        <w:pStyle w:val="RequirementList"/>
      </w:pPr>
      <w:bookmarkStart w:id="3207" w:name="_Toc200491930"/>
      <w:bookmarkStart w:id="3208" w:name="_Ref202855162"/>
      <w:bookmarkStart w:id="3209" w:name="_Ref202855163"/>
      <w:r w:rsidRPr="007C5752">
        <w:t>In case of</w:t>
      </w:r>
      <w:r w:rsidR="00A53EF4" w:rsidRPr="007C5752">
        <w:t xml:space="preserve"> </w:t>
      </w:r>
      <w:r w:rsidRPr="007C5752">
        <w:t xml:space="preserve">a </w:t>
      </w:r>
      <w:r w:rsidR="00A53EF4" w:rsidRPr="007C5752">
        <w:t xml:space="preserve">LOOP event, </w:t>
      </w:r>
      <w:r w:rsidR="00D229A9" w:rsidRPr="007C5752">
        <w:t xml:space="preserve">the </w:t>
      </w:r>
      <w:r w:rsidR="00A53EF4" w:rsidRPr="007C5752">
        <w:t>following shall apply concerning the Instrument Air Supply:</w:t>
      </w:r>
    </w:p>
    <w:p w14:paraId="5C97B076" w14:textId="5ACA5470" w:rsidR="00A53EF4" w:rsidRPr="007C5752" w:rsidRDefault="00A53EF4" w:rsidP="00A53EF4">
      <w:pPr>
        <w:pStyle w:val="RequirementList"/>
        <w:numPr>
          <w:ilvl w:val="1"/>
          <w:numId w:val="15"/>
        </w:numPr>
      </w:pPr>
      <w:r w:rsidRPr="007C5752">
        <w:t xml:space="preserve">SCK CEN </w:t>
      </w:r>
      <w:r w:rsidR="00D229A9" w:rsidRPr="007C5752">
        <w:t>will</w:t>
      </w:r>
      <w:r w:rsidRPr="007C5752">
        <w:t xml:space="preserve"> </w:t>
      </w:r>
      <w:r w:rsidR="00D229A9" w:rsidRPr="007C5752">
        <w:t>continue to</w:t>
      </w:r>
      <w:r w:rsidR="009E5BC2" w:rsidRPr="007C5752">
        <w:t xml:space="preserve"> </w:t>
      </w:r>
      <w:r w:rsidRPr="007C5752">
        <w:t>supply the Instrument Air for initial valve actuation (Fail-Closed or Fail-Open).  However, this does not constitute a continuous supply obligation during LOOP.</w:t>
      </w:r>
    </w:p>
    <w:p w14:paraId="5DB5E081" w14:textId="532E5B02" w:rsidR="00AB251D" w:rsidRPr="007C5752" w:rsidRDefault="00BA6BFC" w:rsidP="001F0112">
      <w:pPr>
        <w:pStyle w:val="RequirementList"/>
        <w:numPr>
          <w:ilvl w:val="1"/>
          <w:numId w:val="15"/>
        </w:numPr>
      </w:pPr>
      <w:r w:rsidRPr="007C5752">
        <w:t>T</w:t>
      </w:r>
      <w:r w:rsidR="00AB251D" w:rsidRPr="007C5752">
        <w:t xml:space="preserve">he </w:t>
      </w:r>
      <w:r w:rsidR="001159B1" w:rsidRPr="007C5752">
        <w:t xml:space="preserve">QPLANT </w:t>
      </w:r>
      <w:r w:rsidRPr="007C5752">
        <w:t xml:space="preserve">shall contain a </w:t>
      </w:r>
      <w:r w:rsidR="00AB251D" w:rsidRPr="007C5752">
        <w:t xml:space="preserve">pneumatic backup system </w:t>
      </w:r>
      <w:r w:rsidR="002F5C0D" w:rsidRPr="007C5752">
        <w:t xml:space="preserve">to allow </w:t>
      </w:r>
      <w:r w:rsidR="00AB251D" w:rsidRPr="007C5752">
        <w:t xml:space="preserve">helium recovery operations </w:t>
      </w:r>
      <w:r w:rsidRPr="007C5752">
        <w:t>during a LOOP event</w:t>
      </w:r>
      <w:bookmarkEnd w:id="3207"/>
      <w:bookmarkEnd w:id="3208"/>
      <w:bookmarkEnd w:id="3209"/>
      <w:r w:rsidR="003C6E3A" w:rsidRPr="007C5752">
        <w:t xml:space="preserve">.  </w:t>
      </w:r>
      <w:r w:rsidR="00954F41" w:rsidRPr="007C5752">
        <w:t>It</w:t>
      </w:r>
      <w:r w:rsidR="00AB251D" w:rsidRPr="007C5752">
        <w:t xml:space="preserve"> shall have a minimum autonomy of 6 hours under full helium recovery load conditions</w:t>
      </w:r>
    </w:p>
    <w:p w14:paraId="381872B5" w14:textId="6856D4F7" w:rsidR="00AB251D" w:rsidRPr="007C5752" w:rsidRDefault="00AB251D" w:rsidP="00AB251D">
      <w:pPr>
        <w:pStyle w:val="RequirementList"/>
        <w:numPr>
          <w:ilvl w:val="0"/>
          <w:numId w:val="0"/>
        </w:numPr>
        <w:ind w:left="720"/>
      </w:pPr>
      <w:bookmarkStart w:id="3210" w:name="_Toc200491931"/>
      <w:r w:rsidRPr="007C5752">
        <w:t>The pneumatic backup system be commissioned and functionally tested</w:t>
      </w:r>
      <w:r w:rsidR="00FA1947" w:rsidRPr="007C5752">
        <w:t xml:space="preserve"> during the SAT</w:t>
      </w:r>
      <w:r w:rsidRPr="007C5752">
        <w:t xml:space="preserve"> under simulated LOOP conditions to verify switching, autonomy, and integration with the helium recovery sequence.</w:t>
      </w:r>
      <w:bookmarkEnd w:id="3210"/>
      <w:r w:rsidRPr="007C5752">
        <w:t xml:space="preserve"> </w:t>
      </w:r>
      <w:bookmarkStart w:id="3211" w:name="_Toc202536117"/>
    </w:p>
    <w:bookmarkEnd w:id="3211"/>
    <w:p w14:paraId="4090FB02" w14:textId="6172C013" w:rsidR="005935B4" w:rsidRPr="007C5752" w:rsidRDefault="005935B4" w:rsidP="00AB251D">
      <w:pPr>
        <w:pStyle w:val="Heading4numbered"/>
        <w:rPr>
          <w:lang w:val="en-GB"/>
        </w:rPr>
      </w:pPr>
      <w:r w:rsidRPr="007C5752">
        <w:rPr>
          <w:lang w:val="en-GB"/>
        </w:rPr>
        <w:lastRenderedPageBreak/>
        <w:t>Helium recovery</w:t>
      </w:r>
    </w:p>
    <w:p w14:paraId="5B638718" w14:textId="5686CB73" w:rsidR="00981EBE" w:rsidRPr="007C5752" w:rsidRDefault="004947EF" w:rsidP="00575005">
      <w:pPr>
        <w:pStyle w:val="RequirementList"/>
      </w:pPr>
      <w:bookmarkStart w:id="3212" w:name="_Toc200491911"/>
      <w:bookmarkEnd w:id="3189"/>
      <w:r w:rsidRPr="007C5752">
        <w:t>The</w:t>
      </w:r>
      <w:r w:rsidR="00AB251D" w:rsidRPr="007C5752">
        <w:t xml:space="preserve"> Contractor shall implement a comprehensive </w:t>
      </w:r>
      <w:r w:rsidRPr="007C5752">
        <w:t xml:space="preserve">helium recovery strategy </w:t>
      </w:r>
      <w:r w:rsidR="00AB251D" w:rsidRPr="007C5752">
        <w:t xml:space="preserve">able to </w:t>
      </w:r>
      <w:r w:rsidR="006C11A7" w:rsidRPr="007C5752">
        <w:t xml:space="preserve">cope with </w:t>
      </w:r>
      <w:r w:rsidRPr="007C5752">
        <w:t>the following He flow from the users</w:t>
      </w:r>
      <w:r w:rsidR="00981EBE" w:rsidRPr="007C5752">
        <w:t>:</w:t>
      </w:r>
      <w:bookmarkEnd w:id="3212"/>
    </w:p>
    <w:p w14:paraId="14429191" w14:textId="2E7A5A04" w:rsidR="00981EBE" w:rsidRPr="007C5752" w:rsidRDefault="00981EBE">
      <w:pPr>
        <w:pStyle w:val="RequirementList"/>
        <w:numPr>
          <w:ilvl w:val="0"/>
          <w:numId w:val="20"/>
        </w:numPr>
      </w:pPr>
      <w:r w:rsidRPr="007C5752">
        <w:t>200 g/s</w:t>
      </w:r>
      <w:r w:rsidR="00B117AD" w:rsidRPr="007C5752">
        <w:t xml:space="preserve"> (300 K, ~1.2 bar)</w:t>
      </w:r>
      <w:r w:rsidRPr="007C5752">
        <w:t xml:space="preserve"> for </w:t>
      </w:r>
      <w:r w:rsidR="00B117AD" w:rsidRPr="007C5752">
        <w:t xml:space="preserve">the enveloping </w:t>
      </w:r>
      <w:r w:rsidR="005F462D" w:rsidRPr="007C5752">
        <w:t>LOOP event</w:t>
      </w:r>
      <w:r w:rsidR="00B117AD" w:rsidRPr="007C5752">
        <w:t xml:space="preserve"> mass flow</w:t>
      </w:r>
    </w:p>
    <w:p w14:paraId="139C2F5D" w14:textId="77777777" w:rsidR="009D2D50" w:rsidRPr="007C5752" w:rsidRDefault="009D2D50" w:rsidP="003C6E3A">
      <w:pPr>
        <w:pStyle w:val="SysReq3"/>
        <w:ind w:left="0"/>
        <w:rPr>
          <w:lang w:val="en-GB"/>
        </w:rPr>
      </w:pPr>
      <w:r w:rsidRPr="007C5752">
        <w:rPr>
          <w:lang w:val="en-GB"/>
        </w:rPr>
        <w:t>In the offer the Applicant shall present a high-level description of the helium recovery strategy including but not limited to a Bill of Materials (BoM) of all recovery components, including low-pressure gas balloon storage and/or high-pressure compressor-driven recovery options and/or dedicated purification system.</w:t>
      </w:r>
    </w:p>
    <w:p w14:paraId="2BFA9B58" w14:textId="77777777" w:rsidR="00FF48B0" w:rsidRPr="007C5752" w:rsidRDefault="00FF48B0" w:rsidP="003C6E3A">
      <w:pPr>
        <w:pStyle w:val="SysReq3"/>
        <w:ind w:left="0"/>
        <w:rPr>
          <w:lang w:val="en-GB"/>
        </w:rPr>
      </w:pPr>
    </w:p>
    <w:p w14:paraId="69D1B150" w14:textId="47C2468E" w:rsidR="009D2D50" w:rsidRPr="007C5752" w:rsidRDefault="009D2D50" w:rsidP="003C6E3A">
      <w:pPr>
        <w:pStyle w:val="SysReq3"/>
        <w:ind w:left="0"/>
        <w:rPr>
          <w:lang w:val="en-GB"/>
        </w:rPr>
      </w:pPr>
      <w:r w:rsidRPr="007C5752">
        <w:rPr>
          <w:lang w:val="en-GB"/>
        </w:rPr>
        <w:t xml:space="preserve">In the offer, the applicant shall indicate what </w:t>
      </w:r>
      <w:r w:rsidR="003C6E3A" w:rsidRPr="007C5752">
        <w:rPr>
          <w:lang w:val="en-GB"/>
        </w:rPr>
        <w:t>Structures Systems and Components (SSC</w:t>
      </w:r>
      <w:r w:rsidR="006E58DA" w:rsidRPr="007C5752">
        <w:rPr>
          <w:lang w:val="en-GB"/>
        </w:rPr>
        <w:t>),</w:t>
      </w:r>
      <w:r w:rsidR="006327BE" w:rsidRPr="007C5752">
        <w:rPr>
          <w:lang w:val="en-GB"/>
        </w:rPr>
        <w:t xml:space="preserve"> </w:t>
      </w:r>
      <w:r w:rsidRPr="007C5752">
        <w:rPr>
          <w:lang w:val="en-GB"/>
        </w:rPr>
        <w:t>or other design provisions required to contain/minimize all helium losses to no more than 1% of total inventory.</w:t>
      </w:r>
    </w:p>
    <w:p w14:paraId="002B68A4" w14:textId="2B86E3B1" w:rsidR="00AB251D" w:rsidRPr="007C5752" w:rsidRDefault="00AB251D" w:rsidP="0047717A">
      <w:pPr>
        <w:pStyle w:val="RequirementList"/>
      </w:pPr>
      <w:r w:rsidRPr="007C5752">
        <w:t>The QPLANT shall have an input to the QRB</w:t>
      </w:r>
      <w:r w:rsidRPr="007C5752">
        <w:noBreakHyphen/>
        <w:t>S where the QCELL safety valves shall discharge to via the QINFRA-S line.</w:t>
      </w:r>
    </w:p>
    <w:p w14:paraId="00EAEAC6" w14:textId="77777777" w:rsidR="007C6EB6" w:rsidRPr="007C5752" w:rsidRDefault="007C6EB6" w:rsidP="000D36A6">
      <w:pPr>
        <w:pStyle w:val="Heading3numbered"/>
        <w:keepNext/>
        <w:keepLines/>
      </w:pPr>
      <w:bookmarkStart w:id="3213" w:name="_Toc200491990"/>
      <w:bookmarkStart w:id="3214" w:name="_Toc200491994"/>
      <w:bookmarkStart w:id="3215" w:name="_Toc200492003"/>
      <w:bookmarkStart w:id="3216" w:name="_Toc200492009"/>
      <w:bookmarkStart w:id="3217" w:name="_Toc202536133"/>
      <w:bookmarkStart w:id="3218" w:name="_Toc202536892"/>
      <w:bookmarkStart w:id="3219" w:name="_Toc212194839"/>
      <w:bookmarkStart w:id="3220" w:name="_Ref190770591"/>
      <w:bookmarkStart w:id="3221" w:name="_Ref190770765"/>
      <w:bookmarkEnd w:id="3213"/>
      <w:bookmarkEnd w:id="3214"/>
      <w:bookmarkEnd w:id="3215"/>
      <w:r w:rsidRPr="007C5752">
        <w:t>Warm Compress</w:t>
      </w:r>
      <w:r w:rsidR="00E844FF" w:rsidRPr="007C5752">
        <w:t>or</w:t>
      </w:r>
      <w:r w:rsidRPr="007C5752">
        <w:t xml:space="preserve"> Station</w:t>
      </w:r>
      <w:bookmarkEnd w:id="3216"/>
      <w:bookmarkEnd w:id="3217"/>
      <w:bookmarkEnd w:id="3218"/>
      <w:bookmarkEnd w:id="3219"/>
    </w:p>
    <w:p w14:paraId="01361FCD" w14:textId="2BC42AAB" w:rsidR="00D86B0D" w:rsidRPr="007C5752" w:rsidRDefault="00A86D8B" w:rsidP="00A001CB">
      <w:pPr>
        <w:pStyle w:val="Heading4numbered"/>
        <w:rPr>
          <w:rStyle w:val="Strong"/>
          <w:b w:val="0"/>
          <w:color w:val="034694"/>
          <w:lang w:val="en-GB"/>
        </w:rPr>
      </w:pPr>
      <w:bookmarkStart w:id="3222" w:name="_Toc200492011"/>
      <w:bookmarkStart w:id="3223" w:name="_Toc202536135"/>
      <w:r w:rsidRPr="007C5752">
        <w:rPr>
          <w:rStyle w:val="Strong"/>
          <w:b w:val="0"/>
          <w:color w:val="034694"/>
          <w:lang w:val="en-GB"/>
        </w:rPr>
        <w:t xml:space="preserve">WCS </w:t>
      </w:r>
      <w:r w:rsidR="007C6EB6" w:rsidRPr="007C5752">
        <w:rPr>
          <w:rStyle w:val="Strong"/>
          <w:b w:val="0"/>
          <w:color w:val="034694"/>
          <w:lang w:val="en-GB"/>
        </w:rPr>
        <w:t xml:space="preserve">General </w:t>
      </w:r>
      <w:r w:rsidRPr="007C5752">
        <w:rPr>
          <w:rStyle w:val="Strong"/>
          <w:b w:val="0"/>
          <w:color w:val="034694"/>
          <w:lang w:val="en-GB"/>
        </w:rPr>
        <w:t>R</w:t>
      </w:r>
      <w:r w:rsidR="007C6EB6" w:rsidRPr="007C5752">
        <w:rPr>
          <w:rStyle w:val="Strong"/>
          <w:b w:val="0"/>
          <w:color w:val="034694"/>
          <w:lang w:val="en-GB"/>
        </w:rPr>
        <w:t>equirements</w:t>
      </w:r>
      <w:bookmarkEnd w:id="3222"/>
      <w:bookmarkEnd w:id="3223"/>
    </w:p>
    <w:p w14:paraId="146EBF10" w14:textId="77777777" w:rsidR="00A86D8B" w:rsidRPr="007C5752" w:rsidRDefault="00A86D8B" w:rsidP="00575005">
      <w:pPr>
        <w:pStyle w:val="RequirementList"/>
      </w:pPr>
      <w:bookmarkStart w:id="3224" w:name="_Toc200492014"/>
      <w:r w:rsidRPr="007C5752">
        <w:t>The Warm Compressor Station (WCS) shall facilitate helium compression across at least three pressure levels:</w:t>
      </w:r>
    </w:p>
    <w:p w14:paraId="3CD9AB69" w14:textId="77777777" w:rsidR="004245F1" w:rsidRPr="007C5752" w:rsidRDefault="00A86D8B">
      <w:pPr>
        <w:pStyle w:val="RequirementList"/>
        <w:numPr>
          <w:ilvl w:val="0"/>
          <w:numId w:val="20"/>
        </w:numPr>
      </w:pPr>
      <w:r w:rsidRPr="007C5752">
        <w:t>VLP (Very Low Pressure)</w:t>
      </w:r>
    </w:p>
    <w:p w14:paraId="77A47624" w14:textId="33D2FAEF" w:rsidR="00A86D8B" w:rsidRPr="007C5752" w:rsidRDefault="00A86D8B">
      <w:pPr>
        <w:pStyle w:val="RequirementList"/>
        <w:numPr>
          <w:ilvl w:val="0"/>
          <w:numId w:val="20"/>
        </w:numPr>
      </w:pPr>
      <w:r w:rsidRPr="007C5752">
        <w:t>LP (Low Pressure)</w:t>
      </w:r>
    </w:p>
    <w:p w14:paraId="7B554AA8" w14:textId="538D49FB" w:rsidR="00A86D8B" w:rsidRPr="007C5752" w:rsidRDefault="00A86D8B">
      <w:pPr>
        <w:pStyle w:val="RequirementList"/>
        <w:numPr>
          <w:ilvl w:val="0"/>
          <w:numId w:val="20"/>
        </w:numPr>
      </w:pPr>
      <w:r w:rsidRPr="007C5752">
        <w:t>HP (High Pressure)</w:t>
      </w:r>
    </w:p>
    <w:p w14:paraId="121E1621" w14:textId="77777777" w:rsidR="00D86B0D" w:rsidRPr="007C5752" w:rsidRDefault="00D86B0D" w:rsidP="00575005">
      <w:pPr>
        <w:pStyle w:val="RequirementList"/>
      </w:pPr>
      <w:bookmarkStart w:id="3225" w:name="_Toc200492015"/>
      <w:bookmarkEnd w:id="3224"/>
      <w:r w:rsidRPr="007C5752">
        <w:t xml:space="preserve">The </w:t>
      </w:r>
      <w:r w:rsidR="00723DA0" w:rsidRPr="007C5752">
        <w:t>WCS</w:t>
      </w:r>
      <w:r w:rsidRPr="007C5752">
        <w:t xml:space="preserve"> shall be connected to the warm gas helium storage</w:t>
      </w:r>
      <w:r w:rsidR="00A86D8B" w:rsidRPr="007C5752">
        <w:t xml:space="preserve"> (WHS)</w:t>
      </w:r>
      <w:r w:rsidRPr="007C5752">
        <w:t>.</w:t>
      </w:r>
      <w:bookmarkEnd w:id="3225"/>
    </w:p>
    <w:p w14:paraId="2743B6A6" w14:textId="1CD28195" w:rsidR="00D86B0D" w:rsidRPr="007C5752" w:rsidRDefault="00A86D8B" w:rsidP="00A001CB">
      <w:pPr>
        <w:pStyle w:val="Heading4numbered"/>
        <w:rPr>
          <w:lang w:val="en-GB"/>
        </w:rPr>
      </w:pPr>
      <w:bookmarkStart w:id="3226" w:name="_Toc200492016"/>
      <w:bookmarkStart w:id="3227" w:name="_Toc200492017"/>
      <w:bookmarkStart w:id="3228" w:name="_Toc202536136"/>
      <w:bookmarkEnd w:id="3226"/>
      <w:r w:rsidRPr="007C5752">
        <w:rPr>
          <w:rStyle w:val="Strong"/>
          <w:b w:val="0"/>
          <w:color w:val="034694"/>
          <w:lang w:val="en-GB"/>
        </w:rPr>
        <w:t xml:space="preserve">WCS </w:t>
      </w:r>
      <w:r w:rsidR="00D86B0D" w:rsidRPr="007C5752">
        <w:rPr>
          <w:rStyle w:val="Strong"/>
          <w:b w:val="0"/>
          <w:color w:val="034694"/>
          <w:lang w:val="en-GB"/>
        </w:rPr>
        <w:t xml:space="preserve">Valve </w:t>
      </w:r>
      <w:r w:rsidRPr="007C5752">
        <w:rPr>
          <w:rStyle w:val="Strong"/>
          <w:b w:val="0"/>
          <w:color w:val="034694"/>
          <w:lang w:val="en-GB"/>
        </w:rPr>
        <w:t>R</w:t>
      </w:r>
      <w:r w:rsidR="00D86B0D" w:rsidRPr="007C5752">
        <w:rPr>
          <w:rStyle w:val="Strong"/>
          <w:b w:val="0"/>
          <w:color w:val="034694"/>
          <w:lang w:val="en-GB"/>
        </w:rPr>
        <w:t>equirements</w:t>
      </w:r>
      <w:bookmarkEnd w:id="3227"/>
      <w:bookmarkEnd w:id="3228"/>
      <w:r w:rsidR="002C6BC8" w:rsidRPr="007C5752">
        <w:rPr>
          <w:rStyle w:val="Strong"/>
          <w:b w:val="0"/>
          <w:color w:val="034694"/>
          <w:lang w:val="en-GB"/>
        </w:rPr>
        <w:tab/>
      </w:r>
    </w:p>
    <w:p w14:paraId="28D1A452" w14:textId="4D0E2F0D" w:rsidR="008C4B15" w:rsidRPr="007C5752" w:rsidRDefault="008C4B15" w:rsidP="00327072">
      <w:pPr>
        <w:pStyle w:val="RequirementList"/>
      </w:pPr>
      <w:bookmarkStart w:id="3229" w:name="_Toc200492018"/>
      <w:r w:rsidRPr="007C5752">
        <w:t>A minimum of one bypass valve shall be installed between each pair of pressure headers (VLP ↔ LP and LP ↔ HP)</w:t>
      </w:r>
      <w:r w:rsidR="00774312" w:rsidRPr="007C5752">
        <w:t xml:space="preserve">.  </w:t>
      </w:r>
      <w:r w:rsidR="00327072" w:rsidRPr="007C5752">
        <w:t>Each bypass valve shall be sized to pass ≥ 100 % of the maximum steady-state mass-flow rate of the associated compressor train under the worst-case differential-pressure condition.</w:t>
      </w:r>
    </w:p>
    <w:p w14:paraId="0971001E" w14:textId="52FA58E5" w:rsidR="008C4B15" w:rsidRPr="007C5752" w:rsidRDefault="00636C90" w:rsidP="00C57D73">
      <w:pPr>
        <w:pStyle w:val="RequirementList"/>
      </w:pPr>
      <w:bookmarkStart w:id="3230" w:name="_Toc200492020"/>
      <w:r w:rsidRPr="007C5752">
        <w:t>A c</w:t>
      </w:r>
      <w:r w:rsidR="008C4B15" w:rsidRPr="007C5752">
        <w:t xml:space="preserve">ontrol valve shall </w:t>
      </w:r>
      <w:r w:rsidRPr="007C5752">
        <w:t xml:space="preserve">be installed in </w:t>
      </w:r>
      <w:r w:rsidR="002C6BC8" w:rsidRPr="007C5752">
        <w:t>the</w:t>
      </w:r>
      <w:r w:rsidRPr="007C5752">
        <w:t xml:space="preserve"> </w:t>
      </w:r>
      <w:r w:rsidR="008C4B15" w:rsidRPr="007C5752">
        <w:t>connect</w:t>
      </w:r>
      <w:r w:rsidRPr="007C5752">
        <w:t xml:space="preserve">ion </w:t>
      </w:r>
      <w:r w:rsidR="002C6BC8" w:rsidRPr="007C5752">
        <w:t xml:space="preserve">from the </w:t>
      </w:r>
      <w:r w:rsidR="008C4B15" w:rsidRPr="007C5752">
        <w:t>helium-gas storage</w:t>
      </w:r>
      <w:r w:rsidRPr="007C5752">
        <w:t xml:space="preserve"> to the</w:t>
      </w:r>
      <w:r w:rsidR="002C6BC8" w:rsidRPr="007C5752">
        <w:t xml:space="preserve"> </w:t>
      </w:r>
      <w:r w:rsidR="008C4B15" w:rsidRPr="007C5752">
        <w:t>LP suction header for loading</w:t>
      </w:r>
      <w:r w:rsidR="002C6BC8" w:rsidRPr="007C5752">
        <w:t>.</w:t>
      </w:r>
      <w:bookmarkEnd w:id="3230"/>
    </w:p>
    <w:p w14:paraId="4F1E269C" w14:textId="2DB6CC76" w:rsidR="008C4B15" w:rsidRPr="007C5752" w:rsidRDefault="00BB36C2" w:rsidP="00575005">
      <w:pPr>
        <w:pStyle w:val="RequirementList"/>
      </w:pPr>
      <w:bookmarkStart w:id="3231" w:name="_Toc200492021"/>
      <w:r w:rsidRPr="007C5752">
        <w:t xml:space="preserve">A control valve shall be installed in the connection from the HP discharge header </w:t>
      </w:r>
      <w:r w:rsidR="00F56C9E" w:rsidRPr="007C5752">
        <w:t xml:space="preserve">to the helium-gas storage </w:t>
      </w:r>
      <w:r w:rsidRPr="007C5752">
        <w:t xml:space="preserve">for unloading. This </w:t>
      </w:r>
      <w:r w:rsidR="008C4B15" w:rsidRPr="007C5752">
        <w:t>valve shall be installed downstream of the fine dust filter after the oil charcoal adsorber.</w:t>
      </w:r>
      <w:bookmarkEnd w:id="3231"/>
    </w:p>
    <w:p w14:paraId="52BC12DA" w14:textId="0350B50C" w:rsidR="008C4B15" w:rsidRPr="007C5752" w:rsidRDefault="008C4B15" w:rsidP="00575005">
      <w:pPr>
        <w:pStyle w:val="RequirementList"/>
      </w:pPr>
      <w:bookmarkStart w:id="3232" w:name="_Toc200492023"/>
      <w:r w:rsidRPr="007C5752">
        <w:t>All helium connections between the WCS and the QRB shall be routed through control valves located inside the WCS building to limit pressure-transient rates to values approved by SCK CEN.</w:t>
      </w:r>
    </w:p>
    <w:bookmarkEnd w:id="3232"/>
    <w:p w14:paraId="6E6638F3" w14:textId="77777777" w:rsidR="00C634AC" w:rsidRPr="007C5752" w:rsidRDefault="008C4B15" w:rsidP="00E63137">
      <w:pPr>
        <w:pStyle w:val="RequirementList"/>
        <w:rPr>
          <w:rFonts w:ascii="Segoe UI" w:hAnsi="Segoe UI"/>
          <w:color w:val="034694"/>
        </w:rPr>
      </w:pPr>
      <w:r w:rsidRPr="007C5752">
        <w:t>Suction and discharge lines of every compressor stage shall be fitted with non-return valves that automatically close when the compressor stops</w:t>
      </w:r>
      <w:r w:rsidR="00A800B8" w:rsidRPr="007C5752">
        <w:t>.</w:t>
      </w:r>
      <w:bookmarkStart w:id="3233" w:name="_Toc200492024"/>
      <w:bookmarkStart w:id="3234" w:name="_Toc200492025"/>
      <w:bookmarkStart w:id="3235" w:name="_Toc202536137"/>
      <w:bookmarkEnd w:id="3229"/>
      <w:bookmarkEnd w:id="3233"/>
    </w:p>
    <w:p w14:paraId="787207A3" w14:textId="5D06F15C" w:rsidR="00D86B0D" w:rsidRPr="007C5752" w:rsidRDefault="00D86B0D" w:rsidP="00C634AC">
      <w:pPr>
        <w:pStyle w:val="Heading4numbered"/>
        <w:rPr>
          <w:rStyle w:val="Strong"/>
          <w:b w:val="0"/>
          <w:color w:val="034694"/>
          <w:lang w:val="en-GB"/>
        </w:rPr>
      </w:pPr>
      <w:r w:rsidRPr="007C5752">
        <w:rPr>
          <w:rStyle w:val="Strong"/>
          <w:b w:val="0"/>
          <w:color w:val="034694"/>
          <w:lang w:val="en-GB"/>
        </w:rPr>
        <w:t>Noise level</w:t>
      </w:r>
      <w:bookmarkEnd w:id="3234"/>
      <w:bookmarkEnd w:id="3235"/>
    </w:p>
    <w:p w14:paraId="7FD80FB7" w14:textId="38FABCB5" w:rsidR="008C4B15" w:rsidRPr="007C5752" w:rsidRDefault="005D5A70" w:rsidP="004438C1">
      <w:pPr>
        <w:pStyle w:val="RequirementList"/>
      </w:pPr>
      <w:bookmarkStart w:id="3236" w:name="_Toc200492026"/>
      <w:r w:rsidRPr="007C5752">
        <w:t>The sound-pressure level of each compressor shall not exceed 80 dB at 1 m during any steady-state operating mode.</w:t>
      </w:r>
      <w:r w:rsidR="00B3782A" w:rsidRPr="007C5752">
        <w:t xml:space="preserve"> </w:t>
      </w:r>
      <w:r w:rsidRPr="007C5752">
        <w:t xml:space="preserve"> Noise tests shall be performed for each compressor and its electric-motor drive in accordance with ISO 2151 (or an equivalent international standard) after FAT and after SAT, and reports shall be submitted to SCK </w:t>
      </w:r>
      <w:r w:rsidR="00774312" w:rsidRPr="007C5752">
        <w:t xml:space="preserve">CEN.  </w:t>
      </w:r>
      <w:r w:rsidR="00B86D2E" w:rsidRPr="007C5752">
        <w:t>The results shall be documented in r</w:t>
      </w:r>
      <w:r w:rsidR="008C4B15" w:rsidRPr="007C5752">
        <w:t>eports</w:t>
      </w:r>
      <w:r w:rsidR="00625F5D" w:rsidRPr="007C5752">
        <w:t xml:space="preserve"> which </w:t>
      </w:r>
      <w:r w:rsidR="008C4B15" w:rsidRPr="007C5752">
        <w:t xml:space="preserve">shall be </w:t>
      </w:r>
      <w:r w:rsidR="00625F5D" w:rsidRPr="007C5752">
        <w:t xml:space="preserve">submitted to </w:t>
      </w:r>
      <w:r w:rsidR="00187AC2" w:rsidRPr="007C5752">
        <w:t>via VLAREM dossier</w:t>
      </w:r>
    </w:p>
    <w:p w14:paraId="338CE9D1" w14:textId="72715A23" w:rsidR="00C96B5A" w:rsidRPr="007C5752" w:rsidRDefault="00C96B5A" w:rsidP="00C96B5A">
      <w:pPr>
        <w:pStyle w:val="RequirementList"/>
        <w:numPr>
          <w:ilvl w:val="0"/>
          <w:numId w:val="0"/>
        </w:numPr>
        <w:ind w:left="142"/>
        <w:rPr>
          <w:rFonts w:ascii="Segoe UI" w:hAnsi="Segoe UI" w:cs="Segoe UI"/>
          <w:i/>
          <w:sz w:val="20"/>
          <w:szCs w:val="20"/>
          <w:u w:color="034694" w:themeColor="accent4"/>
          <w:lang w:eastAsia="fr-FR"/>
        </w:rPr>
      </w:pPr>
      <w:r w:rsidRPr="007C5752">
        <w:rPr>
          <w:rFonts w:ascii="Segoe UI" w:hAnsi="Segoe UI" w:cs="Segoe UI"/>
          <w:i/>
          <w:sz w:val="20"/>
          <w:szCs w:val="20"/>
          <w:u w:color="034694" w:themeColor="accent4"/>
          <w:lang w:eastAsia="fr-FR"/>
        </w:rPr>
        <w:t xml:space="preserve">In the </w:t>
      </w:r>
      <w:r w:rsidR="00DF58B1" w:rsidRPr="007C5752">
        <w:rPr>
          <w:rFonts w:ascii="Segoe UI" w:hAnsi="Segoe UI" w:cs="Segoe UI"/>
          <w:i/>
          <w:sz w:val="20"/>
          <w:szCs w:val="20"/>
          <w:u w:color="034694" w:themeColor="accent4"/>
          <w:lang w:eastAsia="fr-FR"/>
        </w:rPr>
        <w:t>o</w:t>
      </w:r>
      <w:r w:rsidRPr="007C5752">
        <w:rPr>
          <w:rFonts w:ascii="Segoe UI" w:hAnsi="Segoe UI" w:cs="Segoe UI"/>
          <w:i/>
          <w:sz w:val="20"/>
          <w:szCs w:val="20"/>
          <w:u w:color="034694" w:themeColor="accent4"/>
          <w:lang w:eastAsia="fr-FR"/>
        </w:rPr>
        <w:t>ffer, the Applicant shall state guaranteed per-unit and complete-skid noise levels at 1 m, describe the envisaged noise-mitigation elements (e.g., acoustic enclosures, intake/exhaust silencers, isolation mounts), and identify the configuration to be used for FAT/SAT noise tests</w:t>
      </w:r>
      <w:r w:rsidR="00B3782A" w:rsidRPr="007C5752">
        <w:rPr>
          <w:rFonts w:ascii="Segoe UI" w:hAnsi="Segoe UI" w:cs="Segoe UI"/>
          <w:i/>
          <w:sz w:val="20"/>
          <w:szCs w:val="20"/>
          <w:u w:color="034694" w:themeColor="accent4"/>
          <w:lang w:eastAsia="fr-FR"/>
        </w:rPr>
        <w:t>.</w:t>
      </w:r>
    </w:p>
    <w:p w14:paraId="1EDFDB1D" w14:textId="12A5742C" w:rsidR="00D86B0D" w:rsidRPr="007C5752" w:rsidRDefault="00D86B0D" w:rsidP="00C634AC">
      <w:pPr>
        <w:pStyle w:val="Heading4numbered"/>
        <w:keepNext/>
        <w:ind w:left="862" w:hanging="862"/>
        <w:rPr>
          <w:rStyle w:val="Strong"/>
          <w:b w:val="0"/>
          <w:color w:val="034694"/>
          <w:lang w:val="en-GB"/>
        </w:rPr>
      </w:pPr>
      <w:bookmarkStart w:id="3237" w:name="_Toc200492028"/>
      <w:bookmarkStart w:id="3238" w:name="_Toc200492029"/>
      <w:bookmarkStart w:id="3239" w:name="_Toc202536138"/>
      <w:bookmarkEnd w:id="3236"/>
      <w:bookmarkEnd w:id="3237"/>
      <w:r w:rsidRPr="007C5752">
        <w:rPr>
          <w:rStyle w:val="Strong"/>
          <w:b w:val="0"/>
          <w:color w:val="034694"/>
          <w:lang w:val="en-GB"/>
        </w:rPr>
        <w:t>Vibration</w:t>
      </w:r>
      <w:bookmarkEnd w:id="3238"/>
      <w:bookmarkEnd w:id="3239"/>
      <w:r w:rsidR="00EB2942" w:rsidRPr="007C5752">
        <w:rPr>
          <w:rStyle w:val="Strong"/>
          <w:b w:val="0"/>
          <w:color w:val="034694"/>
          <w:lang w:val="en-GB"/>
        </w:rPr>
        <w:t xml:space="preserve"> level</w:t>
      </w:r>
    </w:p>
    <w:p w14:paraId="7D4980DC" w14:textId="567EB118" w:rsidR="005D5A70" w:rsidRPr="007C5752" w:rsidRDefault="00513A5A" w:rsidP="00882F1D">
      <w:pPr>
        <w:pStyle w:val="RequirementList"/>
      </w:pPr>
      <w:bookmarkStart w:id="3240" w:name="_Toc200492030"/>
      <w:r w:rsidRPr="007C5752">
        <w:t xml:space="preserve">The maximum vibration levels </w:t>
      </w:r>
      <w:r w:rsidR="003E273C" w:rsidRPr="007C5752">
        <w:t>of</w:t>
      </w:r>
      <w:r w:rsidRPr="007C5752">
        <w:t xml:space="preserve"> the compressors and other rotating machines shall comply </w:t>
      </w:r>
      <w:r w:rsidR="001A55B0" w:rsidRPr="007C5752">
        <w:t>to</w:t>
      </w:r>
      <w:r w:rsidRPr="007C5752">
        <w:t xml:space="preserve"> ISO 2372 (or its successor ISO 20816)</w:t>
      </w:r>
      <w:bookmarkEnd w:id="3240"/>
      <w:r w:rsidR="005D5A70" w:rsidRPr="007C5752">
        <w:t xml:space="preserve">.  </w:t>
      </w:r>
      <w:r w:rsidRPr="007C5752">
        <w:t xml:space="preserve">During the design phase, the Contractor shall submit a vibration-analysis </w:t>
      </w:r>
      <w:r w:rsidRPr="007C5752">
        <w:lastRenderedPageBreak/>
        <w:t>report and calculation dossier for SCK CEN approval</w:t>
      </w:r>
      <w:r w:rsidR="00352FF0" w:rsidRPr="007C5752">
        <w:t xml:space="preserve">.  </w:t>
      </w:r>
      <w:r w:rsidRPr="007C5752">
        <w:t xml:space="preserve">During </w:t>
      </w:r>
      <w:r w:rsidR="009416FF" w:rsidRPr="007C5752">
        <w:t>SAT</w:t>
      </w:r>
      <w:r w:rsidRPr="007C5752">
        <w:t xml:space="preserve">, the Contractor shall </w:t>
      </w:r>
      <w:r w:rsidR="00310D5A" w:rsidRPr="007C5752">
        <w:t xml:space="preserve">measure the </w:t>
      </w:r>
      <w:r w:rsidRPr="007C5752">
        <w:t>vibration using calibrated instruments and test methods in accordance with ISO 2954.</w:t>
      </w:r>
    </w:p>
    <w:p w14:paraId="193CBAA4" w14:textId="5963A935" w:rsidR="000D36A6" w:rsidRPr="007C5752" w:rsidRDefault="000D36A6" w:rsidP="00A001CB">
      <w:pPr>
        <w:pStyle w:val="Heading4numbered"/>
        <w:rPr>
          <w:rStyle w:val="Strong"/>
          <w:b w:val="0"/>
          <w:color w:val="034694"/>
          <w:lang w:val="en-GB"/>
        </w:rPr>
      </w:pPr>
      <w:bookmarkStart w:id="3241" w:name="_Toc202536141"/>
      <w:r w:rsidRPr="007C5752">
        <w:rPr>
          <w:rStyle w:val="Strong"/>
          <w:b w:val="0"/>
          <w:color w:val="034694"/>
          <w:lang w:val="en-GB"/>
        </w:rPr>
        <w:t>Compressors requirements</w:t>
      </w:r>
      <w:bookmarkEnd w:id="3241"/>
    </w:p>
    <w:p w14:paraId="49D0EF02" w14:textId="6ED5E070" w:rsidR="000D36A6" w:rsidRPr="007C5752" w:rsidRDefault="00A46810" w:rsidP="00575005">
      <w:pPr>
        <w:pStyle w:val="RequirementList"/>
      </w:pPr>
      <w:r w:rsidRPr="007C5752">
        <w:t xml:space="preserve">There shall be at </w:t>
      </w:r>
      <w:r w:rsidR="005D5A70" w:rsidRPr="007C5752">
        <w:t>least</w:t>
      </w:r>
      <w:r w:rsidRPr="007C5752">
        <w:t xml:space="preserve"> </w:t>
      </w:r>
      <w:r w:rsidR="000D36A6" w:rsidRPr="007C5752">
        <w:t xml:space="preserve">three (3) </w:t>
      </w:r>
      <w:r w:rsidRPr="007C5752">
        <w:t xml:space="preserve">compressors </w:t>
      </w:r>
      <w:r w:rsidR="000D36A6" w:rsidRPr="007C5752">
        <w:t>per compressor stage</w:t>
      </w:r>
      <w:r w:rsidRPr="007C5752">
        <w:t>.</w:t>
      </w:r>
    </w:p>
    <w:p w14:paraId="2644B6BE" w14:textId="0E581B81" w:rsidR="00CC60E9" w:rsidRPr="007C5752" w:rsidRDefault="00D36B9D" w:rsidP="00CC60E9">
      <w:pPr>
        <w:pStyle w:val="RequirementList"/>
      </w:pPr>
      <w:r w:rsidRPr="007C5752">
        <w:t xml:space="preserve">All compressors of one compression stage shall </w:t>
      </w:r>
      <w:r w:rsidR="000D36A6" w:rsidRPr="007C5752">
        <w:t>identical</w:t>
      </w:r>
      <w:r w:rsidR="002D0D7D" w:rsidRPr="007C5752">
        <w:t>.</w:t>
      </w:r>
      <w:bookmarkStart w:id="3242" w:name="_Ref211255130"/>
      <w:bookmarkStart w:id="3243" w:name="_Ref211255125"/>
      <w:r w:rsidR="00CC60E9" w:rsidRPr="007C5752">
        <w:rPr>
          <w:rFonts w:ascii="Segoe UI Semibold" w:hAnsi="Segoe UI Semibold"/>
          <w:iCs/>
          <w:color w:val="562873"/>
          <w:sz w:val="16"/>
          <w:szCs w:val="18"/>
        </w:rPr>
        <w:fldChar w:fldCharType="begin"/>
      </w:r>
      <w:r w:rsidR="00CC60E9" w:rsidRPr="007C5752">
        <w:instrText xml:space="preserve"> REF _Ref211255130 \h </w:instrText>
      </w:r>
      <w:r w:rsidR="00CC60E9" w:rsidRPr="007C5752">
        <w:rPr>
          <w:rFonts w:ascii="Segoe UI Semibold" w:hAnsi="Segoe UI Semibold"/>
          <w:iCs/>
          <w:color w:val="562873"/>
          <w:sz w:val="16"/>
          <w:szCs w:val="18"/>
        </w:rPr>
        <w:fldChar w:fldCharType="separate"/>
      </w:r>
      <w:r w:rsidR="00A63B38">
        <w:rPr>
          <w:rFonts w:ascii="Segoe UI Semibold" w:hAnsi="Segoe UI Semibold"/>
          <w:b/>
          <w:bCs/>
          <w:iCs/>
          <w:color w:val="562873"/>
          <w:sz w:val="16"/>
          <w:szCs w:val="18"/>
          <w:lang w:val="en-US"/>
        </w:rPr>
        <w:t>Error! Not a valid bookmark self-reference.</w:t>
      </w:r>
      <w:r w:rsidR="00CC60E9" w:rsidRPr="007C5752">
        <w:fldChar w:fldCharType="end"/>
      </w:r>
      <w:r w:rsidR="00CC60E9" w:rsidRPr="007C5752">
        <w:t>.  The coupling shall comply with API 671 / ISO 10441 (or equivalent).</w:t>
      </w:r>
    </w:p>
    <w:p w14:paraId="3523707D" w14:textId="77777777" w:rsidR="00CC60E9" w:rsidRPr="007C5752" w:rsidRDefault="00CC60E9" w:rsidP="00CC60E9">
      <w:pPr>
        <w:pStyle w:val="Caption"/>
      </w:pPr>
    </w:p>
    <w:p w14:paraId="2B9F409B" w14:textId="77777777" w:rsidR="00CC60E9" w:rsidRPr="007C5752" w:rsidRDefault="00CC60E9" w:rsidP="00CC60E9">
      <w:pPr>
        <w:jc w:val="center"/>
      </w:pPr>
      <w:r w:rsidRPr="007C5752">
        <w:rPr>
          <w:noProof/>
        </w:rPr>
        <w:drawing>
          <wp:inline distT="0" distB="0" distL="0" distR="0" wp14:anchorId="61B486E7" wp14:editId="65A82947">
            <wp:extent cx="3937635" cy="1569720"/>
            <wp:effectExtent l="0" t="0" r="5715" b="0"/>
            <wp:docPr id="165623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7635" cy="1569720"/>
                    </a:xfrm>
                    <a:prstGeom prst="rect">
                      <a:avLst/>
                    </a:prstGeom>
                    <a:noFill/>
                    <a:ln>
                      <a:noFill/>
                    </a:ln>
                  </pic:spPr>
                </pic:pic>
              </a:graphicData>
            </a:graphic>
          </wp:inline>
        </w:drawing>
      </w:r>
    </w:p>
    <w:p w14:paraId="177E41F1" w14:textId="4B26DF5C" w:rsidR="00CC60E9" w:rsidRPr="007C5752" w:rsidRDefault="00CC60E9" w:rsidP="00CC60E9">
      <w:pPr>
        <w:pStyle w:val="Caption"/>
      </w:pPr>
      <w:bookmarkStart w:id="3244" w:name="_Toc212194950"/>
      <w:r w:rsidRPr="007C5752">
        <w:t xml:space="preserve">Figure </w:t>
      </w:r>
      <w:r w:rsidRPr="007C5752">
        <w:fldChar w:fldCharType="begin"/>
      </w:r>
      <w:r w:rsidRPr="007C5752">
        <w:instrText xml:space="preserve"> SEQ Figure \* ARABIC </w:instrText>
      </w:r>
      <w:r w:rsidRPr="007C5752">
        <w:fldChar w:fldCharType="separate"/>
      </w:r>
      <w:r w:rsidR="00A63B38">
        <w:rPr>
          <w:noProof/>
        </w:rPr>
        <w:t>7</w:t>
      </w:r>
      <w:r w:rsidRPr="007C5752">
        <w:fldChar w:fldCharType="end"/>
      </w:r>
      <w:r w:rsidRPr="007C5752">
        <w:t xml:space="preserve"> Direct Drive</w:t>
      </w:r>
      <w:bookmarkEnd w:id="3244"/>
    </w:p>
    <w:p w14:paraId="07AF543D" w14:textId="7CEF28B1" w:rsidR="00070F7A" w:rsidRPr="007C5752" w:rsidRDefault="00070F7A" w:rsidP="00530022">
      <w:pPr>
        <w:pStyle w:val="Caption"/>
      </w:pPr>
    </w:p>
    <w:bookmarkEnd w:id="3242"/>
    <w:bookmarkEnd w:id="3243"/>
    <w:p w14:paraId="35D23695" w14:textId="77777777" w:rsidR="00C634AC" w:rsidRPr="007C5752" w:rsidRDefault="00C634AC" w:rsidP="00C634AC">
      <w:pPr>
        <w:pStyle w:val="RequirementList"/>
        <w:numPr>
          <w:ilvl w:val="0"/>
          <w:numId w:val="0"/>
        </w:numPr>
        <w:ind w:left="502" w:hanging="360"/>
      </w:pPr>
    </w:p>
    <w:p w14:paraId="7A0663FB" w14:textId="3177D441" w:rsidR="000D36A6" w:rsidRPr="007C5752" w:rsidRDefault="000D36A6" w:rsidP="00575005">
      <w:pPr>
        <w:pStyle w:val="RequirementList"/>
      </w:pPr>
      <w:r w:rsidRPr="007C5752">
        <w:t>Each compressor skid shall include an oil-retention reservoir sized to contain the full oil inventory of the skid in the event of pipe rupture.</w:t>
      </w:r>
    </w:p>
    <w:p w14:paraId="0829C827" w14:textId="78E54E1E" w:rsidR="002A701D" w:rsidRPr="007C5752" w:rsidRDefault="002A701D" w:rsidP="002A701D">
      <w:pPr>
        <w:pStyle w:val="RequirementList"/>
      </w:pPr>
      <w:r w:rsidRPr="007C5752">
        <w:t>Each compressor shall have an internal slide</w:t>
      </w:r>
      <w:r w:rsidRPr="007C5752">
        <w:noBreakHyphen/>
        <w:t>valve control providing stable turndown to ≤ 30% of rated mass flow (nameplate flow at rated conditions) without surge or recycle over the specified operating pressure range.</w:t>
      </w:r>
    </w:p>
    <w:p w14:paraId="45F038AA" w14:textId="1A1B75DF" w:rsidR="002A701D" w:rsidRPr="007C5752" w:rsidRDefault="002A701D" w:rsidP="002A701D">
      <w:pPr>
        <w:pStyle w:val="RequirementList"/>
      </w:pPr>
      <w:r w:rsidRPr="007C5752">
        <w:t>Each compressor motor shall be equipped with a variable</w:t>
      </w:r>
      <w:r w:rsidRPr="007C5752">
        <w:noBreakHyphen/>
        <w:t>frequency drive (VFD) rated for full</w:t>
      </w:r>
      <w:r w:rsidRPr="007C5752">
        <w:noBreakHyphen/>
        <w:t>load current.</w:t>
      </w:r>
    </w:p>
    <w:p w14:paraId="3316A11A" w14:textId="67D91805" w:rsidR="002A701D" w:rsidRPr="007C5752" w:rsidRDefault="002A701D" w:rsidP="002A701D">
      <w:pPr>
        <w:pStyle w:val="RequirementList"/>
      </w:pPr>
      <w:r w:rsidRPr="007C5752">
        <w:t>The VFD speed control shall provide primary capacity turndown; the internal slide valve shall provide trim control and anti</w:t>
      </w:r>
      <w:r w:rsidRPr="007C5752">
        <w:noBreakHyphen/>
        <w:t>surge stabilization across the operating range.  The control strategy shall minimize power</w:t>
      </w:r>
      <w:r w:rsidR="00910114" w:rsidRPr="007C5752">
        <w:t xml:space="preserve"> co</w:t>
      </w:r>
      <w:r w:rsidR="00771C09" w:rsidRPr="007C5752">
        <w:t>n</w:t>
      </w:r>
      <w:r w:rsidR="00910114" w:rsidRPr="007C5752">
        <w:t>sumption</w:t>
      </w:r>
      <w:r w:rsidRPr="007C5752">
        <w:t xml:space="preserve"> </w:t>
      </w:r>
      <w:r w:rsidR="00771C09" w:rsidRPr="007C5752">
        <w:t xml:space="preserve">in </w:t>
      </w:r>
      <w:r w:rsidRPr="007C5752">
        <w:t>all load</w:t>
      </w:r>
      <w:r w:rsidR="00771C09" w:rsidRPr="007C5752">
        <w:t xml:space="preserve"> conditions</w:t>
      </w:r>
      <w:r w:rsidRPr="007C5752">
        <w:t>.</w:t>
      </w:r>
    </w:p>
    <w:p w14:paraId="63322859" w14:textId="51BBECCA" w:rsidR="000D36A6" w:rsidRPr="007C5752" w:rsidRDefault="000D36A6" w:rsidP="002A701D">
      <w:pPr>
        <w:pStyle w:val="SysReq3"/>
        <w:ind w:left="0"/>
        <w:rPr>
          <w:lang w:val="en-GB"/>
        </w:rPr>
      </w:pPr>
      <w:r w:rsidRPr="007C5752">
        <w:rPr>
          <w:rStyle w:val="SysReq3Char"/>
          <w:i/>
          <w:lang w:val="en-GB"/>
        </w:rPr>
        <w:t>In the offer</w:t>
      </w:r>
      <w:r w:rsidR="001E1F24" w:rsidRPr="007C5752">
        <w:rPr>
          <w:rStyle w:val="SysReq3Char"/>
          <w:i/>
          <w:lang w:val="en-GB"/>
        </w:rPr>
        <w:t>,</w:t>
      </w:r>
      <w:r w:rsidRPr="007C5752">
        <w:rPr>
          <w:rStyle w:val="SysReq3Char"/>
          <w:i/>
          <w:lang w:val="en-GB"/>
        </w:rPr>
        <w:t xml:space="preserve"> the </w:t>
      </w:r>
      <w:r w:rsidR="001E1F24" w:rsidRPr="007C5752">
        <w:rPr>
          <w:rStyle w:val="SysReq3Char"/>
          <w:i/>
          <w:lang w:val="en-GB"/>
        </w:rPr>
        <w:t>A</w:t>
      </w:r>
      <w:r w:rsidRPr="007C5752">
        <w:rPr>
          <w:rStyle w:val="SysReq3Char"/>
          <w:i/>
          <w:lang w:val="en-GB"/>
        </w:rPr>
        <w:t xml:space="preserve">pplicant shall state </w:t>
      </w:r>
      <w:r w:rsidR="00A01775" w:rsidRPr="007C5752">
        <w:rPr>
          <w:rStyle w:val="SysReq3Char"/>
          <w:i/>
          <w:lang w:val="en-GB"/>
        </w:rPr>
        <w:t xml:space="preserve">the </w:t>
      </w:r>
      <w:r w:rsidRPr="007C5752">
        <w:rPr>
          <w:rStyle w:val="SysReq3Char"/>
          <w:i/>
          <w:lang w:val="en-GB"/>
        </w:rPr>
        <w:t>number of LP compressors and HP compressors</w:t>
      </w:r>
      <w:r w:rsidR="005D257E" w:rsidRPr="007C5752">
        <w:rPr>
          <w:rStyle w:val="SysReq3Char"/>
          <w:i/>
          <w:lang w:val="en-GB"/>
        </w:rPr>
        <w:t xml:space="preserve"> and confirm the long term sustainable </w:t>
      </w:r>
      <w:r w:rsidR="00195B82" w:rsidRPr="007C5752">
        <w:rPr>
          <w:rStyle w:val="SysReq3Char"/>
          <w:i/>
          <w:lang w:val="en-GB"/>
        </w:rPr>
        <w:t xml:space="preserve">operating </w:t>
      </w:r>
      <w:r w:rsidR="005D257E" w:rsidRPr="007C5752">
        <w:rPr>
          <w:rStyle w:val="SysReq3Char"/>
          <w:i/>
          <w:lang w:val="en-GB"/>
        </w:rPr>
        <w:t>frequency</w:t>
      </w:r>
      <w:r w:rsidR="0008706D" w:rsidRPr="007C5752">
        <w:rPr>
          <w:rStyle w:val="SysReq3Char"/>
          <w:i/>
          <w:lang w:val="en-GB"/>
        </w:rPr>
        <w:t>.</w:t>
      </w:r>
    </w:p>
    <w:p w14:paraId="1642C6A3" w14:textId="77777777" w:rsidR="000D36A6" w:rsidRPr="007C5752" w:rsidRDefault="000D36A6" w:rsidP="00DA1E41">
      <w:pPr>
        <w:pStyle w:val="Heading4numbered"/>
        <w:rPr>
          <w:rStyle w:val="Strong"/>
          <w:b w:val="0"/>
          <w:color w:val="034694"/>
          <w:lang w:val="en-GB"/>
        </w:rPr>
      </w:pPr>
      <w:bookmarkStart w:id="3245" w:name="_Toc202536142"/>
      <w:r w:rsidRPr="007C5752">
        <w:rPr>
          <w:rStyle w:val="Strong"/>
          <w:b w:val="0"/>
          <w:color w:val="034694"/>
          <w:lang w:val="en-GB"/>
        </w:rPr>
        <w:t>Coolers</w:t>
      </w:r>
      <w:bookmarkEnd w:id="3245"/>
    </w:p>
    <w:p w14:paraId="3E29AB98" w14:textId="73882000" w:rsidR="000D36A6" w:rsidRPr="007C5752" w:rsidRDefault="000D36A6" w:rsidP="00575005">
      <w:pPr>
        <w:pStyle w:val="RequirementList"/>
      </w:pPr>
      <w:r w:rsidRPr="007C5752">
        <w:t xml:space="preserve">On the gas side, each cooler shall </w:t>
      </w:r>
      <w:r w:rsidR="00066209" w:rsidRPr="007C5752">
        <w:t>include</w:t>
      </w:r>
      <w:r w:rsidRPr="007C5752">
        <w:t xml:space="preserve"> purge valves suitable for nitrogen blow-through or helium rinse.</w:t>
      </w:r>
    </w:p>
    <w:p w14:paraId="5FA8BCE9" w14:textId="4899D85E" w:rsidR="000D36A6" w:rsidRPr="007C5752" w:rsidRDefault="000D36A6" w:rsidP="00575005">
      <w:pPr>
        <w:pStyle w:val="RequirementList"/>
      </w:pPr>
      <w:r w:rsidRPr="007C5752">
        <w:t xml:space="preserve">On the water side, valves to drain the water and to purge </w:t>
      </w:r>
      <w:r w:rsidR="004A63D2" w:rsidRPr="007C5752">
        <w:t xml:space="preserve">the </w:t>
      </w:r>
      <w:r w:rsidRPr="007C5752">
        <w:t>air shall be installed.</w:t>
      </w:r>
    </w:p>
    <w:p w14:paraId="055CFD71" w14:textId="77777777" w:rsidR="00D068ED" w:rsidRPr="007C5752" w:rsidRDefault="00D068ED" w:rsidP="00D068ED">
      <w:pPr>
        <w:pStyle w:val="RequirementList"/>
      </w:pPr>
      <w:r w:rsidRPr="007C5752">
        <w:t>A manual or thermostatic control valve shall be installed at the outlet of each cooler to regulate the water flow.</w:t>
      </w:r>
    </w:p>
    <w:p w14:paraId="42DAA2EB" w14:textId="1DA223D2" w:rsidR="00D7138E" w:rsidRPr="007C5752" w:rsidRDefault="000D36A6" w:rsidP="002A3BF8">
      <w:pPr>
        <w:pStyle w:val="RequirementList"/>
      </w:pPr>
      <w:r w:rsidRPr="007C5752">
        <w:t xml:space="preserve">A </w:t>
      </w:r>
      <w:r w:rsidR="00E520D2" w:rsidRPr="007C5752">
        <w:t xml:space="preserve">manual </w:t>
      </w:r>
      <w:r w:rsidRPr="007C5752">
        <w:t xml:space="preserve">water shut off valve shall be </w:t>
      </w:r>
      <w:r w:rsidR="00466ACF" w:rsidRPr="007C5752">
        <w:t>installed</w:t>
      </w:r>
      <w:r w:rsidRPr="007C5752">
        <w:t xml:space="preserve"> at the inlet of each cooler.</w:t>
      </w:r>
    </w:p>
    <w:p w14:paraId="05C20C3F" w14:textId="77777777" w:rsidR="000D36A6" w:rsidRPr="007C5752" w:rsidRDefault="000D36A6" w:rsidP="00B050ED">
      <w:pPr>
        <w:pStyle w:val="Heading4numbered"/>
        <w:rPr>
          <w:rStyle w:val="Strong"/>
          <w:b w:val="0"/>
          <w:color w:val="034694"/>
          <w:lang w:val="en-GB"/>
        </w:rPr>
      </w:pPr>
      <w:bookmarkStart w:id="3246" w:name="_Toc202536143"/>
      <w:r w:rsidRPr="007C5752">
        <w:rPr>
          <w:rStyle w:val="Strong"/>
          <w:b w:val="0"/>
          <w:color w:val="034694"/>
          <w:lang w:val="en-GB"/>
        </w:rPr>
        <w:t>Oil</w:t>
      </w:r>
      <w:bookmarkEnd w:id="3246"/>
    </w:p>
    <w:p w14:paraId="005C8B62" w14:textId="5AF6202C" w:rsidR="000D36A6" w:rsidRPr="007C5752" w:rsidRDefault="00382465" w:rsidP="00575005">
      <w:pPr>
        <w:pStyle w:val="RequirementList"/>
      </w:pPr>
      <w:r w:rsidRPr="007C5752">
        <w:t>T</w:t>
      </w:r>
      <w:r w:rsidR="000D36A6" w:rsidRPr="007C5752">
        <w:t xml:space="preserve">he Contractor shall supply </w:t>
      </w:r>
      <w:r w:rsidRPr="007C5752">
        <w:t xml:space="preserve">all required </w:t>
      </w:r>
      <w:r w:rsidR="000D36A6" w:rsidRPr="007C5752">
        <w:t xml:space="preserve">compressor oil </w:t>
      </w:r>
      <w:r w:rsidRPr="007C5752">
        <w:t>for the first filling</w:t>
      </w:r>
      <w:r w:rsidR="00195B82" w:rsidRPr="007C5752">
        <w:t xml:space="preserve">.  </w:t>
      </w:r>
      <w:r w:rsidR="00955CC9" w:rsidRPr="007C5752">
        <w:t xml:space="preserve">The </w:t>
      </w:r>
      <w:r w:rsidR="00667492" w:rsidRPr="007C5752">
        <w:t xml:space="preserve">particle size </w:t>
      </w:r>
      <w:r w:rsidR="003912FF" w:rsidRPr="007C5752">
        <w:t xml:space="preserve">shall not </w:t>
      </w:r>
      <w:r w:rsidR="000D36A6" w:rsidRPr="007C5752">
        <w:t>exceed</w:t>
      </w:r>
      <w:r w:rsidR="00C072A4" w:rsidRPr="007C5752">
        <w:t>ing</w:t>
      </w:r>
      <w:r w:rsidR="000D36A6" w:rsidRPr="007C5752">
        <w:t xml:space="preserve"> 25 µm and </w:t>
      </w:r>
      <w:r w:rsidR="00667492" w:rsidRPr="007C5752">
        <w:t xml:space="preserve">the </w:t>
      </w:r>
      <w:r w:rsidR="000D36A6" w:rsidRPr="007C5752">
        <w:t>water content</w:t>
      </w:r>
      <w:r w:rsidR="00667492" w:rsidRPr="007C5752">
        <w:t xml:space="preserve"> 1 ppm v/v</w:t>
      </w:r>
      <w:r w:rsidR="000D36A6" w:rsidRPr="007C5752">
        <w:t>.</w:t>
      </w:r>
    </w:p>
    <w:p w14:paraId="30EE42AB" w14:textId="77777777" w:rsidR="00803043" w:rsidRPr="007C5752" w:rsidRDefault="008B289B" w:rsidP="00803043">
      <w:pPr>
        <w:pStyle w:val="RequirementList"/>
      </w:pPr>
      <w:r w:rsidRPr="007C5752">
        <w:t>In the operation and maintenance manual, t</w:t>
      </w:r>
      <w:r w:rsidR="000D36A6" w:rsidRPr="007C5752">
        <w:t>he Contractor shall include</w:t>
      </w:r>
      <w:r w:rsidR="00803043" w:rsidRPr="007C5752">
        <w:t>:</w:t>
      </w:r>
    </w:p>
    <w:p w14:paraId="2347F39B" w14:textId="77777777" w:rsidR="00803043" w:rsidRPr="007C5752" w:rsidRDefault="000D36A6" w:rsidP="00803043">
      <w:pPr>
        <w:pStyle w:val="RequirementList"/>
        <w:numPr>
          <w:ilvl w:val="1"/>
          <w:numId w:val="15"/>
        </w:numPr>
      </w:pPr>
      <w:r w:rsidRPr="007C5752">
        <w:t xml:space="preserve">detailed procedures for oil preparation, </w:t>
      </w:r>
      <w:r w:rsidR="00352FF0" w:rsidRPr="007C5752">
        <w:t>dehydration,</w:t>
      </w:r>
      <w:r w:rsidRPr="007C5752">
        <w:t xml:space="preserve"> and filtration.</w:t>
      </w:r>
    </w:p>
    <w:p w14:paraId="25B575AC" w14:textId="0642D769" w:rsidR="00176B29" w:rsidRPr="007C5752" w:rsidRDefault="00D2185F" w:rsidP="00803043">
      <w:pPr>
        <w:pStyle w:val="RequirementList"/>
        <w:numPr>
          <w:ilvl w:val="1"/>
          <w:numId w:val="15"/>
        </w:numPr>
      </w:pPr>
      <w:r w:rsidRPr="007C5752">
        <w:t>t</w:t>
      </w:r>
      <w:r w:rsidR="00176B29" w:rsidRPr="007C5752">
        <w:t xml:space="preserve">he sampling frequency for the </w:t>
      </w:r>
      <w:r w:rsidR="000D36A6" w:rsidRPr="007C5752">
        <w:t>routine oil-analysis</w:t>
      </w:r>
    </w:p>
    <w:p w14:paraId="520BCCD2" w14:textId="58820EEF" w:rsidR="000D36A6" w:rsidRPr="007C5752" w:rsidRDefault="00D2185F" w:rsidP="00803043">
      <w:pPr>
        <w:pStyle w:val="RequirementList"/>
        <w:numPr>
          <w:ilvl w:val="1"/>
          <w:numId w:val="15"/>
        </w:numPr>
      </w:pPr>
      <w:r w:rsidRPr="007C5752">
        <w:lastRenderedPageBreak/>
        <w:t>s</w:t>
      </w:r>
      <w:r w:rsidR="000D36A6" w:rsidRPr="007C5752">
        <w:t>peci</w:t>
      </w:r>
      <w:r w:rsidR="00176B29" w:rsidRPr="007C5752">
        <w:t>fications</w:t>
      </w:r>
      <w:r w:rsidR="000D36A6" w:rsidRPr="007C5752">
        <w:t xml:space="preserve"> and acceptance limits for particle count, water content and acid number.</w:t>
      </w:r>
    </w:p>
    <w:p w14:paraId="66221809" w14:textId="77777777" w:rsidR="000D36A6" w:rsidRPr="007C5752" w:rsidRDefault="000D36A6" w:rsidP="00B050ED">
      <w:pPr>
        <w:pStyle w:val="Heading5numbered"/>
        <w:rPr>
          <w:lang w:val="en-GB"/>
        </w:rPr>
      </w:pPr>
      <w:bookmarkStart w:id="3247" w:name="_Toc202536144"/>
      <w:r w:rsidRPr="007C5752">
        <w:rPr>
          <w:lang w:val="en-GB"/>
        </w:rPr>
        <w:t>Oil circulating system</w:t>
      </w:r>
      <w:bookmarkEnd w:id="3247"/>
    </w:p>
    <w:p w14:paraId="4500ED5B" w14:textId="77777777" w:rsidR="000D36A6" w:rsidRPr="007C5752" w:rsidRDefault="000D36A6" w:rsidP="00B050ED">
      <w:pPr>
        <w:pStyle w:val="Heading6numbered"/>
        <w:rPr>
          <w:rStyle w:val="Strong"/>
          <w:b w:val="0"/>
          <w:color w:val="034694"/>
          <w:lang w:val="en-GB"/>
        </w:rPr>
      </w:pPr>
      <w:bookmarkStart w:id="3248" w:name="_Toc202536145"/>
      <w:r w:rsidRPr="007C5752">
        <w:rPr>
          <w:rStyle w:val="Strong"/>
          <w:b w:val="0"/>
          <w:color w:val="034694"/>
          <w:lang w:val="en-GB"/>
        </w:rPr>
        <w:t>Oil-pump units</w:t>
      </w:r>
      <w:bookmarkEnd w:id="3248"/>
    </w:p>
    <w:p w14:paraId="4F9E9EF7" w14:textId="65BFA23D" w:rsidR="000D36A6" w:rsidRPr="007C5752" w:rsidRDefault="000D36A6" w:rsidP="00575005">
      <w:pPr>
        <w:pStyle w:val="RequirementList"/>
      </w:pPr>
      <w:r w:rsidRPr="007C5752">
        <w:t>Each compressor shall be fitted with a dedicated, automatically controlled auxiliary oil pump</w:t>
      </w:r>
      <w:r w:rsidR="006D47F4" w:rsidRPr="007C5752">
        <w:t xml:space="preserve"> unit</w:t>
      </w:r>
      <w:r w:rsidRPr="007C5752">
        <w:t xml:space="preserve"> that maintains the minimum bearing-lubrication pressure during start-up, </w:t>
      </w:r>
      <w:r w:rsidR="00352FF0" w:rsidRPr="007C5752">
        <w:t>shutdown,</w:t>
      </w:r>
      <w:r w:rsidRPr="007C5752">
        <w:t xml:space="preserve"> and coast-down.</w:t>
      </w:r>
    </w:p>
    <w:p w14:paraId="13453A95" w14:textId="5A2A3DA6" w:rsidR="000D36A6" w:rsidRPr="007C5752" w:rsidRDefault="000D36A6" w:rsidP="00575005">
      <w:pPr>
        <w:pStyle w:val="RequirementList"/>
      </w:pPr>
      <w:r w:rsidRPr="007C5752">
        <w:t xml:space="preserve">Each auxiliary oil-pump unit shall be equipped with suction and discharge pressure transmitters and a </w:t>
      </w:r>
      <w:r w:rsidR="000A3C6E" w:rsidRPr="007C5752">
        <w:t xml:space="preserve">flow switch which </w:t>
      </w:r>
      <w:r w:rsidRPr="007C5752">
        <w:t>interlock</w:t>
      </w:r>
      <w:r w:rsidR="000A3C6E" w:rsidRPr="007C5752">
        <w:t>s</w:t>
      </w:r>
      <w:r w:rsidRPr="007C5752">
        <w:t xml:space="preserve"> the compressor protection system</w:t>
      </w:r>
      <w:r w:rsidR="00BA7F5F" w:rsidRPr="007C5752">
        <w:t>.</w:t>
      </w:r>
    </w:p>
    <w:p w14:paraId="61E5193A" w14:textId="77777777" w:rsidR="000D36A6" w:rsidRPr="007C5752" w:rsidRDefault="000D36A6" w:rsidP="00B050ED">
      <w:pPr>
        <w:pStyle w:val="Heading6numbered"/>
        <w:rPr>
          <w:rStyle w:val="Strong"/>
          <w:b w:val="0"/>
          <w:color w:val="034694"/>
          <w:lang w:val="en-GB"/>
        </w:rPr>
      </w:pPr>
      <w:bookmarkStart w:id="3249" w:name="_Toc202536146"/>
      <w:r w:rsidRPr="007C5752">
        <w:rPr>
          <w:rStyle w:val="Strong"/>
          <w:b w:val="0"/>
          <w:color w:val="034694"/>
          <w:lang w:val="en-GB"/>
        </w:rPr>
        <w:t>Oil-retention vessel</w:t>
      </w:r>
      <w:bookmarkEnd w:id="3249"/>
    </w:p>
    <w:p w14:paraId="09EB429E" w14:textId="58BD74EC" w:rsidR="000D36A6" w:rsidRPr="007C5752" w:rsidRDefault="000D36A6" w:rsidP="00575005">
      <w:pPr>
        <w:pStyle w:val="RequirementList"/>
      </w:pPr>
      <w:r w:rsidRPr="007C5752">
        <w:t>Each oil-retention vessel shall be fitted with an electric heater to pre-heat the oil prior to compressor start-</w:t>
      </w:r>
      <w:r w:rsidR="00530022" w:rsidRPr="007C5752">
        <w:t>up.</w:t>
      </w:r>
    </w:p>
    <w:p w14:paraId="159D2EF9" w14:textId="4871DFDC" w:rsidR="000D36A6" w:rsidRPr="007C5752" w:rsidRDefault="000D36A6" w:rsidP="00C253F9">
      <w:pPr>
        <w:pStyle w:val="RequirementList"/>
      </w:pPr>
      <w:commentRangeStart w:id="3250"/>
      <w:commentRangeStart w:id="3251"/>
      <w:r w:rsidRPr="007C5752">
        <w:t>Each oil-retention vessel shall include a differential-pressure indicator across the internal separator to allow fouling monitoring.</w:t>
      </w:r>
      <w:commentRangeEnd w:id="3250"/>
      <w:r w:rsidR="00620082" w:rsidRPr="007C5752">
        <w:rPr>
          <w:rStyle w:val="CommentReference"/>
          <w:rFonts w:ascii="Segoe UI" w:hAnsi="Segoe UI"/>
        </w:rPr>
        <w:commentReference w:id="3250"/>
      </w:r>
      <w:commentRangeEnd w:id="3251"/>
      <w:r w:rsidR="00C00AE4" w:rsidRPr="007C5752">
        <w:rPr>
          <w:rStyle w:val="CommentReference"/>
          <w:rFonts w:ascii="Segoe UI" w:hAnsi="Segoe UI"/>
        </w:rPr>
        <w:commentReference w:id="3251"/>
      </w:r>
    </w:p>
    <w:p w14:paraId="3DD3BB81" w14:textId="77777777" w:rsidR="000D36A6" w:rsidRPr="007C5752" w:rsidRDefault="000D36A6" w:rsidP="004779BA">
      <w:pPr>
        <w:pStyle w:val="Heading5numbered"/>
        <w:rPr>
          <w:rStyle w:val="Strong"/>
          <w:b w:val="0"/>
          <w:color w:val="034694"/>
          <w:lang w:val="en-GB"/>
        </w:rPr>
      </w:pPr>
      <w:bookmarkStart w:id="3252" w:name="_Toc202536147"/>
      <w:r w:rsidRPr="007C5752">
        <w:rPr>
          <w:rStyle w:val="Strong"/>
          <w:b w:val="0"/>
          <w:color w:val="034694"/>
          <w:lang w:val="en-GB"/>
        </w:rPr>
        <w:t>Oil filters</w:t>
      </w:r>
      <w:bookmarkEnd w:id="3252"/>
    </w:p>
    <w:p w14:paraId="7ECD29E9" w14:textId="29F2C887" w:rsidR="000D36A6" w:rsidRPr="007C5752" w:rsidRDefault="00A44603" w:rsidP="00575005">
      <w:pPr>
        <w:pStyle w:val="RequirementList"/>
      </w:pPr>
      <w:r w:rsidRPr="007C5752">
        <w:t>The inlet of e</w:t>
      </w:r>
      <w:r w:rsidR="000D36A6" w:rsidRPr="007C5752">
        <w:t xml:space="preserve">ach compressor oil-pump shall be protected by duplex (change-over) filters rated 25 µm absolute, mounted in parallel. </w:t>
      </w:r>
    </w:p>
    <w:p w14:paraId="1FCDDEFC" w14:textId="77777777" w:rsidR="000D36A6" w:rsidRPr="007C5752" w:rsidRDefault="000D36A6" w:rsidP="00575005">
      <w:pPr>
        <w:pStyle w:val="RequirementList"/>
      </w:pPr>
      <w:r w:rsidRPr="007C5752">
        <w:t>A fine oil filter shall be installed at the injection points of compressor bearings and shaft seals.</w:t>
      </w:r>
    </w:p>
    <w:p w14:paraId="1459610A" w14:textId="77777777" w:rsidR="000D36A6" w:rsidRPr="007C5752" w:rsidRDefault="000D36A6" w:rsidP="00575005">
      <w:pPr>
        <w:pStyle w:val="RequirementList"/>
      </w:pPr>
      <w:r w:rsidRPr="007C5752">
        <w:t>Manual shut-off valves shall be installed upstream and downstream of every oil filter.</w:t>
      </w:r>
    </w:p>
    <w:p w14:paraId="43EC85B0" w14:textId="77777777" w:rsidR="000D36A6" w:rsidRPr="007C5752" w:rsidRDefault="000D36A6" w:rsidP="00575005">
      <w:pPr>
        <w:pStyle w:val="RequirementList"/>
      </w:pPr>
      <w:r w:rsidRPr="007C5752">
        <w:t>A differential-pressure gauge shall be provided across each oil filter to give a visual indication of filter blockage.</w:t>
      </w:r>
    </w:p>
    <w:p w14:paraId="63D18E99" w14:textId="656F604B" w:rsidR="000D36A6" w:rsidRPr="007C5752" w:rsidRDefault="00DA1E41" w:rsidP="00B924B3">
      <w:pPr>
        <w:pStyle w:val="Heading5numbered"/>
        <w:rPr>
          <w:lang w:val="en-GB"/>
        </w:rPr>
      </w:pPr>
      <w:bookmarkStart w:id="3253" w:name="_Toc202536148"/>
      <w:r w:rsidRPr="007C5752">
        <w:rPr>
          <w:lang w:val="en-GB"/>
        </w:rPr>
        <w:t xml:space="preserve">Oil </w:t>
      </w:r>
      <w:r w:rsidR="000D36A6" w:rsidRPr="007C5752">
        <w:rPr>
          <w:lang w:val="en-GB"/>
        </w:rPr>
        <w:t>Purge and fill up requirements</w:t>
      </w:r>
      <w:bookmarkEnd w:id="3253"/>
    </w:p>
    <w:p w14:paraId="79585F5E" w14:textId="77777777" w:rsidR="000D36A6" w:rsidRPr="007C5752" w:rsidRDefault="000D36A6" w:rsidP="00575005">
      <w:pPr>
        <w:pStyle w:val="RequirementList"/>
      </w:pPr>
      <w:r w:rsidRPr="007C5752">
        <w:t>Each compressor shall be equipped with manual isolation valves in all connecting piping to permit full circuit isolation for maintenance.</w:t>
      </w:r>
    </w:p>
    <w:p w14:paraId="4E4F868B" w14:textId="77777777" w:rsidR="000D36A6" w:rsidRPr="007C5752" w:rsidRDefault="000D36A6" w:rsidP="00575005">
      <w:pPr>
        <w:pStyle w:val="RequirementList"/>
      </w:pPr>
      <w:r w:rsidRPr="007C5752">
        <w:t>The Contractor shall design the purge system and slope all relevant piping at a minimum gradient of 1 % toward designated oil traps to prevent migration of oil into oil-free regions.</w:t>
      </w:r>
    </w:p>
    <w:p w14:paraId="5BE963D4" w14:textId="77777777" w:rsidR="00D86B0D" w:rsidRPr="007C5752" w:rsidRDefault="00D86B0D" w:rsidP="00EE1B3C">
      <w:pPr>
        <w:pStyle w:val="Heading4numbered"/>
        <w:rPr>
          <w:lang w:val="en-GB"/>
        </w:rPr>
      </w:pPr>
      <w:bookmarkStart w:id="3254" w:name="_Toc200492080"/>
      <w:bookmarkStart w:id="3255" w:name="_Toc200492081"/>
      <w:bookmarkStart w:id="3256" w:name="_Toc202536149"/>
      <w:bookmarkEnd w:id="3254"/>
      <w:r w:rsidRPr="007C5752">
        <w:rPr>
          <w:lang w:val="en-GB"/>
        </w:rPr>
        <w:t>Oil Removal System (ORS)</w:t>
      </w:r>
      <w:bookmarkEnd w:id="3255"/>
      <w:bookmarkEnd w:id="3256"/>
    </w:p>
    <w:p w14:paraId="23A793FC" w14:textId="77777777" w:rsidR="00D86B0D" w:rsidRPr="007C5752" w:rsidRDefault="00D86B0D" w:rsidP="00EE1B3C">
      <w:pPr>
        <w:pStyle w:val="Heading5numbered"/>
        <w:rPr>
          <w:rStyle w:val="Strong"/>
          <w:b w:val="0"/>
          <w:color w:val="034694"/>
          <w:lang w:val="en-GB"/>
        </w:rPr>
      </w:pPr>
      <w:bookmarkStart w:id="3257" w:name="_Toc200492082"/>
      <w:bookmarkStart w:id="3258" w:name="_Toc202536150"/>
      <w:r w:rsidRPr="007C5752">
        <w:rPr>
          <w:rStyle w:val="Strong"/>
          <w:b w:val="0"/>
          <w:color w:val="034694"/>
          <w:lang w:val="en-GB"/>
        </w:rPr>
        <w:t>Coalescers</w:t>
      </w:r>
      <w:bookmarkEnd w:id="3257"/>
      <w:bookmarkEnd w:id="3258"/>
    </w:p>
    <w:p w14:paraId="6EE4E776" w14:textId="46E2A4FB" w:rsidR="00D86B0D" w:rsidRPr="007C5752" w:rsidRDefault="00D86B0D" w:rsidP="00575005">
      <w:pPr>
        <w:pStyle w:val="RequirementList"/>
      </w:pPr>
      <w:bookmarkStart w:id="3259" w:name="_Toc200492083"/>
      <w:r w:rsidRPr="007C5752">
        <w:t xml:space="preserve">Downstream </w:t>
      </w:r>
      <w:r w:rsidR="00183FE9" w:rsidRPr="007C5752">
        <w:t xml:space="preserve">of the </w:t>
      </w:r>
      <w:r w:rsidRPr="007C5752">
        <w:t xml:space="preserve">HP primary oil removal system, </w:t>
      </w:r>
      <w:r w:rsidR="00A56C3E" w:rsidRPr="007C5752">
        <w:t xml:space="preserve">at least </w:t>
      </w:r>
      <w:r w:rsidRPr="007C5752">
        <w:t>three coalescing filters shall be installed in series, with dimensions such that sufficiently low gas velocity is achieved through the filter elements for efficient coalescing.</w:t>
      </w:r>
      <w:bookmarkEnd w:id="3259"/>
    </w:p>
    <w:p w14:paraId="5E908D8E" w14:textId="585EF1AB" w:rsidR="00D86B0D" w:rsidRPr="007C5752" w:rsidRDefault="00D86B0D" w:rsidP="00575005">
      <w:pPr>
        <w:pStyle w:val="RequirementList"/>
      </w:pPr>
      <w:bookmarkStart w:id="3260" w:name="_Toc200492084"/>
      <w:r w:rsidRPr="007C5752">
        <w:t xml:space="preserve">The </w:t>
      </w:r>
      <w:r w:rsidR="009A36A8" w:rsidRPr="007C5752">
        <w:t>Coalescer shall be design</w:t>
      </w:r>
      <w:r w:rsidR="00464622" w:rsidRPr="007C5752">
        <w:t xml:space="preserve">ed with a </w:t>
      </w:r>
      <w:r w:rsidR="009A36A8" w:rsidRPr="007C5752">
        <w:t xml:space="preserve">20% </w:t>
      </w:r>
      <w:r w:rsidRPr="007C5752">
        <w:t xml:space="preserve">gas velocity </w:t>
      </w:r>
      <w:r w:rsidR="00464622" w:rsidRPr="007C5752">
        <w:t>margin</w:t>
      </w:r>
      <w:r w:rsidR="00261E46" w:rsidRPr="007C5752">
        <w:t>.</w:t>
      </w:r>
      <w:bookmarkEnd w:id="3260"/>
    </w:p>
    <w:p w14:paraId="6A936BCE" w14:textId="77777777" w:rsidR="00D86B0D" w:rsidRPr="007C5752" w:rsidRDefault="00D86B0D" w:rsidP="00575005">
      <w:pPr>
        <w:pStyle w:val="RequirementList"/>
      </w:pPr>
      <w:bookmarkStart w:id="3261" w:name="_Toc200492085"/>
      <w:commentRangeStart w:id="3262"/>
      <w:r w:rsidRPr="007C5752">
        <w:t>The coalescer arrangement and its seal construction shall be capable of withstanding compressor vibration.</w:t>
      </w:r>
      <w:bookmarkEnd w:id="3261"/>
      <w:commentRangeEnd w:id="3262"/>
      <w:r w:rsidR="00FF3E4C" w:rsidRPr="007C5752">
        <w:rPr>
          <w:rStyle w:val="CommentReference"/>
          <w:rFonts w:ascii="Segoe UI" w:hAnsi="Segoe UI"/>
        </w:rPr>
        <w:commentReference w:id="3262"/>
      </w:r>
    </w:p>
    <w:p w14:paraId="349BBB44" w14:textId="04FBF86C" w:rsidR="00D86B0D" w:rsidRPr="007C5752" w:rsidRDefault="00D86B0D" w:rsidP="00575005">
      <w:pPr>
        <w:pStyle w:val="RequirementList"/>
      </w:pPr>
      <w:bookmarkStart w:id="3263" w:name="_Toc200492086"/>
      <w:r w:rsidRPr="007C5752">
        <w:t xml:space="preserve">All coalescers shall be equipped with </w:t>
      </w:r>
      <w:r w:rsidR="00392995" w:rsidRPr="007C5752">
        <w:t xml:space="preserve">a </w:t>
      </w:r>
      <w:r w:rsidR="000D266F" w:rsidRPr="007C5752">
        <w:t>standpipe</w:t>
      </w:r>
      <w:r w:rsidRPr="007C5752">
        <w:t xml:space="preserve"> on which magnetic level indicator is positioned</w:t>
      </w:r>
      <w:r w:rsidR="00E50CBD" w:rsidRPr="007C5752">
        <w:t xml:space="preserve">.  </w:t>
      </w:r>
      <w:r w:rsidR="00DE3C21" w:rsidRPr="007C5752">
        <w:t>The l</w:t>
      </w:r>
      <w:r w:rsidRPr="007C5752">
        <w:t xml:space="preserve">evel </w:t>
      </w:r>
      <w:r w:rsidR="00DE3C21" w:rsidRPr="007C5752">
        <w:t>shall be</w:t>
      </w:r>
      <w:r w:rsidRPr="007C5752">
        <w:t xml:space="preserve"> monitored locally and </w:t>
      </w:r>
      <w:r w:rsidR="002172C7" w:rsidRPr="007C5752">
        <w:t>remotely</w:t>
      </w:r>
      <w:r w:rsidRPr="007C5752">
        <w:t>.</w:t>
      </w:r>
      <w:bookmarkEnd w:id="3263"/>
    </w:p>
    <w:p w14:paraId="556BFC17" w14:textId="3B7067F5" w:rsidR="00D86B0D" w:rsidRPr="007C5752" w:rsidRDefault="00D86B0D" w:rsidP="00575005">
      <w:pPr>
        <w:pStyle w:val="RequirementList"/>
      </w:pPr>
      <w:bookmarkStart w:id="3264" w:name="_Toc200492087"/>
      <w:r w:rsidRPr="007C5752">
        <w:t xml:space="preserve">The oil collected from the first two coalescers is to be re-injected to the suction side of the LP/HP </w:t>
      </w:r>
      <w:commentRangeStart w:id="3265"/>
      <w:r w:rsidRPr="007C5752">
        <w:t>compressors</w:t>
      </w:r>
      <w:commentRangeEnd w:id="3265"/>
      <w:r w:rsidR="002233A4" w:rsidRPr="007C5752">
        <w:rPr>
          <w:rStyle w:val="CommentReference"/>
          <w:rFonts w:ascii="Segoe UI" w:hAnsi="Segoe UI"/>
        </w:rPr>
        <w:commentReference w:id="3265"/>
      </w:r>
      <w:r w:rsidR="00E50CBD" w:rsidRPr="007C5752">
        <w:t xml:space="preserve">.  </w:t>
      </w:r>
      <w:r w:rsidRPr="007C5752">
        <w:t xml:space="preserve">The automatic flush of oil from </w:t>
      </w:r>
      <w:r w:rsidR="00530022" w:rsidRPr="007C5752">
        <w:t xml:space="preserve">the </w:t>
      </w:r>
      <w:r w:rsidRPr="007C5752">
        <w:t xml:space="preserve">coalescer to </w:t>
      </w:r>
      <w:r w:rsidR="00530022" w:rsidRPr="007C5752">
        <w:t xml:space="preserve">the </w:t>
      </w:r>
      <w:r w:rsidRPr="007C5752">
        <w:t>compressor suction shall be carried out using a motorized valve controlled by the level indicator mentioned above.</w:t>
      </w:r>
      <w:bookmarkEnd w:id="3264"/>
    </w:p>
    <w:p w14:paraId="5C58FD57" w14:textId="0E55D019" w:rsidR="00B12511" w:rsidRPr="007C5752" w:rsidRDefault="00B12511" w:rsidP="00575005">
      <w:pPr>
        <w:pStyle w:val="RequirementList"/>
      </w:pPr>
      <w:bookmarkStart w:id="3266" w:name="_Toc200492089"/>
      <w:r w:rsidRPr="007C5752">
        <w:t xml:space="preserve">The last coalescer operates as guard unit.  </w:t>
      </w:r>
      <w:commentRangeStart w:id="3267"/>
      <w:r w:rsidRPr="007C5752">
        <w:t>Any sign of oil collected therein shall lead to a shutdown of the compressor station.</w:t>
      </w:r>
      <w:bookmarkEnd w:id="3266"/>
      <w:commentRangeEnd w:id="3267"/>
      <w:r w:rsidR="002F375F" w:rsidRPr="007C5752">
        <w:rPr>
          <w:rStyle w:val="CommentReference"/>
          <w:rFonts w:ascii="Segoe UI" w:hAnsi="Segoe UI"/>
        </w:rPr>
        <w:commentReference w:id="3267"/>
      </w:r>
    </w:p>
    <w:p w14:paraId="29E62A4B" w14:textId="066FF76E" w:rsidR="00D86B0D" w:rsidRPr="007C5752" w:rsidRDefault="00D86B0D" w:rsidP="00B12511">
      <w:pPr>
        <w:pStyle w:val="RequirementList"/>
      </w:pPr>
      <w:bookmarkStart w:id="3268" w:name="_Toc200492088"/>
      <w:r w:rsidRPr="007C5752">
        <w:t>The coalescers shall reduce the oil content of the stream to less than 40 ppb.</w:t>
      </w:r>
      <w:bookmarkEnd w:id="3268"/>
    </w:p>
    <w:p w14:paraId="7DF15A35" w14:textId="77777777" w:rsidR="00D86B0D" w:rsidRPr="007C5752" w:rsidRDefault="00D86B0D" w:rsidP="000A60E7">
      <w:pPr>
        <w:pStyle w:val="Heading5numbered"/>
        <w:rPr>
          <w:rStyle w:val="Strong"/>
          <w:b w:val="0"/>
          <w:color w:val="034694"/>
          <w:lang w:val="en-GB"/>
        </w:rPr>
      </w:pPr>
      <w:bookmarkStart w:id="3269" w:name="_Toc200492090"/>
      <w:bookmarkStart w:id="3270" w:name="_Toc200492091"/>
      <w:bookmarkStart w:id="3271" w:name="_Toc202536151"/>
      <w:bookmarkEnd w:id="3269"/>
      <w:r w:rsidRPr="007C5752">
        <w:rPr>
          <w:rStyle w:val="Strong"/>
          <w:b w:val="0"/>
          <w:color w:val="034694"/>
          <w:lang w:val="en-GB"/>
        </w:rPr>
        <w:t>Charcoal adsorber</w:t>
      </w:r>
      <w:bookmarkEnd w:id="3270"/>
      <w:bookmarkEnd w:id="3271"/>
    </w:p>
    <w:p w14:paraId="2F1E90BA" w14:textId="3BDF4BB3" w:rsidR="00D86B0D" w:rsidRPr="007C5752" w:rsidRDefault="00D86B0D" w:rsidP="00575005">
      <w:pPr>
        <w:pStyle w:val="RequirementList"/>
      </w:pPr>
      <w:bookmarkStart w:id="3272" w:name="_Toc200492092"/>
      <w:r w:rsidRPr="007C5752">
        <w:lastRenderedPageBreak/>
        <w:t xml:space="preserve">The charcoal adsorber </w:t>
      </w:r>
      <w:bookmarkEnd w:id="3272"/>
      <w:r w:rsidR="002C0F6A" w:rsidRPr="007C5752">
        <w:t>shall be designed with a 20% gas velocity margin</w:t>
      </w:r>
      <w:r w:rsidR="00685C7F" w:rsidRPr="007C5752">
        <w:t>.</w:t>
      </w:r>
    </w:p>
    <w:p w14:paraId="42A2F195" w14:textId="019BD8F2" w:rsidR="00D86B0D" w:rsidRPr="007C5752" w:rsidRDefault="00725372" w:rsidP="00575005">
      <w:pPr>
        <w:pStyle w:val="RequirementList"/>
      </w:pPr>
      <w:bookmarkStart w:id="3273" w:name="_Toc200492093"/>
      <w:r w:rsidRPr="007C5752">
        <w:t xml:space="preserve">Only </w:t>
      </w:r>
      <w:r w:rsidR="00CF520C" w:rsidRPr="007C5752">
        <w:t xml:space="preserve">cleaned and dried </w:t>
      </w:r>
      <w:r w:rsidRPr="007C5752">
        <w:t>c</w:t>
      </w:r>
      <w:r w:rsidR="00D86B0D" w:rsidRPr="007C5752">
        <w:t>harcoal in the form of smooth pellets shall be used as adsorbent filling</w:t>
      </w:r>
      <w:r w:rsidR="00E50CBD" w:rsidRPr="007C5752">
        <w:t xml:space="preserve">.  </w:t>
      </w:r>
      <w:r w:rsidR="00D86B0D" w:rsidRPr="007C5752">
        <w:t>No filling consisting of irregularly broken particles shall be</w:t>
      </w:r>
      <w:r w:rsidR="00EB22E0" w:rsidRPr="007C5752">
        <w:t xml:space="preserve"> used</w:t>
      </w:r>
      <w:r w:rsidR="00D86B0D" w:rsidRPr="007C5752">
        <w:t>.</w:t>
      </w:r>
      <w:bookmarkEnd w:id="3273"/>
      <w:r w:rsidR="00BC1516" w:rsidRPr="007C5752">
        <w:t xml:space="preserve"> </w:t>
      </w:r>
      <w:bookmarkStart w:id="3274" w:name="_Toc200492096"/>
      <w:r w:rsidR="00DF58B1" w:rsidRPr="007C5752">
        <w:t xml:space="preserve"> </w:t>
      </w:r>
      <w:r w:rsidR="00BC1516" w:rsidRPr="007C5752">
        <w:t xml:space="preserve">The filling of the bed shall be regular and no preferred </w:t>
      </w:r>
      <w:r w:rsidR="00050420" w:rsidRPr="007C5752">
        <w:t>paths</w:t>
      </w:r>
      <w:r w:rsidR="00BC1516" w:rsidRPr="007C5752">
        <w:t xml:space="preserve"> for the helium may exist.</w:t>
      </w:r>
      <w:bookmarkEnd w:id="3274"/>
    </w:p>
    <w:p w14:paraId="1775D22D" w14:textId="517E507C" w:rsidR="00D86B0D" w:rsidRPr="007C5752" w:rsidRDefault="00550E38" w:rsidP="00BC1516">
      <w:pPr>
        <w:pStyle w:val="RequirementList"/>
      </w:pPr>
      <w:r w:rsidRPr="007C5752">
        <w:t xml:space="preserve">The Charcoal adsorber shall reduce the oil content of the stream to less than </w:t>
      </w:r>
      <w:r w:rsidR="00314C9B" w:rsidRPr="007C5752">
        <w:t>10 ppb.</w:t>
      </w:r>
    </w:p>
    <w:p w14:paraId="6AB39221" w14:textId="52DE6280" w:rsidR="005B2E2E" w:rsidRPr="007C5752" w:rsidRDefault="002502A4" w:rsidP="001A5B90">
      <w:pPr>
        <w:pStyle w:val="RequirementList"/>
      </w:pPr>
      <w:bookmarkStart w:id="3275" w:name="_Toc200492097"/>
      <w:r w:rsidRPr="007C5752">
        <w:t xml:space="preserve">The </w:t>
      </w:r>
      <w:r w:rsidR="00CB1438" w:rsidRPr="007C5752">
        <w:t>Contractor</w:t>
      </w:r>
      <w:r w:rsidR="00D86B0D" w:rsidRPr="007C5752">
        <w:t xml:space="preserve"> shall demonstrate (based on design and previous experiences) that </w:t>
      </w:r>
      <w:r w:rsidR="0071176F" w:rsidRPr="007C5752">
        <w:t xml:space="preserve">any </w:t>
      </w:r>
      <w:r w:rsidR="00D86B0D" w:rsidRPr="007C5752">
        <w:t>movement of the adsorbent and the carry-over of dust particles is avoided.</w:t>
      </w:r>
      <w:bookmarkStart w:id="3276" w:name="_Toc200492098"/>
      <w:bookmarkEnd w:id="3275"/>
      <w:r w:rsidR="001A5B90" w:rsidRPr="007C5752">
        <w:t xml:space="preserve"> </w:t>
      </w:r>
      <w:r w:rsidR="00DF58B1" w:rsidRPr="007C5752">
        <w:t xml:space="preserve"> </w:t>
      </w:r>
      <w:r w:rsidR="001A5B90" w:rsidRPr="007C5752">
        <w:t xml:space="preserve">E.g. </w:t>
      </w:r>
      <w:r w:rsidR="009F5B39" w:rsidRPr="007C5752">
        <w:t>t</w:t>
      </w:r>
      <w:r w:rsidR="00D86B0D" w:rsidRPr="007C5752">
        <w:t>he flow direction of the gas through the charcoal bed shall be from top to bottom.</w:t>
      </w:r>
      <w:bookmarkEnd w:id="3276"/>
    </w:p>
    <w:p w14:paraId="05F9FD65" w14:textId="237504A8" w:rsidR="00D86B0D" w:rsidRPr="007C5752" w:rsidRDefault="001B6C41" w:rsidP="00575005">
      <w:pPr>
        <w:pStyle w:val="RequirementList"/>
      </w:pPr>
      <w:bookmarkStart w:id="3277" w:name="_Toc200492099"/>
      <w:r w:rsidRPr="007C5752">
        <w:t xml:space="preserve">The </w:t>
      </w:r>
      <w:r w:rsidR="004C1BEA" w:rsidRPr="007C5752">
        <w:t>C</w:t>
      </w:r>
      <w:r w:rsidRPr="007C5752">
        <w:t>ontractor shall supply a</w:t>
      </w:r>
      <w:r w:rsidR="00D86B0D" w:rsidRPr="007C5752">
        <w:t>ny equipment necessary to fill the adsorber without degrading the adsorbent.</w:t>
      </w:r>
      <w:bookmarkEnd w:id="3277"/>
    </w:p>
    <w:p w14:paraId="627AB367" w14:textId="1AA6F3C4" w:rsidR="005B2E2E" w:rsidRPr="007C5752" w:rsidRDefault="000C69FA" w:rsidP="00575005">
      <w:pPr>
        <w:pStyle w:val="RequirementList"/>
      </w:pPr>
      <w:bookmarkStart w:id="3278" w:name="_Toc200492100"/>
      <w:r w:rsidRPr="007C5752">
        <w:t>The Contractor shall supply t</w:t>
      </w:r>
      <w:r w:rsidR="00D86B0D" w:rsidRPr="007C5752">
        <w:t xml:space="preserve">he heating unit necessary </w:t>
      </w:r>
      <w:r w:rsidR="000F7F26" w:rsidRPr="007C5752">
        <w:t>for</w:t>
      </w:r>
      <w:r w:rsidR="00D86B0D" w:rsidRPr="007C5752">
        <w:t xml:space="preserve"> drying the </w:t>
      </w:r>
      <w:r w:rsidR="00685C7F" w:rsidRPr="007C5752">
        <w:t>charcoal</w:t>
      </w:r>
      <w:r w:rsidR="00D86B0D" w:rsidRPr="007C5752">
        <w:t>.</w:t>
      </w:r>
      <w:bookmarkEnd w:id="3278"/>
    </w:p>
    <w:p w14:paraId="1E3D73CE" w14:textId="1AA6F3C4" w:rsidR="00D86B0D" w:rsidRPr="007C5752" w:rsidRDefault="00D86B0D" w:rsidP="00B050ED">
      <w:pPr>
        <w:pStyle w:val="Heading4numbered"/>
        <w:rPr>
          <w:rStyle w:val="Strong"/>
          <w:b w:val="0"/>
          <w:color w:val="034694"/>
          <w:lang w:val="en-GB"/>
        </w:rPr>
      </w:pPr>
      <w:bookmarkStart w:id="3279" w:name="_Toc200492102"/>
      <w:bookmarkStart w:id="3280" w:name="_Toc200492103"/>
      <w:bookmarkStart w:id="3281" w:name="_Toc202536152"/>
      <w:bookmarkEnd w:id="3279"/>
      <w:r w:rsidRPr="007C5752">
        <w:rPr>
          <w:rStyle w:val="Strong"/>
          <w:b w:val="0"/>
          <w:color w:val="034694"/>
          <w:lang w:val="en-GB"/>
        </w:rPr>
        <w:t>Helium dryer</w:t>
      </w:r>
      <w:bookmarkEnd w:id="3280"/>
      <w:bookmarkEnd w:id="3281"/>
    </w:p>
    <w:p w14:paraId="0CB0649B" w14:textId="77777777" w:rsidR="00D563CC" w:rsidRPr="007C5752" w:rsidRDefault="00D563CC" w:rsidP="00994455">
      <w:pPr>
        <w:pStyle w:val="RequirementList"/>
      </w:pPr>
      <w:bookmarkStart w:id="3282" w:name="_Toc200492105"/>
      <w:bookmarkStart w:id="3283" w:name="_Toc200492104"/>
      <w:r w:rsidRPr="007C5752">
        <w:t>The dryer shall remove water in the helium to less than 1 ppm.</w:t>
      </w:r>
      <w:bookmarkEnd w:id="3282"/>
    </w:p>
    <w:p w14:paraId="66105304" w14:textId="77777777" w:rsidR="00D563CC" w:rsidRPr="007C5752" w:rsidRDefault="00D563CC" w:rsidP="00D563CC">
      <w:pPr>
        <w:pStyle w:val="RequirementList"/>
      </w:pPr>
      <w:bookmarkStart w:id="3284" w:name="_Toc200492106"/>
      <w:r w:rsidRPr="007C5752">
        <w:t>The dryer shall generate a total pressure drop of less than 0.5 bar.</w:t>
      </w:r>
      <w:bookmarkEnd w:id="3284"/>
    </w:p>
    <w:p w14:paraId="03789137" w14:textId="673C91FC" w:rsidR="00C54E4B" w:rsidRPr="007C5752" w:rsidRDefault="00BC485D" w:rsidP="00D563CC">
      <w:pPr>
        <w:pStyle w:val="RequirementList"/>
      </w:pPr>
      <w:bookmarkStart w:id="3285" w:name="_Toc200492110"/>
      <w:r w:rsidRPr="007C5752">
        <w:t>The</w:t>
      </w:r>
      <w:r w:rsidR="00C54E4B" w:rsidRPr="007C5752">
        <w:t xml:space="preserve"> adsorbent material</w:t>
      </w:r>
      <w:r w:rsidRPr="007C5752">
        <w:t xml:space="preserve"> shall be </w:t>
      </w:r>
      <w:r w:rsidR="00C54E4B" w:rsidRPr="007C5752">
        <w:t>a molecular sieve of alkali alumina-silicate (Zeolite) or equivalent.</w:t>
      </w:r>
      <w:bookmarkEnd w:id="3285"/>
    </w:p>
    <w:p w14:paraId="36905F9B" w14:textId="45642DBB" w:rsidR="00D86B0D" w:rsidRPr="007C5752" w:rsidRDefault="00D86B0D" w:rsidP="00575005">
      <w:pPr>
        <w:pStyle w:val="RequirementList"/>
      </w:pPr>
      <w:r w:rsidRPr="007C5752">
        <w:t xml:space="preserve">The helium dryer </w:t>
      </w:r>
      <w:r w:rsidR="00725372" w:rsidRPr="007C5752">
        <w:t xml:space="preserve">shall </w:t>
      </w:r>
      <w:r w:rsidRPr="007C5752">
        <w:t xml:space="preserve">be </w:t>
      </w:r>
      <w:r w:rsidR="00BE0AAF" w:rsidRPr="007C5752">
        <w:t>dimensioned</w:t>
      </w:r>
      <w:r w:rsidRPr="007C5752">
        <w:t xml:space="preserve"> for the full helium mass flow (HP total mass flow) contaminated </w:t>
      </w:r>
      <w:r w:rsidR="00E855CD" w:rsidRPr="007C5752">
        <w:t xml:space="preserve">with </w:t>
      </w:r>
      <w:r w:rsidRPr="007C5752">
        <w:t>up to 50 ppm by volume of water for a duration of 12 hours before regeneration.</w:t>
      </w:r>
      <w:bookmarkEnd w:id="3283"/>
    </w:p>
    <w:p w14:paraId="2A5552BA" w14:textId="77777777" w:rsidR="00A75A56" w:rsidRPr="007C5752" w:rsidRDefault="00A75A56" w:rsidP="00A75A56">
      <w:pPr>
        <w:pStyle w:val="RequirementList"/>
      </w:pPr>
      <w:r w:rsidRPr="007C5752">
        <w:t>The regeneration shall be performed by circulation of warm and dry nitrogen gas.</w:t>
      </w:r>
    </w:p>
    <w:p w14:paraId="1EBFCB33" w14:textId="20E08141" w:rsidR="00D86B0D" w:rsidRPr="007C5752" w:rsidRDefault="00D86B0D" w:rsidP="00575005">
      <w:pPr>
        <w:pStyle w:val="RequirementList"/>
      </w:pPr>
      <w:bookmarkStart w:id="3286" w:name="_Toc200492107"/>
      <w:r w:rsidRPr="007C5752">
        <w:t>The regeneration time shall not exceed 12 hours.</w:t>
      </w:r>
      <w:bookmarkEnd w:id="3286"/>
    </w:p>
    <w:p w14:paraId="3EE31402" w14:textId="7A8C73BA" w:rsidR="00D86B0D" w:rsidRPr="007C5752" w:rsidRDefault="00D86B0D" w:rsidP="002C3607">
      <w:pPr>
        <w:pStyle w:val="RequirementList"/>
      </w:pPr>
      <w:bookmarkStart w:id="3287" w:name="_Toc200492108"/>
      <w:r w:rsidRPr="007C5752">
        <w:t>The helium dryer unit shall include inlet and outlet valves and a by-pass circuit</w:t>
      </w:r>
      <w:r w:rsidR="00E50CBD" w:rsidRPr="007C5752">
        <w:t>.</w:t>
      </w:r>
      <w:bookmarkEnd w:id="3287"/>
    </w:p>
    <w:p w14:paraId="7849E072" w14:textId="77777777" w:rsidR="00D86B0D" w:rsidRPr="007C5752" w:rsidRDefault="00D86B0D" w:rsidP="00B924B3">
      <w:pPr>
        <w:pStyle w:val="Heading4numbered"/>
        <w:rPr>
          <w:rStyle w:val="Strong"/>
          <w:b w:val="0"/>
          <w:color w:val="034694"/>
          <w:lang w:val="en-GB"/>
        </w:rPr>
      </w:pPr>
      <w:bookmarkStart w:id="3288" w:name="_Toc200492111"/>
      <w:bookmarkStart w:id="3289" w:name="_Toc200492118"/>
      <w:bookmarkStart w:id="3290" w:name="_Toc202536154"/>
      <w:bookmarkEnd w:id="3288"/>
      <w:r w:rsidRPr="007C5752">
        <w:rPr>
          <w:rStyle w:val="Strong"/>
          <w:b w:val="0"/>
          <w:color w:val="034694"/>
          <w:lang w:val="en-GB"/>
        </w:rPr>
        <w:t>Gas Filters</w:t>
      </w:r>
      <w:bookmarkEnd w:id="3289"/>
      <w:bookmarkEnd w:id="3290"/>
    </w:p>
    <w:p w14:paraId="4534680E" w14:textId="77777777" w:rsidR="00D86B0D" w:rsidRPr="007C5752" w:rsidRDefault="00D86B0D" w:rsidP="00575005">
      <w:pPr>
        <w:pStyle w:val="RequirementList"/>
      </w:pPr>
      <w:bookmarkStart w:id="3291" w:name="_Toc200492119"/>
      <w:r w:rsidRPr="007C5752">
        <w:t xml:space="preserve">The </w:t>
      </w:r>
      <w:r w:rsidR="00CB1438" w:rsidRPr="007C5752">
        <w:t>Contractor</w:t>
      </w:r>
      <w:r w:rsidRPr="007C5752">
        <w:t xml:space="preserve"> shall install at least the following gas filters:</w:t>
      </w:r>
      <w:bookmarkEnd w:id="3291"/>
    </w:p>
    <w:p w14:paraId="0688B7A2" w14:textId="6D61C80B" w:rsidR="00D86B0D" w:rsidRPr="007C5752" w:rsidRDefault="00D86B0D">
      <w:pPr>
        <w:pStyle w:val="RequirementList"/>
        <w:numPr>
          <w:ilvl w:val="0"/>
          <w:numId w:val="20"/>
        </w:numPr>
      </w:pPr>
      <w:r w:rsidRPr="007C5752">
        <w:t>At the suction side of each compressor a wire mesh filter of 100 µm of retention ability.</w:t>
      </w:r>
    </w:p>
    <w:p w14:paraId="45F96D76" w14:textId="77777777" w:rsidR="00D86B0D" w:rsidRPr="007C5752" w:rsidRDefault="00D86B0D">
      <w:pPr>
        <w:pStyle w:val="RequirementList"/>
        <w:numPr>
          <w:ilvl w:val="0"/>
          <w:numId w:val="20"/>
        </w:numPr>
      </w:pPr>
      <w:r w:rsidRPr="007C5752">
        <w:t>Downstream of the charcoal adsorber, an adapted wire mesh filter to stop particles of charcoal adsorbent shall be installed.</w:t>
      </w:r>
    </w:p>
    <w:p w14:paraId="29047148" w14:textId="65FF1C73" w:rsidR="002D1A8F" w:rsidRPr="007C5752" w:rsidRDefault="002D1A8F" w:rsidP="002D1A8F">
      <w:pPr>
        <w:pStyle w:val="RequirementList"/>
        <w:numPr>
          <w:ilvl w:val="0"/>
          <w:numId w:val="20"/>
        </w:numPr>
      </w:pPr>
      <w:bookmarkStart w:id="3292" w:name="_Toc200492109"/>
      <w:r w:rsidRPr="007C5752">
        <w:t>At the dryer outlet, a wire mesh filter of 30 µm shall be installed to trap particles of dryer adsorbent.</w:t>
      </w:r>
      <w:bookmarkEnd w:id="3292"/>
    </w:p>
    <w:p w14:paraId="0CE916C5" w14:textId="6E50E551" w:rsidR="00142342" w:rsidRPr="007C5752" w:rsidRDefault="00D86B0D" w:rsidP="00AC3509">
      <w:pPr>
        <w:pStyle w:val="RequirementList"/>
      </w:pPr>
      <w:r w:rsidRPr="007C5752">
        <w:t xml:space="preserve">Each gas filter shall be equipped </w:t>
      </w:r>
      <w:r w:rsidR="00104EA7" w:rsidRPr="007C5752">
        <w:t>with</w:t>
      </w:r>
      <w:r w:rsidRPr="007C5752">
        <w:t xml:space="preserve"> manual shut-off valves </w:t>
      </w:r>
      <w:r w:rsidR="0074763F" w:rsidRPr="007C5752">
        <w:t xml:space="preserve">on both sides of it </w:t>
      </w:r>
      <w:r w:rsidRPr="007C5752">
        <w:t>to minimize contact with air.</w:t>
      </w:r>
    </w:p>
    <w:p w14:paraId="651B414E" w14:textId="062DB082" w:rsidR="00D86B0D" w:rsidRPr="007C5752" w:rsidRDefault="00D86B0D" w:rsidP="00B924B3">
      <w:pPr>
        <w:pStyle w:val="Heading4numbered"/>
        <w:rPr>
          <w:rStyle w:val="Strong"/>
          <w:b w:val="0"/>
          <w:color w:val="034694"/>
          <w:lang w:val="en-GB"/>
        </w:rPr>
      </w:pPr>
      <w:bookmarkStart w:id="3293" w:name="_Toc200492120"/>
      <w:bookmarkStart w:id="3294" w:name="_Toc202536155"/>
      <w:r w:rsidRPr="007C5752">
        <w:rPr>
          <w:rStyle w:val="Strong"/>
          <w:b w:val="0"/>
          <w:color w:val="034694"/>
          <w:lang w:val="en-GB"/>
        </w:rPr>
        <w:t>Measuring points</w:t>
      </w:r>
      <w:bookmarkEnd w:id="3293"/>
      <w:bookmarkEnd w:id="3294"/>
    </w:p>
    <w:p w14:paraId="1BB98E89" w14:textId="1B68B777" w:rsidR="00D86B0D" w:rsidRPr="007C5752" w:rsidRDefault="00D86B0D" w:rsidP="00575005">
      <w:pPr>
        <w:pStyle w:val="RequirementList"/>
      </w:pPr>
      <w:bookmarkStart w:id="3295" w:name="_Toc200492122"/>
      <w:r w:rsidRPr="007C5752">
        <w:t xml:space="preserve">At least the measuring points defined </w:t>
      </w:r>
      <w:r w:rsidR="003671B6" w:rsidRPr="007C5752">
        <w:t>in</w:t>
      </w:r>
      <w:r w:rsidRPr="007C5752">
        <w:t xml:space="preserve"> </w:t>
      </w:r>
      <w:r w:rsidR="001E231C" w:rsidRPr="007C5752">
        <w:fldChar w:fldCharType="begin"/>
      </w:r>
      <w:r w:rsidR="001E231C" w:rsidRPr="007C5752">
        <w:instrText xml:space="preserve"> REF _Ref192500058 \h </w:instrText>
      </w:r>
      <w:r w:rsidR="00FB79A6" w:rsidRPr="007C5752">
        <w:instrText xml:space="preserve"> \* MERGEFORMAT </w:instrText>
      </w:r>
      <w:r w:rsidR="001E231C" w:rsidRPr="007C5752">
        <w:fldChar w:fldCharType="separate"/>
      </w:r>
      <w:r w:rsidR="00A63B38" w:rsidRPr="007C5752">
        <w:t xml:space="preserve">Table </w:t>
      </w:r>
      <w:r w:rsidR="00A63B38">
        <w:t>8</w:t>
      </w:r>
      <w:r w:rsidR="001E231C" w:rsidRPr="007C5752">
        <w:fldChar w:fldCharType="end"/>
      </w:r>
      <w:r w:rsidR="001E231C" w:rsidRPr="007C5752">
        <w:t xml:space="preserve"> </w:t>
      </w:r>
      <w:r w:rsidRPr="007C5752">
        <w:t xml:space="preserve">shall </w:t>
      </w:r>
      <w:r w:rsidR="006958BB" w:rsidRPr="007C5752">
        <w:t xml:space="preserve">implemented and </w:t>
      </w:r>
      <w:r w:rsidRPr="007C5752">
        <w:t xml:space="preserve">be </w:t>
      </w:r>
      <w:r w:rsidR="006958BB" w:rsidRPr="007C5752">
        <w:t xml:space="preserve">remotely </w:t>
      </w:r>
      <w:r w:rsidR="00A832BC" w:rsidRPr="007C5752">
        <w:t xml:space="preserve">read out </w:t>
      </w:r>
      <w:r w:rsidRPr="007C5752">
        <w:t xml:space="preserve">by the </w:t>
      </w:r>
      <w:r w:rsidR="00D97476" w:rsidRPr="007C5752">
        <w:t>QPLANT:CIS</w:t>
      </w:r>
      <w:bookmarkEnd w:id="3295"/>
      <w:r w:rsidR="00F071E8" w:rsidRPr="007C5752">
        <w:t>.</w:t>
      </w:r>
    </w:p>
    <w:p w14:paraId="389DD298" w14:textId="3FC8F55D" w:rsidR="00D86B0D" w:rsidRPr="007C5752" w:rsidRDefault="00D86B0D" w:rsidP="0053252D">
      <w:pPr>
        <w:pStyle w:val="Caption"/>
      </w:pPr>
      <w:bookmarkStart w:id="3296" w:name="_Ref192500058"/>
      <w:bookmarkStart w:id="3297" w:name="_Toc201310417"/>
      <w:bookmarkStart w:id="3298" w:name="_Toc212194965"/>
      <w:r w:rsidRPr="007C5752">
        <w:t xml:space="preserve">Table </w:t>
      </w:r>
      <w:r w:rsidRPr="007C5752">
        <w:fldChar w:fldCharType="begin"/>
      </w:r>
      <w:r w:rsidRPr="007C5752">
        <w:instrText xml:space="preserve"> SEQ Table \* ARABIC </w:instrText>
      </w:r>
      <w:r w:rsidRPr="007C5752">
        <w:fldChar w:fldCharType="separate"/>
      </w:r>
      <w:r w:rsidR="00A63B38">
        <w:rPr>
          <w:noProof/>
        </w:rPr>
        <w:t>8</w:t>
      </w:r>
      <w:r w:rsidRPr="007C5752">
        <w:fldChar w:fldCharType="end"/>
      </w:r>
      <w:bookmarkEnd w:id="3296"/>
      <w:r w:rsidRPr="007C5752">
        <w:t> </w:t>
      </w:r>
      <w:r w:rsidR="009514A3" w:rsidRPr="007C5752">
        <w:t>M</w:t>
      </w:r>
      <w:r w:rsidRPr="007C5752">
        <w:t xml:space="preserve">easuring </w:t>
      </w:r>
      <w:r w:rsidR="009514A3" w:rsidRPr="007C5752">
        <w:t>P</w:t>
      </w:r>
      <w:r w:rsidRPr="007C5752">
        <w:t>oints for WCS</w:t>
      </w:r>
      <w:bookmarkEnd w:id="3297"/>
      <w:bookmarkEnd w:id="3298"/>
    </w:p>
    <w:tbl>
      <w:tblPr>
        <w:tblStyle w:val="TableGrid"/>
        <w:tblW w:w="0" w:type="auto"/>
        <w:jc w:val="center"/>
        <w:tblLook w:val="04A0" w:firstRow="1" w:lastRow="0" w:firstColumn="1" w:lastColumn="0" w:noHBand="0" w:noVBand="1"/>
      </w:tblPr>
      <w:tblGrid>
        <w:gridCol w:w="3357"/>
        <w:gridCol w:w="4556"/>
      </w:tblGrid>
      <w:tr w:rsidR="008A7755" w:rsidRPr="007C5752" w14:paraId="63062D7B" w14:textId="77777777" w:rsidTr="0053252D">
        <w:trPr>
          <w:jc w:val="center"/>
        </w:trPr>
        <w:tc>
          <w:tcPr>
            <w:tcW w:w="0" w:type="auto"/>
            <w:shd w:val="clear" w:color="auto" w:fill="EBD9ED" w:themeFill="accent2" w:themeFillTint="33"/>
            <w:hideMark/>
          </w:tcPr>
          <w:p w14:paraId="19A4ED3C" w14:textId="77777777" w:rsidR="008A7755" w:rsidRPr="007C5752" w:rsidRDefault="008A7755" w:rsidP="008A7755">
            <w:pPr>
              <w:pStyle w:val="AASemiBold"/>
              <w:jc w:val="center"/>
              <w:rPr>
                <w:rFonts w:ascii="Aptos" w:hAnsi="Aptos"/>
                <w:b/>
                <w:bCs/>
                <w:sz w:val="18"/>
                <w:szCs w:val="18"/>
              </w:rPr>
            </w:pPr>
            <w:r w:rsidRPr="007C5752">
              <w:rPr>
                <w:rFonts w:ascii="Aptos" w:hAnsi="Aptos"/>
                <w:b/>
                <w:bCs/>
                <w:sz w:val="18"/>
                <w:szCs w:val="18"/>
              </w:rPr>
              <w:t>Parameter</w:t>
            </w:r>
          </w:p>
        </w:tc>
        <w:tc>
          <w:tcPr>
            <w:tcW w:w="0" w:type="auto"/>
            <w:shd w:val="clear" w:color="auto" w:fill="EBD9ED" w:themeFill="accent2" w:themeFillTint="33"/>
            <w:hideMark/>
          </w:tcPr>
          <w:p w14:paraId="672DCC5E" w14:textId="77777777" w:rsidR="008A7755" w:rsidRPr="007C5752" w:rsidRDefault="008A7755" w:rsidP="008A7755">
            <w:pPr>
              <w:pStyle w:val="AASemiBold"/>
              <w:jc w:val="center"/>
              <w:rPr>
                <w:rFonts w:ascii="Aptos" w:hAnsi="Aptos"/>
                <w:b/>
                <w:bCs/>
                <w:sz w:val="18"/>
                <w:szCs w:val="18"/>
              </w:rPr>
            </w:pPr>
            <w:r w:rsidRPr="007C5752">
              <w:rPr>
                <w:rFonts w:ascii="Aptos" w:hAnsi="Aptos"/>
                <w:b/>
                <w:bCs/>
                <w:sz w:val="18"/>
                <w:szCs w:val="18"/>
              </w:rPr>
              <w:t>Measurement Location(s)</w:t>
            </w:r>
          </w:p>
        </w:tc>
      </w:tr>
      <w:tr w:rsidR="008A7755" w:rsidRPr="007C5752" w14:paraId="7E702A2D" w14:textId="77777777" w:rsidTr="0053252D">
        <w:trPr>
          <w:jc w:val="center"/>
        </w:trPr>
        <w:tc>
          <w:tcPr>
            <w:tcW w:w="0" w:type="auto"/>
            <w:vAlign w:val="center"/>
            <w:hideMark/>
          </w:tcPr>
          <w:p w14:paraId="7F0BA0C5" w14:textId="77777777" w:rsidR="008A7755" w:rsidRPr="007C5752" w:rsidRDefault="008A7755" w:rsidP="000D36A6">
            <w:pPr>
              <w:pStyle w:val="AASemiBold"/>
              <w:rPr>
                <w:rFonts w:ascii="Aptos" w:hAnsi="Aptos"/>
                <w:szCs w:val="20"/>
              </w:rPr>
            </w:pPr>
            <w:r w:rsidRPr="007C5752">
              <w:rPr>
                <w:rFonts w:ascii="Aptos" w:hAnsi="Aptos"/>
                <w:szCs w:val="20"/>
              </w:rPr>
              <w:t>Helium Mass Flow Rate</w:t>
            </w:r>
          </w:p>
        </w:tc>
        <w:tc>
          <w:tcPr>
            <w:tcW w:w="0" w:type="auto"/>
            <w:vAlign w:val="center"/>
            <w:hideMark/>
          </w:tcPr>
          <w:p w14:paraId="1145A618" w14:textId="0FE3F347" w:rsidR="00070F7A" w:rsidRPr="007C5752" w:rsidRDefault="00070F7A" w:rsidP="00070F7A">
            <w:pPr>
              <w:spacing w:before="0"/>
              <w:rPr>
                <w:rFonts w:ascii="Aptos" w:eastAsia="Times New Roman" w:hAnsi="Aptos"/>
                <w:szCs w:val="20"/>
              </w:rPr>
            </w:pPr>
            <w:r w:rsidRPr="007C5752">
              <w:rPr>
                <w:rFonts w:ascii="Aptos" w:eastAsia="Times New Roman" w:hAnsi="Aptos"/>
                <w:szCs w:val="20"/>
              </w:rPr>
              <w:t xml:space="preserve">-WCS.VLP </w:t>
            </w:r>
          </w:p>
          <w:p w14:paraId="79AEBC50" w14:textId="070DFF1C" w:rsidR="00070F7A" w:rsidRPr="007C5752" w:rsidRDefault="00070F7A" w:rsidP="00070F7A">
            <w:pPr>
              <w:spacing w:before="0"/>
              <w:rPr>
                <w:rFonts w:ascii="Aptos" w:eastAsia="Times New Roman" w:hAnsi="Aptos"/>
                <w:szCs w:val="20"/>
              </w:rPr>
            </w:pPr>
            <w:r w:rsidRPr="007C5752">
              <w:rPr>
                <w:rFonts w:ascii="Aptos" w:eastAsia="Times New Roman" w:hAnsi="Aptos"/>
                <w:szCs w:val="20"/>
              </w:rPr>
              <w:t>-WCS.LP</w:t>
            </w:r>
          </w:p>
          <w:p w14:paraId="7C23A4A4" w14:textId="3CC363DF" w:rsidR="008A7755" w:rsidRPr="007C5752" w:rsidRDefault="00070F7A" w:rsidP="00070F7A">
            <w:pPr>
              <w:spacing w:before="0"/>
              <w:rPr>
                <w:rFonts w:ascii="Aptos" w:eastAsia="Times New Roman" w:hAnsi="Aptos"/>
                <w:szCs w:val="20"/>
              </w:rPr>
            </w:pPr>
            <w:r w:rsidRPr="007C5752">
              <w:rPr>
                <w:rFonts w:ascii="Aptos" w:eastAsia="Times New Roman" w:hAnsi="Aptos"/>
                <w:szCs w:val="20"/>
              </w:rPr>
              <w:t>-WCS.HP</w:t>
            </w:r>
          </w:p>
        </w:tc>
      </w:tr>
      <w:tr w:rsidR="008A7755" w:rsidRPr="007C5752" w14:paraId="6F1D92C1" w14:textId="77777777" w:rsidTr="0053252D">
        <w:trPr>
          <w:jc w:val="center"/>
        </w:trPr>
        <w:tc>
          <w:tcPr>
            <w:tcW w:w="0" w:type="auto"/>
            <w:vAlign w:val="center"/>
            <w:hideMark/>
          </w:tcPr>
          <w:p w14:paraId="300EF144" w14:textId="36CDF12D" w:rsidR="008A7755" w:rsidRPr="007C5752" w:rsidRDefault="008B6685" w:rsidP="000D36A6">
            <w:pPr>
              <w:pStyle w:val="AASemiBold"/>
              <w:rPr>
                <w:rFonts w:ascii="Aptos" w:hAnsi="Aptos"/>
                <w:szCs w:val="20"/>
              </w:rPr>
            </w:pPr>
            <w:r w:rsidRPr="007C5752">
              <w:rPr>
                <w:rFonts w:ascii="Aptos" w:hAnsi="Aptos"/>
                <w:szCs w:val="20"/>
              </w:rPr>
              <w:t xml:space="preserve">Helium </w:t>
            </w:r>
            <w:r w:rsidR="008A7755" w:rsidRPr="007C5752">
              <w:rPr>
                <w:rFonts w:ascii="Aptos" w:hAnsi="Aptos"/>
                <w:szCs w:val="20"/>
              </w:rPr>
              <w:t>Temperatures</w:t>
            </w:r>
          </w:p>
        </w:tc>
        <w:tc>
          <w:tcPr>
            <w:tcW w:w="0" w:type="auto"/>
            <w:vAlign w:val="center"/>
            <w:hideMark/>
          </w:tcPr>
          <w:p w14:paraId="0825E88F" w14:textId="77777777" w:rsidR="00070F7A" w:rsidRPr="007C5752" w:rsidRDefault="00070F7A" w:rsidP="00070F7A">
            <w:pPr>
              <w:spacing w:before="0"/>
              <w:rPr>
                <w:rFonts w:ascii="Aptos" w:eastAsia="Times New Roman" w:hAnsi="Aptos"/>
                <w:szCs w:val="20"/>
              </w:rPr>
            </w:pPr>
            <w:r w:rsidRPr="007C5752">
              <w:rPr>
                <w:rFonts w:ascii="Aptos" w:eastAsia="Times New Roman" w:hAnsi="Aptos"/>
                <w:szCs w:val="20"/>
              </w:rPr>
              <w:t xml:space="preserve">-WCS.VLP </w:t>
            </w:r>
          </w:p>
          <w:p w14:paraId="3157745E" w14:textId="77777777" w:rsidR="00070F7A" w:rsidRPr="007C5752" w:rsidRDefault="00070F7A" w:rsidP="00070F7A">
            <w:pPr>
              <w:spacing w:before="0"/>
              <w:rPr>
                <w:rFonts w:ascii="Aptos" w:eastAsia="Times New Roman" w:hAnsi="Aptos"/>
                <w:szCs w:val="20"/>
              </w:rPr>
            </w:pPr>
            <w:r w:rsidRPr="007C5752">
              <w:rPr>
                <w:rFonts w:ascii="Aptos" w:eastAsia="Times New Roman" w:hAnsi="Aptos"/>
                <w:szCs w:val="20"/>
              </w:rPr>
              <w:t>-WCS.LP</w:t>
            </w:r>
          </w:p>
          <w:p w14:paraId="484A8D5A" w14:textId="25F4D606" w:rsidR="008A7755" w:rsidRPr="007C5752" w:rsidRDefault="00070F7A" w:rsidP="00070F7A">
            <w:pPr>
              <w:spacing w:before="0"/>
              <w:rPr>
                <w:rFonts w:ascii="Aptos" w:eastAsia="Times New Roman" w:hAnsi="Aptos"/>
                <w:szCs w:val="20"/>
              </w:rPr>
            </w:pPr>
            <w:r w:rsidRPr="007C5752">
              <w:rPr>
                <w:rFonts w:ascii="Aptos" w:eastAsia="Times New Roman" w:hAnsi="Aptos"/>
                <w:szCs w:val="20"/>
              </w:rPr>
              <w:t>-WCS.HP</w:t>
            </w:r>
          </w:p>
        </w:tc>
      </w:tr>
      <w:tr w:rsidR="00C9568A" w:rsidRPr="007C5752" w14:paraId="0D2E2EF1" w14:textId="77777777" w:rsidTr="0053252D">
        <w:trPr>
          <w:jc w:val="center"/>
        </w:trPr>
        <w:tc>
          <w:tcPr>
            <w:tcW w:w="0" w:type="auto"/>
            <w:vAlign w:val="center"/>
          </w:tcPr>
          <w:p w14:paraId="24C7B048" w14:textId="637E7A1C" w:rsidR="00C9568A" w:rsidRPr="007C5752" w:rsidRDefault="00C9568A" w:rsidP="00C9568A">
            <w:pPr>
              <w:pStyle w:val="AASemiBold"/>
              <w:rPr>
                <w:rFonts w:ascii="Aptos" w:hAnsi="Aptos"/>
                <w:szCs w:val="20"/>
              </w:rPr>
            </w:pPr>
            <w:r w:rsidRPr="007C5752">
              <w:rPr>
                <w:rFonts w:ascii="Aptos" w:hAnsi="Aptos"/>
                <w:szCs w:val="20"/>
              </w:rPr>
              <w:t>Helium Mass flow rate</w:t>
            </w:r>
          </w:p>
        </w:tc>
        <w:tc>
          <w:tcPr>
            <w:tcW w:w="0" w:type="auto"/>
            <w:vAlign w:val="center"/>
          </w:tcPr>
          <w:p w14:paraId="446E56D6"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xml:space="preserve">-WCS.VLP </w:t>
            </w:r>
          </w:p>
          <w:p w14:paraId="58061EA4"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-WCS.LP</w:t>
            </w:r>
          </w:p>
          <w:p w14:paraId="1BC26F22" w14:textId="7DD25DAE"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-WCS.HP</w:t>
            </w:r>
          </w:p>
        </w:tc>
      </w:tr>
      <w:tr w:rsidR="00C9568A" w:rsidRPr="007C5752" w14:paraId="61A369DD" w14:textId="77777777" w:rsidTr="0053252D">
        <w:trPr>
          <w:jc w:val="center"/>
        </w:trPr>
        <w:tc>
          <w:tcPr>
            <w:tcW w:w="0" w:type="auto"/>
            <w:vAlign w:val="center"/>
            <w:hideMark/>
          </w:tcPr>
          <w:p w14:paraId="5C93E6E1" w14:textId="4261CF8C" w:rsidR="00C9568A" w:rsidRPr="007C5752" w:rsidRDefault="00C9568A" w:rsidP="00C9568A">
            <w:pPr>
              <w:pStyle w:val="AASemiBold"/>
              <w:rPr>
                <w:rFonts w:ascii="Aptos" w:hAnsi="Aptos"/>
                <w:szCs w:val="20"/>
              </w:rPr>
            </w:pPr>
            <w:r w:rsidRPr="007C5752">
              <w:rPr>
                <w:rFonts w:ascii="Aptos" w:hAnsi="Aptos"/>
                <w:szCs w:val="20"/>
              </w:rPr>
              <w:t>Helium Pressure</w:t>
            </w:r>
          </w:p>
        </w:tc>
        <w:tc>
          <w:tcPr>
            <w:tcW w:w="0" w:type="auto"/>
            <w:vAlign w:val="center"/>
            <w:hideMark/>
          </w:tcPr>
          <w:p w14:paraId="2398B032"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Suction of each compressor (including VLP)</w:t>
            </w:r>
            <w:r w:rsidRPr="007C5752">
              <w:rPr>
                <w:rFonts w:ascii="Aptos" w:eastAsia="Times New Roman" w:hAnsi="Aptos"/>
                <w:szCs w:val="20"/>
              </w:rPr>
              <w:br/>
              <w:t>- After each oil-retention vessel</w:t>
            </w:r>
            <w:r w:rsidRPr="007C5752">
              <w:rPr>
                <w:rFonts w:ascii="Aptos" w:eastAsia="Times New Roman" w:hAnsi="Aptos"/>
                <w:szCs w:val="20"/>
              </w:rPr>
              <w:br/>
              <w:t>- After the charcoal adsorber and the dryer</w:t>
            </w:r>
          </w:p>
          <w:p w14:paraId="310D2DD1" w14:textId="47336778"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xml:space="preserve">- Each warm storage vessel </w:t>
            </w:r>
          </w:p>
        </w:tc>
      </w:tr>
      <w:tr w:rsidR="00C9568A" w:rsidRPr="007C5752" w14:paraId="7B9F7AA2" w14:textId="77777777" w:rsidTr="0053252D">
        <w:trPr>
          <w:jc w:val="center"/>
        </w:trPr>
        <w:tc>
          <w:tcPr>
            <w:tcW w:w="0" w:type="auto"/>
            <w:vAlign w:val="center"/>
            <w:hideMark/>
          </w:tcPr>
          <w:p w14:paraId="5521334D" w14:textId="3D6418DC" w:rsidR="00C9568A" w:rsidRPr="007C5752" w:rsidRDefault="00C9568A" w:rsidP="00C9568A">
            <w:pPr>
              <w:pStyle w:val="AASemiBold"/>
              <w:rPr>
                <w:rFonts w:ascii="Aptos" w:hAnsi="Aptos"/>
                <w:szCs w:val="20"/>
              </w:rPr>
            </w:pPr>
            <w:r w:rsidRPr="007C5752">
              <w:rPr>
                <w:rFonts w:ascii="Aptos" w:hAnsi="Aptos"/>
                <w:szCs w:val="20"/>
              </w:rPr>
              <w:lastRenderedPageBreak/>
              <w:t>Differential Pressure</w:t>
            </w:r>
          </w:p>
        </w:tc>
        <w:tc>
          <w:tcPr>
            <w:tcW w:w="0" w:type="auto"/>
            <w:vAlign w:val="center"/>
            <w:hideMark/>
          </w:tcPr>
          <w:p w14:paraId="75BA0003"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Across each oil filter</w:t>
            </w:r>
            <w:r w:rsidRPr="007C5752">
              <w:rPr>
                <w:rFonts w:ascii="Aptos" w:eastAsia="Times New Roman" w:hAnsi="Aptos"/>
                <w:szCs w:val="20"/>
              </w:rPr>
              <w:br/>
              <w:t>- Across the charcoal adsorber and the dryer</w:t>
            </w:r>
          </w:p>
        </w:tc>
      </w:tr>
      <w:tr w:rsidR="00C9568A" w:rsidRPr="007C5752" w14:paraId="0EAE11B3" w14:textId="77777777" w:rsidTr="0053252D">
        <w:trPr>
          <w:jc w:val="center"/>
        </w:trPr>
        <w:tc>
          <w:tcPr>
            <w:tcW w:w="0" w:type="auto"/>
            <w:vAlign w:val="center"/>
            <w:hideMark/>
          </w:tcPr>
          <w:p w14:paraId="30308952" w14:textId="77777777" w:rsidR="00C9568A" w:rsidRPr="007C5752" w:rsidRDefault="00C9568A" w:rsidP="00C9568A">
            <w:pPr>
              <w:pStyle w:val="AASemiBold"/>
              <w:rPr>
                <w:rFonts w:ascii="Aptos" w:hAnsi="Aptos"/>
                <w:szCs w:val="20"/>
              </w:rPr>
            </w:pPr>
            <w:r w:rsidRPr="007C5752">
              <w:rPr>
                <w:rFonts w:ascii="Aptos" w:hAnsi="Aptos"/>
                <w:szCs w:val="20"/>
              </w:rPr>
              <w:t>Moisture</w:t>
            </w:r>
          </w:p>
        </w:tc>
        <w:tc>
          <w:tcPr>
            <w:tcW w:w="0" w:type="auto"/>
            <w:vAlign w:val="center"/>
            <w:hideMark/>
          </w:tcPr>
          <w:p w14:paraId="5110DAFE"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After the charcoal adsorber</w:t>
            </w:r>
            <w:r w:rsidRPr="007C5752">
              <w:rPr>
                <w:rFonts w:ascii="Aptos" w:eastAsia="Times New Roman" w:hAnsi="Aptos"/>
                <w:szCs w:val="20"/>
              </w:rPr>
              <w:br/>
              <w:t>- Upstream and downstream of the dryer</w:t>
            </w:r>
            <w:r w:rsidRPr="007C5752">
              <w:rPr>
                <w:rFonts w:ascii="Aptos" w:eastAsia="Times New Roman" w:hAnsi="Aptos"/>
                <w:szCs w:val="20"/>
              </w:rPr>
              <w:br/>
              <w:t>- At 2/3 height of the dryer bed</w:t>
            </w:r>
          </w:p>
        </w:tc>
      </w:tr>
      <w:tr w:rsidR="00C9568A" w:rsidRPr="007C5752" w14:paraId="6301E3FB" w14:textId="77777777" w:rsidTr="0053252D">
        <w:trPr>
          <w:jc w:val="center"/>
        </w:trPr>
        <w:tc>
          <w:tcPr>
            <w:tcW w:w="0" w:type="auto"/>
            <w:vAlign w:val="center"/>
            <w:hideMark/>
          </w:tcPr>
          <w:p w14:paraId="46E9C82F" w14:textId="77777777" w:rsidR="00C9568A" w:rsidRPr="007C5752" w:rsidRDefault="00C9568A" w:rsidP="00C9568A">
            <w:pPr>
              <w:pStyle w:val="AASemiBold"/>
              <w:rPr>
                <w:rFonts w:ascii="Aptos" w:hAnsi="Aptos"/>
                <w:szCs w:val="20"/>
              </w:rPr>
            </w:pPr>
            <w:r w:rsidRPr="007C5752">
              <w:rPr>
                <w:rFonts w:ascii="Aptos" w:hAnsi="Aptos"/>
                <w:szCs w:val="20"/>
              </w:rPr>
              <w:t>Nitrogen Content (for Air Detection)</w:t>
            </w:r>
          </w:p>
        </w:tc>
        <w:tc>
          <w:tcPr>
            <w:tcW w:w="0" w:type="auto"/>
            <w:vAlign w:val="center"/>
            <w:hideMark/>
          </w:tcPr>
          <w:p w14:paraId="11B189D8"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After the charcoal adsorber</w:t>
            </w:r>
            <w:r w:rsidRPr="007C5752">
              <w:rPr>
                <w:rFonts w:ascii="Aptos" w:eastAsia="Times New Roman" w:hAnsi="Aptos"/>
                <w:szCs w:val="20"/>
              </w:rPr>
              <w:br/>
              <w:t>- After the dryer</w:t>
            </w:r>
          </w:p>
        </w:tc>
      </w:tr>
      <w:tr w:rsidR="00C9568A" w:rsidRPr="007C5752" w14:paraId="7478019B" w14:textId="77777777" w:rsidTr="0053252D">
        <w:trPr>
          <w:jc w:val="center"/>
        </w:trPr>
        <w:tc>
          <w:tcPr>
            <w:tcW w:w="0" w:type="auto"/>
            <w:vAlign w:val="center"/>
            <w:hideMark/>
          </w:tcPr>
          <w:p w14:paraId="5A93FD15" w14:textId="77777777" w:rsidR="00C9568A" w:rsidRPr="007C5752" w:rsidRDefault="00C9568A" w:rsidP="00C9568A">
            <w:pPr>
              <w:pStyle w:val="AASemiBold"/>
              <w:rPr>
                <w:rFonts w:ascii="Aptos" w:hAnsi="Aptos"/>
                <w:szCs w:val="20"/>
              </w:rPr>
            </w:pPr>
            <w:r w:rsidRPr="007C5752">
              <w:rPr>
                <w:rFonts w:ascii="Aptos" w:hAnsi="Aptos"/>
                <w:szCs w:val="20"/>
              </w:rPr>
              <w:t>Oil Level (Analogue and Switches)</w:t>
            </w:r>
          </w:p>
        </w:tc>
        <w:tc>
          <w:tcPr>
            <w:tcW w:w="0" w:type="auto"/>
            <w:vAlign w:val="center"/>
            <w:hideMark/>
          </w:tcPr>
          <w:p w14:paraId="6001D60C" w14:textId="77777777"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In each oil retention vessel (analogue and switch)</w:t>
            </w:r>
          </w:p>
          <w:p w14:paraId="7A60F3DB" w14:textId="32ACC1F6"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In the third coalescer (switch)</w:t>
            </w:r>
          </w:p>
        </w:tc>
      </w:tr>
      <w:tr w:rsidR="00C9568A" w:rsidRPr="007C5752" w14:paraId="5E09F468" w14:textId="77777777" w:rsidTr="0053252D">
        <w:trPr>
          <w:jc w:val="center"/>
        </w:trPr>
        <w:tc>
          <w:tcPr>
            <w:tcW w:w="0" w:type="auto"/>
            <w:vAlign w:val="center"/>
            <w:hideMark/>
          </w:tcPr>
          <w:p w14:paraId="3AE28AA0" w14:textId="2F2E17BA" w:rsidR="00C9568A" w:rsidRPr="007C5752" w:rsidRDefault="00C9568A" w:rsidP="00C9568A">
            <w:pPr>
              <w:pStyle w:val="AASemiBold"/>
              <w:rPr>
                <w:rFonts w:ascii="Aptos" w:hAnsi="Aptos"/>
                <w:szCs w:val="20"/>
              </w:rPr>
            </w:pPr>
            <w:r w:rsidRPr="007C5752">
              <w:rPr>
                <w:rFonts w:ascii="Aptos" w:hAnsi="Aptos"/>
                <w:szCs w:val="20"/>
              </w:rPr>
              <w:t>Water flow rate</w:t>
            </w:r>
          </w:p>
        </w:tc>
        <w:tc>
          <w:tcPr>
            <w:tcW w:w="0" w:type="auto"/>
            <w:vAlign w:val="center"/>
            <w:hideMark/>
          </w:tcPr>
          <w:p w14:paraId="1FECE495" w14:textId="632622D3"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At the outlet of the coolers</w:t>
            </w:r>
          </w:p>
        </w:tc>
      </w:tr>
      <w:tr w:rsidR="00C9568A" w:rsidRPr="007C5752" w14:paraId="7BE1DED9" w14:textId="77777777" w:rsidTr="0053252D">
        <w:trPr>
          <w:jc w:val="center"/>
        </w:trPr>
        <w:tc>
          <w:tcPr>
            <w:tcW w:w="0" w:type="auto"/>
            <w:vAlign w:val="center"/>
          </w:tcPr>
          <w:p w14:paraId="22ED53E3" w14:textId="489D874D" w:rsidR="00C9568A" w:rsidRPr="007C5752" w:rsidRDefault="00C9568A" w:rsidP="00C9568A">
            <w:pPr>
              <w:pStyle w:val="AASemiBold"/>
              <w:rPr>
                <w:rFonts w:ascii="Aptos" w:hAnsi="Aptos"/>
                <w:szCs w:val="20"/>
              </w:rPr>
            </w:pPr>
            <w:r w:rsidRPr="007C5752">
              <w:rPr>
                <w:rFonts w:ascii="Aptos" w:eastAsia="Times New Roman" w:hAnsi="Aptos"/>
                <w:szCs w:val="20"/>
              </w:rPr>
              <w:t>Water pressure</w:t>
            </w:r>
          </w:p>
        </w:tc>
        <w:tc>
          <w:tcPr>
            <w:tcW w:w="0" w:type="auto"/>
            <w:vAlign w:val="center"/>
          </w:tcPr>
          <w:p w14:paraId="05B7EBE8" w14:textId="1F1C2203"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At the inlet of the coolers</w:t>
            </w:r>
          </w:p>
        </w:tc>
      </w:tr>
      <w:tr w:rsidR="00C9568A" w:rsidRPr="007C5752" w14:paraId="4D3DEEF5" w14:textId="77777777" w:rsidTr="0053252D">
        <w:trPr>
          <w:jc w:val="center"/>
        </w:trPr>
        <w:tc>
          <w:tcPr>
            <w:tcW w:w="0" w:type="auto"/>
            <w:vAlign w:val="center"/>
          </w:tcPr>
          <w:p w14:paraId="26A29EE7" w14:textId="7C16097F"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Motor temperature</w:t>
            </w:r>
          </w:p>
        </w:tc>
        <w:tc>
          <w:tcPr>
            <w:tcW w:w="0" w:type="auto"/>
            <w:vAlign w:val="center"/>
          </w:tcPr>
          <w:p w14:paraId="47B6DCB5" w14:textId="1E343B41"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Each motor</w:t>
            </w:r>
          </w:p>
        </w:tc>
      </w:tr>
      <w:tr w:rsidR="00C9568A" w:rsidRPr="007C5752" w14:paraId="5383CE07" w14:textId="77777777" w:rsidTr="0053252D">
        <w:trPr>
          <w:jc w:val="center"/>
        </w:trPr>
        <w:tc>
          <w:tcPr>
            <w:tcW w:w="0" w:type="auto"/>
            <w:vAlign w:val="center"/>
          </w:tcPr>
          <w:p w14:paraId="2C4CA0EB" w14:textId="1B063292"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Vibration</w:t>
            </w:r>
          </w:p>
        </w:tc>
        <w:tc>
          <w:tcPr>
            <w:tcW w:w="0" w:type="auto"/>
            <w:vAlign w:val="center"/>
          </w:tcPr>
          <w:p w14:paraId="12C610EB" w14:textId="2F1C5928"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Each Compressor</w:t>
            </w:r>
          </w:p>
        </w:tc>
      </w:tr>
      <w:tr w:rsidR="00C9568A" w:rsidRPr="007C5752" w14:paraId="6DBAAC3E" w14:textId="77777777" w:rsidTr="0053252D">
        <w:trPr>
          <w:jc w:val="center"/>
        </w:trPr>
        <w:tc>
          <w:tcPr>
            <w:tcW w:w="0" w:type="auto"/>
            <w:vAlign w:val="center"/>
          </w:tcPr>
          <w:p w14:paraId="5AE49DBF" w14:textId="6E6546BF"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Operation-hour counters</w:t>
            </w:r>
          </w:p>
        </w:tc>
        <w:tc>
          <w:tcPr>
            <w:tcW w:w="0" w:type="auto"/>
            <w:vAlign w:val="center"/>
          </w:tcPr>
          <w:p w14:paraId="0F849E54" w14:textId="7BA478FB"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Each Compressor, oil pumps, other pumps</w:t>
            </w:r>
          </w:p>
        </w:tc>
      </w:tr>
      <w:tr w:rsidR="00C9568A" w:rsidRPr="007C5752" w14:paraId="25C3716D" w14:textId="77777777" w:rsidTr="0053252D">
        <w:trPr>
          <w:jc w:val="center"/>
        </w:trPr>
        <w:tc>
          <w:tcPr>
            <w:tcW w:w="0" w:type="auto"/>
            <w:vAlign w:val="center"/>
          </w:tcPr>
          <w:p w14:paraId="2D6EBB6A" w14:textId="7EA0F19D"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Oil level</w:t>
            </w:r>
          </w:p>
        </w:tc>
        <w:tc>
          <w:tcPr>
            <w:tcW w:w="0" w:type="auto"/>
            <w:vAlign w:val="center"/>
          </w:tcPr>
          <w:p w14:paraId="0C1892C6" w14:textId="05ACC990"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Oil retention vessels and third coalescer</w:t>
            </w:r>
          </w:p>
        </w:tc>
      </w:tr>
      <w:tr w:rsidR="00C9568A" w:rsidRPr="007C5752" w14:paraId="241AE147" w14:textId="77777777" w:rsidTr="0053252D">
        <w:trPr>
          <w:jc w:val="center"/>
        </w:trPr>
        <w:tc>
          <w:tcPr>
            <w:tcW w:w="0" w:type="auto"/>
            <w:vAlign w:val="center"/>
          </w:tcPr>
          <w:p w14:paraId="5EF51053" w14:textId="70D9CCD5"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Oil injection pressure</w:t>
            </w:r>
          </w:p>
        </w:tc>
        <w:tc>
          <w:tcPr>
            <w:tcW w:w="0" w:type="auto"/>
            <w:vAlign w:val="center"/>
          </w:tcPr>
          <w:p w14:paraId="7A803915" w14:textId="0BD854CC"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Each compressor skid</w:t>
            </w:r>
          </w:p>
        </w:tc>
      </w:tr>
      <w:tr w:rsidR="00C9568A" w:rsidRPr="007C5752" w14:paraId="69224516" w14:textId="77777777" w:rsidTr="0053252D">
        <w:trPr>
          <w:jc w:val="center"/>
        </w:trPr>
        <w:tc>
          <w:tcPr>
            <w:tcW w:w="0" w:type="auto"/>
            <w:vAlign w:val="center"/>
          </w:tcPr>
          <w:p w14:paraId="36412401" w14:textId="0210333B"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Rotational speed</w:t>
            </w:r>
          </w:p>
        </w:tc>
        <w:tc>
          <w:tcPr>
            <w:tcW w:w="0" w:type="auto"/>
            <w:vAlign w:val="center"/>
          </w:tcPr>
          <w:p w14:paraId="7C0F1194" w14:textId="5DF39F86"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Compressors</w:t>
            </w:r>
          </w:p>
        </w:tc>
      </w:tr>
      <w:tr w:rsidR="00C9568A" w:rsidRPr="007C5752" w14:paraId="008DB122" w14:textId="77777777" w:rsidTr="0053252D">
        <w:trPr>
          <w:jc w:val="center"/>
        </w:trPr>
        <w:tc>
          <w:tcPr>
            <w:tcW w:w="0" w:type="auto"/>
            <w:vAlign w:val="center"/>
          </w:tcPr>
          <w:p w14:paraId="62C1539A" w14:textId="72103308" w:rsidR="00C9568A" w:rsidRPr="007C5752" w:rsidRDefault="00C9568A" w:rsidP="00C9568A">
            <w:pPr>
              <w:pStyle w:val="AASemiBold"/>
              <w:rPr>
                <w:rFonts w:ascii="Aptos" w:eastAsia="Times New Roman" w:hAnsi="Aptos"/>
                <w:szCs w:val="20"/>
              </w:rPr>
            </w:pPr>
            <w:r w:rsidRPr="007C5752">
              <w:rPr>
                <w:rFonts w:ascii="Aptos" w:eastAsia="Times New Roman" w:hAnsi="Aptos"/>
                <w:szCs w:val="20"/>
              </w:rPr>
              <w:t>Current and voltage</w:t>
            </w:r>
          </w:p>
        </w:tc>
        <w:tc>
          <w:tcPr>
            <w:tcW w:w="0" w:type="auto"/>
            <w:vAlign w:val="center"/>
          </w:tcPr>
          <w:p w14:paraId="2DB12964" w14:textId="3D65FB35" w:rsidR="00C9568A" w:rsidRPr="007C5752" w:rsidRDefault="00C9568A" w:rsidP="00C9568A">
            <w:pPr>
              <w:spacing w:before="0"/>
              <w:rPr>
                <w:rFonts w:ascii="Aptos" w:eastAsia="Times New Roman" w:hAnsi="Aptos"/>
                <w:szCs w:val="20"/>
              </w:rPr>
            </w:pPr>
            <w:r w:rsidRPr="007C5752">
              <w:rPr>
                <w:rFonts w:ascii="Aptos" w:eastAsia="Times New Roman" w:hAnsi="Aptos"/>
                <w:szCs w:val="20"/>
              </w:rPr>
              <w:t>- Each motor and compressor</w:t>
            </w:r>
          </w:p>
        </w:tc>
      </w:tr>
    </w:tbl>
    <w:p w14:paraId="38926C61" w14:textId="0A16B296" w:rsidR="005B2E2E" w:rsidRPr="007C5752" w:rsidRDefault="005B2E2E" w:rsidP="00B5535E">
      <w:pPr>
        <w:pStyle w:val="Heading3numbered"/>
        <w:rPr>
          <w:shd w:val="clear" w:color="auto" w:fill="FFFFFF"/>
        </w:rPr>
      </w:pPr>
      <w:bookmarkStart w:id="3299" w:name="_Toc212194840"/>
      <w:r w:rsidRPr="007C5752">
        <w:rPr>
          <w:shd w:val="clear" w:color="auto" w:fill="FFFFFF"/>
        </w:rPr>
        <w:t>Refrigeration Cold Box</w:t>
      </w:r>
      <w:bookmarkEnd w:id="3299"/>
    </w:p>
    <w:p w14:paraId="271465A6" w14:textId="5DA916A3" w:rsidR="00A52C3C" w:rsidRPr="007C5752" w:rsidRDefault="00A52C3C" w:rsidP="00A52C3C">
      <w:pPr>
        <w:rPr>
          <w:shd w:val="clear" w:color="auto" w:fill="FFFFFF"/>
        </w:rPr>
      </w:pPr>
      <w:r w:rsidRPr="007C5752">
        <w:rPr>
          <w:shd w:val="clear" w:color="auto" w:fill="FFFFFF"/>
        </w:rPr>
        <w:t xml:space="preserve">The </w:t>
      </w:r>
      <w:r w:rsidR="00A25863" w:rsidRPr="007C5752">
        <w:rPr>
          <w:shd w:val="clear" w:color="auto" w:fill="FFFFFF"/>
        </w:rPr>
        <w:t xml:space="preserve">Refrigeration Cold Box (QRB) </w:t>
      </w:r>
      <w:r w:rsidRPr="007C5752">
        <w:rPr>
          <w:shd w:val="clear" w:color="auto" w:fill="FFFFFF"/>
        </w:rPr>
        <w:t>comprises internal and external components and produces the refrigeration power necessary to achieve the needs of the cryogenic users.  The QRB is coupled to the WCS and distributes the cryogenic flows to the Cryogenic Distribution System</w:t>
      </w:r>
      <w:r w:rsidR="00A25863" w:rsidRPr="007C5752">
        <w:rPr>
          <w:shd w:val="clear" w:color="auto" w:fill="FFFFFF"/>
        </w:rPr>
        <w:t xml:space="preserve"> (QDIST)</w:t>
      </w:r>
      <w:r w:rsidRPr="007C5752">
        <w:rPr>
          <w:shd w:val="clear" w:color="auto" w:fill="FFFFFF"/>
        </w:rPr>
        <w:t>.</w:t>
      </w:r>
    </w:p>
    <w:p w14:paraId="10077435" w14:textId="1703BCAA" w:rsidR="00EC4470" w:rsidRPr="007C5752" w:rsidRDefault="00EC4470" w:rsidP="00EC4470">
      <w:pPr>
        <w:pStyle w:val="Heading4numbered"/>
        <w:rPr>
          <w:lang w:val="en-GB"/>
        </w:rPr>
      </w:pPr>
      <w:r w:rsidRPr="007C5752">
        <w:rPr>
          <w:lang w:val="en-GB"/>
        </w:rPr>
        <w:t xml:space="preserve">General </w:t>
      </w:r>
      <w:r w:rsidR="00DF58B1" w:rsidRPr="007C5752">
        <w:rPr>
          <w:lang w:val="en-GB"/>
        </w:rPr>
        <w:t>R</w:t>
      </w:r>
      <w:r w:rsidRPr="007C5752">
        <w:rPr>
          <w:lang w:val="en-GB"/>
        </w:rPr>
        <w:t>equirements</w:t>
      </w:r>
    </w:p>
    <w:p w14:paraId="6DA7BBE1" w14:textId="77777777" w:rsidR="00E56D02" w:rsidRPr="007C5752" w:rsidRDefault="00E56D02" w:rsidP="00E56D02">
      <w:pPr>
        <w:pStyle w:val="SysReq3"/>
        <w:ind w:left="0"/>
        <w:rPr>
          <w:lang w:val="en-GB"/>
        </w:rPr>
      </w:pPr>
      <w:r w:rsidRPr="007C5752">
        <w:rPr>
          <w:lang w:val="en-GB"/>
        </w:rPr>
        <w:t>In the offer, the applicant shall provide a preliminary 3D MODEL including the terminal points for the QRB-A/B/E/D lines.</w:t>
      </w:r>
    </w:p>
    <w:p w14:paraId="49489BAB" w14:textId="27798F2A" w:rsidR="005B2E2E" w:rsidRPr="007C5752" w:rsidRDefault="005B2E2E" w:rsidP="00575005">
      <w:pPr>
        <w:pStyle w:val="RequirementList"/>
      </w:pPr>
      <w:bookmarkStart w:id="3300" w:name="_Toc200492125"/>
      <w:r w:rsidRPr="007C5752">
        <w:t>The QRB shall be a horizontal cold box to fit with the building constraints (see</w:t>
      </w:r>
      <w:r w:rsidR="00C260F1" w:rsidRPr="007C5752">
        <w:t xml:space="preserve"> </w:t>
      </w:r>
      <w:r w:rsidR="00C260F1" w:rsidRPr="007C5752">
        <w:fldChar w:fldCharType="begin"/>
      </w:r>
      <w:r w:rsidR="00C260F1" w:rsidRPr="007C5752">
        <w:instrText xml:space="preserve"> REF _Ref211261464 \n \h </w:instrText>
      </w:r>
      <w:r w:rsidR="00C260F1" w:rsidRPr="007C5752">
        <w:fldChar w:fldCharType="separate"/>
      </w:r>
      <w:r w:rsidR="00A63B38">
        <w:t>[AD 2]</w:t>
      </w:r>
      <w:r w:rsidR="00C260F1" w:rsidRPr="007C5752">
        <w:fldChar w:fldCharType="end"/>
      </w:r>
      <w:r w:rsidR="00C260F1" w:rsidRPr="007C5752">
        <w:t>)</w:t>
      </w:r>
      <w:r w:rsidRPr="007C5752">
        <w:t>.</w:t>
      </w:r>
      <w:bookmarkEnd w:id="3300"/>
    </w:p>
    <w:p w14:paraId="0188C7FD" w14:textId="77777777" w:rsidR="005B2E2E" w:rsidRPr="007C5752" w:rsidRDefault="005B2E2E" w:rsidP="00575005">
      <w:pPr>
        <w:pStyle w:val="RequirementList"/>
      </w:pPr>
      <w:bookmarkStart w:id="3301" w:name="_Toc200492126"/>
      <w:r w:rsidRPr="007C5752">
        <w:t>The QRB shall comprise the following internal components:</w:t>
      </w:r>
      <w:bookmarkEnd w:id="3301"/>
    </w:p>
    <w:p w14:paraId="776CF8B8" w14:textId="77777777" w:rsidR="005B2E2E" w:rsidRPr="007C5752" w:rsidRDefault="005B2E2E">
      <w:pPr>
        <w:pStyle w:val="RequirementList"/>
        <w:numPr>
          <w:ilvl w:val="0"/>
          <w:numId w:val="20"/>
        </w:numPr>
      </w:pPr>
      <w:bookmarkStart w:id="3302" w:name="_Toc200492127"/>
      <w:r w:rsidRPr="007C5752">
        <w:t>Heat exchangers</w:t>
      </w:r>
      <w:bookmarkEnd w:id="3302"/>
    </w:p>
    <w:p w14:paraId="2A8E9372" w14:textId="77777777" w:rsidR="005B2E2E" w:rsidRPr="007C5752" w:rsidRDefault="005B2E2E">
      <w:pPr>
        <w:pStyle w:val="RequirementList"/>
        <w:numPr>
          <w:ilvl w:val="0"/>
          <w:numId w:val="20"/>
        </w:numPr>
      </w:pPr>
      <w:bookmarkStart w:id="3303" w:name="_Toc200492128"/>
      <w:r w:rsidRPr="007C5752">
        <w:t>Turbines</w:t>
      </w:r>
      <w:bookmarkEnd w:id="3303"/>
    </w:p>
    <w:p w14:paraId="3ABB514F" w14:textId="77777777" w:rsidR="005B2E2E" w:rsidRPr="007C5752" w:rsidRDefault="005B2E2E">
      <w:pPr>
        <w:pStyle w:val="RequirementList"/>
        <w:numPr>
          <w:ilvl w:val="0"/>
          <w:numId w:val="20"/>
        </w:numPr>
      </w:pPr>
      <w:bookmarkStart w:id="3304" w:name="_Toc200492129"/>
      <w:r w:rsidRPr="007C5752">
        <w:t>Cold Compressors</w:t>
      </w:r>
      <w:bookmarkEnd w:id="3304"/>
    </w:p>
    <w:p w14:paraId="3F2B15D2" w14:textId="77777777" w:rsidR="005B2E2E" w:rsidRPr="007C5752" w:rsidRDefault="005B2E2E">
      <w:pPr>
        <w:pStyle w:val="RequirementList"/>
        <w:numPr>
          <w:ilvl w:val="0"/>
          <w:numId w:val="20"/>
        </w:numPr>
      </w:pPr>
      <w:bookmarkStart w:id="3305" w:name="_Toc200492130"/>
      <w:r w:rsidRPr="007C5752">
        <w:t>Piping</w:t>
      </w:r>
      <w:bookmarkEnd w:id="3305"/>
    </w:p>
    <w:p w14:paraId="72F0F61F" w14:textId="77777777" w:rsidR="005B2E2E" w:rsidRPr="007C5752" w:rsidRDefault="005B2E2E">
      <w:pPr>
        <w:pStyle w:val="RequirementList"/>
        <w:numPr>
          <w:ilvl w:val="0"/>
          <w:numId w:val="20"/>
        </w:numPr>
      </w:pPr>
      <w:bookmarkStart w:id="3306" w:name="_Toc200492131"/>
      <w:r w:rsidRPr="007C5752">
        <w:t>80 K dual bed adsorber</w:t>
      </w:r>
      <w:bookmarkEnd w:id="3306"/>
    </w:p>
    <w:p w14:paraId="211F057D" w14:textId="77777777" w:rsidR="005B2E2E" w:rsidRPr="007C5752" w:rsidRDefault="005B2E2E">
      <w:pPr>
        <w:pStyle w:val="RequirementList"/>
        <w:numPr>
          <w:ilvl w:val="0"/>
          <w:numId w:val="20"/>
        </w:numPr>
      </w:pPr>
      <w:bookmarkStart w:id="3307" w:name="_Toc200492132"/>
      <w:r w:rsidRPr="007C5752">
        <w:t>20 K single bed adsorber</w:t>
      </w:r>
      <w:bookmarkEnd w:id="3307"/>
    </w:p>
    <w:p w14:paraId="3E225A90" w14:textId="00DA9981" w:rsidR="005B2E2E" w:rsidRPr="007C5752" w:rsidRDefault="008B5D13">
      <w:pPr>
        <w:pStyle w:val="RequirementList"/>
        <w:numPr>
          <w:ilvl w:val="0"/>
          <w:numId w:val="20"/>
        </w:numPr>
      </w:pPr>
      <w:bookmarkStart w:id="3308" w:name="_Toc200492133"/>
      <w:r w:rsidRPr="007C5752">
        <w:t>H</w:t>
      </w:r>
      <w:r w:rsidR="005B2E2E" w:rsidRPr="007C5752">
        <w:t>elium baths at 4.5 K and 2 K</w:t>
      </w:r>
      <w:bookmarkEnd w:id="3308"/>
    </w:p>
    <w:p w14:paraId="46F90B19" w14:textId="77777777" w:rsidR="005B2E2E" w:rsidRPr="007C5752" w:rsidRDefault="005B2E2E">
      <w:pPr>
        <w:pStyle w:val="RequirementList"/>
        <w:numPr>
          <w:ilvl w:val="0"/>
          <w:numId w:val="20"/>
        </w:numPr>
      </w:pPr>
      <w:bookmarkStart w:id="3309" w:name="_Toc200492134"/>
      <w:r w:rsidRPr="007C5752">
        <w:t>Filters</w:t>
      </w:r>
      <w:bookmarkEnd w:id="3309"/>
    </w:p>
    <w:p w14:paraId="5B2B8E2E" w14:textId="77777777" w:rsidR="005B2E2E" w:rsidRPr="007C5752" w:rsidRDefault="005B2E2E">
      <w:pPr>
        <w:pStyle w:val="RequirementList"/>
        <w:numPr>
          <w:ilvl w:val="0"/>
          <w:numId w:val="20"/>
        </w:numPr>
      </w:pPr>
      <w:bookmarkStart w:id="3310" w:name="_Toc200492135"/>
      <w:r w:rsidRPr="007C5752">
        <w:t>Heaters</w:t>
      </w:r>
      <w:bookmarkEnd w:id="3310"/>
    </w:p>
    <w:p w14:paraId="30FA5B38" w14:textId="77777777" w:rsidR="005B2E2E" w:rsidRPr="007C5752" w:rsidRDefault="005B2E2E">
      <w:pPr>
        <w:pStyle w:val="RequirementList"/>
        <w:numPr>
          <w:ilvl w:val="0"/>
          <w:numId w:val="20"/>
        </w:numPr>
      </w:pPr>
      <w:bookmarkStart w:id="3311" w:name="_Toc200492136"/>
      <w:r w:rsidRPr="007C5752">
        <w:t>Cryogenic valves</w:t>
      </w:r>
      <w:bookmarkEnd w:id="3311"/>
    </w:p>
    <w:p w14:paraId="0F8A4B63" w14:textId="77777777" w:rsidR="005B2E2E" w:rsidRPr="007C5752" w:rsidRDefault="005B2E2E">
      <w:pPr>
        <w:pStyle w:val="RequirementList"/>
        <w:numPr>
          <w:ilvl w:val="0"/>
          <w:numId w:val="20"/>
        </w:numPr>
      </w:pPr>
      <w:bookmarkStart w:id="3312" w:name="_Toc200492137"/>
      <w:r w:rsidRPr="007C5752">
        <w:t>Instrumentation</w:t>
      </w:r>
      <w:bookmarkEnd w:id="3312"/>
    </w:p>
    <w:p w14:paraId="477AD8DA" w14:textId="3A89A438" w:rsidR="005B2E2E" w:rsidRPr="007C5752" w:rsidRDefault="00B66A54" w:rsidP="00575005">
      <w:pPr>
        <w:pStyle w:val="RequirementList"/>
      </w:pPr>
      <w:bookmarkStart w:id="3313" w:name="_Toc200492138"/>
      <w:r w:rsidRPr="007C5752">
        <w:t xml:space="preserve">The QRB shall comprise the following </w:t>
      </w:r>
      <w:r w:rsidR="005B2E2E" w:rsidRPr="007C5752">
        <w:t>external components:</w:t>
      </w:r>
      <w:bookmarkEnd w:id="3313"/>
    </w:p>
    <w:p w14:paraId="4EDDEC66" w14:textId="77777777" w:rsidR="005B2E2E" w:rsidRPr="007C5752" w:rsidRDefault="005B2E2E">
      <w:pPr>
        <w:pStyle w:val="RequirementList"/>
        <w:numPr>
          <w:ilvl w:val="0"/>
          <w:numId w:val="20"/>
        </w:numPr>
      </w:pPr>
      <w:bookmarkStart w:id="3314" w:name="_Toc200492139"/>
      <w:r w:rsidRPr="007C5752">
        <w:t>Vacuum pumping system.</w:t>
      </w:r>
      <w:bookmarkEnd w:id="3314"/>
    </w:p>
    <w:p w14:paraId="32C2F0A7" w14:textId="77777777" w:rsidR="005B2E2E" w:rsidRPr="007C5752" w:rsidRDefault="005B2E2E">
      <w:pPr>
        <w:pStyle w:val="RequirementList"/>
        <w:numPr>
          <w:ilvl w:val="0"/>
          <w:numId w:val="20"/>
        </w:numPr>
      </w:pPr>
      <w:bookmarkStart w:id="3315" w:name="_Toc200492140"/>
      <w:r w:rsidRPr="007C5752">
        <w:t>Warm panel with warm valves and instrumentation.</w:t>
      </w:r>
      <w:bookmarkEnd w:id="3315"/>
    </w:p>
    <w:p w14:paraId="7B970A36" w14:textId="77777777" w:rsidR="005B2E2E" w:rsidRPr="007C5752" w:rsidRDefault="005B2E2E">
      <w:pPr>
        <w:pStyle w:val="RequirementList"/>
        <w:numPr>
          <w:ilvl w:val="0"/>
          <w:numId w:val="20"/>
        </w:numPr>
      </w:pPr>
      <w:bookmarkStart w:id="3316" w:name="_Toc200492141"/>
      <w:r w:rsidRPr="007C5752">
        <w:lastRenderedPageBreak/>
        <w:t>Piping and valves for purging and conditioning all the circuits.</w:t>
      </w:r>
      <w:bookmarkEnd w:id="3316"/>
    </w:p>
    <w:p w14:paraId="6C6FA7C2" w14:textId="77777777" w:rsidR="005B2E2E" w:rsidRPr="007C5752" w:rsidRDefault="005B2E2E">
      <w:pPr>
        <w:pStyle w:val="RequirementList"/>
        <w:numPr>
          <w:ilvl w:val="0"/>
          <w:numId w:val="20"/>
        </w:numPr>
      </w:pPr>
      <w:bookmarkStart w:id="3317" w:name="_Toc200492142"/>
      <w:r w:rsidRPr="007C5752">
        <w:t>Electrical cabinets.</w:t>
      </w:r>
      <w:bookmarkEnd w:id="3317"/>
    </w:p>
    <w:p w14:paraId="1283BE48" w14:textId="77777777" w:rsidR="005B2E2E" w:rsidRPr="007C5752" w:rsidRDefault="005B2E2E">
      <w:pPr>
        <w:pStyle w:val="RequirementList"/>
        <w:numPr>
          <w:ilvl w:val="0"/>
          <w:numId w:val="20"/>
        </w:numPr>
      </w:pPr>
      <w:bookmarkStart w:id="3318" w:name="_Toc200492143"/>
      <w:r w:rsidRPr="007C5752">
        <w:t>Safety valves.</w:t>
      </w:r>
      <w:bookmarkEnd w:id="3318"/>
    </w:p>
    <w:p w14:paraId="63278CEC" w14:textId="77777777" w:rsidR="005B2E2E" w:rsidRPr="007C5752" w:rsidRDefault="005B2E2E">
      <w:pPr>
        <w:pStyle w:val="RequirementList"/>
        <w:numPr>
          <w:ilvl w:val="0"/>
          <w:numId w:val="20"/>
        </w:numPr>
      </w:pPr>
      <w:bookmarkStart w:id="3319" w:name="_Toc200492144"/>
      <w:r w:rsidRPr="007C5752">
        <w:t xml:space="preserve">Helium guard </w:t>
      </w:r>
      <w:r w:rsidR="00E50CBD" w:rsidRPr="007C5752">
        <w:t>circuits.</w:t>
      </w:r>
      <w:bookmarkEnd w:id="3319"/>
    </w:p>
    <w:p w14:paraId="7F561F7C" w14:textId="77777777" w:rsidR="005B2E2E" w:rsidRPr="007C5752" w:rsidRDefault="005B2E2E">
      <w:pPr>
        <w:pStyle w:val="RequirementList"/>
        <w:numPr>
          <w:ilvl w:val="0"/>
          <w:numId w:val="20"/>
        </w:numPr>
      </w:pPr>
      <w:bookmarkStart w:id="3320" w:name="_Toc200492145"/>
      <w:r w:rsidRPr="007C5752">
        <w:t>Compressed air distribution.</w:t>
      </w:r>
      <w:bookmarkEnd w:id="3320"/>
    </w:p>
    <w:p w14:paraId="2602CB83" w14:textId="77777777" w:rsidR="005B2E2E" w:rsidRPr="007C5752" w:rsidRDefault="005B2E2E">
      <w:pPr>
        <w:pStyle w:val="RequirementList"/>
        <w:numPr>
          <w:ilvl w:val="0"/>
          <w:numId w:val="20"/>
        </w:numPr>
      </w:pPr>
      <w:bookmarkStart w:id="3321" w:name="_Toc200492146"/>
      <w:r w:rsidRPr="007C5752">
        <w:t>Coolers for turbines.</w:t>
      </w:r>
      <w:bookmarkEnd w:id="3321"/>
    </w:p>
    <w:p w14:paraId="544636FB" w14:textId="77777777" w:rsidR="005B2E2E" w:rsidRPr="007C5752" w:rsidRDefault="005B2E2E">
      <w:pPr>
        <w:pStyle w:val="RequirementList"/>
        <w:numPr>
          <w:ilvl w:val="0"/>
          <w:numId w:val="20"/>
        </w:numPr>
      </w:pPr>
      <w:bookmarkStart w:id="3322" w:name="_Toc200492147"/>
      <w:r w:rsidRPr="007C5752">
        <w:t>A platform for easy access to all the components located at the upper level.</w:t>
      </w:r>
      <w:bookmarkEnd w:id="3322"/>
    </w:p>
    <w:p w14:paraId="24B82595" w14:textId="77777777" w:rsidR="005B2E2E" w:rsidRPr="007C5752" w:rsidRDefault="005B2E2E">
      <w:pPr>
        <w:pStyle w:val="RequirementList"/>
        <w:numPr>
          <w:ilvl w:val="0"/>
          <w:numId w:val="20"/>
        </w:numPr>
      </w:pPr>
      <w:bookmarkStart w:id="3323" w:name="_Toc200492148"/>
      <w:r w:rsidRPr="007C5752">
        <w:t>Connection port to transfer liquid helium from QRB to external dewar or vice versa.</w:t>
      </w:r>
      <w:bookmarkEnd w:id="3323"/>
    </w:p>
    <w:p w14:paraId="5B9395E2" w14:textId="6198CC13" w:rsidR="005A15B1" w:rsidRPr="007C5752" w:rsidRDefault="005A15B1" w:rsidP="00575005">
      <w:pPr>
        <w:pStyle w:val="RequirementList"/>
      </w:pPr>
      <w:bookmarkStart w:id="3324" w:name="_Toc200492153"/>
      <w:r w:rsidRPr="007C5752">
        <w:t xml:space="preserve">The Contractor may employ liquid-nitrogen pre-cooling between 300 K and 80 </w:t>
      </w:r>
      <w:r w:rsidR="00352FF0" w:rsidRPr="007C5752">
        <w:t xml:space="preserve">K.  </w:t>
      </w:r>
      <w:r w:rsidRPr="007C5752">
        <w:t>If liquid-nitrogen pre-cooling is adopted, the Contractor shall supply, integrate, and warrant all associated equipment, controls, and interfaces.</w:t>
      </w:r>
    </w:p>
    <w:p w14:paraId="47E9D7F7" w14:textId="39431125" w:rsidR="005A15B1" w:rsidRPr="007C5752" w:rsidRDefault="005A15B1" w:rsidP="00377AAD">
      <w:pPr>
        <w:pStyle w:val="SysReq3"/>
        <w:ind w:left="0"/>
        <w:rPr>
          <w:lang w:val="en-GB"/>
        </w:rPr>
      </w:pPr>
      <w:r w:rsidRPr="007C5752">
        <w:rPr>
          <w:lang w:val="en-GB"/>
        </w:rPr>
        <w:t xml:space="preserve">In the offer, the </w:t>
      </w:r>
      <w:r w:rsidR="00DF58B1" w:rsidRPr="007C5752">
        <w:rPr>
          <w:lang w:val="en-GB"/>
        </w:rPr>
        <w:t>A</w:t>
      </w:r>
      <w:r w:rsidRPr="007C5752">
        <w:rPr>
          <w:lang w:val="en-GB"/>
        </w:rPr>
        <w:t xml:space="preserve">pplicant shall </w:t>
      </w:r>
      <w:r w:rsidR="005A70F2" w:rsidRPr="007C5752">
        <w:rPr>
          <w:lang w:val="en-GB"/>
        </w:rPr>
        <w:t>submit</w:t>
      </w:r>
      <w:r w:rsidRPr="007C5752">
        <w:rPr>
          <w:lang w:val="en-GB"/>
        </w:rPr>
        <w:t xml:space="preserve"> a quantified techno-economic justification demonstrating overall benefit</w:t>
      </w:r>
      <w:r w:rsidR="00D92820" w:rsidRPr="007C5752">
        <w:rPr>
          <w:lang w:val="en-GB"/>
        </w:rPr>
        <w:t xml:space="preserve"> of the liquid-nitrogen pre-cooling</w:t>
      </w:r>
      <w:r w:rsidR="00352FF0" w:rsidRPr="007C5752">
        <w:rPr>
          <w:lang w:val="en-GB"/>
        </w:rPr>
        <w:t xml:space="preserve">.  </w:t>
      </w:r>
      <w:r w:rsidRPr="007C5752">
        <w:rPr>
          <w:lang w:val="en-GB"/>
        </w:rPr>
        <w:t>The justification shall, as a minimum, include</w:t>
      </w:r>
      <w:r w:rsidRPr="007C5752">
        <w:rPr>
          <w:iCs/>
          <w:lang w:val="en-GB"/>
        </w:rPr>
        <w:t>:</w:t>
      </w:r>
    </w:p>
    <w:p w14:paraId="2D5B2D0B" w14:textId="77777777" w:rsidR="00D63413" w:rsidRPr="007C5752" w:rsidRDefault="005A15B1">
      <w:pPr>
        <w:pStyle w:val="SysReq3"/>
        <w:numPr>
          <w:ilvl w:val="0"/>
          <w:numId w:val="78"/>
        </w:numPr>
        <w:rPr>
          <w:lang w:val="en-GB"/>
        </w:rPr>
      </w:pPr>
      <w:r w:rsidRPr="007C5752">
        <w:rPr>
          <w:lang w:val="en-GB"/>
        </w:rPr>
        <w:t>Capital-cost comparison (EUR</w:t>
      </w:r>
      <w:r w:rsidR="00352FF0" w:rsidRPr="007C5752">
        <w:rPr>
          <w:lang w:val="en-GB"/>
        </w:rPr>
        <w:t>).</w:t>
      </w:r>
    </w:p>
    <w:p w14:paraId="53D7D10F" w14:textId="77777777" w:rsidR="003D3AC2" w:rsidRPr="007C5752" w:rsidRDefault="005A15B1">
      <w:pPr>
        <w:pStyle w:val="SysReq3"/>
        <w:numPr>
          <w:ilvl w:val="0"/>
          <w:numId w:val="78"/>
        </w:numPr>
        <w:rPr>
          <w:lang w:val="en-GB"/>
        </w:rPr>
      </w:pPr>
      <w:r w:rsidRPr="007C5752">
        <w:rPr>
          <w:lang w:val="en-GB"/>
        </w:rPr>
        <w:t>Operating-cost comparison (EUR per year), including liquid-nitrogen consumption expressed in kWh</w:t>
      </w:r>
      <w:r w:rsidRPr="007C5752">
        <w:rPr>
          <w:rFonts w:ascii="Arial" w:hAnsi="Arial" w:cs="Arial"/>
          <w:lang w:val="en-GB"/>
        </w:rPr>
        <w:t>ₑ</w:t>
      </w:r>
    </w:p>
    <w:p w14:paraId="7F54084F" w14:textId="43D337AD" w:rsidR="009A5074" w:rsidRPr="007C5752" w:rsidRDefault="005A15B1">
      <w:pPr>
        <w:pStyle w:val="SysReq3"/>
        <w:numPr>
          <w:ilvl w:val="0"/>
          <w:numId w:val="78"/>
        </w:numPr>
        <w:rPr>
          <w:lang w:val="en-GB"/>
        </w:rPr>
      </w:pPr>
      <w:r w:rsidRPr="007C5752">
        <w:rPr>
          <w:lang w:val="en-GB"/>
        </w:rPr>
        <w:t>Impact on delivery logistics and s</w:t>
      </w:r>
      <w:r w:rsidR="00B0277A" w:rsidRPr="007C5752">
        <w:rPr>
          <w:lang w:val="en-GB"/>
        </w:rPr>
        <w:t>upply</w:t>
      </w:r>
      <w:r w:rsidRPr="007C5752">
        <w:rPr>
          <w:lang w:val="en-GB"/>
        </w:rPr>
        <w:t xml:space="preserve"> reliability.</w:t>
      </w:r>
    </w:p>
    <w:p w14:paraId="23C76256" w14:textId="6AF39C50" w:rsidR="005A15B1" w:rsidRPr="007C5752" w:rsidRDefault="005A15B1" w:rsidP="00575005">
      <w:pPr>
        <w:pStyle w:val="RequirementList"/>
      </w:pPr>
      <w:bookmarkStart w:id="3325" w:name="_Toc200492155"/>
      <w:bookmarkEnd w:id="3324"/>
      <w:bookmarkEnd w:id="3325"/>
      <w:r w:rsidRPr="007C5752">
        <w:t>A</w:t>
      </w:r>
      <w:r w:rsidR="001669AC" w:rsidRPr="007C5752">
        <w:t xml:space="preserve">t least </w:t>
      </w:r>
      <w:r w:rsidRPr="007C5752">
        <w:t>one manual shut-off valve shall be installed on each process line connected to the WCS, upstream of the first cryogenic isolation device.</w:t>
      </w:r>
    </w:p>
    <w:p w14:paraId="331445C6" w14:textId="77777777" w:rsidR="005B2E2E" w:rsidRPr="007C5752" w:rsidRDefault="005B2E2E" w:rsidP="00EC4470">
      <w:pPr>
        <w:pStyle w:val="Heading4numbered"/>
        <w:rPr>
          <w:lang w:val="en-GB"/>
        </w:rPr>
      </w:pPr>
      <w:bookmarkStart w:id="3326" w:name="_Toc200492156"/>
      <w:bookmarkStart w:id="3327" w:name="_Toc202536159"/>
      <w:r w:rsidRPr="007C5752">
        <w:rPr>
          <w:lang w:val="en-GB"/>
        </w:rPr>
        <w:t>Main components</w:t>
      </w:r>
      <w:bookmarkEnd w:id="3326"/>
      <w:bookmarkEnd w:id="3327"/>
    </w:p>
    <w:p w14:paraId="2BC5902D" w14:textId="5ECBD085" w:rsidR="005B2E2E" w:rsidRPr="007C5752" w:rsidRDefault="005B2E2E" w:rsidP="00B5535E">
      <w:pPr>
        <w:pStyle w:val="Heading5numbered"/>
        <w:rPr>
          <w:shd w:val="clear" w:color="auto" w:fill="FFFFFF"/>
          <w:lang w:val="en-GB"/>
        </w:rPr>
      </w:pPr>
      <w:bookmarkStart w:id="3328" w:name="_Toc200492157"/>
      <w:bookmarkStart w:id="3329" w:name="_Toc202536160"/>
      <w:r w:rsidRPr="007C5752">
        <w:rPr>
          <w:shd w:val="clear" w:color="auto" w:fill="FFFFFF"/>
          <w:lang w:val="en-GB"/>
        </w:rPr>
        <w:t>Vacuum vessel</w:t>
      </w:r>
      <w:bookmarkEnd w:id="3328"/>
      <w:bookmarkEnd w:id="3329"/>
      <w:r w:rsidR="00A801D6" w:rsidRPr="007C5752">
        <w:rPr>
          <w:shd w:val="clear" w:color="auto" w:fill="FFFFFF"/>
          <w:lang w:val="en-GB"/>
        </w:rPr>
        <w:t>(s)</w:t>
      </w:r>
    </w:p>
    <w:p w14:paraId="5538E09E" w14:textId="22105EE8" w:rsidR="0010422E" w:rsidRPr="007C5752" w:rsidRDefault="0010422E" w:rsidP="00575005">
      <w:pPr>
        <w:pStyle w:val="RequirementList"/>
      </w:pPr>
      <w:bookmarkStart w:id="3330" w:name="_Toc200492160"/>
      <w:r w:rsidRPr="007C5752">
        <w:t>The vacuum vessel</w:t>
      </w:r>
      <w:r w:rsidR="00A801D6" w:rsidRPr="007C5752">
        <w:t>(s)</w:t>
      </w:r>
      <w:r w:rsidRPr="007C5752">
        <w:t xml:space="preserve"> shall be designed for full internal vacuum (0 bara) and for an external overpressure of minimum 1.5 bar(g) unless otherwise justified by the safety study. </w:t>
      </w:r>
    </w:p>
    <w:p w14:paraId="020DF82D" w14:textId="54DFC400" w:rsidR="005B2E2E" w:rsidRPr="007C5752" w:rsidRDefault="005B2E2E" w:rsidP="00575005">
      <w:pPr>
        <w:pStyle w:val="RequirementList"/>
      </w:pPr>
      <w:r w:rsidRPr="007C5752">
        <w:t xml:space="preserve">The design of the passage of every line (cold or warm) connected to the QRB shall avoid any condensation or frost formation at the interfaces during any operation </w:t>
      </w:r>
      <w:r w:rsidR="00AD423E" w:rsidRPr="007C5752">
        <w:t>scenario</w:t>
      </w:r>
      <w:r w:rsidRPr="007C5752">
        <w:t xml:space="preserve"> or any transition between operation </w:t>
      </w:r>
      <w:r w:rsidR="00A95725" w:rsidRPr="007C5752">
        <w:t>scenarios</w:t>
      </w:r>
      <w:r w:rsidRPr="007C5752">
        <w:t>.</w:t>
      </w:r>
      <w:bookmarkEnd w:id="3330"/>
    </w:p>
    <w:p w14:paraId="6CF6839A" w14:textId="6194C1D2" w:rsidR="005B2E2E" w:rsidRPr="007C5752" w:rsidRDefault="005B2E2E" w:rsidP="00575005">
      <w:pPr>
        <w:pStyle w:val="RequirementList"/>
      </w:pPr>
      <w:bookmarkStart w:id="3331" w:name="_Toc200492161"/>
      <w:r w:rsidRPr="007C5752">
        <w:t>The ports carrying cold valves, turbines, transfer lines connections and instrumentation feedthrough shall be fabricated from stainless steel</w:t>
      </w:r>
      <w:r w:rsidR="00E50CBD" w:rsidRPr="007C5752">
        <w:t xml:space="preserve">.  </w:t>
      </w:r>
      <w:r w:rsidRPr="007C5752">
        <w:t>The vacuum vessel</w:t>
      </w:r>
      <w:r w:rsidR="00735EFF" w:rsidRPr="007C5752">
        <w:t>(s)</w:t>
      </w:r>
      <w:r w:rsidRPr="007C5752">
        <w:t xml:space="preserve"> may be fabricated from mild steel.</w:t>
      </w:r>
      <w:bookmarkEnd w:id="3331"/>
    </w:p>
    <w:p w14:paraId="4823A00F" w14:textId="573594C4" w:rsidR="005B2E2E" w:rsidRPr="007C5752" w:rsidRDefault="005B2E2E" w:rsidP="00575005">
      <w:pPr>
        <w:pStyle w:val="RequirementList"/>
      </w:pPr>
      <w:bookmarkStart w:id="3332" w:name="_Toc200492162"/>
      <w:r w:rsidRPr="007C5752">
        <w:t xml:space="preserve">The </w:t>
      </w:r>
      <w:r w:rsidR="00065648" w:rsidRPr="007C5752">
        <w:t xml:space="preserve">design of the </w:t>
      </w:r>
      <w:r w:rsidRPr="007C5752">
        <w:t>pumping port</w:t>
      </w:r>
      <w:r w:rsidR="0034079B" w:rsidRPr="007C5752">
        <w:t>s</w:t>
      </w:r>
      <w:r w:rsidRPr="007C5752">
        <w:t xml:space="preserve"> shall </w:t>
      </w:r>
      <w:r w:rsidR="00EF79BC" w:rsidRPr="007C5752">
        <w:t>prevent</w:t>
      </w:r>
      <w:r w:rsidRPr="007C5752">
        <w:t xml:space="preserve"> the intake of any loose sheets of superinsulation into the vacuum pumps.</w:t>
      </w:r>
      <w:bookmarkEnd w:id="3332"/>
    </w:p>
    <w:p w14:paraId="19C04C9F" w14:textId="77777777" w:rsidR="005B2E2E" w:rsidRPr="007C5752" w:rsidRDefault="005B2E2E" w:rsidP="00575005">
      <w:pPr>
        <w:pStyle w:val="RequirementList"/>
      </w:pPr>
      <w:bookmarkStart w:id="3333" w:name="_Toc200492163"/>
      <w:r w:rsidRPr="007C5752">
        <w:t>The QRB shall be equipped with a vacuum barrier at the Cryogenic Distribution System interface.</w:t>
      </w:r>
      <w:bookmarkEnd w:id="3333"/>
    </w:p>
    <w:p w14:paraId="4B39E1C4" w14:textId="2512FD35" w:rsidR="005B2E2E" w:rsidRPr="007C5752" w:rsidRDefault="00922692" w:rsidP="00B5535E">
      <w:pPr>
        <w:pStyle w:val="Heading5numbered"/>
        <w:rPr>
          <w:shd w:val="clear" w:color="auto" w:fill="FFFFFF"/>
          <w:lang w:val="en-GB"/>
        </w:rPr>
      </w:pPr>
      <w:bookmarkStart w:id="3334" w:name="_Toc200492164"/>
      <w:bookmarkStart w:id="3335" w:name="_Toc200492165"/>
      <w:bookmarkStart w:id="3336" w:name="_Toc202536161"/>
      <w:bookmarkEnd w:id="3334"/>
      <w:r w:rsidRPr="007C5752">
        <w:rPr>
          <w:shd w:val="clear" w:color="auto" w:fill="FFFFFF"/>
          <w:lang w:val="en-GB"/>
        </w:rPr>
        <w:t xml:space="preserve">Helium </w:t>
      </w:r>
      <w:r w:rsidR="005B2E2E" w:rsidRPr="007C5752">
        <w:rPr>
          <w:shd w:val="clear" w:color="auto" w:fill="FFFFFF"/>
          <w:lang w:val="en-GB"/>
        </w:rPr>
        <w:t xml:space="preserve">Heat </w:t>
      </w:r>
      <w:commentRangeStart w:id="3337"/>
      <w:r w:rsidR="005B2E2E" w:rsidRPr="007C5752">
        <w:rPr>
          <w:shd w:val="clear" w:color="auto" w:fill="FFFFFF"/>
          <w:lang w:val="en-GB"/>
        </w:rPr>
        <w:t>exchangers</w:t>
      </w:r>
      <w:bookmarkEnd w:id="3335"/>
      <w:bookmarkEnd w:id="3336"/>
      <w:commentRangeEnd w:id="3337"/>
      <w:r w:rsidRPr="007C5752">
        <w:rPr>
          <w:rStyle w:val="CommentReference"/>
          <w:rFonts w:eastAsia="Calibri"/>
          <w:i w:val="0"/>
          <w:color w:val="auto"/>
          <w:lang w:val="en-GB"/>
        </w:rPr>
        <w:commentReference w:id="3337"/>
      </w:r>
    </w:p>
    <w:p w14:paraId="0696FE5D" w14:textId="77777777" w:rsidR="005B2E2E" w:rsidRPr="007C5752" w:rsidRDefault="00A97E1C" w:rsidP="00575005">
      <w:pPr>
        <w:pStyle w:val="RequirementList"/>
      </w:pPr>
      <w:bookmarkStart w:id="3338" w:name="_Toc200492166"/>
      <w:r w:rsidRPr="007C5752">
        <w:t>Aluminium</w:t>
      </w:r>
      <w:r w:rsidR="005B2E2E" w:rsidRPr="007C5752">
        <w:t xml:space="preserve"> plate fin heat exchangers shall be vacuum brazed</w:t>
      </w:r>
      <w:r w:rsidR="00E50CBD" w:rsidRPr="007C5752">
        <w:t xml:space="preserve">.  </w:t>
      </w:r>
      <w:r w:rsidR="005B2E2E" w:rsidRPr="007C5752">
        <w:t>Stainless steel heat exchangers shall be of all-welded construction.</w:t>
      </w:r>
      <w:bookmarkEnd w:id="3338"/>
    </w:p>
    <w:p w14:paraId="69A8F2C6" w14:textId="77777777" w:rsidR="005B2E2E" w:rsidRPr="007C5752" w:rsidRDefault="005B2E2E" w:rsidP="00575005">
      <w:pPr>
        <w:pStyle w:val="RequirementList"/>
      </w:pPr>
      <w:bookmarkStart w:id="3339" w:name="_Toc200492167"/>
      <w:commentRangeStart w:id="3340"/>
      <w:r w:rsidRPr="007C5752">
        <w:t>For all heat exchangers, the type and origin of materials and transition pieces (</w:t>
      </w:r>
      <w:r w:rsidR="00A97E1C" w:rsidRPr="007C5752">
        <w:t>Aluminium</w:t>
      </w:r>
      <w:r w:rsidRPr="007C5752">
        <w:t>-Stainless Steel) shall be provided.</w:t>
      </w:r>
      <w:bookmarkEnd w:id="3339"/>
      <w:commentRangeEnd w:id="3340"/>
      <w:r w:rsidR="004D55C9" w:rsidRPr="007C5752">
        <w:rPr>
          <w:rStyle w:val="CommentReference"/>
          <w:rFonts w:ascii="Segoe UI" w:hAnsi="Segoe UI"/>
        </w:rPr>
        <w:commentReference w:id="3340"/>
      </w:r>
    </w:p>
    <w:p w14:paraId="11769097" w14:textId="77777777" w:rsidR="005B2E2E" w:rsidRPr="007C5752" w:rsidRDefault="005B2E2E" w:rsidP="00575005">
      <w:pPr>
        <w:pStyle w:val="RequirementList"/>
      </w:pPr>
      <w:bookmarkStart w:id="3341" w:name="_Toc200492168"/>
      <w:r w:rsidRPr="007C5752">
        <w:t>All heat exchangers operating below 20 K shall be arranged vertically with the warm end at the top.</w:t>
      </w:r>
      <w:bookmarkEnd w:id="3341"/>
    </w:p>
    <w:p w14:paraId="649361A4" w14:textId="77777777" w:rsidR="00D35B2E" w:rsidRPr="007C5752" w:rsidRDefault="005601E8" w:rsidP="00575005">
      <w:pPr>
        <w:pStyle w:val="RequirementList"/>
      </w:pPr>
      <w:bookmarkStart w:id="3342" w:name="_Toc200492169"/>
      <w:r w:rsidRPr="007C5752">
        <w:t xml:space="preserve">Any </w:t>
      </w:r>
      <w:r w:rsidR="005B2E2E" w:rsidRPr="007C5752">
        <w:t>heat exchanger between 300 K and 80 K</w:t>
      </w:r>
      <w:r w:rsidRPr="007C5752">
        <w:t xml:space="preserve"> shall facilitate </w:t>
      </w:r>
      <w:r w:rsidR="005B2E2E" w:rsidRPr="007C5752">
        <w:t>warm up and regenerat</w:t>
      </w:r>
      <w:r w:rsidR="002D77CB" w:rsidRPr="007C5752">
        <w:t>ion</w:t>
      </w:r>
      <w:r w:rsidR="005B2E2E" w:rsidRPr="007C5752">
        <w:t xml:space="preserve"> for frozen water removal in the HP side</w:t>
      </w:r>
      <w:r w:rsidR="007A2C67" w:rsidRPr="007C5752">
        <w:t xml:space="preserve">.  </w:t>
      </w:r>
    </w:p>
    <w:p w14:paraId="0C95B199" w14:textId="357F86FC" w:rsidR="005B2E2E" w:rsidRPr="007C5752" w:rsidRDefault="005B2E2E" w:rsidP="00575005">
      <w:pPr>
        <w:pStyle w:val="RequirementList"/>
      </w:pPr>
      <w:r w:rsidRPr="007C5752">
        <w:t xml:space="preserve">The differential pressure between inlet and outlet of </w:t>
      </w:r>
      <w:r w:rsidR="005E2B38" w:rsidRPr="007C5752">
        <w:t>any</w:t>
      </w:r>
      <w:r w:rsidRPr="007C5752">
        <w:t xml:space="preserve"> heat exchanger shall be measured </w:t>
      </w:r>
      <w:r w:rsidR="00CA601A" w:rsidRPr="007C5752">
        <w:t>to</w:t>
      </w:r>
      <w:r w:rsidRPr="007C5752">
        <w:t xml:space="preserve"> </w:t>
      </w:r>
      <w:r w:rsidR="00117243" w:rsidRPr="007C5752">
        <w:t xml:space="preserve">monitor </w:t>
      </w:r>
      <w:r w:rsidRPr="007C5752">
        <w:t>the pressure drop evolution during operation.</w:t>
      </w:r>
      <w:bookmarkEnd w:id="3342"/>
    </w:p>
    <w:p w14:paraId="65CAEBA8" w14:textId="04C50B89" w:rsidR="005B2E2E" w:rsidRPr="007C5752" w:rsidRDefault="005B2E2E" w:rsidP="00575005">
      <w:pPr>
        <w:pStyle w:val="RequirementList"/>
      </w:pPr>
      <w:bookmarkStart w:id="3343" w:name="_Toc200492170"/>
      <w:r w:rsidRPr="007C5752">
        <w:t xml:space="preserve">In case of 80 K </w:t>
      </w:r>
      <w:r w:rsidR="00635F0C" w:rsidRPr="007C5752">
        <w:t xml:space="preserve">nitrogen </w:t>
      </w:r>
      <w:r w:rsidRPr="007C5752">
        <w:t>pre-cooling, a separated heat exchanger between nitrogen and HP helium flow shall be installed to avoid solidification of nitrogen in case of return of cold helium flow in the LP stream.</w:t>
      </w:r>
      <w:bookmarkEnd w:id="3343"/>
    </w:p>
    <w:p w14:paraId="34BF8B43" w14:textId="77777777" w:rsidR="005B2E2E" w:rsidRPr="007C5752" w:rsidRDefault="005B2E2E" w:rsidP="00AC52BE">
      <w:pPr>
        <w:pStyle w:val="Heading5numbered"/>
        <w:keepNext/>
        <w:keepLines/>
        <w:ind w:left="1009" w:hanging="1009"/>
        <w:rPr>
          <w:shd w:val="clear" w:color="auto" w:fill="FFFFFF"/>
          <w:lang w:val="en-GB"/>
        </w:rPr>
      </w:pPr>
      <w:bookmarkStart w:id="3344" w:name="_Toc200492171"/>
      <w:bookmarkStart w:id="3345" w:name="_Toc200492172"/>
      <w:bookmarkStart w:id="3346" w:name="_Toc202536162"/>
      <w:bookmarkEnd w:id="3344"/>
      <w:r w:rsidRPr="007C5752">
        <w:rPr>
          <w:shd w:val="clear" w:color="auto" w:fill="FFFFFF"/>
          <w:lang w:val="en-GB"/>
        </w:rPr>
        <w:lastRenderedPageBreak/>
        <w:t>Turbines</w:t>
      </w:r>
      <w:bookmarkEnd w:id="3345"/>
      <w:bookmarkEnd w:id="3346"/>
    </w:p>
    <w:p w14:paraId="334E4D27" w14:textId="33C7F1DE" w:rsidR="005B2E2E" w:rsidRPr="007C5752" w:rsidRDefault="00047154" w:rsidP="00575005">
      <w:pPr>
        <w:pStyle w:val="RequirementList"/>
      </w:pPr>
      <w:bookmarkStart w:id="3347" w:name="_Toc200492173"/>
      <w:r w:rsidRPr="007C5752">
        <w:t>T</w:t>
      </w:r>
      <w:r w:rsidR="005B2E2E" w:rsidRPr="007C5752">
        <w:t xml:space="preserve">urbines with gas lubricated or magnetic bearings </w:t>
      </w:r>
      <w:r w:rsidRPr="007C5752">
        <w:t>shall be deployed</w:t>
      </w:r>
      <w:r w:rsidR="005B2E2E" w:rsidRPr="007C5752">
        <w:t>.</w:t>
      </w:r>
      <w:bookmarkEnd w:id="3347"/>
    </w:p>
    <w:p w14:paraId="5DF29367" w14:textId="34D25C6A" w:rsidR="005B2E2E" w:rsidRPr="007C5752" w:rsidRDefault="005B2E2E" w:rsidP="00575005">
      <w:pPr>
        <w:pStyle w:val="RequirementList"/>
      </w:pPr>
      <w:bookmarkStart w:id="3348" w:name="_Toc200492174"/>
      <w:r w:rsidRPr="007C5752">
        <w:t>The power extracted by the turbines shall be transferred to water cooled heat exchangers</w:t>
      </w:r>
      <w:r w:rsidR="00E50CBD" w:rsidRPr="007C5752">
        <w:t xml:space="preserve">. </w:t>
      </w:r>
      <w:r w:rsidRPr="007C5752">
        <w:t xml:space="preserve">Acceptable materials for the water channels are stainless steel and copper compatible with the water quality as described in </w:t>
      </w:r>
      <w:r w:rsidRPr="007C5752">
        <w:rPr>
          <w:rStyle w:val="AAReferencedChar"/>
          <w:rFonts w:ascii="Century Gothic" w:hAnsi="Century Gothic"/>
          <w:i w:val="0"/>
          <w:iCs w:val="0"/>
          <w:color w:val="auto"/>
          <w:sz w:val="18"/>
        </w:rPr>
        <w:fldChar w:fldCharType="begin"/>
      </w:r>
      <w:r w:rsidRPr="007C5752">
        <w:rPr>
          <w:rStyle w:val="AAReferencedChar"/>
          <w:rFonts w:ascii="Century Gothic" w:hAnsi="Century Gothic"/>
          <w:i w:val="0"/>
          <w:iCs w:val="0"/>
          <w:color w:val="auto"/>
          <w:sz w:val="18"/>
        </w:rPr>
        <w:instrText xml:space="preserve"> REF _Ref190780127 \r \h  \* MERGEFORMAT </w:instrText>
      </w:r>
      <w:r w:rsidRPr="007C5752">
        <w:rPr>
          <w:rStyle w:val="AAReferencedChar"/>
          <w:rFonts w:ascii="Century Gothic" w:hAnsi="Century Gothic"/>
          <w:i w:val="0"/>
          <w:iCs w:val="0"/>
          <w:color w:val="auto"/>
          <w:sz w:val="18"/>
        </w:rPr>
      </w:r>
      <w:r w:rsidRPr="007C5752">
        <w:rPr>
          <w:rStyle w:val="AAReferencedChar"/>
          <w:rFonts w:ascii="Century Gothic" w:hAnsi="Century Gothic"/>
          <w:i w:val="0"/>
          <w:iCs w:val="0"/>
          <w:color w:val="auto"/>
          <w:sz w:val="18"/>
        </w:rPr>
        <w:fldChar w:fldCharType="separate"/>
      </w:r>
      <w:r w:rsidR="00A63B38">
        <w:rPr>
          <w:rStyle w:val="AAReferencedChar"/>
          <w:rFonts w:ascii="Century Gothic" w:hAnsi="Century Gothic"/>
          <w:i w:val="0"/>
          <w:iCs w:val="0"/>
          <w:color w:val="auto"/>
          <w:sz w:val="18"/>
        </w:rPr>
        <w:t>3.7.3.2</w:t>
      </w:r>
      <w:r w:rsidRPr="007C5752">
        <w:rPr>
          <w:rStyle w:val="AAReferencedChar"/>
          <w:rFonts w:ascii="Century Gothic" w:hAnsi="Century Gothic"/>
          <w:i w:val="0"/>
          <w:iCs w:val="0"/>
          <w:color w:val="auto"/>
          <w:sz w:val="18"/>
        </w:rPr>
        <w:fldChar w:fldCharType="end"/>
      </w:r>
      <w:r w:rsidR="00E50CBD" w:rsidRPr="007C5752">
        <w:t xml:space="preserve">.  </w:t>
      </w:r>
      <w:r w:rsidRPr="007C5752">
        <w:t>The water side shall give easy access for cleaning.</w:t>
      </w:r>
      <w:bookmarkEnd w:id="3348"/>
    </w:p>
    <w:p w14:paraId="3E0DC623" w14:textId="61E3EC3D" w:rsidR="005B2E2E" w:rsidRPr="007C5752" w:rsidRDefault="005B0450" w:rsidP="00575005">
      <w:pPr>
        <w:pStyle w:val="RequirementList"/>
      </w:pPr>
      <w:bookmarkStart w:id="3349" w:name="_Toc200492175"/>
      <w:r w:rsidRPr="007C5752">
        <w:t>To</w:t>
      </w:r>
      <w:r w:rsidR="005B2E2E" w:rsidRPr="007C5752">
        <w:t xml:space="preserve"> allow the easy exchange of turbine cartridges, the system shall include all the elements needed to isolate, warm up, purge and cool down each turbine</w:t>
      </w:r>
      <w:r w:rsidR="007232BF" w:rsidRPr="007C5752">
        <w:t xml:space="preserve"> individually</w:t>
      </w:r>
      <w:r w:rsidR="00E50CBD" w:rsidRPr="007C5752">
        <w:t xml:space="preserve">.  </w:t>
      </w:r>
      <w:r w:rsidR="005B2E2E" w:rsidRPr="007C5752">
        <w:t xml:space="preserve">This exchange shall be </w:t>
      </w:r>
      <w:r w:rsidR="005F56AE" w:rsidRPr="007C5752">
        <w:t>possible</w:t>
      </w:r>
      <w:r w:rsidR="005B2E2E" w:rsidRPr="007C5752">
        <w:t xml:space="preserve"> in situ without warming up heat exchanger blocks</w:t>
      </w:r>
      <w:r w:rsidR="00E50CBD" w:rsidRPr="007C5752">
        <w:t>.</w:t>
      </w:r>
      <w:bookmarkEnd w:id="3349"/>
    </w:p>
    <w:p w14:paraId="3176FFE3" w14:textId="7745F58A" w:rsidR="005B2E2E" w:rsidRPr="007C5752" w:rsidRDefault="000F3F94" w:rsidP="00575005">
      <w:pPr>
        <w:pStyle w:val="RequirementList"/>
      </w:pPr>
      <w:bookmarkStart w:id="3350" w:name="_Toc200492176"/>
      <w:r w:rsidRPr="007C5752">
        <w:t>A r</w:t>
      </w:r>
      <w:r w:rsidR="005B2E2E" w:rsidRPr="007C5752">
        <w:t xml:space="preserve">eplacement of one turbine cartridge shall </w:t>
      </w:r>
      <w:r w:rsidRPr="007C5752">
        <w:t xml:space="preserve">not </w:t>
      </w:r>
      <w:r w:rsidR="005B2E2E" w:rsidRPr="007C5752">
        <w:t>exceed 3 hours.</w:t>
      </w:r>
      <w:bookmarkEnd w:id="3350"/>
    </w:p>
    <w:p w14:paraId="18A22D05" w14:textId="1D8D552B" w:rsidR="005D1E27" w:rsidRPr="007C5752" w:rsidRDefault="005D1E27" w:rsidP="005D1E27">
      <w:pPr>
        <w:pStyle w:val="RequirementList"/>
        <w:numPr>
          <w:ilvl w:val="0"/>
          <w:numId w:val="0"/>
        </w:numPr>
        <w:ind w:left="502" w:hanging="360"/>
      </w:pPr>
      <w:r w:rsidRPr="007C5752">
        <w:t>Separate vacuum barrier</w:t>
      </w:r>
    </w:p>
    <w:p w14:paraId="3D4372C5" w14:textId="77777777" w:rsidR="005B2E2E" w:rsidRPr="007C5752" w:rsidRDefault="005B2E2E" w:rsidP="00B5535E">
      <w:pPr>
        <w:pStyle w:val="Heading5numbered"/>
        <w:rPr>
          <w:shd w:val="clear" w:color="auto" w:fill="FFFFFF"/>
          <w:lang w:val="en-GB"/>
        </w:rPr>
      </w:pPr>
      <w:bookmarkStart w:id="3351" w:name="_Toc200492177"/>
      <w:bookmarkStart w:id="3352" w:name="_Toc200492178"/>
      <w:bookmarkStart w:id="3353" w:name="_Toc202536163"/>
      <w:bookmarkEnd w:id="3351"/>
      <w:r w:rsidRPr="007C5752">
        <w:rPr>
          <w:shd w:val="clear" w:color="auto" w:fill="FFFFFF"/>
          <w:lang w:val="en-GB"/>
        </w:rPr>
        <w:t>Cold Compressors</w:t>
      </w:r>
      <w:bookmarkEnd w:id="3352"/>
      <w:bookmarkEnd w:id="3353"/>
    </w:p>
    <w:p w14:paraId="5F96B818" w14:textId="61CD6B36" w:rsidR="005B2E2E" w:rsidRPr="007C5752" w:rsidRDefault="005B2E2E" w:rsidP="00B5535E">
      <w:pPr>
        <w:rPr>
          <w:shd w:val="clear" w:color="auto" w:fill="FFFFFF"/>
        </w:rPr>
      </w:pPr>
      <w:r w:rsidRPr="007C5752">
        <w:rPr>
          <w:shd w:val="clear" w:color="auto" w:fill="FFFFFF"/>
        </w:rPr>
        <w:t xml:space="preserve">Cold compressors </w:t>
      </w:r>
      <w:r w:rsidR="00E76AC2" w:rsidRPr="007C5752">
        <w:rPr>
          <w:shd w:val="clear" w:color="auto" w:fill="FFFFFF"/>
        </w:rPr>
        <w:t>may</w:t>
      </w:r>
      <w:r w:rsidRPr="007C5752">
        <w:rPr>
          <w:shd w:val="clear" w:color="auto" w:fill="FFFFFF"/>
        </w:rPr>
        <w:t xml:space="preserve"> either </w:t>
      </w:r>
      <w:r w:rsidR="00C9568A" w:rsidRPr="007C5752">
        <w:rPr>
          <w:shd w:val="clear" w:color="auto" w:fill="FFFFFF"/>
        </w:rPr>
        <w:t>be in</w:t>
      </w:r>
      <w:r w:rsidRPr="007C5752">
        <w:rPr>
          <w:shd w:val="clear" w:color="auto" w:fill="FFFFFF"/>
        </w:rPr>
        <w:t xml:space="preserve"> the </w:t>
      </w:r>
      <w:r w:rsidR="00896219" w:rsidRPr="007C5752">
        <w:rPr>
          <w:shd w:val="clear" w:color="auto" w:fill="FFFFFF"/>
        </w:rPr>
        <w:t>QRB</w:t>
      </w:r>
      <w:r w:rsidRPr="007C5752">
        <w:rPr>
          <w:shd w:val="clear" w:color="auto" w:fill="FFFFFF"/>
        </w:rPr>
        <w:t xml:space="preserve"> or located in a dedicated Cold Box with separate vacuum</w:t>
      </w:r>
    </w:p>
    <w:p w14:paraId="34216A54" w14:textId="55B1FB58" w:rsidR="00395ABF" w:rsidRPr="007C5752" w:rsidRDefault="00EA3DE4" w:rsidP="00575005">
      <w:pPr>
        <w:pStyle w:val="RequirementList"/>
      </w:pPr>
      <w:bookmarkStart w:id="3354" w:name="_Toc200492179"/>
      <w:r w:rsidRPr="007C5752">
        <w:t xml:space="preserve">The compressors shall be </w:t>
      </w:r>
      <w:r w:rsidR="005B2E2E" w:rsidRPr="007C5752">
        <w:t>centrifugal with active magnetic bearings.</w:t>
      </w:r>
      <w:bookmarkEnd w:id="3354"/>
    </w:p>
    <w:p w14:paraId="00F8EACB" w14:textId="04BCFA8A" w:rsidR="00395ABF" w:rsidRPr="007C5752" w:rsidRDefault="00CA601A" w:rsidP="00575005">
      <w:pPr>
        <w:pStyle w:val="RequirementList"/>
      </w:pPr>
      <w:bookmarkStart w:id="3355" w:name="_Toc200492180"/>
      <w:r w:rsidRPr="007C5752">
        <w:t xml:space="preserve">The Contactor shall provide the pressure fields </w:t>
      </w:r>
      <w:r w:rsidR="009F752B" w:rsidRPr="007C5752">
        <w:t xml:space="preserve">showing </w:t>
      </w:r>
      <w:r w:rsidR="005B2E2E" w:rsidRPr="007C5752">
        <w:t>the pressure ratio as a function of the reduced flow for different reduced iso-speeds</w:t>
      </w:r>
      <w:r w:rsidR="00E50CBD" w:rsidRPr="007C5752">
        <w:t xml:space="preserve">. </w:t>
      </w:r>
      <w:r w:rsidR="005B2E2E" w:rsidRPr="007C5752">
        <w:t xml:space="preserve">The stall and choke lines shall be </w:t>
      </w:r>
      <w:r w:rsidR="007872F1" w:rsidRPr="007C5752">
        <w:t>indicated</w:t>
      </w:r>
      <w:r w:rsidR="005B2E2E" w:rsidRPr="007C5752">
        <w:t>.</w:t>
      </w:r>
      <w:bookmarkEnd w:id="3355"/>
    </w:p>
    <w:p w14:paraId="1C366335" w14:textId="77777777" w:rsidR="003E6ABD" w:rsidRPr="007C5752" w:rsidRDefault="00623339" w:rsidP="00575005">
      <w:pPr>
        <w:pStyle w:val="RequirementList"/>
      </w:pPr>
      <w:bookmarkStart w:id="3356" w:name="_Toc200492181"/>
      <w:r w:rsidRPr="007C5752">
        <w:t xml:space="preserve">The </w:t>
      </w:r>
      <w:r w:rsidR="00790AF9" w:rsidRPr="007C5752">
        <w:t>m</w:t>
      </w:r>
      <w:r w:rsidR="005B2E2E" w:rsidRPr="007C5752">
        <w:t>ass flow rate of helium shall be easily adjustable via rotation speed regulation using Variable Frequency Drive</w:t>
      </w:r>
      <w:r w:rsidR="00E50CBD" w:rsidRPr="007C5752">
        <w:t xml:space="preserve">.  </w:t>
      </w:r>
    </w:p>
    <w:p w14:paraId="1CB1232E" w14:textId="77777777" w:rsidR="00FE3AEE" w:rsidRPr="007C5752" w:rsidRDefault="001324A2" w:rsidP="00575005">
      <w:pPr>
        <w:pStyle w:val="RequirementList"/>
      </w:pPr>
      <w:r w:rsidRPr="007C5752">
        <w:t>The r</w:t>
      </w:r>
      <w:r w:rsidR="005B2E2E" w:rsidRPr="007C5752">
        <w:t xml:space="preserve">otational speed of the cold compressor shall include at least 10% speed margin with respect to the maximum value encountered in the different operation </w:t>
      </w:r>
      <w:r w:rsidR="004323EA" w:rsidRPr="007C5752">
        <w:t>scenarios</w:t>
      </w:r>
      <w:r w:rsidR="007A2C67" w:rsidRPr="007C5752">
        <w:t>.</w:t>
      </w:r>
    </w:p>
    <w:p w14:paraId="68540BCA" w14:textId="46EC870A" w:rsidR="00395ABF" w:rsidRPr="007C5752" w:rsidRDefault="00A07300" w:rsidP="00575005">
      <w:pPr>
        <w:pStyle w:val="RequirementList"/>
      </w:pPr>
      <w:r w:rsidRPr="007C5752">
        <w:t>T</w:t>
      </w:r>
      <w:r w:rsidR="005B2E2E" w:rsidRPr="007C5752">
        <w:t xml:space="preserve">he rotational speed of each cold </w:t>
      </w:r>
      <w:r w:rsidR="00D56F6C" w:rsidRPr="007C5752">
        <w:t>compressor</w:t>
      </w:r>
      <w:r w:rsidR="005B2E2E" w:rsidRPr="007C5752">
        <w:t xml:space="preserve"> </w:t>
      </w:r>
      <w:r w:rsidR="003D65D3" w:rsidRPr="007C5752">
        <w:t xml:space="preserve">should allow to </w:t>
      </w:r>
      <w:r w:rsidR="005B2E2E" w:rsidRPr="007C5752">
        <w:t xml:space="preserve">be lowered down to 30 % of </w:t>
      </w:r>
      <w:r w:rsidR="009529DF" w:rsidRPr="007C5752">
        <w:t xml:space="preserve">the </w:t>
      </w:r>
      <w:r w:rsidR="005B2E2E" w:rsidRPr="007C5752">
        <w:t>nominal speed while remaining in the operational window.</w:t>
      </w:r>
      <w:bookmarkEnd w:id="3356"/>
    </w:p>
    <w:p w14:paraId="7B553E5D" w14:textId="6F90BB8E" w:rsidR="00395ABF" w:rsidRPr="007C5752" w:rsidRDefault="005A15B1" w:rsidP="00575005">
      <w:pPr>
        <w:pStyle w:val="RequirementList"/>
      </w:pPr>
      <w:bookmarkStart w:id="3357" w:name="_Toc200492182"/>
      <w:r w:rsidRPr="007C5752">
        <w:t>The Contractor shall submit detailed cool-down and start-up procedures for each cold compressor as part of deliverable DD #7 (Operating Manual)</w:t>
      </w:r>
      <w:r w:rsidR="00352FF0" w:rsidRPr="007C5752">
        <w:t xml:space="preserve">.  </w:t>
      </w:r>
      <w:r w:rsidRPr="007C5752">
        <w:t xml:space="preserve">The procedures shall be approved by SCK CEN before </w:t>
      </w:r>
      <w:r w:rsidR="001567F2" w:rsidRPr="007C5752">
        <w:t>FAT</w:t>
      </w:r>
      <w:r w:rsidRPr="007C5752">
        <w:t>.</w:t>
      </w:r>
      <w:bookmarkEnd w:id="3357"/>
    </w:p>
    <w:p w14:paraId="1046765E" w14:textId="5E769D53" w:rsidR="005B2E2E" w:rsidRPr="007C5752" w:rsidRDefault="005B2E2E" w:rsidP="00575005">
      <w:pPr>
        <w:pStyle w:val="RequirementList"/>
      </w:pPr>
      <w:bookmarkStart w:id="3358" w:name="_Toc200492183"/>
      <w:r w:rsidRPr="007C5752">
        <w:t xml:space="preserve">The </w:t>
      </w:r>
      <w:r w:rsidR="00247EB9" w:rsidRPr="007C5752">
        <w:t>cold compressor</w:t>
      </w:r>
      <w:r w:rsidR="0044323F" w:rsidRPr="007C5752">
        <w:t>s</w:t>
      </w:r>
      <w:r w:rsidRPr="007C5752">
        <w:t xml:space="preserve"> shall allow inspection, </w:t>
      </w:r>
      <w:r w:rsidR="00E50CBD" w:rsidRPr="007C5752">
        <w:t>maintenance,</w:t>
      </w:r>
      <w:r w:rsidRPr="007C5752">
        <w:t xml:space="preserve"> and exchange</w:t>
      </w:r>
      <w:r w:rsidR="007A2C67" w:rsidRPr="007C5752">
        <w:t xml:space="preserve">.  </w:t>
      </w:r>
      <w:r w:rsidRPr="007C5752">
        <w:t>The intervention time including the warm-up and cold compressor exchange shall be less than 4 hours.</w:t>
      </w:r>
      <w:bookmarkEnd w:id="3358"/>
    </w:p>
    <w:p w14:paraId="42660AF9" w14:textId="171C2F9A" w:rsidR="005B2E2E" w:rsidRPr="007C5752" w:rsidRDefault="005B2E2E" w:rsidP="00B5535E">
      <w:pPr>
        <w:pStyle w:val="Heading5numbered"/>
        <w:rPr>
          <w:shd w:val="clear" w:color="auto" w:fill="FFFFFF"/>
          <w:lang w:val="en-GB"/>
        </w:rPr>
      </w:pPr>
      <w:bookmarkStart w:id="3359" w:name="_Toc200492184"/>
      <w:bookmarkStart w:id="3360" w:name="_Toc202536164"/>
      <w:r w:rsidRPr="007C5752">
        <w:rPr>
          <w:shd w:val="clear" w:color="auto" w:fill="FFFFFF"/>
          <w:lang w:val="en-GB"/>
        </w:rPr>
        <w:t xml:space="preserve">Helium </w:t>
      </w:r>
      <w:bookmarkEnd w:id="3359"/>
      <w:bookmarkEnd w:id="3360"/>
      <w:r w:rsidR="00406362" w:rsidRPr="007C5752">
        <w:rPr>
          <w:shd w:val="clear" w:color="auto" w:fill="FFFFFF"/>
          <w:lang w:val="en-GB"/>
        </w:rPr>
        <w:t xml:space="preserve">phase </w:t>
      </w:r>
      <w:r w:rsidR="00164D19" w:rsidRPr="007C5752">
        <w:rPr>
          <w:shd w:val="clear" w:color="auto" w:fill="FFFFFF"/>
          <w:lang w:val="en-GB"/>
        </w:rPr>
        <w:t>separators</w:t>
      </w:r>
    </w:p>
    <w:p w14:paraId="5FBFC2B4" w14:textId="3F0143DA" w:rsidR="00395ABF" w:rsidRPr="007C5752" w:rsidRDefault="005B2E2E" w:rsidP="00575005">
      <w:pPr>
        <w:pStyle w:val="RequirementList"/>
      </w:pPr>
      <w:bookmarkStart w:id="3361" w:name="_Toc200492185"/>
      <w:r w:rsidRPr="007C5752">
        <w:t xml:space="preserve">Two helium phase separators shall be installed in the QRB: one at 2 K pumped by the cold </w:t>
      </w:r>
      <w:r w:rsidR="000D7D79" w:rsidRPr="007C5752">
        <w:t xml:space="preserve">compressors </w:t>
      </w:r>
      <w:r w:rsidRPr="007C5752">
        <w:t xml:space="preserve">and one at 4.5 </w:t>
      </w:r>
      <w:r w:rsidR="00E50CBD" w:rsidRPr="007C5752">
        <w:t>K.</w:t>
      </w:r>
      <w:bookmarkEnd w:id="3361"/>
    </w:p>
    <w:p w14:paraId="5A9D61D5" w14:textId="039B169C" w:rsidR="00395ABF" w:rsidRPr="007C5752" w:rsidRDefault="00F2140D" w:rsidP="00575005">
      <w:pPr>
        <w:pStyle w:val="RequirementList"/>
      </w:pPr>
      <w:bookmarkStart w:id="3362" w:name="_Toc200492186"/>
      <w:r w:rsidRPr="007C5752">
        <w:t xml:space="preserve">The </w:t>
      </w:r>
      <w:r w:rsidR="00716530" w:rsidRPr="007C5752">
        <w:t xml:space="preserve">helium </w:t>
      </w:r>
      <w:r w:rsidR="005B2E2E" w:rsidRPr="007C5752">
        <w:t xml:space="preserve">phase separators shall be sized </w:t>
      </w:r>
      <w:r w:rsidR="0051799D" w:rsidRPr="007C5752">
        <w:t xml:space="preserve">for all </w:t>
      </w:r>
      <w:r w:rsidR="005B2E2E" w:rsidRPr="007C5752">
        <w:t xml:space="preserve">operating </w:t>
      </w:r>
      <w:r w:rsidR="0094745D" w:rsidRPr="007C5752">
        <w:t>scenarios</w:t>
      </w:r>
      <w:r w:rsidR="00E50CBD" w:rsidRPr="007C5752">
        <w:t>.</w:t>
      </w:r>
      <w:bookmarkEnd w:id="3362"/>
    </w:p>
    <w:p w14:paraId="62BF1E8A" w14:textId="361E2899" w:rsidR="00395ABF" w:rsidRPr="007C5752" w:rsidRDefault="005B2E2E" w:rsidP="00575005">
      <w:pPr>
        <w:pStyle w:val="RequirementList"/>
      </w:pPr>
      <w:bookmarkStart w:id="3363" w:name="_Toc200492187"/>
      <w:r w:rsidRPr="007C5752">
        <w:t xml:space="preserve">The </w:t>
      </w:r>
      <w:r w:rsidR="00D7304B" w:rsidRPr="007C5752">
        <w:t xml:space="preserve">helium </w:t>
      </w:r>
      <w:r w:rsidRPr="007C5752">
        <w:t xml:space="preserve">phase separators shall be equipped with electrical heaters </w:t>
      </w:r>
      <w:r w:rsidR="00CA601A" w:rsidRPr="007C5752">
        <w:t>to</w:t>
      </w:r>
      <w:r w:rsidRPr="007C5752">
        <w:t xml:space="preserve"> adjust the level of liquid helium, to empty from liquid helium and to </w:t>
      </w:r>
      <w:r w:rsidR="00DC194D" w:rsidRPr="007C5752">
        <w:t xml:space="preserve">simulate </w:t>
      </w:r>
      <w:r w:rsidR="000A71F3" w:rsidRPr="007C5752">
        <w:t>the</w:t>
      </w:r>
      <w:r w:rsidR="00DC194D" w:rsidRPr="007C5752">
        <w:t xml:space="preserve"> user heat load during stand-alone commissioning and </w:t>
      </w:r>
      <w:r w:rsidRPr="007C5752">
        <w:t>acceptance test</w:t>
      </w:r>
      <w:r w:rsidR="00076910" w:rsidRPr="007C5752">
        <w:t>ing</w:t>
      </w:r>
      <w:r w:rsidRPr="007C5752">
        <w:t xml:space="preserve"> of the </w:t>
      </w:r>
      <w:r w:rsidR="00947F24" w:rsidRPr="007C5752">
        <w:t>QPLANT</w:t>
      </w:r>
      <w:r w:rsidRPr="007C5752">
        <w:t>.</w:t>
      </w:r>
      <w:bookmarkEnd w:id="3363"/>
    </w:p>
    <w:p w14:paraId="7630FD83" w14:textId="5B692A02" w:rsidR="005B2E2E" w:rsidRPr="007C5752" w:rsidRDefault="00B73441" w:rsidP="00D17EB0">
      <w:pPr>
        <w:pStyle w:val="RequirementList"/>
      </w:pPr>
      <w:bookmarkStart w:id="3364" w:name="_Toc200492188"/>
      <w:r w:rsidRPr="007C5752">
        <w:t>A</w:t>
      </w:r>
      <w:r w:rsidR="005B2E2E" w:rsidRPr="007C5752">
        <w:t xml:space="preserve"> diffuser shall be installed at the inlet </w:t>
      </w:r>
      <w:r w:rsidR="00CB058D" w:rsidRPr="007C5752">
        <w:t xml:space="preserve">of the </w:t>
      </w:r>
      <w:r w:rsidR="00EA64BE" w:rsidRPr="007C5752">
        <w:t xml:space="preserve">helium </w:t>
      </w:r>
      <w:r w:rsidR="005B2E2E" w:rsidRPr="007C5752">
        <w:t>phase separators.</w:t>
      </w:r>
      <w:bookmarkEnd w:id="3364"/>
    </w:p>
    <w:p w14:paraId="507A7357" w14:textId="77777777" w:rsidR="005B2E2E" w:rsidRPr="007C5752" w:rsidRDefault="005B2E2E" w:rsidP="00B5535E">
      <w:pPr>
        <w:pStyle w:val="Heading5numbered"/>
        <w:rPr>
          <w:shd w:val="clear" w:color="auto" w:fill="FFFFFF"/>
          <w:lang w:val="en-GB"/>
        </w:rPr>
      </w:pPr>
      <w:bookmarkStart w:id="3365" w:name="_Toc200492190"/>
      <w:bookmarkStart w:id="3366" w:name="_Toc202536165"/>
      <w:r w:rsidRPr="007C5752">
        <w:rPr>
          <w:shd w:val="clear" w:color="auto" w:fill="FFFFFF"/>
          <w:lang w:val="en-GB"/>
        </w:rPr>
        <w:t>Adsorbers</w:t>
      </w:r>
      <w:bookmarkEnd w:id="3365"/>
      <w:bookmarkEnd w:id="3366"/>
    </w:p>
    <w:p w14:paraId="04A7A80D" w14:textId="4E75281B" w:rsidR="00395ABF" w:rsidRPr="007C5752" w:rsidRDefault="00E2580E" w:rsidP="00575005">
      <w:pPr>
        <w:pStyle w:val="RequirementList"/>
      </w:pPr>
      <w:bookmarkStart w:id="3367" w:name="_Toc200492191"/>
      <w:r w:rsidRPr="007C5752">
        <w:t>To remove air impurities, t</w:t>
      </w:r>
      <w:r w:rsidR="005B2E2E" w:rsidRPr="007C5752">
        <w:t>wo 80 K adsorbers shall be installed with an operating temperature below 85 K.</w:t>
      </w:r>
      <w:bookmarkEnd w:id="3367"/>
    </w:p>
    <w:p w14:paraId="65213013" w14:textId="368DBF2E" w:rsidR="002E749C" w:rsidRPr="007C5752" w:rsidRDefault="002E749C" w:rsidP="00575005">
      <w:pPr>
        <w:pStyle w:val="RequirementList"/>
      </w:pPr>
      <w:r w:rsidRPr="007C5752">
        <w:t>The two 80 K adsorbers shall be parallel switchable.</w:t>
      </w:r>
    </w:p>
    <w:p w14:paraId="2EE6AD3A" w14:textId="7DD02DD7" w:rsidR="00395ABF" w:rsidRPr="007C5752" w:rsidRDefault="005B2E2E" w:rsidP="00575005">
      <w:pPr>
        <w:pStyle w:val="RequirementList"/>
      </w:pPr>
      <w:bookmarkStart w:id="3368" w:name="_Toc200492192"/>
      <w:r w:rsidRPr="007C5752">
        <w:t xml:space="preserve">Each of the </w:t>
      </w:r>
      <w:r w:rsidR="00D82610" w:rsidRPr="007C5752">
        <w:t xml:space="preserve">80K </w:t>
      </w:r>
      <w:r w:rsidRPr="007C5752">
        <w:t>adsorbers shall be sized to purify the full HP compressor</w:t>
      </w:r>
      <w:r w:rsidR="000306C7" w:rsidRPr="007C5752">
        <w:t>s</w:t>
      </w:r>
      <w:r w:rsidRPr="007C5752">
        <w:t xml:space="preserve"> flow contaminated up to 50 ppm by volume of air.</w:t>
      </w:r>
      <w:bookmarkEnd w:id="3368"/>
    </w:p>
    <w:p w14:paraId="62904DE1" w14:textId="6EAA4D65" w:rsidR="00395ABF" w:rsidRPr="007C5752" w:rsidRDefault="001B6C41" w:rsidP="00575005">
      <w:pPr>
        <w:pStyle w:val="RequirementList"/>
      </w:pPr>
      <w:bookmarkStart w:id="3369" w:name="_Toc200492193"/>
      <w:r w:rsidRPr="007C5752">
        <w:t xml:space="preserve">The Contractor shall </w:t>
      </w:r>
      <w:r w:rsidR="00EC5B59" w:rsidRPr="007C5752">
        <w:t>choose</w:t>
      </w:r>
      <w:r w:rsidRPr="007C5752">
        <w:t xml:space="preserve"> the adsorption/regeneration time</w:t>
      </w:r>
      <w:r w:rsidR="005B2E2E" w:rsidRPr="007C5752">
        <w:t xml:space="preserve"> </w:t>
      </w:r>
      <w:r w:rsidR="006A773C" w:rsidRPr="007C5752">
        <w:t xml:space="preserve">of the 80K adsorbers </w:t>
      </w:r>
      <w:r w:rsidR="00CA601A" w:rsidRPr="007C5752">
        <w:t>to</w:t>
      </w:r>
      <w:r w:rsidR="005B2E2E" w:rsidRPr="007C5752">
        <w:t xml:space="preserve"> guarantee continuous operation.</w:t>
      </w:r>
      <w:bookmarkEnd w:id="3369"/>
    </w:p>
    <w:p w14:paraId="55089956" w14:textId="2EA82E4C" w:rsidR="00395ABF" w:rsidRPr="007C5752" w:rsidRDefault="005B2E2E" w:rsidP="00575005">
      <w:pPr>
        <w:pStyle w:val="RequirementList"/>
      </w:pPr>
      <w:bookmarkStart w:id="3370" w:name="_Toc200492194"/>
      <w:r w:rsidRPr="007C5752">
        <w:t xml:space="preserve">The </w:t>
      </w:r>
      <w:r w:rsidR="00024BAF" w:rsidRPr="007C5752">
        <w:t xml:space="preserve">system shall perform the </w:t>
      </w:r>
      <w:r w:rsidRPr="007C5752">
        <w:t xml:space="preserve">switching, </w:t>
      </w:r>
      <w:r w:rsidR="00E50CBD" w:rsidRPr="007C5752">
        <w:t>regeneration,</w:t>
      </w:r>
      <w:r w:rsidRPr="007C5752">
        <w:t xml:space="preserve"> and cool-down of the 80 K adsorber</w:t>
      </w:r>
      <w:r w:rsidR="00101AA1" w:rsidRPr="007C5752">
        <w:t>s</w:t>
      </w:r>
      <w:r w:rsidRPr="007C5752">
        <w:t xml:space="preserve"> </w:t>
      </w:r>
      <w:r w:rsidR="00024BAF" w:rsidRPr="007C5752">
        <w:t>fully automatically</w:t>
      </w:r>
      <w:r w:rsidR="007A2C67" w:rsidRPr="007C5752">
        <w:t xml:space="preserve">.  </w:t>
      </w:r>
      <w:commentRangeStart w:id="3371"/>
      <w:r w:rsidRPr="007C5752">
        <w:t>A by-pass between</w:t>
      </w:r>
      <w:r w:rsidR="0072137D" w:rsidRPr="007C5752">
        <w:t xml:space="preserve"> the</w:t>
      </w:r>
      <w:r w:rsidRPr="007C5752">
        <w:t xml:space="preserve"> outlet of </w:t>
      </w:r>
      <w:r w:rsidR="00185105" w:rsidRPr="007C5752">
        <w:t xml:space="preserve">the </w:t>
      </w:r>
      <w:r w:rsidRPr="007C5752">
        <w:t xml:space="preserve">switchable 80K adsorbers and </w:t>
      </w:r>
      <w:r w:rsidR="00B551ED" w:rsidRPr="007C5752">
        <w:t xml:space="preserve">the </w:t>
      </w:r>
      <w:r w:rsidRPr="007C5752">
        <w:t>LP line of the QRB shall be installed which could be used for helium purification.</w:t>
      </w:r>
      <w:bookmarkEnd w:id="3370"/>
      <w:commentRangeEnd w:id="3371"/>
      <w:r w:rsidR="00E6784B" w:rsidRPr="007C5752">
        <w:rPr>
          <w:rStyle w:val="CommentReference"/>
          <w:rFonts w:ascii="Segoe UI" w:hAnsi="Segoe UI"/>
        </w:rPr>
        <w:commentReference w:id="3371"/>
      </w:r>
    </w:p>
    <w:p w14:paraId="45EF67F6" w14:textId="5A926C66" w:rsidR="00395ABF" w:rsidRPr="007C5752" w:rsidRDefault="006F1C48" w:rsidP="00575005">
      <w:pPr>
        <w:pStyle w:val="RequirementList"/>
      </w:pPr>
      <w:bookmarkStart w:id="3372" w:name="_Toc200492195"/>
      <w:r w:rsidRPr="007C5752">
        <w:lastRenderedPageBreak/>
        <w:t>To remove the remaining impurities of neon and hydrogen, o</w:t>
      </w:r>
      <w:r w:rsidR="005B2E2E" w:rsidRPr="007C5752">
        <w:t xml:space="preserve">ne 20 K adsorber operating </w:t>
      </w:r>
      <w:r w:rsidR="00013671" w:rsidRPr="007C5752">
        <w:t xml:space="preserve">shall be installed with an operating temperature </w:t>
      </w:r>
      <w:r w:rsidR="005B2E2E" w:rsidRPr="007C5752">
        <w:t>below 25 K.</w:t>
      </w:r>
      <w:bookmarkEnd w:id="3372"/>
    </w:p>
    <w:p w14:paraId="0C741B8B" w14:textId="77777777" w:rsidR="00395ABF" w:rsidRPr="007C5752" w:rsidRDefault="005B2E2E" w:rsidP="00575005">
      <w:pPr>
        <w:pStyle w:val="RequirementList"/>
      </w:pPr>
      <w:bookmarkStart w:id="3373" w:name="_Toc200492196"/>
      <w:r w:rsidRPr="007C5752">
        <w:t>This 20 K adsorber shall be sized to retain impurities of the full helium flow contaminated up to 1 ppm by volume of hydrogen and neon each, for a duration of at least 200 hours.</w:t>
      </w:r>
      <w:bookmarkEnd w:id="3373"/>
    </w:p>
    <w:p w14:paraId="0D66406D" w14:textId="77777777" w:rsidR="00496B62" w:rsidRPr="007C5752" w:rsidRDefault="00FC3E79" w:rsidP="00575005">
      <w:pPr>
        <w:pStyle w:val="RequirementList"/>
      </w:pPr>
      <w:bookmarkStart w:id="3374" w:name="_Toc200492197"/>
      <w:r w:rsidRPr="007C5752">
        <w:t xml:space="preserve">The </w:t>
      </w:r>
      <w:r w:rsidR="000D0F57" w:rsidRPr="007C5752">
        <w:t xml:space="preserve">system shall perform the </w:t>
      </w:r>
      <w:r w:rsidR="005B2E2E" w:rsidRPr="007C5752">
        <w:t>regeneration of th</w:t>
      </w:r>
      <w:r w:rsidRPr="007C5752">
        <w:t>e</w:t>
      </w:r>
      <w:r w:rsidR="005B2E2E" w:rsidRPr="007C5752">
        <w:t xml:space="preserve"> 20 K adsorber </w:t>
      </w:r>
      <w:r w:rsidRPr="007C5752">
        <w:t>fully automatic</w:t>
      </w:r>
      <w:r w:rsidR="000D0F57" w:rsidRPr="007C5752">
        <w:t>ally</w:t>
      </w:r>
      <w:r w:rsidRPr="007C5752">
        <w:t xml:space="preserve">. </w:t>
      </w:r>
    </w:p>
    <w:p w14:paraId="5D51486F" w14:textId="602DF7FA" w:rsidR="00395ABF" w:rsidRPr="007C5752" w:rsidRDefault="00496B62" w:rsidP="00575005">
      <w:pPr>
        <w:pStyle w:val="RequirementList"/>
      </w:pPr>
      <w:r w:rsidRPr="007C5752">
        <w:t xml:space="preserve">The </w:t>
      </w:r>
      <w:r w:rsidR="005B2E2E" w:rsidRPr="007C5752">
        <w:t>regenerat</w:t>
      </w:r>
      <w:r w:rsidRPr="007C5752">
        <w:t xml:space="preserve">ion </w:t>
      </w:r>
      <w:r w:rsidR="005B2E2E" w:rsidRPr="007C5752">
        <w:t>and re-cool</w:t>
      </w:r>
      <w:r w:rsidRPr="007C5752">
        <w:t xml:space="preserve">ing of </w:t>
      </w:r>
      <w:r w:rsidR="005B2E2E" w:rsidRPr="007C5752">
        <w:t>the contaminated</w:t>
      </w:r>
      <w:r w:rsidR="00304BE9" w:rsidRPr="007C5752">
        <w:t xml:space="preserve"> 29K</w:t>
      </w:r>
      <w:r w:rsidR="005B2E2E" w:rsidRPr="007C5752">
        <w:t xml:space="preserve"> adsorber </w:t>
      </w:r>
      <w:r w:rsidRPr="007C5752">
        <w:t>shall take less than</w:t>
      </w:r>
      <w:r w:rsidR="005B2E2E" w:rsidRPr="007C5752">
        <w:t xml:space="preserve"> 12 hours.</w:t>
      </w:r>
      <w:bookmarkEnd w:id="3374"/>
    </w:p>
    <w:p w14:paraId="1254B939" w14:textId="56DCAF9D" w:rsidR="00395ABF" w:rsidRPr="007C5752" w:rsidRDefault="005B2E2E" w:rsidP="00575005">
      <w:pPr>
        <w:pStyle w:val="RequirementList"/>
      </w:pPr>
      <w:bookmarkStart w:id="3375" w:name="_Toc200492198"/>
      <w:r w:rsidRPr="007C5752">
        <w:t xml:space="preserve">All adsorbers </w:t>
      </w:r>
      <w:r w:rsidR="00466604" w:rsidRPr="007C5752">
        <w:t xml:space="preserve">(80K and 20K) </w:t>
      </w:r>
      <w:r w:rsidRPr="007C5752">
        <w:t xml:space="preserve">shall be equipped with a </w:t>
      </w:r>
      <w:r w:rsidR="007553A6" w:rsidRPr="007C5752">
        <w:t xml:space="preserve">full mass flow </w:t>
      </w:r>
      <w:r w:rsidRPr="007C5752">
        <w:t>by-pass.</w:t>
      </w:r>
      <w:bookmarkEnd w:id="3375"/>
    </w:p>
    <w:p w14:paraId="57526C97" w14:textId="10FEFF19" w:rsidR="00395ABF" w:rsidRPr="007C5752" w:rsidRDefault="005B2E2E" w:rsidP="00575005">
      <w:pPr>
        <w:pStyle w:val="RequirementList"/>
      </w:pPr>
      <w:bookmarkStart w:id="3376" w:name="_Toc200492199"/>
      <w:r w:rsidRPr="007C5752">
        <w:t xml:space="preserve">The design of the adsorbers shall allow </w:t>
      </w:r>
      <w:r w:rsidR="000918CC" w:rsidRPr="007C5752">
        <w:t xml:space="preserve">easy </w:t>
      </w:r>
      <w:r w:rsidRPr="007C5752">
        <w:t>access for the periodic change of the adsorbent.</w:t>
      </w:r>
      <w:bookmarkEnd w:id="3376"/>
    </w:p>
    <w:p w14:paraId="101CAF21" w14:textId="77777777" w:rsidR="00395ABF" w:rsidRPr="007C5752" w:rsidRDefault="005B2E2E" w:rsidP="00575005">
      <w:pPr>
        <w:pStyle w:val="RequirementList"/>
      </w:pPr>
      <w:bookmarkStart w:id="3377" w:name="_Toc200492200"/>
      <w:commentRangeStart w:id="3378"/>
      <w:r w:rsidRPr="007C5752">
        <w:t>The design of the adsorbers shall avoid any movement of the adsorbent and any emission of dust</w:t>
      </w:r>
      <w:r w:rsidR="00E50CBD" w:rsidRPr="007C5752">
        <w:t xml:space="preserve">.  </w:t>
      </w:r>
      <w:r w:rsidRPr="007C5752">
        <w:t>The adsorbent material shall be chemically and mechanically stable under any operating conditions.</w:t>
      </w:r>
      <w:bookmarkEnd w:id="3377"/>
      <w:commentRangeEnd w:id="3378"/>
      <w:r w:rsidR="005B0810" w:rsidRPr="007C5752">
        <w:rPr>
          <w:rStyle w:val="CommentReference"/>
          <w:rFonts w:ascii="Segoe UI" w:hAnsi="Segoe UI"/>
        </w:rPr>
        <w:commentReference w:id="3378"/>
      </w:r>
    </w:p>
    <w:p w14:paraId="37774966" w14:textId="1FA05D03" w:rsidR="005B2E2E" w:rsidRPr="007C5752" w:rsidRDefault="005B2E2E" w:rsidP="00575005">
      <w:pPr>
        <w:pStyle w:val="RequirementList"/>
      </w:pPr>
      <w:bookmarkStart w:id="3379" w:name="_Toc200492201"/>
      <w:r w:rsidRPr="007C5752">
        <w:t>All adsorbers shall be equipped with gas analysis ports (</w:t>
      </w:r>
      <w:r w:rsidR="00C9568A" w:rsidRPr="007C5752">
        <w:t>§</w:t>
      </w:r>
      <w:r w:rsidR="00E50CBD" w:rsidRPr="007C5752">
        <w:t xml:space="preserve">  </w:t>
      </w:r>
      <w:r w:rsidR="00395ABF" w:rsidRPr="007C5752">
        <w:fldChar w:fldCharType="begin"/>
      </w:r>
      <w:r w:rsidR="00395ABF" w:rsidRPr="007C5752">
        <w:instrText xml:space="preserve"> REF _Ref190781745 \r \h  \* MERGEFORMAT </w:instrText>
      </w:r>
      <w:r w:rsidR="00395ABF" w:rsidRPr="007C5752">
        <w:fldChar w:fldCharType="separate"/>
      </w:r>
      <w:r w:rsidR="00A63B38">
        <w:t>3.5.11.3</w:t>
      </w:r>
      <w:r w:rsidR="00395ABF" w:rsidRPr="007C5752">
        <w:fldChar w:fldCharType="end"/>
      </w:r>
      <w:r w:rsidRPr="007C5752">
        <w:t>).</w:t>
      </w:r>
      <w:bookmarkEnd w:id="3379"/>
    </w:p>
    <w:p w14:paraId="7647A1AC" w14:textId="77777777" w:rsidR="005B2E2E" w:rsidRPr="007C5752" w:rsidRDefault="005B2E2E" w:rsidP="00B5535E">
      <w:pPr>
        <w:pStyle w:val="Heading5numbered"/>
        <w:rPr>
          <w:shd w:val="clear" w:color="auto" w:fill="FFFFFF"/>
          <w:lang w:val="en-GB"/>
        </w:rPr>
      </w:pPr>
      <w:bookmarkStart w:id="3380" w:name="_Toc200492202"/>
      <w:bookmarkStart w:id="3381" w:name="_Toc202536166"/>
      <w:r w:rsidRPr="007C5752">
        <w:rPr>
          <w:shd w:val="clear" w:color="auto" w:fill="FFFFFF"/>
          <w:lang w:val="en-GB"/>
        </w:rPr>
        <w:t>Filters</w:t>
      </w:r>
      <w:bookmarkEnd w:id="3380"/>
      <w:bookmarkEnd w:id="3381"/>
    </w:p>
    <w:p w14:paraId="1D15F376" w14:textId="77777777" w:rsidR="00E6077F" w:rsidRPr="007C5752" w:rsidRDefault="005B2E2E" w:rsidP="00575005">
      <w:pPr>
        <w:pStyle w:val="RequirementList"/>
      </w:pPr>
      <w:bookmarkStart w:id="3382" w:name="_Toc200492203"/>
      <w:r w:rsidRPr="007C5752">
        <w:t>Downstream of each adsorber, a 10</w:t>
      </w:r>
      <w:r w:rsidR="001B5D39" w:rsidRPr="007C5752">
        <w:t xml:space="preserve"> µ</w:t>
      </w:r>
      <w:r w:rsidRPr="007C5752">
        <w:t>m wire mesh filter shall be installed</w:t>
      </w:r>
      <w:r w:rsidR="007A2C67" w:rsidRPr="007C5752">
        <w:t xml:space="preserve">. </w:t>
      </w:r>
    </w:p>
    <w:p w14:paraId="1959B941" w14:textId="77777777" w:rsidR="000103B6" w:rsidRPr="007C5752" w:rsidRDefault="005B2E2E" w:rsidP="00575005">
      <w:pPr>
        <w:pStyle w:val="RequirementList"/>
      </w:pPr>
      <w:r w:rsidRPr="007C5752">
        <w:t xml:space="preserve">Filters of 10 </w:t>
      </w:r>
      <w:r w:rsidR="00A51C0A" w:rsidRPr="007C5752">
        <w:t>µ</w:t>
      </w:r>
      <w:r w:rsidRPr="007C5752">
        <w:t>m retention ability shall be installed at the inlet of turbines</w:t>
      </w:r>
      <w:r w:rsidR="007A2C67" w:rsidRPr="007C5752">
        <w:t>.</w:t>
      </w:r>
    </w:p>
    <w:p w14:paraId="35123899" w14:textId="749CBFA9" w:rsidR="00395ABF" w:rsidRPr="007C5752" w:rsidRDefault="005B2E2E" w:rsidP="00575005">
      <w:pPr>
        <w:pStyle w:val="RequirementList"/>
      </w:pPr>
      <w:r w:rsidRPr="007C5752">
        <w:t xml:space="preserve">The </w:t>
      </w:r>
      <w:r w:rsidR="00CB1438" w:rsidRPr="007C5752">
        <w:t>Contractor</w:t>
      </w:r>
      <w:r w:rsidRPr="007C5752">
        <w:t xml:space="preserve"> shall decide the number and positions of any additional filters required.</w:t>
      </w:r>
      <w:bookmarkEnd w:id="3382"/>
    </w:p>
    <w:p w14:paraId="2E5CC9B5" w14:textId="77777777" w:rsidR="00AA0BF0" w:rsidRPr="007C5752" w:rsidRDefault="005B2E2E" w:rsidP="00575005">
      <w:pPr>
        <w:pStyle w:val="RequirementList"/>
      </w:pPr>
      <w:bookmarkStart w:id="3383" w:name="_Toc200492204"/>
      <w:r w:rsidRPr="007C5752">
        <w:t xml:space="preserve">All filters shall be accessible </w:t>
      </w:r>
      <w:r w:rsidR="003A7B31" w:rsidRPr="007C5752">
        <w:t xml:space="preserve">from the outside of the vacuum vessel </w:t>
      </w:r>
      <w:r w:rsidRPr="007C5752">
        <w:t xml:space="preserve">for </w:t>
      </w:r>
      <w:r w:rsidR="003A7B31" w:rsidRPr="007C5752">
        <w:t xml:space="preserve">changing, </w:t>
      </w:r>
      <w:r w:rsidRPr="007C5752">
        <w:t xml:space="preserve">cleaning </w:t>
      </w:r>
      <w:commentRangeStart w:id="3384"/>
      <w:r w:rsidRPr="007C5752">
        <w:t>and purging</w:t>
      </w:r>
      <w:commentRangeEnd w:id="3384"/>
      <w:r w:rsidR="00DD45F7" w:rsidRPr="007C5752">
        <w:rPr>
          <w:rStyle w:val="CommentReference"/>
          <w:rFonts w:ascii="Segoe UI" w:hAnsi="Segoe UI"/>
        </w:rPr>
        <w:commentReference w:id="3384"/>
      </w:r>
      <w:r w:rsidR="00E50CBD" w:rsidRPr="007C5752">
        <w:t xml:space="preserve">.  </w:t>
      </w:r>
    </w:p>
    <w:p w14:paraId="17121BD4" w14:textId="2434950E" w:rsidR="00395ABF" w:rsidRPr="007C5752" w:rsidRDefault="005B2E2E" w:rsidP="00575005">
      <w:pPr>
        <w:pStyle w:val="RequirementList"/>
      </w:pPr>
      <w:r w:rsidRPr="007C5752">
        <w:t>All filters</w:t>
      </w:r>
      <w:r w:rsidR="00CF0516" w:rsidRPr="007C5752">
        <w:t xml:space="preserve"> shall be designed </w:t>
      </w:r>
      <w:r w:rsidR="00A831BF" w:rsidRPr="007C5752">
        <w:t xml:space="preserve">to prevent </w:t>
      </w:r>
      <w:r w:rsidRPr="007C5752">
        <w:t>dust collected can fall</w:t>
      </w:r>
      <w:r w:rsidR="00A831BF" w:rsidRPr="007C5752">
        <w:t>ing</w:t>
      </w:r>
      <w:r w:rsidRPr="007C5752">
        <w:t xml:space="preserve"> into the connected piping during replacement.</w:t>
      </w:r>
      <w:bookmarkEnd w:id="3383"/>
    </w:p>
    <w:p w14:paraId="2CC24A1E" w14:textId="77777777" w:rsidR="005B2E2E" w:rsidRPr="007C5752" w:rsidRDefault="005B2E2E" w:rsidP="00B5535E">
      <w:pPr>
        <w:pStyle w:val="Heading5numbered"/>
        <w:rPr>
          <w:shd w:val="clear" w:color="auto" w:fill="FFFFFF"/>
          <w:lang w:val="en-GB"/>
        </w:rPr>
      </w:pPr>
      <w:bookmarkStart w:id="3385" w:name="_Toc200492205"/>
      <w:bookmarkStart w:id="3386" w:name="_Toc200492206"/>
      <w:bookmarkStart w:id="3387" w:name="_Toc202536167"/>
      <w:bookmarkEnd w:id="3385"/>
      <w:r w:rsidRPr="007C5752">
        <w:rPr>
          <w:shd w:val="clear" w:color="auto" w:fill="FFFFFF"/>
          <w:lang w:val="en-GB"/>
        </w:rPr>
        <w:t>Heaters</w:t>
      </w:r>
      <w:bookmarkEnd w:id="3386"/>
      <w:bookmarkEnd w:id="3387"/>
    </w:p>
    <w:p w14:paraId="34A219EB" w14:textId="014186C8" w:rsidR="00395ABF" w:rsidRPr="007C5752" w:rsidRDefault="005B2E2E" w:rsidP="00575005">
      <w:pPr>
        <w:pStyle w:val="RequirementList"/>
      </w:pPr>
      <w:bookmarkStart w:id="3388" w:name="_Toc200492207"/>
      <w:r w:rsidRPr="007C5752">
        <w:t xml:space="preserve">The </w:t>
      </w:r>
      <w:r w:rsidR="00CB1438" w:rsidRPr="007C5752">
        <w:t>Contractor</w:t>
      </w:r>
      <w:r w:rsidRPr="007C5752">
        <w:t xml:space="preserve"> shall install heaters wherever necessary to permit a full warm-up of all the circuits, including cryogenic distribution and the cryomodules as described in</w:t>
      </w:r>
      <w:r w:rsidR="00395ABF" w:rsidRPr="007C5752">
        <w:t xml:space="preserve"> </w:t>
      </w:r>
      <w:r w:rsidR="00395ABF" w:rsidRPr="007C5752">
        <w:fldChar w:fldCharType="begin"/>
      </w:r>
      <w:r w:rsidR="00395ABF" w:rsidRPr="007C5752">
        <w:instrText xml:space="preserve"> REF _Ref190782008 \r \h </w:instrText>
      </w:r>
      <w:r w:rsidR="00FB79A6" w:rsidRPr="007C5752">
        <w:instrText xml:space="preserve"> \* MERGEFORMAT </w:instrText>
      </w:r>
      <w:r w:rsidR="00395ABF" w:rsidRPr="007C5752">
        <w:fldChar w:fldCharType="separate"/>
      </w:r>
      <w:r w:rsidR="00A63B38">
        <w:t>3.2.3.2</w:t>
      </w:r>
      <w:r w:rsidR="00395ABF" w:rsidRPr="007C5752">
        <w:fldChar w:fldCharType="end"/>
      </w:r>
      <w:r w:rsidR="007A2C67" w:rsidRPr="007C5752">
        <w:t xml:space="preserve">.  </w:t>
      </w:r>
      <w:commentRangeStart w:id="3389"/>
      <w:r w:rsidRPr="007C5752">
        <w:t>Heaters shall also be</w:t>
      </w:r>
      <w:r w:rsidR="00E83E58" w:rsidRPr="007C5752">
        <w:t xml:space="preserve"> used to</w:t>
      </w:r>
      <w:r w:rsidRPr="007C5752">
        <w:t xml:space="preserve"> demonstrate the </w:t>
      </w:r>
      <w:r w:rsidR="00947F24" w:rsidRPr="007C5752">
        <w:t>QPLANT</w:t>
      </w:r>
      <w:r w:rsidRPr="007C5752">
        <w:t xml:space="preserve"> performance during the Acceptance Tests.</w:t>
      </w:r>
      <w:bookmarkEnd w:id="3388"/>
      <w:commentRangeEnd w:id="3389"/>
      <w:r w:rsidR="00FA70B1" w:rsidRPr="007C5752">
        <w:rPr>
          <w:rStyle w:val="CommentReference"/>
          <w:rFonts w:ascii="Segoe UI" w:hAnsi="Segoe UI"/>
        </w:rPr>
        <w:commentReference w:id="3389"/>
      </w:r>
    </w:p>
    <w:p w14:paraId="49C92EFA" w14:textId="22229F3D" w:rsidR="00A51C0A" w:rsidRPr="007C5752" w:rsidRDefault="00A51C0A" w:rsidP="00575005">
      <w:pPr>
        <w:pStyle w:val="RequirementList"/>
      </w:pPr>
      <w:bookmarkStart w:id="3390" w:name="_Toc200492209"/>
      <w:r w:rsidRPr="007C5752">
        <w:t>The Contractor shall specify the installed heating capacity (kW) and physical location of every heater</w:t>
      </w:r>
      <w:r w:rsidR="00F31CC7" w:rsidRPr="007C5752">
        <w:t>.</w:t>
      </w:r>
    </w:p>
    <w:p w14:paraId="461C0828" w14:textId="77777777" w:rsidR="00395ABF" w:rsidRPr="007C5752" w:rsidRDefault="005B2E2E" w:rsidP="00575005">
      <w:pPr>
        <w:pStyle w:val="RequirementList"/>
      </w:pPr>
      <w:r w:rsidRPr="007C5752">
        <w:t>Heaters and associated electrical wiring shall be designed to minimize the heat loads to cold surfaces using necessary thermalization and optimized wiring diameters.</w:t>
      </w:r>
      <w:bookmarkEnd w:id="3390"/>
    </w:p>
    <w:p w14:paraId="452EA8F5" w14:textId="77777777" w:rsidR="00395ABF" w:rsidRPr="007C5752" w:rsidRDefault="00395ABF" w:rsidP="006929B9">
      <w:pPr>
        <w:pStyle w:val="Heading4numbered"/>
        <w:rPr>
          <w:lang w:val="en-GB"/>
        </w:rPr>
      </w:pPr>
      <w:bookmarkStart w:id="3391" w:name="_Toc200492211"/>
      <w:bookmarkStart w:id="3392" w:name="_Ref190781745"/>
      <w:bookmarkStart w:id="3393" w:name="_Toc200492212"/>
      <w:bookmarkStart w:id="3394" w:name="_Toc202536168"/>
      <w:bookmarkEnd w:id="3391"/>
      <w:r w:rsidRPr="007C5752">
        <w:rPr>
          <w:lang w:val="en-GB"/>
        </w:rPr>
        <w:t>Measuring Points</w:t>
      </w:r>
      <w:bookmarkEnd w:id="3392"/>
      <w:bookmarkEnd w:id="3393"/>
      <w:bookmarkEnd w:id="3394"/>
    </w:p>
    <w:p w14:paraId="2A14910D" w14:textId="57FBD9B6" w:rsidR="00702208" w:rsidRPr="007C5752" w:rsidRDefault="00F1705D" w:rsidP="00E550B2">
      <w:pPr>
        <w:pStyle w:val="RequirementList"/>
      </w:pPr>
      <w:r w:rsidRPr="007C5752">
        <w:t xml:space="preserve">At least the measuring points defined in </w:t>
      </w:r>
      <w:r w:rsidR="00FB113E" w:rsidRPr="007C5752">
        <w:fldChar w:fldCharType="begin"/>
      </w:r>
      <w:r w:rsidR="00FB113E" w:rsidRPr="007C5752">
        <w:instrText xml:space="preserve"> REF _Ref184110805 \h </w:instrText>
      </w:r>
      <w:r w:rsidR="00FB113E" w:rsidRPr="007C5752">
        <w:fldChar w:fldCharType="separate"/>
      </w:r>
      <w:r w:rsidR="00A63B38" w:rsidRPr="007C5752">
        <w:t xml:space="preserve">Table </w:t>
      </w:r>
      <w:r w:rsidR="00A63B38">
        <w:rPr>
          <w:noProof/>
        </w:rPr>
        <w:t>9</w:t>
      </w:r>
      <w:r w:rsidR="00FB113E" w:rsidRPr="007C5752">
        <w:fldChar w:fldCharType="end"/>
      </w:r>
      <w:r w:rsidR="00595114" w:rsidRPr="007C5752">
        <w:t xml:space="preserve"> </w:t>
      </w:r>
      <w:r w:rsidRPr="007C5752">
        <w:t>shall implemented and be remotely read out by the QPLANT:CIS</w:t>
      </w:r>
      <w:r w:rsidR="001B1CAE" w:rsidRPr="007C5752">
        <w:t>. They shall be</w:t>
      </w:r>
      <w:r w:rsidR="001C7BE8" w:rsidRPr="007C5752">
        <w:t xml:space="preserve"> </w:t>
      </w:r>
      <w:r w:rsidR="00702208" w:rsidRPr="007C5752">
        <w:t>logged at a rate ≤ 1</w:t>
      </w:r>
      <w:r w:rsidR="00702208" w:rsidRPr="007C5752">
        <w:rPr>
          <w:rFonts w:ascii="Arial" w:hAnsi="Arial" w:cs="Arial"/>
        </w:rPr>
        <w:t> </w:t>
      </w:r>
      <w:r w:rsidR="00702208" w:rsidRPr="007C5752">
        <w:t>Hz</w:t>
      </w:r>
      <w:r w:rsidR="00D44B49" w:rsidRPr="007C5752">
        <w:t>.</w:t>
      </w:r>
    </w:p>
    <w:p w14:paraId="720D7596" w14:textId="3D6C69C5" w:rsidR="00395ABF" w:rsidRPr="007C5752" w:rsidRDefault="00395ABF" w:rsidP="00702208">
      <w:pPr>
        <w:pStyle w:val="Captioncentered"/>
        <w:rPr>
          <w:lang w:val="en-GB"/>
        </w:rPr>
      </w:pPr>
      <w:bookmarkStart w:id="3395" w:name="_Ref184110805"/>
      <w:bookmarkStart w:id="3396" w:name="_Toc201310418"/>
      <w:bookmarkStart w:id="3397" w:name="_Ref202006390"/>
      <w:bookmarkStart w:id="3398" w:name="_Toc212194966"/>
      <w:r w:rsidRPr="007C5752">
        <w:rPr>
          <w:lang w:val="en-GB"/>
        </w:rPr>
        <w:t xml:space="preserve">Table </w:t>
      </w:r>
      <w:r w:rsidRPr="007C5752">
        <w:rPr>
          <w:lang w:val="en-GB"/>
        </w:rPr>
        <w:fldChar w:fldCharType="begin"/>
      </w:r>
      <w:r w:rsidRPr="007C5752">
        <w:rPr>
          <w:lang w:val="en-GB"/>
        </w:rPr>
        <w:instrText xml:space="preserve"> SEQ Table \* ARABIC </w:instrText>
      </w:r>
      <w:r w:rsidRPr="007C5752">
        <w:rPr>
          <w:lang w:val="en-GB"/>
        </w:rPr>
        <w:fldChar w:fldCharType="separate"/>
      </w:r>
      <w:r w:rsidR="00A63B38">
        <w:rPr>
          <w:noProof/>
          <w:lang w:val="en-GB"/>
        </w:rPr>
        <w:t>9</w:t>
      </w:r>
      <w:r w:rsidRPr="007C5752">
        <w:rPr>
          <w:lang w:val="en-GB"/>
        </w:rPr>
        <w:fldChar w:fldCharType="end"/>
      </w:r>
      <w:bookmarkEnd w:id="3395"/>
      <w:r w:rsidRPr="007C5752">
        <w:rPr>
          <w:lang w:val="en-GB"/>
        </w:rPr>
        <w:t> </w:t>
      </w:r>
      <w:r w:rsidR="009514A3" w:rsidRPr="007C5752">
        <w:rPr>
          <w:lang w:val="en-GB"/>
        </w:rPr>
        <w:t>M</w:t>
      </w:r>
      <w:r w:rsidRPr="007C5752">
        <w:rPr>
          <w:lang w:val="en-GB"/>
        </w:rPr>
        <w:t xml:space="preserve">easuring </w:t>
      </w:r>
      <w:r w:rsidR="009514A3" w:rsidRPr="007C5752">
        <w:rPr>
          <w:lang w:val="en-GB"/>
        </w:rPr>
        <w:t>P</w:t>
      </w:r>
      <w:r w:rsidRPr="007C5752">
        <w:rPr>
          <w:lang w:val="en-GB"/>
        </w:rPr>
        <w:t>oints for QRB</w:t>
      </w:r>
      <w:bookmarkEnd w:id="3396"/>
      <w:bookmarkEnd w:id="3397"/>
      <w:bookmarkEnd w:id="3398"/>
    </w:p>
    <w:tbl>
      <w:tblPr>
        <w:tblStyle w:val="TableGrid2"/>
        <w:tblW w:w="0" w:type="auto"/>
        <w:jc w:val="center"/>
        <w:tblLook w:val="04A0" w:firstRow="1" w:lastRow="0" w:firstColumn="1" w:lastColumn="0" w:noHBand="0" w:noVBand="1"/>
      </w:tblPr>
      <w:tblGrid>
        <w:gridCol w:w="3170"/>
        <w:gridCol w:w="5602"/>
      </w:tblGrid>
      <w:tr w:rsidR="00A51C0A" w:rsidRPr="007C5752" w14:paraId="5A4F6089" w14:textId="77777777" w:rsidTr="00702208">
        <w:trPr>
          <w:jc w:val="center"/>
        </w:trPr>
        <w:tc>
          <w:tcPr>
            <w:tcW w:w="0" w:type="auto"/>
            <w:shd w:val="clear" w:color="auto" w:fill="EBD9ED" w:themeFill="accent2" w:themeFillTint="33"/>
            <w:hideMark/>
          </w:tcPr>
          <w:p w14:paraId="096501D8" w14:textId="77777777" w:rsidR="00A51C0A" w:rsidRPr="007C5752" w:rsidRDefault="00A51C0A" w:rsidP="00702208">
            <w:pPr>
              <w:pStyle w:val="AASemiBold"/>
              <w:jc w:val="center"/>
              <w:rPr>
                <w:rFonts w:ascii="Aptos" w:hAnsi="Aptos"/>
                <w:b/>
                <w:bCs/>
                <w:sz w:val="18"/>
                <w:szCs w:val="18"/>
              </w:rPr>
            </w:pPr>
            <w:r w:rsidRPr="007C5752">
              <w:rPr>
                <w:rFonts w:ascii="Aptos" w:hAnsi="Aptos"/>
                <w:b/>
                <w:bCs/>
                <w:sz w:val="18"/>
                <w:szCs w:val="18"/>
              </w:rPr>
              <w:t>Parameter</w:t>
            </w:r>
          </w:p>
        </w:tc>
        <w:tc>
          <w:tcPr>
            <w:tcW w:w="0" w:type="auto"/>
            <w:shd w:val="clear" w:color="auto" w:fill="EBD9ED" w:themeFill="accent2" w:themeFillTint="33"/>
            <w:hideMark/>
          </w:tcPr>
          <w:p w14:paraId="030462CF" w14:textId="77777777" w:rsidR="00A51C0A" w:rsidRPr="007C5752" w:rsidRDefault="00A51C0A" w:rsidP="00702208">
            <w:pPr>
              <w:pStyle w:val="AASemiBold"/>
              <w:jc w:val="center"/>
              <w:rPr>
                <w:rFonts w:ascii="Aptos" w:hAnsi="Aptos"/>
                <w:b/>
                <w:bCs/>
                <w:sz w:val="18"/>
                <w:szCs w:val="18"/>
              </w:rPr>
            </w:pPr>
            <w:r w:rsidRPr="007C5752">
              <w:rPr>
                <w:rFonts w:ascii="Aptos" w:hAnsi="Aptos"/>
                <w:b/>
                <w:bCs/>
                <w:sz w:val="18"/>
                <w:szCs w:val="18"/>
              </w:rPr>
              <w:t>Measurement Location(s)</w:t>
            </w:r>
          </w:p>
        </w:tc>
      </w:tr>
      <w:tr w:rsidR="00A51C0A" w:rsidRPr="007C5752" w14:paraId="38806ECA" w14:textId="77777777" w:rsidTr="00702208">
        <w:trPr>
          <w:jc w:val="center"/>
        </w:trPr>
        <w:tc>
          <w:tcPr>
            <w:tcW w:w="0" w:type="auto"/>
            <w:vAlign w:val="center"/>
            <w:hideMark/>
          </w:tcPr>
          <w:p w14:paraId="32375099" w14:textId="77777777" w:rsidR="00A51C0A" w:rsidRPr="007C5752" w:rsidRDefault="00A51C0A" w:rsidP="00702208">
            <w:pPr>
              <w:pStyle w:val="AASemiBold"/>
              <w:rPr>
                <w:rFonts w:ascii="Aptos" w:hAnsi="Aptos"/>
              </w:rPr>
            </w:pPr>
            <w:r w:rsidRPr="007C5752">
              <w:rPr>
                <w:rFonts w:ascii="Aptos" w:hAnsi="Aptos"/>
              </w:rPr>
              <w:t>Helium mass flow rate</w:t>
            </w:r>
          </w:p>
        </w:tc>
        <w:tc>
          <w:tcPr>
            <w:tcW w:w="0" w:type="auto"/>
            <w:vAlign w:val="center"/>
            <w:hideMark/>
          </w:tcPr>
          <w:p w14:paraId="0F1BCC7C" w14:textId="7777777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Inlet HP stream of the QRB- Supply SHe from QRB to LINAC</w:t>
            </w:r>
            <w:r w:rsidR="00702208" w:rsidRPr="007C5752">
              <w:rPr>
                <w:rFonts w:ascii="Aptos" w:hAnsi="Aptos"/>
                <w:color w:val="000000" w:themeColor="text1"/>
              </w:rPr>
              <w:br/>
            </w:r>
            <w:r w:rsidRPr="007C5752">
              <w:rPr>
                <w:rFonts w:ascii="Aptos" w:hAnsi="Aptos"/>
                <w:color w:val="000000" w:themeColor="text1"/>
              </w:rPr>
              <w:t>- Coupler mass flow return</w:t>
            </w:r>
          </w:p>
        </w:tc>
      </w:tr>
      <w:tr w:rsidR="00A51C0A" w:rsidRPr="007C5752" w14:paraId="2580CE00" w14:textId="77777777" w:rsidTr="00702208">
        <w:trPr>
          <w:jc w:val="center"/>
        </w:trPr>
        <w:tc>
          <w:tcPr>
            <w:tcW w:w="0" w:type="auto"/>
            <w:vAlign w:val="center"/>
            <w:hideMark/>
          </w:tcPr>
          <w:p w14:paraId="322708A3" w14:textId="77777777" w:rsidR="00A51C0A" w:rsidRPr="007C5752" w:rsidRDefault="00A51C0A" w:rsidP="00702208">
            <w:pPr>
              <w:pStyle w:val="AASemiBold"/>
              <w:rPr>
                <w:rFonts w:ascii="Aptos" w:hAnsi="Aptos"/>
              </w:rPr>
            </w:pPr>
            <w:r w:rsidRPr="007C5752">
              <w:rPr>
                <w:rFonts w:ascii="Aptos" w:hAnsi="Aptos"/>
              </w:rPr>
              <w:t>Temperatures</w:t>
            </w:r>
          </w:p>
        </w:tc>
        <w:tc>
          <w:tcPr>
            <w:tcW w:w="0" w:type="auto"/>
            <w:vAlign w:val="center"/>
            <w:hideMark/>
          </w:tcPr>
          <w:p w14:paraId="3F11B5FB" w14:textId="77777777" w:rsidR="00C9568A" w:rsidRPr="007C5752" w:rsidRDefault="00A51C0A" w:rsidP="00702208">
            <w:pPr>
              <w:pStyle w:val="AASemiBold"/>
              <w:rPr>
                <w:rFonts w:ascii="Aptos" w:hAnsi="Aptos"/>
                <w:color w:val="000000" w:themeColor="text1"/>
              </w:rPr>
            </w:pPr>
            <w:r w:rsidRPr="007C5752">
              <w:rPr>
                <w:rFonts w:ascii="Aptos" w:hAnsi="Aptos"/>
                <w:color w:val="000000" w:themeColor="text1"/>
              </w:rPr>
              <w:t>- Inlets and outlets of the QRB</w:t>
            </w:r>
            <w:r w:rsidR="00702208" w:rsidRPr="007C5752">
              <w:rPr>
                <w:rFonts w:ascii="Aptos" w:hAnsi="Aptos"/>
                <w:color w:val="000000" w:themeColor="text1"/>
              </w:rPr>
              <w:br/>
            </w:r>
            <w:r w:rsidRPr="007C5752">
              <w:rPr>
                <w:rFonts w:ascii="Aptos" w:hAnsi="Aptos"/>
                <w:color w:val="000000" w:themeColor="text1"/>
              </w:rPr>
              <w:t>- Inlet and outlet of each turbine</w:t>
            </w:r>
          </w:p>
          <w:p w14:paraId="1E83131C" w14:textId="0A60CFD4"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HP outlet downstream 300</w:t>
            </w:r>
            <w:r w:rsidRPr="007C5752">
              <w:rPr>
                <w:rFonts w:ascii="Arial" w:hAnsi="Arial" w:cs="Arial"/>
                <w:color w:val="000000" w:themeColor="text1"/>
              </w:rPr>
              <w:t> </w:t>
            </w:r>
            <w:r w:rsidRPr="007C5752">
              <w:rPr>
                <w:rFonts w:ascii="Aptos" w:hAnsi="Aptos"/>
                <w:color w:val="000000" w:themeColor="text1"/>
              </w:rPr>
              <w:t>K–80</w:t>
            </w:r>
            <w:r w:rsidRPr="007C5752">
              <w:rPr>
                <w:rFonts w:ascii="Arial" w:hAnsi="Arial" w:cs="Arial"/>
                <w:color w:val="000000" w:themeColor="text1"/>
              </w:rPr>
              <w:t> </w:t>
            </w:r>
            <w:r w:rsidRPr="007C5752">
              <w:rPr>
                <w:rFonts w:ascii="Aptos" w:hAnsi="Aptos"/>
                <w:color w:val="000000" w:themeColor="text1"/>
              </w:rPr>
              <w:t>K precooling</w:t>
            </w:r>
            <w:r w:rsidR="00702208" w:rsidRPr="007C5752">
              <w:rPr>
                <w:rFonts w:ascii="Aptos" w:hAnsi="Aptos"/>
                <w:color w:val="000000" w:themeColor="text1"/>
              </w:rPr>
              <w:br/>
            </w:r>
            <w:r w:rsidRPr="007C5752">
              <w:rPr>
                <w:rFonts w:ascii="Aptos" w:hAnsi="Aptos"/>
                <w:color w:val="000000" w:themeColor="text1"/>
              </w:rPr>
              <w:t>- In each adsorber bed- Liquid helium baths</w:t>
            </w:r>
          </w:p>
        </w:tc>
      </w:tr>
      <w:tr w:rsidR="00A51C0A" w:rsidRPr="007C5752" w14:paraId="61C28E7E" w14:textId="77777777" w:rsidTr="00702208">
        <w:trPr>
          <w:jc w:val="center"/>
        </w:trPr>
        <w:tc>
          <w:tcPr>
            <w:tcW w:w="0" w:type="auto"/>
            <w:vAlign w:val="center"/>
            <w:hideMark/>
          </w:tcPr>
          <w:p w14:paraId="596B8BA6" w14:textId="77777777" w:rsidR="00A51C0A" w:rsidRPr="007C5752" w:rsidRDefault="00A51C0A" w:rsidP="00702208">
            <w:pPr>
              <w:pStyle w:val="AASemiBold"/>
              <w:rPr>
                <w:rFonts w:ascii="Aptos" w:hAnsi="Aptos"/>
              </w:rPr>
            </w:pPr>
            <w:r w:rsidRPr="007C5752">
              <w:rPr>
                <w:rFonts w:ascii="Aptos" w:hAnsi="Aptos"/>
              </w:rPr>
              <w:t>Pressure</w:t>
            </w:r>
          </w:p>
        </w:tc>
        <w:tc>
          <w:tcPr>
            <w:tcW w:w="0" w:type="auto"/>
            <w:vAlign w:val="center"/>
            <w:hideMark/>
          </w:tcPr>
          <w:p w14:paraId="0DD93B3F" w14:textId="7777777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Inlets and outlets of the QRB</w:t>
            </w:r>
            <w:r w:rsidR="00702208" w:rsidRPr="007C5752">
              <w:rPr>
                <w:rFonts w:ascii="Aptos" w:hAnsi="Aptos"/>
                <w:color w:val="000000" w:themeColor="text1"/>
              </w:rPr>
              <w:br/>
            </w:r>
            <w:r w:rsidRPr="007C5752">
              <w:rPr>
                <w:rFonts w:ascii="Aptos" w:hAnsi="Aptos"/>
                <w:color w:val="000000" w:themeColor="text1"/>
              </w:rPr>
              <w:t>- Inlet and outlet of each turbine</w:t>
            </w:r>
            <w:r w:rsidR="00702208" w:rsidRPr="007C5752">
              <w:rPr>
                <w:rFonts w:ascii="Aptos" w:hAnsi="Aptos"/>
                <w:color w:val="000000" w:themeColor="text1"/>
              </w:rPr>
              <w:br/>
            </w:r>
            <w:r w:rsidRPr="007C5752">
              <w:rPr>
                <w:rFonts w:ascii="Aptos" w:hAnsi="Aptos"/>
                <w:color w:val="000000" w:themeColor="text1"/>
              </w:rPr>
              <w:t>- Outlet of each cold compressor</w:t>
            </w:r>
            <w:r w:rsidR="00702208" w:rsidRPr="007C5752">
              <w:rPr>
                <w:rFonts w:ascii="Aptos" w:hAnsi="Aptos"/>
                <w:color w:val="000000" w:themeColor="text1"/>
              </w:rPr>
              <w:br/>
            </w:r>
            <w:r w:rsidRPr="007C5752">
              <w:rPr>
                <w:rFonts w:ascii="Aptos" w:hAnsi="Aptos"/>
                <w:color w:val="000000" w:themeColor="text1"/>
              </w:rPr>
              <w:t>- In each adsorber bed</w:t>
            </w:r>
            <w:r w:rsidR="00702208" w:rsidRPr="007C5752">
              <w:rPr>
                <w:rFonts w:ascii="Aptos" w:hAnsi="Aptos"/>
                <w:color w:val="000000" w:themeColor="text1"/>
              </w:rPr>
              <w:br/>
            </w:r>
            <w:r w:rsidRPr="007C5752">
              <w:rPr>
                <w:rFonts w:ascii="Aptos" w:hAnsi="Aptos"/>
                <w:color w:val="000000" w:themeColor="text1"/>
              </w:rPr>
              <w:t>- Helium guard circuits (if any)</w:t>
            </w:r>
            <w:r w:rsidR="00702208" w:rsidRPr="007C5752">
              <w:rPr>
                <w:rFonts w:ascii="Aptos" w:hAnsi="Aptos"/>
                <w:color w:val="000000" w:themeColor="text1"/>
              </w:rPr>
              <w:br/>
            </w:r>
            <w:r w:rsidRPr="007C5752">
              <w:rPr>
                <w:rFonts w:ascii="Aptos" w:hAnsi="Aptos"/>
                <w:color w:val="000000" w:themeColor="text1"/>
              </w:rPr>
              <w:t>- Liquid helium baths- Water cooling circuit</w:t>
            </w:r>
          </w:p>
        </w:tc>
      </w:tr>
      <w:tr w:rsidR="00A51C0A" w:rsidRPr="007C5752" w14:paraId="3D61673D" w14:textId="77777777" w:rsidTr="00702208">
        <w:trPr>
          <w:jc w:val="center"/>
        </w:trPr>
        <w:tc>
          <w:tcPr>
            <w:tcW w:w="0" w:type="auto"/>
            <w:vAlign w:val="center"/>
            <w:hideMark/>
          </w:tcPr>
          <w:p w14:paraId="7FE150DC" w14:textId="77777777" w:rsidR="00A51C0A" w:rsidRPr="007C5752" w:rsidRDefault="00A51C0A" w:rsidP="00702208">
            <w:pPr>
              <w:pStyle w:val="AASemiBold"/>
              <w:rPr>
                <w:rFonts w:ascii="Aptos" w:hAnsi="Aptos"/>
              </w:rPr>
            </w:pPr>
            <w:r w:rsidRPr="007C5752">
              <w:rPr>
                <w:rFonts w:ascii="Aptos" w:hAnsi="Aptos"/>
              </w:rPr>
              <w:lastRenderedPageBreak/>
              <w:t>Differential pressure</w:t>
            </w:r>
          </w:p>
        </w:tc>
        <w:tc>
          <w:tcPr>
            <w:tcW w:w="0" w:type="auto"/>
            <w:vAlign w:val="center"/>
            <w:hideMark/>
          </w:tcPr>
          <w:p w14:paraId="01E80701" w14:textId="7777777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Across each filter or set of parallel filters</w:t>
            </w:r>
            <w:r w:rsidR="00702208" w:rsidRPr="007C5752">
              <w:rPr>
                <w:rFonts w:ascii="Aptos" w:hAnsi="Aptos"/>
                <w:color w:val="000000" w:themeColor="text1"/>
              </w:rPr>
              <w:br/>
            </w:r>
            <w:r w:rsidRPr="007C5752">
              <w:rPr>
                <w:rFonts w:ascii="Aptos" w:hAnsi="Aptos"/>
                <w:color w:val="000000" w:themeColor="text1"/>
              </w:rPr>
              <w:t>- HP line (300</w:t>
            </w:r>
            <w:r w:rsidRPr="007C5752">
              <w:rPr>
                <w:rFonts w:ascii="Arial" w:hAnsi="Arial" w:cs="Arial"/>
                <w:color w:val="000000" w:themeColor="text1"/>
              </w:rPr>
              <w:t> </w:t>
            </w:r>
            <w:r w:rsidRPr="007C5752">
              <w:rPr>
                <w:rFonts w:ascii="Aptos" w:hAnsi="Aptos"/>
                <w:color w:val="000000" w:themeColor="text1"/>
              </w:rPr>
              <w:t>K–80</w:t>
            </w:r>
            <w:r w:rsidRPr="007C5752">
              <w:rPr>
                <w:rFonts w:ascii="Arial" w:hAnsi="Arial" w:cs="Arial"/>
                <w:color w:val="000000" w:themeColor="text1"/>
              </w:rPr>
              <w:t> </w:t>
            </w:r>
            <w:r w:rsidRPr="007C5752">
              <w:rPr>
                <w:rFonts w:ascii="Aptos" w:hAnsi="Aptos"/>
                <w:color w:val="000000" w:themeColor="text1"/>
              </w:rPr>
              <w:t>K) first heat exchanger</w:t>
            </w:r>
            <w:r w:rsidR="00702208" w:rsidRPr="007C5752">
              <w:rPr>
                <w:rFonts w:ascii="Aptos" w:hAnsi="Aptos"/>
                <w:color w:val="000000" w:themeColor="text1"/>
              </w:rPr>
              <w:br/>
            </w:r>
            <w:r w:rsidRPr="007C5752">
              <w:rPr>
                <w:rFonts w:ascii="Aptos" w:hAnsi="Aptos"/>
                <w:color w:val="000000" w:themeColor="text1"/>
              </w:rPr>
              <w:t>- Across each adsorber bed (or as pressure at inlet and outlet)</w:t>
            </w:r>
          </w:p>
        </w:tc>
      </w:tr>
      <w:tr w:rsidR="00A51C0A" w:rsidRPr="007C5752" w14:paraId="3E0DAA96" w14:textId="77777777" w:rsidTr="00702208">
        <w:trPr>
          <w:jc w:val="center"/>
        </w:trPr>
        <w:tc>
          <w:tcPr>
            <w:tcW w:w="0" w:type="auto"/>
            <w:vAlign w:val="center"/>
            <w:hideMark/>
          </w:tcPr>
          <w:p w14:paraId="5CC259A4" w14:textId="77777777" w:rsidR="00A51C0A" w:rsidRPr="007C5752" w:rsidRDefault="00A51C0A" w:rsidP="00702208">
            <w:pPr>
              <w:pStyle w:val="AASemiBold"/>
              <w:rPr>
                <w:rFonts w:ascii="Aptos" w:hAnsi="Aptos"/>
              </w:rPr>
            </w:pPr>
            <w:r w:rsidRPr="007C5752">
              <w:rPr>
                <w:rFonts w:ascii="Aptos" w:hAnsi="Aptos"/>
              </w:rPr>
              <w:t>Level measurements</w:t>
            </w:r>
          </w:p>
        </w:tc>
        <w:tc>
          <w:tcPr>
            <w:tcW w:w="0" w:type="auto"/>
            <w:vAlign w:val="center"/>
            <w:hideMark/>
          </w:tcPr>
          <w:p w14:paraId="26F5C830" w14:textId="45BE3948"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xml:space="preserve">- In liquid helium </w:t>
            </w:r>
            <w:r w:rsidR="00C9568A" w:rsidRPr="007C5752">
              <w:rPr>
                <w:rFonts w:ascii="Aptos" w:hAnsi="Aptos"/>
                <w:color w:val="000000" w:themeColor="text1"/>
              </w:rPr>
              <w:t>phase separate (2K and 4K)</w:t>
            </w:r>
            <w:r w:rsidR="00702208" w:rsidRPr="007C5752">
              <w:rPr>
                <w:rFonts w:ascii="Aptos" w:hAnsi="Aptos"/>
                <w:color w:val="000000" w:themeColor="text1"/>
              </w:rPr>
              <w:br/>
            </w:r>
            <w:r w:rsidRPr="007C5752">
              <w:rPr>
                <w:rFonts w:ascii="Aptos" w:hAnsi="Aptos"/>
                <w:color w:val="000000" w:themeColor="text1"/>
              </w:rPr>
              <w:t>- In the liquid nitrogen bath (if applicable)</w:t>
            </w:r>
          </w:p>
        </w:tc>
      </w:tr>
      <w:tr w:rsidR="00A51C0A" w:rsidRPr="007C5752" w14:paraId="5971DC77" w14:textId="77777777" w:rsidTr="00702208">
        <w:trPr>
          <w:jc w:val="center"/>
        </w:trPr>
        <w:tc>
          <w:tcPr>
            <w:tcW w:w="0" w:type="auto"/>
            <w:vAlign w:val="center"/>
            <w:hideMark/>
          </w:tcPr>
          <w:p w14:paraId="2D560B78" w14:textId="77777777" w:rsidR="00A51C0A" w:rsidRPr="007C5752" w:rsidRDefault="00A51C0A" w:rsidP="00702208">
            <w:pPr>
              <w:pStyle w:val="AASemiBold"/>
              <w:rPr>
                <w:rFonts w:ascii="Aptos" w:hAnsi="Aptos"/>
              </w:rPr>
            </w:pPr>
            <w:r w:rsidRPr="007C5752">
              <w:rPr>
                <w:rFonts w:ascii="Aptos" w:hAnsi="Aptos"/>
              </w:rPr>
              <w:t>Moisture</w:t>
            </w:r>
          </w:p>
        </w:tc>
        <w:tc>
          <w:tcPr>
            <w:tcW w:w="0" w:type="auto"/>
            <w:vAlign w:val="center"/>
            <w:hideMark/>
          </w:tcPr>
          <w:p w14:paraId="5902BF4D" w14:textId="7777777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At the inlet of the QRB (HP flow)</w:t>
            </w:r>
          </w:p>
        </w:tc>
      </w:tr>
      <w:tr w:rsidR="00A51C0A" w:rsidRPr="007C5752" w14:paraId="4F4F2843" w14:textId="77777777" w:rsidTr="00702208">
        <w:trPr>
          <w:jc w:val="center"/>
        </w:trPr>
        <w:tc>
          <w:tcPr>
            <w:tcW w:w="0" w:type="auto"/>
            <w:vAlign w:val="center"/>
            <w:hideMark/>
          </w:tcPr>
          <w:p w14:paraId="0023A5DD" w14:textId="77777777" w:rsidR="00A51C0A" w:rsidRPr="007C5752" w:rsidRDefault="00A51C0A" w:rsidP="00702208">
            <w:pPr>
              <w:pStyle w:val="AASemiBold"/>
              <w:rPr>
                <w:rFonts w:ascii="Aptos" w:hAnsi="Aptos"/>
              </w:rPr>
            </w:pPr>
            <w:r w:rsidRPr="007C5752">
              <w:rPr>
                <w:rFonts w:ascii="Aptos" w:hAnsi="Aptos"/>
              </w:rPr>
              <w:t>Nitrogen content for air detection</w:t>
            </w:r>
          </w:p>
        </w:tc>
        <w:tc>
          <w:tcPr>
            <w:tcW w:w="0" w:type="auto"/>
            <w:vAlign w:val="center"/>
            <w:hideMark/>
          </w:tcPr>
          <w:p w14:paraId="729EC096" w14:textId="7777777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At 2/3 of the 80</w:t>
            </w:r>
            <w:r w:rsidRPr="007C5752">
              <w:rPr>
                <w:rFonts w:ascii="Arial" w:hAnsi="Arial" w:cs="Arial"/>
                <w:color w:val="000000" w:themeColor="text1"/>
              </w:rPr>
              <w:t> </w:t>
            </w:r>
            <w:r w:rsidRPr="007C5752">
              <w:rPr>
                <w:rFonts w:ascii="Aptos" w:hAnsi="Aptos"/>
                <w:color w:val="000000" w:themeColor="text1"/>
              </w:rPr>
              <w:t>K adsorber beds</w:t>
            </w:r>
          </w:p>
        </w:tc>
      </w:tr>
      <w:tr w:rsidR="00A51C0A" w:rsidRPr="007C5752" w14:paraId="790B3417" w14:textId="77777777" w:rsidTr="00702208">
        <w:trPr>
          <w:jc w:val="center"/>
        </w:trPr>
        <w:tc>
          <w:tcPr>
            <w:tcW w:w="0" w:type="auto"/>
            <w:vAlign w:val="center"/>
            <w:hideMark/>
          </w:tcPr>
          <w:p w14:paraId="2AC87E9D" w14:textId="3C0FB237" w:rsidR="00A51C0A" w:rsidRPr="007C5752" w:rsidRDefault="00284AC2" w:rsidP="00702208">
            <w:pPr>
              <w:pStyle w:val="AASemiBold"/>
              <w:rPr>
                <w:rFonts w:ascii="Aptos" w:hAnsi="Aptos"/>
              </w:rPr>
            </w:pPr>
            <w:r w:rsidRPr="007C5752">
              <w:rPr>
                <w:rFonts w:ascii="Aptos" w:hAnsi="Aptos"/>
              </w:rPr>
              <w:t>Rotational Speed</w:t>
            </w:r>
          </w:p>
        </w:tc>
        <w:tc>
          <w:tcPr>
            <w:tcW w:w="0" w:type="auto"/>
            <w:vAlign w:val="center"/>
            <w:hideMark/>
          </w:tcPr>
          <w:p w14:paraId="68AE1291" w14:textId="333366C7" w:rsidR="00A51C0A" w:rsidRPr="007C5752" w:rsidRDefault="00A51C0A" w:rsidP="00702208">
            <w:pPr>
              <w:pStyle w:val="AASemiBold"/>
              <w:rPr>
                <w:rFonts w:ascii="Aptos" w:hAnsi="Aptos"/>
                <w:color w:val="000000" w:themeColor="text1"/>
              </w:rPr>
            </w:pPr>
            <w:r w:rsidRPr="007C5752">
              <w:rPr>
                <w:rFonts w:ascii="Aptos" w:hAnsi="Aptos"/>
                <w:color w:val="000000" w:themeColor="text1"/>
              </w:rPr>
              <w:t>- Rotational speed of each turbine</w:t>
            </w:r>
          </w:p>
        </w:tc>
      </w:tr>
      <w:tr w:rsidR="00284AC2" w:rsidRPr="007C5752" w14:paraId="7B4075DB" w14:textId="77777777" w:rsidTr="00702208">
        <w:trPr>
          <w:jc w:val="center"/>
        </w:trPr>
        <w:tc>
          <w:tcPr>
            <w:tcW w:w="0" w:type="auto"/>
            <w:vAlign w:val="center"/>
          </w:tcPr>
          <w:p w14:paraId="7D53C0CF" w14:textId="1C50D239" w:rsidR="00284AC2" w:rsidRPr="007C5752" w:rsidRDefault="00284AC2" w:rsidP="00702208">
            <w:pPr>
              <w:pStyle w:val="AASemiBold"/>
              <w:rPr>
                <w:rFonts w:ascii="Aptos" w:hAnsi="Aptos"/>
              </w:rPr>
            </w:pPr>
            <w:r w:rsidRPr="007C5752">
              <w:rPr>
                <w:rFonts w:ascii="Aptos" w:hAnsi="Aptos"/>
              </w:rPr>
              <w:t>Vacuum Pressure</w:t>
            </w:r>
          </w:p>
        </w:tc>
        <w:tc>
          <w:tcPr>
            <w:tcW w:w="0" w:type="auto"/>
            <w:vAlign w:val="center"/>
          </w:tcPr>
          <w:p w14:paraId="1118B0B9" w14:textId="0A109F3F" w:rsidR="00284AC2" w:rsidRPr="007C5752" w:rsidRDefault="00284AC2" w:rsidP="00702208">
            <w:pPr>
              <w:pStyle w:val="AASemiBold"/>
              <w:rPr>
                <w:rFonts w:ascii="Aptos" w:hAnsi="Aptos"/>
                <w:color w:val="000000" w:themeColor="text1"/>
              </w:rPr>
            </w:pPr>
            <w:r w:rsidRPr="007C5752">
              <w:rPr>
                <w:rFonts w:ascii="Aptos" w:hAnsi="Aptos"/>
                <w:color w:val="000000" w:themeColor="text1"/>
              </w:rPr>
              <w:t>- QRB vacuum vessel</w:t>
            </w:r>
          </w:p>
        </w:tc>
      </w:tr>
      <w:tr w:rsidR="00284AC2" w:rsidRPr="007C5752" w14:paraId="250E01D3" w14:textId="77777777" w:rsidTr="00702208">
        <w:trPr>
          <w:jc w:val="center"/>
        </w:trPr>
        <w:tc>
          <w:tcPr>
            <w:tcW w:w="0" w:type="auto"/>
            <w:vAlign w:val="center"/>
          </w:tcPr>
          <w:p w14:paraId="7343C6F6" w14:textId="14155032" w:rsidR="00284AC2" w:rsidRPr="007C5752" w:rsidRDefault="00284AC2" w:rsidP="00702208">
            <w:pPr>
              <w:pStyle w:val="AASemiBold"/>
              <w:rPr>
                <w:rFonts w:ascii="Aptos" w:hAnsi="Aptos"/>
              </w:rPr>
            </w:pPr>
            <w:r w:rsidRPr="007C5752">
              <w:rPr>
                <w:rFonts w:ascii="Aptos" w:hAnsi="Aptos"/>
              </w:rPr>
              <w:t>Electrical Power</w:t>
            </w:r>
          </w:p>
        </w:tc>
        <w:tc>
          <w:tcPr>
            <w:tcW w:w="0" w:type="auto"/>
            <w:vAlign w:val="center"/>
          </w:tcPr>
          <w:p w14:paraId="0DDFFF40" w14:textId="77777777" w:rsidR="00284AC2" w:rsidRPr="007C5752" w:rsidRDefault="00284AC2" w:rsidP="00702208">
            <w:pPr>
              <w:pStyle w:val="AASemiBold"/>
              <w:rPr>
                <w:rFonts w:ascii="Aptos" w:hAnsi="Aptos"/>
                <w:color w:val="000000" w:themeColor="text1"/>
              </w:rPr>
            </w:pPr>
            <w:r w:rsidRPr="007C5752">
              <w:rPr>
                <w:rFonts w:ascii="Aptos" w:hAnsi="Aptos"/>
                <w:color w:val="000000" w:themeColor="text1"/>
              </w:rPr>
              <w:t>- Electrical power of installed heaters</w:t>
            </w:r>
          </w:p>
          <w:p w14:paraId="0A34C248" w14:textId="4B0F942D" w:rsidR="00284AC2" w:rsidRPr="007C5752" w:rsidRDefault="00284AC2" w:rsidP="00284AC2">
            <w:pPr>
              <w:pStyle w:val="AASemiBold"/>
            </w:pPr>
            <w:r w:rsidRPr="007C5752">
              <w:rPr>
                <w:rFonts w:ascii="Aptos" w:hAnsi="Aptos"/>
                <w:color w:val="000000" w:themeColor="text1"/>
              </w:rPr>
              <w:t>- Electrical Power to Cold Compressors</w:t>
            </w:r>
          </w:p>
        </w:tc>
      </w:tr>
    </w:tbl>
    <w:p w14:paraId="0BDB1703" w14:textId="64E7FCAF" w:rsidR="00A25863" w:rsidRDefault="00A25863" w:rsidP="002B0E06">
      <w:pPr>
        <w:pStyle w:val="Heading3numbered"/>
        <w:keepNext/>
      </w:pPr>
      <w:bookmarkStart w:id="3399" w:name="_Toc212194841"/>
      <w:r w:rsidRPr="007C5752">
        <w:t xml:space="preserve">Warm </w:t>
      </w:r>
      <w:r w:rsidR="00F21578">
        <w:t>Storage Helium</w:t>
      </w:r>
      <w:bookmarkEnd w:id="3399"/>
    </w:p>
    <w:p w14:paraId="0CA62014" w14:textId="33F50E73" w:rsidR="002B0E06" w:rsidRDefault="002B0E06" w:rsidP="002B0E06">
      <w:pPr>
        <w:pStyle w:val="Heading4numbered"/>
        <w:keepNext/>
      </w:pPr>
      <w:r w:rsidRPr="002B0E06">
        <w:t>Overview of System</w:t>
      </w:r>
    </w:p>
    <w:p w14:paraId="30947299" w14:textId="0ED08F1D" w:rsidR="006159BE" w:rsidRPr="006159BE" w:rsidRDefault="002C2E01" w:rsidP="006159BE">
      <w:pPr>
        <w:pStyle w:val="regular"/>
        <w:rPr>
          <w:lang w:val="fr-FR"/>
        </w:rPr>
      </w:pPr>
      <w:r w:rsidRPr="002C2E01">
        <w:t xml:space="preserve">The Warm </w:t>
      </w:r>
      <w:r w:rsidR="005E3985">
        <w:t xml:space="preserve">Storage Helium </w:t>
      </w:r>
      <w:r w:rsidRPr="002C2E01">
        <w:t>(WSH)</w:t>
      </w:r>
      <w:r w:rsidR="005E3985">
        <w:t xml:space="preserve"> is a system that</w:t>
      </w:r>
      <w:r w:rsidRPr="002C2E01">
        <w:t xml:space="preserve"> provides storage, buffering, and management of warm helium gas within the QPLANT cryogenic process. </w:t>
      </w:r>
      <w:r w:rsidR="005E3985">
        <w:t xml:space="preserve"> </w:t>
      </w:r>
      <w:r w:rsidRPr="002C2E01">
        <w:t>It acts as an intermediate reservoir between the Warm Compressor Station (WCS), the helium recovery system, and purification units ensuring stable operation during start-up, shutdown, transient modes</w:t>
      </w:r>
      <w:r w:rsidR="00B929A0">
        <w:t xml:space="preserve"> and maintenance</w:t>
      </w:r>
      <w:r w:rsidRPr="002C2E01">
        <w:t xml:space="preserve">. The WSH allows for pressure balancing, helium inventory control, and gas recovery under all operating conditions, thereby maintaining system integrity and operational efficiency (see </w:t>
      </w:r>
      <w:r w:rsidR="005E3985">
        <w:fldChar w:fldCharType="begin"/>
      </w:r>
      <w:r w:rsidR="005E3985">
        <w:instrText xml:space="preserve"> REF _Ref212186204 \h </w:instrText>
      </w:r>
      <w:r w:rsidR="005E3985">
        <w:fldChar w:fldCharType="separate"/>
      </w:r>
      <w:r w:rsidR="00A63B38">
        <w:t xml:space="preserve">Figure </w:t>
      </w:r>
      <w:r w:rsidR="00A63B38">
        <w:rPr>
          <w:noProof/>
        </w:rPr>
        <w:t>8</w:t>
      </w:r>
      <w:r w:rsidR="005E3985">
        <w:fldChar w:fldCharType="end"/>
      </w:r>
      <w:r w:rsidRPr="002C2E01">
        <w:t>).</w:t>
      </w:r>
    </w:p>
    <w:p w14:paraId="4FACA716" w14:textId="77777777" w:rsidR="003C3C20" w:rsidRDefault="003C3C20" w:rsidP="003C3C20">
      <w:pPr>
        <w:pStyle w:val="regular"/>
        <w:keepNext/>
        <w:jc w:val="center"/>
      </w:pPr>
      <w:r w:rsidRPr="00D84947">
        <w:rPr>
          <w:noProof/>
        </w:rPr>
        <w:drawing>
          <wp:inline distT="0" distB="0" distL="0" distR="0" wp14:anchorId="76481731" wp14:editId="46AEACA2">
            <wp:extent cx="3410464" cy="3110169"/>
            <wp:effectExtent l="0" t="0" r="0" b="0"/>
            <wp:docPr id="87069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8856" cy="3117822"/>
                    </a:xfrm>
                    <a:prstGeom prst="rect">
                      <a:avLst/>
                    </a:prstGeom>
                    <a:noFill/>
                    <a:ln>
                      <a:noFill/>
                    </a:ln>
                  </pic:spPr>
                </pic:pic>
              </a:graphicData>
            </a:graphic>
          </wp:inline>
        </w:drawing>
      </w:r>
    </w:p>
    <w:p w14:paraId="2D92DD7F" w14:textId="704E5BE4" w:rsidR="003C3C20" w:rsidRPr="005E3985" w:rsidRDefault="003C3C20" w:rsidP="005E3985">
      <w:pPr>
        <w:pStyle w:val="Caption"/>
      </w:pPr>
      <w:bookmarkStart w:id="3400" w:name="_Ref212186204"/>
      <w:bookmarkStart w:id="3401" w:name="_Ref212186195"/>
      <w:bookmarkStart w:id="3402" w:name="_Toc212194951"/>
      <w:r>
        <w:t xml:space="preserve">Figure </w:t>
      </w:r>
      <w:r>
        <w:fldChar w:fldCharType="begin"/>
      </w:r>
      <w:r>
        <w:instrText xml:space="preserve"> SEQ Figure \* ARABIC </w:instrText>
      </w:r>
      <w:r>
        <w:fldChar w:fldCharType="separate"/>
      </w:r>
      <w:r w:rsidR="00A63B38">
        <w:rPr>
          <w:noProof/>
        </w:rPr>
        <w:t>8</w:t>
      </w:r>
      <w:r>
        <w:fldChar w:fldCharType="end"/>
      </w:r>
      <w:bookmarkEnd w:id="3400"/>
      <w:r>
        <w:t xml:space="preserve"> </w:t>
      </w:r>
      <w:r w:rsidR="006159BE">
        <w:t>WSH wit</w:t>
      </w:r>
      <w:r w:rsidR="005E3985">
        <w:t xml:space="preserve">h </w:t>
      </w:r>
      <w:r>
        <w:t>Contingent Part 2 (area covered in purple dotted line)</w:t>
      </w:r>
      <w:bookmarkEnd w:id="3401"/>
      <w:bookmarkEnd w:id="3402"/>
      <w:r w:rsidR="006159BE">
        <w:t xml:space="preserve"> </w:t>
      </w:r>
    </w:p>
    <w:p w14:paraId="7B00E256" w14:textId="48C2D354" w:rsidR="006159BE" w:rsidRPr="00A25863" w:rsidRDefault="006159BE" w:rsidP="006159BE">
      <w:pPr>
        <w:pStyle w:val="regular"/>
      </w:pPr>
      <w:r w:rsidRPr="00A25863">
        <w:t xml:space="preserve">The </w:t>
      </w:r>
      <w:r>
        <w:t xml:space="preserve">Warm </w:t>
      </w:r>
      <w:r w:rsidR="005E3985">
        <w:t xml:space="preserve">Storage Helium </w:t>
      </w:r>
      <w:r>
        <w:t>(</w:t>
      </w:r>
      <w:r w:rsidRPr="00A25863">
        <w:t>WSH</w:t>
      </w:r>
      <w:r>
        <w:t>)</w:t>
      </w:r>
      <w:r w:rsidRPr="00A25863">
        <w:t xml:space="preserve"> consists of:</w:t>
      </w:r>
    </w:p>
    <w:p w14:paraId="6BF7E8E9" w14:textId="63248798" w:rsidR="006159BE" w:rsidRPr="000524EE" w:rsidRDefault="005E3985" w:rsidP="000524EE">
      <w:pPr>
        <w:pStyle w:val="BulletListNormal"/>
        <w:rPr>
          <w:sz w:val="20"/>
          <w:szCs w:val="24"/>
        </w:rPr>
      </w:pPr>
      <w:r w:rsidRPr="000524EE">
        <w:rPr>
          <w:sz w:val="20"/>
          <w:szCs w:val="24"/>
        </w:rPr>
        <w:t>Helium</w:t>
      </w:r>
      <w:r w:rsidR="006159BE" w:rsidRPr="000524EE">
        <w:rPr>
          <w:sz w:val="20"/>
          <w:szCs w:val="24"/>
        </w:rPr>
        <w:t xml:space="preserve"> storage vessels</w:t>
      </w:r>
      <w:r w:rsidR="007721BC">
        <w:rPr>
          <w:sz w:val="20"/>
          <w:szCs w:val="24"/>
        </w:rPr>
        <w:t xml:space="preserve"> (Contingent Part 2)</w:t>
      </w:r>
    </w:p>
    <w:p w14:paraId="20AF3399" w14:textId="7784E787" w:rsidR="006159BE" w:rsidRPr="000524EE" w:rsidRDefault="006159BE" w:rsidP="000524EE">
      <w:pPr>
        <w:pStyle w:val="BulletListNormal"/>
        <w:rPr>
          <w:sz w:val="20"/>
          <w:szCs w:val="24"/>
        </w:rPr>
      </w:pPr>
      <w:r w:rsidRPr="000524EE">
        <w:rPr>
          <w:sz w:val="20"/>
          <w:szCs w:val="24"/>
        </w:rPr>
        <w:t>Associated infrastructure (support structures, cat ladders, ….)</w:t>
      </w:r>
      <w:r w:rsidR="00E87FE4">
        <w:rPr>
          <w:sz w:val="20"/>
          <w:szCs w:val="24"/>
        </w:rPr>
        <w:t>, Contingent Part 2</w:t>
      </w:r>
      <w:r w:rsidRPr="000524EE">
        <w:rPr>
          <w:sz w:val="20"/>
          <w:szCs w:val="24"/>
        </w:rPr>
        <w:t>.</w:t>
      </w:r>
    </w:p>
    <w:p w14:paraId="7C5B3F48" w14:textId="77777777" w:rsidR="006159BE" w:rsidRPr="000524EE" w:rsidRDefault="006159BE" w:rsidP="000524EE">
      <w:pPr>
        <w:pStyle w:val="BulletListNormal"/>
        <w:rPr>
          <w:sz w:val="20"/>
          <w:szCs w:val="24"/>
        </w:rPr>
      </w:pPr>
      <w:r w:rsidRPr="000524EE">
        <w:rPr>
          <w:sz w:val="20"/>
          <w:szCs w:val="24"/>
        </w:rPr>
        <w:t xml:space="preserve">Interconnecting piping between these vessels and the WCS (WCS.LP, WCS.HP)  </w:t>
      </w:r>
    </w:p>
    <w:p w14:paraId="5397B107" w14:textId="3EB18411" w:rsidR="006159BE" w:rsidRPr="000524EE" w:rsidRDefault="006159BE" w:rsidP="000524EE">
      <w:pPr>
        <w:pStyle w:val="BulletListNormal"/>
        <w:rPr>
          <w:sz w:val="20"/>
          <w:szCs w:val="24"/>
        </w:rPr>
      </w:pPr>
      <w:r w:rsidRPr="000524EE">
        <w:rPr>
          <w:sz w:val="20"/>
          <w:szCs w:val="24"/>
        </w:rPr>
        <w:lastRenderedPageBreak/>
        <w:t xml:space="preserve">Interconnecting piping to dedicated recovery system and/or purification system (if </w:t>
      </w:r>
      <w:r w:rsidR="00F017A8">
        <w:rPr>
          <w:sz w:val="20"/>
          <w:szCs w:val="24"/>
        </w:rPr>
        <w:t>applicable</w:t>
      </w:r>
      <w:r w:rsidRPr="000524EE">
        <w:rPr>
          <w:sz w:val="20"/>
          <w:szCs w:val="24"/>
        </w:rPr>
        <w:t>)</w:t>
      </w:r>
    </w:p>
    <w:p w14:paraId="7D6F4DC1" w14:textId="77777777" w:rsidR="006159BE" w:rsidRPr="000524EE" w:rsidRDefault="006159BE" w:rsidP="000524EE">
      <w:pPr>
        <w:pStyle w:val="BulletListNormal"/>
        <w:rPr>
          <w:sz w:val="20"/>
          <w:szCs w:val="24"/>
        </w:rPr>
      </w:pPr>
      <w:r w:rsidRPr="000524EE">
        <w:rPr>
          <w:sz w:val="20"/>
          <w:szCs w:val="24"/>
        </w:rPr>
        <w:t>Associated instrumentation, valves, and control equipment.</w:t>
      </w:r>
    </w:p>
    <w:p w14:paraId="3206DAC0" w14:textId="71723A4C" w:rsidR="006159BE" w:rsidRDefault="004F7F1F" w:rsidP="000524EE">
      <w:pPr>
        <w:pStyle w:val="BulletListNormal"/>
        <w:rPr>
          <w:sz w:val="20"/>
          <w:szCs w:val="24"/>
        </w:rPr>
      </w:pPr>
      <w:r w:rsidRPr="000524EE">
        <w:rPr>
          <w:sz w:val="20"/>
          <w:szCs w:val="24"/>
        </w:rPr>
        <w:t>Make-up</w:t>
      </w:r>
      <w:r w:rsidR="006159BE" w:rsidRPr="000524EE">
        <w:rPr>
          <w:sz w:val="20"/>
          <w:szCs w:val="24"/>
        </w:rPr>
        <w:t xml:space="preserve"> line to </w:t>
      </w:r>
      <w:r w:rsidRPr="000524EE">
        <w:rPr>
          <w:sz w:val="20"/>
          <w:szCs w:val="24"/>
        </w:rPr>
        <w:t>external gaseous helium delivery</w:t>
      </w:r>
    </w:p>
    <w:p w14:paraId="7062B7D4" w14:textId="2283B870" w:rsidR="009D6A14" w:rsidRPr="009D6A14" w:rsidRDefault="002C2E01" w:rsidP="006159BE">
      <w:pPr>
        <w:pStyle w:val="Heading4numbered"/>
        <w:keepNext/>
      </w:pPr>
      <w:r>
        <w:t xml:space="preserve">Scope and Contingency </w:t>
      </w:r>
      <w:commentRangeStart w:id="3403"/>
      <w:r>
        <w:t>Definition</w:t>
      </w:r>
      <w:commentRangeEnd w:id="3403"/>
      <w:r w:rsidR="00CD7AF9">
        <w:rPr>
          <w:rStyle w:val="CommentReference"/>
          <w:rFonts w:eastAsia="Calibri" w:cs="Times New Roman"/>
          <w:i w:val="0"/>
          <w:color w:val="auto"/>
          <w:shd w:val="clear" w:color="auto" w:fill="auto"/>
          <w:lang w:val="en-GB"/>
        </w:rPr>
        <w:commentReference w:id="3403"/>
      </w:r>
    </w:p>
    <w:p w14:paraId="3A2F4D4B" w14:textId="071F9AA9" w:rsidR="00425AF4" w:rsidRPr="00A25863" w:rsidRDefault="00425AF4" w:rsidP="00425AF4">
      <w:pPr>
        <w:pStyle w:val="regular"/>
      </w:pPr>
      <w:r w:rsidRPr="00A25863">
        <w:t xml:space="preserve">This </w:t>
      </w:r>
      <w:r>
        <w:t>C</w:t>
      </w:r>
      <w:r w:rsidRPr="00A25863">
        <w:t xml:space="preserve">ontingent </w:t>
      </w:r>
      <w:r>
        <w:t>P</w:t>
      </w:r>
      <w:r w:rsidRPr="00A25863">
        <w:t xml:space="preserve">art </w:t>
      </w:r>
      <w:r>
        <w:t xml:space="preserve">2 </w:t>
      </w:r>
      <w:r w:rsidRPr="00A25863">
        <w:t xml:space="preserve">covers the </w:t>
      </w:r>
      <w:r w:rsidRPr="002C2E01">
        <w:t>supply</w:t>
      </w:r>
      <w:r>
        <w:t xml:space="preserve"> and </w:t>
      </w:r>
      <w:r w:rsidRPr="00A25863">
        <w:t>installation</w:t>
      </w:r>
      <w:r w:rsidRPr="002C2E01">
        <w:t xml:space="preserve"> </w:t>
      </w:r>
      <w:r w:rsidRPr="00A25863">
        <w:t xml:space="preserve">of the helium storage vessels and their associated </w:t>
      </w:r>
      <w:r w:rsidRPr="002C2E01">
        <w:t>infrastructure</w:t>
      </w:r>
      <w:r w:rsidRPr="00A25863">
        <w:t xml:space="preserve"> </w:t>
      </w:r>
      <w:r>
        <w:t>on the SCK CEN site</w:t>
      </w:r>
      <w:r w:rsidRPr="00A25863">
        <w:t>.</w:t>
      </w:r>
      <w:r w:rsidR="00CE703D">
        <w:t xml:space="preserve"> The Fixed scope of the Contract </w:t>
      </w:r>
      <w:r w:rsidR="00785573">
        <w:t>covers all the remaining parts/activities</w:t>
      </w:r>
      <w:r w:rsidR="00437237">
        <w:t>.</w:t>
      </w:r>
    </w:p>
    <w:p w14:paraId="1927B09E" w14:textId="30F9B0B7" w:rsidR="00A302FC" w:rsidRPr="007C5752" w:rsidRDefault="00A302FC" w:rsidP="00A302FC">
      <w:pPr>
        <w:pStyle w:val="Heading4numbered"/>
        <w:rPr>
          <w:lang w:val="en-GB"/>
        </w:rPr>
      </w:pPr>
      <w:r w:rsidRPr="007C5752">
        <w:rPr>
          <w:lang w:val="en-GB"/>
        </w:rPr>
        <w:t xml:space="preserve">General </w:t>
      </w:r>
      <w:r w:rsidR="008C36BD">
        <w:rPr>
          <w:lang w:val="en-GB"/>
        </w:rPr>
        <w:t>WSH  requirements</w:t>
      </w:r>
    </w:p>
    <w:p w14:paraId="3598AAAF" w14:textId="126CA02E" w:rsidR="00C47AAA" w:rsidRDefault="00B73B4D" w:rsidP="00B65EDD">
      <w:pPr>
        <w:pStyle w:val="RequirementList"/>
        <w:rPr>
          <w:color w:val="000000" w:themeColor="text1"/>
        </w:rPr>
      </w:pPr>
      <w:r w:rsidRPr="00B73B4D">
        <w:rPr>
          <w:color w:val="000000" w:themeColor="text1"/>
        </w:rPr>
        <w:t>The WSH shall be dimensioned to store the full helium inventory plus 20 % margin</w:t>
      </w:r>
      <w:r>
        <w:rPr>
          <w:color w:val="000000" w:themeColor="text1"/>
        </w:rPr>
        <w:t>.</w:t>
      </w:r>
    </w:p>
    <w:p w14:paraId="572DD518" w14:textId="77777777" w:rsidR="004F7F1F" w:rsidRDefault="004F7F1F" w:rsidP="008C36BD">
      <w:pPr>
        <w:pStyle w:val="RequirementList"/>
      </w:pPr>
      <w:r w:rsidRPr="004F7F1F">
        <w:t xml:space="preserve">The WSH shall be divided into a minimum of three (3) helium storage vessels to ensure operational flexibility, maintainability, and robustness during cyclic operation or partial unavailability of vessels. </w:t>
      </w:r>
    </w:p>
    <w:p w14:paraId="79C25F88" w14:textId="68B3DCE3" w:rsidR="008C36BD" w:rsidRPr="007C5752" w:rsidRDefault="008C36BD" w:rsidP="008C36BD">
      <w:pPr>
        <w:pStyle w:val="RequirementList"/>
      </w:pPr>
      <w:r w:rsidRPr="008C36BD">
        <w:t>The set pressure (PS) of the WSH relief devices shall be ≥ the maximum operating pressure of the HP header and ≤ the MAWP of the WSH vessels</w:t>
      </w:r>
      <w:r w:rsidR="004F7F1F">
        <w:t>.</w:t>
      </w:r>
    </w:p>
    <w:p w14:paraId="40303170" w14:textId="65A92946" w:rsidR="004F7F1F" w:rsidRDefault="004F7F1F" w:rsidP="00575005">
      <w:pPr>
        <w:pStyle w:val="RequirementList"/>
      </w:pPr>
      <w:bookmarkStart w:id="3404" w:name="_Toc200492228"/>
      <w:bookmarkEnd w:id="3404"/>
      <w:r w:rsidRPr="004F7F1F">
        <w:t xml:space="preserve">The helium storage vessels shall be installed outdoors and oriented vertically to minimise footprint in accordance with </w:t>
      </w:r>
      <w:r w:rsidR="00AD239A">
        <w:fldChar w:fldCharType="begin"/>
      </w:r>
      <w:r w:rsidR="00AD239A">
        <w:instrText xml:space="preserve"> REF _Ref212191882 \n \h </w:instrText>
      </w:r>
      <w:r w:rsidR="00AD239A">
        <w:fldChar w:fldCharType="separate"/>
      </w:r>
      <w:r w:rsidR="00A63B38">
        <w:t>[AD 2]</w:t>
      </w:r>
      <w:r w:rsidR="00AD239A">
        <w:fldChar w:fldCharType="end"/>
      </w:r>
      <w:r w:rsidRPr="004F7F1F">
        <w:t>.</w:t>
      </w:r>
      <w:r w:rsidR="00F21578">
        <w:t xml:space="preserve">  </w:t>
      </w:r>
      <w:r w:rsidRPr="004F7F1F">
        <w:t xml:space="preserve">The final layout, volumes, and positioning shall be proposed by the Contractor and validated by SCK CEN during the conceptual design phase. </w:t>
      </w:r>
    </w:p>
    <w:p w14:paraId="4E662964" w14:textId="77777777" w:rsidR="00AD239A" w:rsidRDefault="00AD239A" w:rsidP="00575005">
      <w:pPr>
        <w:pStyle w:val="RequirementList"/>
      </w:pPr>
      <w:r w:rsidRPr="00AD239A">
        <w:t>Each helium storage vessel shall include at least one inspection manhole to permit internal access for periodic inspection.</w:t>
      </w:r>
    </w:p>
    <w:p w14:paraId="6906F243" w14:textId="393DEA73" w:rsidR="00AD1A2B" w:rsidRPr="007C5752" w:rsidRDefault="00AD1A2B" w:rsidP="00575005">
      <w:pPr>
        <w:pStyle w:val="RequirementList"/>
      </w:pPr>
      <w:r w:rsidRPr="007C5752">
        <w:t xml:space="preserve">The Contractor shall prepare a technical specification for the </w:t>
      </w:r>
      <w:r w:rsidR="003C7AF9" w:rsidRPr="007C5752">
        <w:t>helium storage vessels</w:t>
      </w:r>
      <w:r w:rsidRPr="007C5752">
        <w:t xml:space="preserve"> </w:t>
      </w:r>
      <w:r w:rsidR="00AD239A">
        <w:t xml:space="preserve">as per </w:t>
      </w:r>
      <w:r w:rsidR="00AD239A">
        <w:fldChar w:fldCharType="begin"/>
      </w:r>
      <w:r w:rsidR="00AD239A">
        <w:instrText xml:space="preserve"> REF _Ref212191915 \n \h </w:instrText>
      </w:r>
      <w:r w:rsidR="00AD239A">
        <w:fldChar w:fldCharType="separate"/>
      </w:r>
      <w:r w:rsidR="00A63B38">
        <w:t>[AD 14]</w:t>
      </w:r>
      <w:r w:rsidR="00AD239A">
        <w:fldChar w:fldCharType="end"/>
      </w:r>
      <w:r w:rsidRPr="007C5752">
        <w:t xml:space="preserve"> covering surface cleaning, corrosion protection, inner-surface treatment (e.g., Rustol/Owatrol or equivalent), outer-surface coating, </w:t>
      </w:r>
    </w:p>
    <w:p w14:paraId="7FA21220" w14:textId="223715D3" w:rsidR="00AD1A2B" w:rsidRPr="007C5752" w:rsidRDefault="00AD1A2B" w:rsidP="00575005">
      <w:pPr>
        <w:pStyle w:val="RequirementList"/>
      </w:pPr>
      <w:r w:rsidRPr="007C5752">
        <w:t>Each vessel shall be fitted with valves and ports required for purging, conditioning, and gas analysis.</w:t>
      </w:r>
    </w:p>
    <w:p w14:paraId="079E5CCD" w14:textId="77777777" w:rsidR="00AD1A2B" w:rsidRPr="007C5752" w:rsidRDefault="00AD1A2B" w:rsidP="00575005">
      <w:pPr>
        <w:pStyle w:val="RequirementList"/>
      </w:pPr>
      <w:r w:rsidRPr="007C5752">
        <w:t>The storage vessels shall be interconnected by valves and connected to both the LP and HP sides of the WCS via automatic valves to regulate process pressures.</w:t>
      </w:r>
    </w:p>
    <w:p w14:paraId="03F4C67C" w14:textId="260455EA" w:rsidR="00AD239A" w:rsidRDefault="00AD239A" w:rsidP="00575005">
      <w:pPr>
        <w:pStyle w:val="RequirementList"/>
      </w:pPr>
      <w:bookmarkStart w:id="3405" w:name="_Toc200492236"/>
      <w:bookmarkStart w:id="3406" w:name="_Toc200492238"/>
      <w:bookmarkEnd w:id="3405"/>
      <w:r>
        <w:t xml:space="preserve">A </w:t>
      </w:r>
      <w:r w:rsidRPr="00AD239A">
        <w:t>gas-management warm panel for controlling the helium storage vessel valves shall be integrated into the main control panel of the WCS. This panel shall allow local operation of valve switching, isolation, and vessel selection functions associated with the helium storage system.</w:t>
      </w:r>
    </w:p>
    <w:p w14:paraId="0FC7AB9A" w14:textId="42494BEC" w:rsidR="00395ABF" w:rsidRPr="007C5752" w:rsidRDefault="00C5377F" w:rsidP="00575005">
      <w:pPr>
        <w:pStyle w:val="RequirementList"/>
      </w:pPr>
      <w:r w:rsidRPr="007C5752">
        <w:t xml:space="preserve">At least the measuring points defined in </w:t>
      </w:r>
      <w:r w:rsidRPr="007C5752">
        <w:fldChar w:fldCharType="begin"/>
      </w:r>
      <w:r w:rsidRPr="007C5752">
        <w:instrText xml:space="preserve"> REF _Ref184111599 \h  \* MERGEFORMAT </w:instrText>
      </w:r>
      <w:r w:rsidRPr="007C5752">
        <w:fldChar w:fldCharType="separate"/>
      </w:r>
      <w:r w:rsidR="00A63B38" w:rsidRPr="007C5752">
        <w:t xml:space="preserve">Table </w:t>
      </w:r>
      <w:r w:rsidR="00A63B38">
        <w:t>10</w:t>
      </w:r>
      <w:r w:rsidRPr="007C5752">
        <w:fldChar w:fldCharType="end"/>
      </w:r>
      <w:r w:rsidRPr="007C5752">
        <w:t xml:space="preserve">  shall implemented and be remotely read out by the QPLANT:CIS</w:t>
      </w:r>
      <w:r w:rsidR="00395ABF" w:rsidRPr="007C5752">
        <w:t>.</w:t>
      </w:r>
      <w:bookmarkEnd w:id="3406"/>
      <w:r w:rsidR="004A5629">
        <w:t xml:space="preserve"> </w:t>
      </w:r>
      <w:r w:rsidR="00AD239A">
        <w:t xml:space="preserve"> </w:t>
      </w:r>
      <w:commentRangeStart w:id="3407"/>
      <w:r w:rsidR="00AD239A" w:rsidRPr="00AD239A">
        <w:t>Each vessel shall also be equipped with a local pressure indicator</w:t>
      </w:r>
      <w:commentRangeEnd w:id="3407"/>
      <w:r w:rsidR="00C35B25">
        <w:rPr>
          <w:rStyle w:val="CommentReference"/>
          <w:rFonts w:ascii="Segoe UI" w:hAnsi="Segoe UI"/>
        </w:rPr>
        <w:commentReference w:id="3407"/>
      </w:r>
    </w:p>
    <w:p w14:paraId="7A0EEA2A" w14:textId="587BF712" w:rsidR="00395ABF" w:rsidRPr="007C5752" w:rsidRDefault="00395ABF" w:rsidP="00A873AD">
      <w:pPr>
        <w:pStyle w:val="Caption"/>
        <w:keepNext/>
        <w:keepLines/>
      </w:pPr>
      <w:bookmarkStart w:id="3408" w:name="_Ref184111599"/>
      <w:bookmarkStart w:id="3409" w:name="_Toc201310420"/>
      <w:bookmarkStart w:id="3410" w:name="_Toc212194967"/>
      <w:r w:rsidRPr="007C5752">
        <w:t xml:space="preserve">Table </w:t>
      </w:r>
      <w:r w:rsidRPr="007C5752">
        <w:fldChar w:fldCharType="begin"/>
      </w:r>
      <w:r w:rsidRPr="007C5752">
        <w:instrText xml:space="preserve"> SEQ Table \* ARABIC </w:instrText>
      </w:r>
      <w:r w:rsidRPr="007C5752">
        <w:fldChar w:fldCharType="separate"/>
      </w:r>
      <w:r w:rsidR="00A63B38">
        <w:rPr>
          <w:noProof/>
        </w:rPr>
        <w:t>10</w:t>
      </w:r>
      <w:r w:rsidRPr="007C5752">
        <w:fldChar w:fldCharType="end"/>
      </w:r>
      <w:bookmarkEnd w:id="3408"/>
      <w:r w:rsidRPr="007C5752">
        <w:t> Measuring points for gas helium storages.</w:t>
      </w:r>
      <w:bookmarkEnd w:id="3409"/>
      <w:bookmarkEnd w:id="3410"/>
    </w:p>
    <w:tbl>
      <w:tblPr>
        <w:tblStyle w:val="TableGrid"/>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40"/>
        <w:gridCol w:w="5884"/>
      </w:tblGrid>
      <w:tr w:rsidR="00AD1A2B" w:rsidRPr="007C5752" w14:paraId="7C67C5D8" w14:textId="77777777" w:rsidTr="00B414D6">
        <w:trPr>
          <w:jc w:val="center"/>
        </w:trPr>
        <w:tc>
          <w:tcPr>
            <w:tcW w:w="3240" w:type="dxa"/>
            <w:shd w:val="clear" w:color="auto" w:fill="EBD9ED" w:themeFill="accent2" w:themeFillTint="33"/>
          </w:tcPr>
          <w:p w14:paraId="293A4871" w14:textId="77777777" w:rsidR="00AD1A2B" w:rsidRPr="007C5752" w:rsidRDefault="00AD1A2B" w:rsidP="00A873AD">
            <w:pPr>
              <w:pStyle w:val="AASemiBold"/>
              <w:keepLines/>
              <w:spacing w:before="60" w:after="40"/>
              <w:rPr>
                <w:rFonts w:ascii="Aptos" w:hAnsi="Aptos"/>
                <w:sz w:val="18"/>
                <w:szCs w:val="18"/>
              </w:rPr>
            </w:pPr>
            <w:r w:rsidRPr="007C5752">
              <w:rPr>
                <w:rFonts w:ascii="Aptos" w:hAnsi="Aptos"/>
                <w:b/>
                <w:bCs/>
                <w:sz w:val="18"/>
                <w:szCs w:val="18"/>
              </w:rPr>
              <w:t>Parameter</w:t>
            </w:r>
          </w:p>
        </w:tc>
        <w:tc>
          <w:tcPr>
            <w:tcW w:w="5884" w:type="dxa"/>
            <w:shd w:val="clear" w:color="auto" w:fill="EBD9ED" w:themeFill="accent2" w:themeFillTint="33"/>
          </w:tcPr>
          <w:p w14:paraId="3BF9E234" w14:textId="77777777" w:rsidR="00AD1A2B" w:rsidRPr="007C5752" w:rsidRDefault="00AD1A2B" w:rsidP="00A873AD">
            <w:pPr>
              <w:keepLines/>
              <w:spacing w:before="60" w:after="40"/>
              <w:rPr>
                <w:rFonts w:ascii="Aptos" w:hAnsi="Aptos"/>
                <w:sz w:val="18"/>
                <w:szCs w:val="18"/>
              </w:rPr>
            </w:pPr>
            <w:r w:rsidRPr="007C5752">
              <w:rPr>
                <w:rFonts w:ascii="Aptos" w:hAnsi="Aptos"/>
                <w:b/>
                <w:bCs/>
                <w:sz w:val="18"/>
                <w:szCs w:val="18"/>
              </w:rPr>
              <w:t>Measurement Location(s)</w:t>
            </w:r>
          </w:p>
        </w:tc>
      </w:tr>
      <w:tr w:rsidR="00AD1A2B" w:rsidRPr="007C5752" w14:paraId="02ABB064" w14:textId="77777777" w:rsidTr="00B414D6">
        <w:trPr>
          <w:jc w:val="center"/>
        </w:trPr>
        <w:tc>
          <w:tcPr>
            <w:tcW w:w="3240" w:type="dxa"/>
            <w:shd w:val="clear" w:color="auto" w:fill="auto"/>
            <w:vAlign w:val="center"/>
          </w:tcPr>
          <w:p w14:paraId="341DF152" w14:textId="77777777" w:rsidR="00AD1A2B" w:rsidRPr="007C5752" w:rsidRDefault="00AD1A2B" w:rsidP="00A873AD">
            <w:pPr>
              <w:pStyle w:val="AASemiBold"/>
              <w:rPr>
                <w:rFonts w:ascii="Aptos" w:hAnsi="Aptos"/>
                <w:szCs w:val="20"/>
              </w:rPr>
            </w:pPr>
            <w:r w:rsidRPr="007C5752">
              <w:rPr>
                <w:rFonts w:ascii="Aptos" w:hAnsi="Aptos"/>
                <w:szCs w:val="20"/>
              </w:rPr>
              <w:t>Temperatures</w:t>
            </w:r>
          </w:p>
        </w:tc>
        <w:tc>
          <w:tcPr>
            <w:tcW w:w="5884" w:type="dxa"/>
            <w:shd w:val="clear" w:color="auto" w:fill="auto"/>
          </w:tcPr>
          <w:p w14:paraId="7BBFA862" w14:textId="77777777" w:rsidR="00AD1A2B" w:rsidRPr="007C5752" w:rsidRDefault="00AD1A2B" w:rsidP="00AD1A2B">
            <w:pPr>
              <w:spacing w:before="60" w:after="40"/>
              <w:rPr>
                <w:rFonts w:ascii="Aptos" w:hAnsi="Aptos"/>
                <w:sz w:val="18"/>
                <w:szCs w:val="18"/>
              </w:rPr>
            </w:pPr>
            <w:r w:rsidRPr="007C5752">
              <w:rPr>
                <w:rFonts w:ascii="Aptos" w:hAnsi="Aptos"/>
                <w:sz w:val="18"/>
                <w:szCs w:val="18"/>
              </w:rPr>
              <w:t>Temperature of at least one storage vessel</w:t>
            </w:r>
          </w:p>
        </w:tc>
      </w:tr>
      <w:tr w:rsidR="00AD1A2B" w:rsidRPr="007C5752" w14:paraId="09786EA6" w14:textId="77777777" w:rsidTr="00B414D6">
        <w:trPr>
          <w:jc w:val="center"/>
        </w:trPr>
        <w:tc>
          <w:tcPr>
            <w:tcW w:w="3240" w:type="dxa"/>
            <w:shd w:val="clear" w:color="auto" w:fill="auto"/>
            <w:vAlign w:val="center"/>
          </w:tcPr>
          <w:p w14:paraId="0F9A9850" w14:textId="77777777" w:rsidR="00AD1A2B" w:rsidRPr="007C5752" w:rsidRDefault="00AD1A2B" w:rsidP="00A873AD">
            <w:pPr>
              <w:pStyle w:val="AASemiBold"/>
              <w:rPr>
                <w:rFonts w:ascii="Aptos" w:hAnsi="Aptos"/>
                <w:szCs w:val="20"/>
              </w:rPr>
            </w:pPr>
            <w:r w:rsidRPr="007C5752">
              <w:rPr>
                <w:rFonts w:ascii="Aptos" w:hAnsi="Aptos"/>
                <w:szCs w:val="20"/>
              </w:rPr>
              <w:t>Pressure</w:t>
            </w:r>
          </w:p>
        </w:tc>
        <w:tc>
          <w:tcPr>
            <w:tcW w:w="5884" w:type="dxa"/>
            <w:shd w:val="clear" w:color="auto" w:fill="auto"/>
          </w:tcPr>
          <w:p w14:paraId="38D20072" w14:textId="77777777" w:rsidR="00AD1A2B" w:rsidRPr="007C5752" w:rsidRDefault="00AD1A2B" w:rsidP="00AD1A2B">
            <w:pPr>
              <w:spacing w:before="60" w:after="40"/>
              <w:rPr>
                <w:rFonts w:ascii="Aptos" w:hAnsi="Aptos"/>
                <w:sz w:val="18"/>
                <w:szCs w:val="18"/>
              </w:rPr>
            </w:pPr>
            <w:r w:rsidRPr="007C5752">
              <w:rPr>
                <w:rFonts w:ascii="Aptos" w:hAnsi="Aptos"/>
                <w:sz w:val="18"/>
                <w:szCs w:val="18"/>
              </w:rPr>
              <w:t>Helium pressure in each installed helium storage vessel</w:t>
            </w:r>
          </w:p>
          <w:p w14:paraId="6B67D58D" w14:textId="77777777" w:rsidR="00AD1A2B" w:rsidRPr="007C5752" w:rsidRDefault="00AD1A2B" w:rsidP="00AD1A2B">
            <w:pPr>
              <w:spacing w:before="60" w:after="40"/>
              <w:rPr>
                <w:rFonts w:ascii="Aptos" w:hAnsi="Aptos"/>
                <w:sz w:val="18"/>
                <w:szCs w:val="18"/>
              </w:rPr>
            </w:pPr>
            <w:r w:rsidRPr="007C5752">
              <w:rPr>
                <w:rFonts w:ascii="Aptos" w:hAnsi="Aptos"/>
                <w:sz w:val="18"/>
                <w:szCs w:val="18"/>
              </w:rPr>
              <w:t>Helium pressure in the common manifolds</w:t>
            </w:r>
          </w:p>
        </w:tc>
      </w:tr>
      <w:tr w:rsidR="00AD1A2B" w:rsidRPr="007C5752" w14:paraId="4ED7A43D" w14:textId="77777777" w:rsidTr="00B414D6">
        <w:trPr>
          <w:jc w:val="center"/>
        </w:trPr>
        <w:tc>
          <w:tcPr>
            <w:tcW w:w="3240" w:type="dxa"/>
            <w:shd w:val="clear" w:color="auto" w:fill="auto"/>
            <w:vAlign w:val="center"/>
          </w:tcPr>
          <w:p w14:paraId="6C39837C" w14:textId="77777777" w:rsidR="00AD1A2B" w:rsidRPr="007C5752" w:rsidRDefault="00AD1A2B" w:rsidP="00A873AD">
            <w:pPr>
              <w:pStyle w:val="AASemiBold"/>
              <w:rPr>
                <w:rFonts w:ascii="Aptos" w:hAnsi="Aptos"/>
                <w:szCs w:val="20"/>
              </w:rPr>
            </w:pPr>
            <w:r w:rsidRPr="007C5752">
              <w:rPr>
                <w:rFonts w:ascii="Aptos" w:hAnsi="Aptos"/>
                <w:szCs w:val="20"/>
              </w:rPr>
              <w:t>Impurity measurements</w:t>
            </w:r>
          </w:p>
        </w:tc>
        <w:tc>
          <w:tcPr>
            <w:tcW w:w="5884" w:type="dxa"/>
            <w:shd w:val="clear" w:color="auto" w:fill="auto"/>
          </w:tcPr>
          <w:p w14:paraId="75761A30" w14:textId="77777777" w:rsidR="00AD1A2B" w:rsidRPr="007C5752" w:rsidRDefault="00AD1A2B" w:rsidP="00AD1A2B">
            <w:pPr>
              <w:spacing w:before="60" w:after="40"/>
              <w:rPr>
                <w:rFonts w:ascii="Aptos" w:hAnsi="Aptos"/>
                <w:sz w:val="18"/>
                <w:szCs w:val="18"/>
              </w:rPr>
            </w:pPr>
            <w:r w:rsidRPr="007C5752">
              <w:rPr>
                <w:rFonts w:ascii="Aptos" w:hAnsi="Aptos"/>
                <w:sz w:val="18"/>
                <w:szCs w:val="18"/>
              </w:rPr>
              <w:t>Pick-ups and capillaries shall be provided for measuring moisture and nitrogen contents in each vessel</w:t>
            </w:r>
          </w:p>
        </w:tc>
      </w:tr>
      <w:tr w:rsidR="00AD1A2B" w:rsidRPr="007C5752" w14:paraId="71107950" w14:textId="77777777" w:rsidTr="00B414D6">
        <w:trPr>
          <w:jc w:val="center"/>
        </w:trPr>
        <w:tc>
          <w:tcPr>
            <w:tcW w:w="3240" w:type="dxa"/>
            <w:shd w:val="clear" w:color="auto" w:fill="auto"/>
            <w:vAlign w:val="center"/>
          </w:tcPr>
          <w:p w14:paraId="41C49B4A" w14:textId="77777777" w:rsidR="00AD1A2B" w:rsidRPr="007C5752" w:rsidRDefault="00AD1A2B" w:rsidP="00A873AD">
            <w:pPr>
              <w:pStyle w:val="AASemiBold"/>
              <w:rPr>
                <w:rFonts w:ascii="Aptos" w:hAnsi="Aptos"/>
                <w:szCs w:val="20"/>
              </w:rPr>
            </w:pPr>
            <w:r w:rsidRPr="007C5752">
              <w:rPr>
                <w:rFonts w:ascii="Aptos" w:hAnsi="Aptos"/>
                <w:szCs w:val="20"/>
              </w:rPr>
              <w:t>Local indicative measuring points</w:t>
            </w:r>
          </w:p>
        </w:tc>
        <w:tc>
          <w:tcPr>
            <w:tcW w:w="5884" w:type="dxa"/>
            <w:shd w:val="clear" w:color="auto" w:fill="auto"/>
          </w:tcPr>
          <w:p w14:paraId="2E864BA3" w14:textId="77777777" w:rsidR="00AD1A2B" w:rsidRPr="007C5752" w:rsidRDefault="00AD1A2B" w:rsidP="00AD1A2B">
            <w:pPr>
              <w:spacing w:before="60" w:after="40"/>
              <w:rPr>
                <w:rFonts w:ascii="Aptos" w:hAnsi="Aptos"/>
                <w:sz w:val="18"/>
                <w:szCs w:val="18"/>
              </w:rPr>
            </w:pPr>
            <w:r w:rsidRPr="007C5752">
              <w:rPr>
                <w:rFonts w:ascii="Aptos" w:hAnsi="Aptos"/>
                <w:sz w:val="18"/>
                <w:szCs w:val="18"/>
              </w:rPr>
              <w:t>Helium pressure indicator for each installed vessel</w:t>
            </w:r>
          </w:p>
        </w:tc>
      </w:tr>
    </w:tbl>
    <w:p w14:paraId="2BF308F6" w14:textId="6DFCA75E" w:rsidR="00301508" w:rsidRDefault="00301508" w:rsidP="00567982">
      <w:pPr>
        <w:pStyle w:val="Heading4numbered"/>
      </w:pPr>
      <w:bookmarkStart w:id="3411" w:name="_Ref192409981"/>
      <w:bookmarkStart w:id="3412" w:name="_Toc200492239"/>
      <w:bookmarkStart w:id="3413" w:name="_Toc202536174"/>
      <w:bookmarkStart w:id="3414" w:name="_Toc202536899"/>
      <w:r>
        <w:t>Scope boundary between Fixed and Contingent part</w:t>
      </w:r>
    </w:p>
    <w:p w14:paraId="522FAE30" w14:textId="00D067DF" w:rsidR="00742439" w:rsidRPr="002B0E06" w:rsidRDefault="00742439" w:rsidP="00662DDA">
      <w:pPr>
        <w:pStyle w:val="RequirementList"/>
        <w:rPr>
          <w:lang w:val="en-US"/>
        </w:rPr>
      </w:pPr>
      <w:r w:rsidRPr="00A25863">
        <w:t>Even if this contingent part is not exercised,</w:t>
      </w:r>
      <w:r>
        <w:t xml:space="preserve"> the Contractor shall </w:t>
      </w:r>
      <w:r w:rsidRPr="002B0E06">
        <w:rPr>
          <w:lang w:val="en-US"/>
        </w:rPr>
        <w:t>execute:</w:t>
      </w:r>
    </w:p>
    <w:p w14:paraId="0A3A4A32" w14:textId="77777777" w:rsidR="00742439" w:rsidRPr="002B0E06" w:rsidRDefault="00742439" w:rsidP="00742439">
      <w:pPr>
        <w:pStyle w:val="BulletListNormal"/>
        <w:rPr>
          <w:sz w:val="20"/>
          <w:szCs w:val="24"/>
        </w:rPr>
      </w:pPr>
      <w:r w:rsidRPr="002B0E06">
        <w:rPr>
          <w:sz w:val="20"/>
          <w:szCs w:val="24"/>
        </w:rPr>
        <w:t>Preparation of functional and technical specifications for the storage vessels (e.g.</w:t>
      </w:r>
      <w:r>
        <w:rPr>
          <w:sz w:val="20"/>
          <w:szCs w:val="24"/>
        </w:rPr>
        <w:t>:</w:t>
      </w:r>
      <w:r w:rsidRPr="002B0E06">
        <w:rPr>
          <w:sz w:val="20"/>
          <w:szCs w:val="24"/>
        </w:rPr>
        <w:t xml:space="preserve"> volume, flanges, instrumentation ports, dimensions, surface treatment</w:t>
      </w:r>
      <w:r>
        <w:rPr>
          <w:sz w:val="20"/>
          <w:szCs w:val="24"/>
        </w:rPr>
        <w:t>, …</w:t>
      </w:r>
      <w:r w:rsidRPr="002B0E06">
        <w:rPr>
          <w:sz w:val="20"/>
          <w:szCs w:val="24"/>
        </w:rPr>
        <w:t>)</w:t>
      </w:r>
      <w:r>
        <w:rPr>
          <w:sz w:val="20"/>
          <w:szCs w:val="24"/>
        </w:rPr>
        <w:t>.</w:t>
      </w:r>
    </w:p>
    <w:p w14:paraId="793D2312" w14:textId="77777777" w:rsidR="00742439" w:rsidRPr="002B0E06" w:rsidRDefault="00742439" w:rsidP="00742439">
      <w:pPr>
        <w:pStyle w:val="BulletListNormal"/>
        <w:rPr>
          <w:sz w:val="20"/>
          <w:szCs w:val="24"/>
        </w:rPr>
      </w:pPr>
      <w:r>
        <w:rPr>
          <w:sz w:val="20"/>
          <w:szCs w:val="24"/>
        </w:rPr>
        <w:t>Physical</w:t>
      </w:r>
      <w:r w:rsidRPr="002B0E06">
        <w:rPr>
          <w:sz w:val="20"/>
          <w:szCs w:val="24"/>
        </w:rPr>
        <w:t xml:space="preserve"> and functional integration of </w:t>
      </w:r>
      <w:r>
        <w:rPr>
          <w:sz w:val="20"/>
          <w:szCs w:val="24"/>
        </w:rPr>
        <w:t xml:space="preserve">the helium storage vessels within WSH </w:t>
      </w:r>
    </w:p>
    <w:p w14:paraId="3977719C" w14:textId="77777777" w:rsidR="00742439" w:rsidRPr="002B0E06" w:rsidRDefault="00742439" w:rsidP="00742439">
      <w:pPr>
        <w:pStyle w:val="BulletListNormal"/>
        <w:rPr>
          <w:sz w:val="20"/>
          <w:szCs w:val="24"/>
        </w:rPr>
      </w:pPr>
      <w:r w:rsidRPr="002B0E06">
        <w:rPr>
          <w:sz w:val="20"/>
          <w:szCs w:val="24"/>
        </w:rPr>
        <w:t>Definition of instrumentation and remote read-out points</w:t>
      </w:r>
    </w:p>
    <w:p w14:paraId="364E421E" w14:textId="77777777" w:rsidR="00742439" w:rsidRPr="002B0E06" w:rsidRDefault="00742439" w:rsidP="00742439">
      <w:pPr>
        <w:pStyle w:val="BulletListNormal"/>
        <w:rPr>
          <w:sz w:val="20"/>
          <w:szCs w:val="24"/>
        </w:rPr>
      </w:pPr>
      <w:r w:rsidRPr="002B0E06">
        <w:rPr>
          <w:sz w:val="20"/>
          <w:szCs w:val="24"/>
        </w:rPr>
        <w:lastRenderedPageBreak/>
        <w:t xml:space="preserve">Supply </w:t>
      </w:r>
      <w:r>
        <w:rPr>
          <w:sz w:val="20"/>
          <w:szCs w:val="24"/>
        </w:rPr>
        <w:t xml:space="preserve">and Installation </w:t>
      </w:r>
      <w:r w:rsidRPr="002B0E06">
        <w:rPr>
          <w:sz w:val="20"/>
          <w:szCs w:val="24"/>
        </w:rPr>
        <w:t xml:space="preserve">of all instrumentation </w:t>
      </w:r>
      <w:r w:rsidRPr="00EE26DF">
        <w:rPr>
          <w:sz w:val="20"/>
          <w:szCs w:val="24"/>
        </w:rPr>
        <w:t xml:space="preserve">on </w:t>
      </w:r>
      <w:r>
        <w:rPr>
          <w:sz w:val="20"/>
          <w:szCs w:val="24"/>
        </w:rPr>
        <w:t xml:space="preserve">the </w:t>
      </w:r>
      <w:r w:rsidRPr="00EE26DF">
        <w:rPr>
          <w:sz w:val="20"/>
          <w:szCs w:val="24"/>
        </w:rPr>
        <w:t>vessel</w:t>
      </w:r>
    </w:p>
    <w:p w14:paraId="734B4792" w14:textId="77777777" w:rsidR="00742439" w:rsidRPr="002B0E06" w:rsidRDefault="00742439" w:rsidP="00742439">
      <w:pPr>
        <w:pStyle w:val="BulletListNormal"/>
        <w:rPr>
          <w:sz w:val="20"/>
          <w:szCs w:val="24"/>
        </w:rPr>
      </w:pPr>
      <w:r w:rsidRPr="002B0E06">
        <w:rPr>
          <w:sz w:val="20"/>
          <w:szCs w:val="24"/>
        </w:rPr>
        <w:t xml:space="preserve">Piping, valves, and valve logic between the </w:t>
      </w:r>
      <w:r>
        <w:rPr>
          <w:sz w:val="20"/>
          <w:szCs w:val="24"/>
        </w:rPr>
        <w:t xml:space="preserve">helium storage vessels (and any other </w:t>
      </w:r>
      <w:r w:rsidRPr="002B0E06">
        <w:rPr>
          <w:sz w:val="20"/>
          <w:szCs w:val="24"/>
        </w:rPr>
        <w:t>WSH interface points</w:t>
      </w:r>
      <w:r>
        <w:rPr>
          <w:sz w:val="20"/>
          <w:szCs w:val="24"/>
        </w:rPr>
        <w:t>)</w:t>
      </w:r>
      <w:r w:rsidRPr="002B0E06">
        <w:rPr>
          <w:sz w:val="20"/>
          <w:szCs w:val="24"/>
        </w:rPr>
        <w:t xml:space="preserve"> and the WCS</w:t>
      </w:r>
    </w:p>
    <w:p w14:paraId="2A05A19A" w14:textId="77777777" w:rsidR="00742439" w:rsidRPr="002B0E06" w:rsidRDefault="00742439" w:rsidP="00742439">
      <w:pPr>
        <w:pStyle w:val="BulletListNormal"/>
        <w:rPr>
          <w:sz w:val="20"/>
          <w:szCs w:val="24"/>
        </w:rPr>
      </w:pPr>
      <w:r w:rsidRPr="002B0E06">
        <w:rPr>
          <w:sz w:val="20"/>
          <w:szCs w:val="24"/>
        </w:rPr>
        <w:t>Overall system and control integration within the WCS control logic</w:t>
      </w:r>
    </w:p>
    <w:p w14:paraId="35156AA3" w14:textId="77777777" w:rsidR="00742439" w:rsidRPr="003C3C20" w:rsidRDefault="00742439" w:rsidP="00742439">
      <w:pPr>
        <w:pStyle w:val="BulletListNormal"/>
        <w:rPr>
          <w:sz w:val="20"/>
          <w:szCs w:val="24"/>
        </w:rPr>
      </w:pPr>
      <w:r w:rsidRPr="002B0E06">
        <w:rPr>
          <w:sz w:val="20"/>
          <w:szCs w:val="24"/>
        </w:rPr>
        <w:t>Provision of all physical connections to the vessel interfaces, irrespective of the contingent assignment.</w:t>
      </w:r>
    </w:p>
    <w:p w14:paraId="1B8EA40A" w14:textId="1E5A35D6" w:rsidR="00CC6DC1" w:rsidRPr="002B0E06" w:rsidRDefault="00563F5F" w:rsidP="00662DDA">
      <w:pPr>
        <w:pStyle w:val="RequirementList"/>
        <w:rPr>
          <w:lang w:val="en-US"/>
        </w:rPr>
      </w:pPr>
      <w:r>
        <w:rPr>
          <w:lang w:val="en-US"/>
        </w:rPr>
        <w:t xml:space="preserve">If </w:t>
      </w:r>
      <w:r w:rsidR="00CC6DC1" w:rsidRPr="002B0E06">
        <w:rPr>
          <w:lang w:val="en-US"/>
        </w:rPr>
        <w:t xml:space="preserve">Contingent Part 2 is </w:t>
      </w:r>
      <w:r w:rsidR="0025307F">
        <w:rPr>
          <w:lang w:val="en-US"/>
        </w:rPr>
        <w:t>exercised</w:t>
      </w:r>
      <w:r>
        <w:rPr>
          <w:lang w:val="en-US"/>
        </w:rPr>
        <w:t>, the Contractor shall</w:t>
      </w:r>
      <w:r w:rsidR="001F21A7">
        <w:rPr>
          <w:lang w:val="en-US"/>
        </w:rPr>
        <w:t xml:space="preserve"> also</w:t>
      </w:r>
      <w:r w:rsidR="00CC6DC1">
        <w:rPr>
          <w:lang w:val="en-US"/>
        </w:rPr>
        <w:t>:</w:t>
      </w:r>
    </w:p>
    <w:p w14:paraId="4A37CA08" w14:textId="2D7607DA" w:rsidR="00CC6DC1" w:rsidRPr="002B0E06" w:rsidRDefault="00CC6DC1" w:rsidP="00CC6DC1">
      <w:pPr>
        <w:pStyle w:val="BulletListNormal"/>
        <w:rPr>
          <w:sz w:val="20"/>
          <w:szCs w:val="24"/>
        </w:rPr>
      </w:pPr>
      <w:r w:rsidRPr="002B0E06">
        <w:rPr>
          <w:sz w:val="20"/>
          <w:szCs w:val="24"/>
        </w:rPr>
        <w:t>be fully responsible for the design and mechanical verification of the helium storage vessels.</w:t>
      </w:r>
    </w:p>
    <w:p w14:paraId="594E69CC" w14:textId="452FB45D" w:rsidR="00CC6DC1" w:rsidRDefault="00CC6DC1" w:rsidP="00CC6DC1">
      <w:pPr>
        <w:pStyle w:val="BulletListNormal"/>
        <w:rPr>
          <w:sz w:val="20"/>
          <w:szCs w:val="24"/>
        </w:rPr>
      </w:pPr>
      <w:r w:rsidRPr="002B0E06">
        <w:rPr>
          <w:sz w:val="20"/>
          <w:szCs w:val="24"/>
        </w:rPr>
        <w:t xml:space="preserve">submit </w:t>
      </w:r>
      <w:r>
        <w:rPr>
          <w:sz w:val="20"/>
          <w:szCs w:val="24"/>
        </w:rPr>
        <w:t xml:space="preserve">the </w:t>
      </w:r>
      <w:r w:rsidRPr="002B0E06">
        <w:rPr>
          <w:sz w:val="20"/>
          <w:szCs w:val="24"/>
        </w:rPr>
        <w:t>mechanical support design data and vessel interface loads as part of the detailed design deliverables.</w:t>
      </w:r>
    </w:p>
    <w:p w14:paraId="200AEEBF" w14:textId="00A0EB2D" w:rsidR="006A69C8" w:rsidRPr="007C5752" w:rsidRDefault="00947F24" w:rsidP="0039425B">
      <w:pPr>
        <w:pStyle w:val="Heading2numbered"/>
        <w:keepNext/>
        <w:ind w:left="578" w:hanging="578"/>
      </w:pPr>
      <w:bookmarkStart w:id="3415" w:name="_Toc212194842"/>
      <w:r w:rsidRPr="007C5752">
        <w:t>QPLANT</w:t>
      </w:r>
      <w:r w:rsidR="00006433" w:rsidRPr="007C5752">
        <w:t xml:space="preserve"> </w:t>
      </w:r>
      <w:r w:rsidR="00D43BF2" w:rsidRPr="007C5752">
        <w:t>Control</w:t>
      </w:r>
      <w:r w:rsidR="00006433" w:rsidRPr="007C5752">
        <w:t xml:space="preserve"> System</w:t>
      </w:r>
      <w:bookmarkEnd w:id="3220"/>
      <w:bookmarkEnd w:id="3221"/>
      <w:bookmarkEnd w:id="3411"/>
      <w:bookmarkEnd w:id="3412"/>
      <w:bookmarkEnd w:id="3413"/>
      <w:bookmarkEnd w:id="3414"/>
      <w:bookmarkEnd w:id="3415"/>
    </w:p>
    <w:p w14:paraId="5E75D274" w14:textId="77777777" w:rsidR="00006433" w:rsidRPr="007C5752" w:rsidRDefault="00FD31A6" w:rsidP="0039425B">
      <w:pPr>
        <w:pStyle w:val="Heading3numbered"/>
      </w:pPr>
      <w:bookmarkStart w:id="3416" w:name="_Toc200492240"/>
      <w:bookmarkStart w:id="3417" w:name="_Toc202536175"/>
      <w:bookmarkStart w:id="3418" w:name="_Toc212194843"/>
      <w:r w:rsidRPr="007C5752">
        <w:t>Overview</w:t>
      </w:r>
      <w:bookmarkEnd w:id="3416"/>
      <w:bookmarkEnd w:id="3417"/>
      <w:bookmarkEnd w:id="3418"/>
    </w:p>
    <w:p w14:paraId="1B369A07" w14:textId="5E2A0868" w:rsidR="00DE1C09" w:rsidRPr="007C5752" w:rsidRDefault="00DE1C09" w:rsidP="00DE1C09">
      <w:r w:rsidRPr="007C5752">
        <w:t>The QPLANT Control System (QPLANT:CIS) is the dedicated system for the local control of the QPLANT, ensuring all on-site cryogenic processes operate safely and efficiently. To function within the wider facility, the QPLANT:CIS integrates with the MC</w:t>
      </w:r>
      <w:r w:rsidR="0009766F" w:rsidRPr="007C5752">
        <w:t>S</w:t>
      </w:r>
      <w:r w:rsidRPr="007C5752">
        <w:t>, the MIT platform, and the MIS.</w:t>
      </w:r>
    </w:p>
    <w:p w14:paraId="25E2C4F1" w14:textId="77777777" w:rsidR="0009766F" w:rsidRPr="007C5752" w:rsidRDefault="00DE1C09" w:rsidP="00DE1C09">
      <w:r w:rsidRPr="007C5752">
        <w:t xml:space="preserve">The integration with the MCS is designed to: </w:t>
      </w:r>
    </w:p>
    <w:p w14:paraId="22AC16E7" w14:textId="6F4EDCE9" w:rsidR="0009766F" w:rsidRPr="007C5752" w:rsidRDefault="00DE1C09" w:rsidP="0009766F">
      <w:pPr>
        <w:pStyle w:val="BulletListNormal"/>
        <w:ind w:left="714" w:hanging="357"/>
        <w:contextualSpacing/>
        <w:rPr>
          <w:sz w:val="20"/>
          <w:szCs w:val="24"/>
          <w:lang w:val="en-GB"/>
        </w:rPr>
      </w:pPr>
      <w:r w:rsidRPr="007C5752">
        <w:rPr>
          <w:sz w:val="20"/>
          <w:szCs w:val="24"/>
          <w:lang w:val="en-GB"/>
        </w:rPr>
        <w:t>Exchange all necessary data between the QPLANT:CIS and the QCELLs.</w:t>
      </w:r>
    </w:p>
    <w:p w14:paraId="2736DE80" w14:textId="6AC29F63" w:rsidR="00DE1C09" w:rsidRPr="007C5752" w:rsidRDefault="00DE1C09" w:rsidP="0009766F">
      <w:pPr>
        <w:pStyle w:val="BulletListNormal"/>
        <w:ind w:left="714" w:hanging="357"/>
        <w:contextualSpacing/>
        <w:rPr>
          <w:sz w:val="20"/>
          <w:szCs w:val="24"/>
          <w:lang w:val="en-GB"/>
        </w:rPr>
      </w:pPr>
      <w:r w:rsidRPr="007C5752">
        <w:rPr>
          <w:sz w:val="20"/>
          <w:szCs w:val="24"/>
          <w:lang w:val="en-GB"/>
        </w:rPr>
        <w:t>Provide operators with a single, unified interface to seamlessly monitor and control the QPLANT alongside other primary systems.</w:t>
      </w:r>
    </w:p>
    <w:p w14:paraId="6D4150A6" w14:textId="77777777" w:rsidR="0009766F" w:rsidRPr="007C5752" w:rsidRDefault="00DE1C09" w:rsidP="00DE1C09">
      <w:r w:rsidRPr="007C5752">
        <w:t xml:space="preserve">The integration with the MIT platform is designed to: </w:t>
      </w:r>
    </w:p>
    <w:p w14:paraId="695423C7" w14:textId="1BF2C934" w:rsidR="00220660" w:rsidRDefault="00220660" w:rsidP="0009766F">
      <w:pPr>
        <w:pStyle w:val="BulletListNormal"/>
        <w:ind w:left="714" w:hanging="357"/>
        <w:contextualSpacing/>
        <w:rPr>
          <w:sz w:val="20"/>
          <w:szCs w:val="24"/>
          <w:lang w:val="en-GB"/>
        </w:rPr>
      </w:pPr>
      <w:r>
        <w:rPr>
          <w:sz w:val="20"/>
          <w:szCs w:val="24"/>
          <w:lang w:val="en-GB"/>
        </w:rPr>
        <w:t xml:space="preserve">Connect to centralized </w:t>
      </w:r>
      <w:r w:rsidRPr="007C5752">
        <w:rPr>
          <w:sz w:val="20"/>
          <w:szCs w:val="24"/>
          <w:lang w:val="en-GB"/>
        </w:rPr>
        <w:t>network</w:t>
      </w:r>
      <w:r w:rsidR="00675CE4">
        <w:rPr>
          <w:sz w:val="20"/>
          <w:szCs w:val="24"/>
          <w:lang w:val="en-GB"/>
        </w:rPr>
        <w:t>ing</w:t>
      </w:r>
    </w:p>
    <w:p w14:paraId="43C027E9" w14:textId="677DF8DE" w:rsidR="0009766F" w:rsidRPr="007C5752" w:rsidRDefault="00DE1C09" w:rsidP="0009766F">
      <w:pPr>
        <w:pStyle w:val="BulletListNormal"/>
        <w:ind w:left="714" w:hanging="357"/>
        <w:contextualSpacing/>
        <w:rPr>
          <w:sz w:val="20"/>
          <w:szCs w:val="24"/>
          <w:lang w:val="en-GB"/>
        </w:rPr>
      </w:pPr>
      <w:r w:rsidRPr="007C5752">
        <w:rPr>
          <w:sz w:val="20"/>
          <w:szCs w:val="24"/>
          <w:lang w:val="en-GB"/>
        </w:rPr>
        <w:t xml:space="preserve">Utilize centralized infrastructure </w:t>
      </w:r>
      <w:r w:rsidR="00662F7D">
        <w:rPr>
          <w:sz w:val="20"/>
          <w:szCs w:val="24"/>
          <w:lang w:val="en-GB"/>
        </w:rPr>
        <w:t>like</w:t>
      </w:r>
      <w:r w:rsidRPr="007C5752">
        <w:rPr>
          <w:sz w:val="20"/>
          <w:szCs w:val="24"/>
          <w:lang w:val="en-GB"/>
        </w:rPr>
        <w:t xml:space="preserve"> data storage, backups, and user authentication. </w:t>
      </w:r>
    </w:p>
    <w:p w14:paraId="1C9E96E0" w14:textId="77777777" w:rsidR="0009766F" w:rsidRPr="007C5752" w:rsidRDefault="00DE1C09" w:rsidP="00DE1C09">
      <w:r w:rsidRPr="007C5752">
        <w:t xml:space="preserve">Within </w:t>
      </w:r>
      <w:commentRangeStart w:id="3419"/>
      <w:r w:rsidRPr="007C5752">
        <w:t>the overall safety framework</w:t>
      </w:r>
      <w:commentRangeEnd w:id="3419"/>
      <w:r w:rsidR="00081BDE">
        <w:rPr>
          <w:rStyle w:val="CommentReference"/>
        </w:rPr>
        <w:commentReference w:id="3419"/>
      </w:r>
      <w:r w:rsidRPr="007C5752">
        <w:t xml:space="preserve">, the QPLANT:CIS has a clearly defined role: </w:t>
      </w:r>
    </w:p>
    <w:p w14:paraId="73C52A18" w14:textId="77B57680" w:rsidR="0009766F" w:rsidRPr="007C5752" w:rsidRDefault="00DE1C09" w:rsidP="0009766F">
      <w:pPr>
        <w:pStyle w:val="BulletListNormal"/>
        <w:ind w:left="714" w:hanging="357"/>
        <w:contextualSpacing/>
        <w:rPr>
          <w:sz w:val="20"/>
          <w:szCs w:val="24"/>
          <w:lang w:val="en-GB"/>
        </w:rPr>
      </w:pPr>
      <w:r w:rsidRPr="007C5752">
        <w:rPr>
          <w:sz w:val="20"/>
          <w:szCs w:val="24"/>
          <w:lang w:val="en-GB"/>
        </w:rPr>
        <w:t xml:space="preserve">It </w:t>
      </w:r>
      <w:r w:rsidR="0009766F" w:rsidRPr="007C5752">
        <w:rPr>
          <w:sz w:val="20"/>
          <w:szCs w:val="24"/>
          <w:lang w:val="en-GB"/>
        </w:rPr>
        <w:t>manages</w:t>
      </w:r>
      <w:r w:rsidRPr="007C5752">
        <w:rPr>
          <w:sz w:val="20"/>
          <w:szCs w:val="24"/>
          <w:lang w:val="en-GB"/>
        </w:rPr>
        <w:t xml:space="preserve"> the dedicated local protection of the QPLANT, executing immediate safety functions such as automated shutdowns in response to internal faults.</w:t>
      </w:r>
    </w:p>
    <w:p w14:paraId="1D037AA3" w14:textId="02CA633C" w:rsidR="00DE1C09" w:rsidRPr="007C5752" w:rsidRDefault="00DE1C09" w:rsidP="0009766F">
      <w:pPr>
        <w:pStyle w:val="BulletListNormal"/>
        <w:ind w:left="714" w:hanging="357"/>
        <w:contextualSpacing/>
        <w:rPr>
          <w:sz w:val="20"/>
          <w:szCs w:val="24"/>
          <w:lang w:val="en-GB"/>
        </w:rPr>
      </w:pPr>
      <w:r w:rsidRPr="007C5752">
        <w:rPr>
          <w:sz w:val="20"/>
          <w:szCs w:val="24"/>
          <w:lang w:val="en-GB"/>
        </w:rPr>
        <w:t>It defers to the</w:t>
      </w:r>
      <w:r w:rsidR="0009766F" w:rsidRPr="007C5752">
        <w:rPr>
          <w:sz w:val="20"/>
          <w:szCs w:val="24"/>
          <w:lang w:val="en-GB"/>
        </w:rPr>
        <w:t xml:space="preserve"> </w:t>
      </w:r>
      <w:r w:rsidRPr="007C5752">
        <w:rPr>
          <w:sz w:val="20"/>
          <w:szCs w:val="24"/>
          <w:lang w:val="en-GB"/>
        </w:rPr>
        <w:t>MIS for all global safety functions, particularly when the QPLANT interacts with other facility systems</w:t>
      </w:r>
    </w:p>
    <w:p w14:paraId="4DEC50B1" w14:textId="77777777" w:rsidR="00A310E5" w:rsidRPr="007C5752" w:rsidRDefault="00A310E5" w:rsidP="0039425B">
      <w:pPr>
        <w:pStyle w:val="Heading3numbered"/>
      </w:pPr>
      <w:bookmarkStart w:id="3420" w:name="_Toc200492241"/>
      <w:bookmarkStart w:id="3421" w:name="_Toc202536176"/>
      <w:bookmarkStart w:id="3422" w:name="_Toc212194844"/>
      <w:r w:rsidRPr="007C5752">
        <w:t>Reference Architecture</w:t>
      </w:r>
      <w:bookmarkEnd w:id="3420"/>
      <w:bookmarkEnd w:id="3421"/>
      <w:bookmarkEnd w:id="3422"/>
    </w:p>
    <w:p w14:paraId="3B690870" w14:textId="5CFBB184" w:rsidR="0009766F" w:rsidRPr="007C5752" w:rsidRDefault="0009766F" w:rsidP="005C41E1">
      <w:pPr>
        <w:pStyle w:val="regular"/>
      </w:pPr>
      <w:r w:rsidRPr="007C5752">
        <w:rPr>
          <w:rStyle w:val="AAReferencedChar"/>
        </w:rPr>
        <w:fldChar w:fldCharType="begin"/>
      </w:r>
      <w:r w:rsidRPr="007C5752">
        <w:instrText xml:space="preserve"> REF _Ref210826960 \h </w:instrText>
      </w:r>
      <w:r w:rsidRPr="007C5752">
        <w:rPr>
          <w:rStyle w:val="AAReferencedChar"/>
        </w:rPr>
      </w:r>
      <w:r w:rsidRPr="007C5752">
        <w:rPr>
          <w:rStyle w:val="AAReferencedChar"/>
        </w:rPr>
        <w:fldChar w:fldCharType="separate"/>
      </w:r>
      <w:r w:rsidR="00A63B38" w:rsidRPr="007C5752">
        <w:t xml:space="preserve">Figure </w:t>
      </w:r>
      <w:r w:rsidR="00A63B38">
        <w:rPr>
          <w:noProof/>
        </w:rPr>
        <w:t>9</w:t>
      </w:r>
      <w:r w:rsidRPr="007C5752">
        <w:rPr>
          <w:rStyle w:val="AAReferencedChar"/>
        </w:rPr>
        <w:fldChar w:fldCharType="end"/>
      </w:r>
      <w:r w:rsidRPr="007C5752">
        <w:rPr>
          <w:rStyle w:val="AAReferencedChar"/>
        </w:rPr>
        <w:t xml:space="preserve"> </w:t>
      </w:r>
      <w:r w:rsidRPr="007C5752">
        <w:t xml:space="preserve">illustrates the reference architecture of the complete cryogenic control system, identifying the QPLANT:CIS as a key sub-system. </w:t>
      </w:r>
    </w:p>
    <w:p w14:paraId="2AE27711" w14:textId="26EDAFC5" w:rsidR="00557FCE" w:rsidRPr="007C5752" w:rsidRDefault="00557FCE" w:rsidP="0009766F">
      <w:pPr>
        <w:keepNext/>
        <w:jc w:val="center"/>
      </w:pPr>
      <w:r w:rsidRPr="007C5752">
        <w:rPr>
          <w:noProof/>
        </w:rPr>
        <w:lastRenderedPageBreak/>
        <w:drawing>
          <wp:inline distT="0" distB="0" distL="0" distR="0" wp14:anchorId="7A546B22" wp14:editId="488FB257">
            <wp:extent cx="6087600" cy="55836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yoPlantPhysicalNew.drawio (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87600" cy="5583600"/>
                    </a:xfrm>
                    <a:prstGeom prst="rect">
                      <a:avLst/>
                    </a:prstGeom>
                  </pic:spPr>
                </pic:pic>
              </a:graphicData>
            </a:graphic>
          </wp:inline>
        </w:drawing>
      </w:r>
    </w:p>
    <w:p w14:paraId="21C3AD09" w14:textId="18619D41" w:rsidR="00557FCE" w:rsidRPr="007C5752" w:rsidRDefault="00557FCE" w:rsidP="0009766F">
      <w:pPr>
        <w:pStyle w:val="Caption"/>
        <w:jc w:val="left"/>
      </w:pPr>
      <w:bookmarkStart w:id="3423" w:name="_Ref210826960"/>
      <w:bookmarkStart w:id="3424" w:name="_Ref210826954"/>
      <w:bookmarkStart w:id="3425" w:name="_Toc212194952"/>
      <w:r w:rsidRPr="007C5752">
        <w:t xml:space="preserve">Figure </w:t>
      </w:r>
      <w:r w:rsidRPr="007C5752">
        <w:fldChar w:fldCharType="begin"/>
      </w:r>
      <w:r w:rsidRPr="007C5752">
        <w:instrText xml:space="preserve"> SEQ Figure \* ARABIC </w:instrText>
      </w:r>
      <w:r w:rsidRPr="007C5752">
        <w:fldChar w:fldCharType="separate"/>
      </w:r>
      <w:r w:rsidR="00A63B38">
        <w:rPr>
          <w:noProof/>
        </w:rPr>
        <w:t>9</w:t>
      </w:r>
      <w:r w:rsidRPr="007C5752">
        <w:fldChar w:fldCharType="end"/>
      </w:r>
      <w:bookmarkEnd w:id="3423"/>
      <w:r w:rsidRPr="007C5752">
        <w:t xml:space="preserve"> </w:t>
      </w:r>
      <w:bookmarkStart w:id="3426" w:name="_Ref183516623"/>
      <w:bookmarkStart w:id="3427" w:name="_Toc190680897"/>
      <w:bookmarkStart w:id="3428" w:name="_Ref192510473"/>
      <w:bookmarkStart w:id="3429" w:name="_Toc201752429"/>
      <w:r w:rsidRPr="007C5752">
        <w:t xml:space="preserve"> Reference Architecture of the Cryogenic Control </w:t>
      </w:r>
      <w:bookmarkEnd w:id="3426"/>
      <w:r w:rsidRPr="007C5752">
        <w:t>System</w:t>
      </w:r>
      <w:bookmarkEnd w:id="3424"/>
      <w:bookmarkEnd w:id="3425"/>
      <w:bookmarkEnd w:id="3427"/>
      <w:bookmarkEnd w:id="3428"/>
      <w:bookmarkEnd w:id="3429"/>
    </w:p>
    <w:p w14:paraId="12B92E37" w14:textId="59E31049" w:rsidR="00C634AC" w:rsidRPr="007C5752" w:rsidRDefault="00BA0841" w:rsidP="00C634AC">
      <w:r w:rsidRPr="007C5752">
        <w:t>Refer to §</w:t>
      </w:r>
      <w:r w:rsidRPr="007C5752">
        <w:fldChar w:fldCharType="begin"/>
      </w:r>
      <w:r w:rsidRPr="007C5752">
        <w:instrText xml:space="preserve"> REF _Ref212036407 \r \h  \* MERGEFORMAT </w:instrText>
      </w:r>
      <w:r w:rsidRPr="007C5752">
        <w:fldChar w:fldCharType="separate"/>
      </w:r>
      <w:r w:rsidR="00A63B38">
        <w:t>9.2.2</w:t>
      </w:r>
      <w:r w:rsidRPr="007C5752">
        <w:fldChar w:fldCharType="end"/>
      </w:r>
      <w:r w:rsidRPr="007C5752">
        <w:t xml:space="preserve"> for detailed signal and interface mapping shown in </w:t>
      </w:r>
      <w:r w:rsidRPr="007C5752">
        <w:rPr>
          <w:rStyle w:val="AAReferencedChar"/>
        </w:rPr>
        <w:fldChar w:fldCharType="begin"/>
      </w:r>
      <w:r w:rsidRPr="007C5752">
        <w:instrText xml:space="preserve"> REF _Ref210826960 \h </w:instrText>
      </w:r>
      <w:r w:rsidRPr="007C5752">
        <w:rPr>
          <w:rStyle w:val="AAReferencedChar"/>
        </w:rPr>
      </w:r>
      <w:r w:rsidRPr="007C5752">
        <w:rPr>
          <w:rStyle w:val="AAReferencedChar"/>
        </w:rPr>
        <w:fldChar w:fldCharType="separate"/>
      </w:r>
      <w:r w:rsidR="00A63B38" w:rsidRPr="007C5752">
        <w:t xml:space="preserve">Figure </w:t>
      </w:r>
      <w:r w:rsidR="00A63B38">
        <w:rPr>
          <w:noProof/>
        </w:rPr>
        <w:t>9</w:t>
      </w:r>
      <w:r w:rsidRPr="007C5752">
        <w:rPr>
          <w:rStyle w:val="AAReferencedChar"/>
        </w:rPr>
        <w:fldChar w:fldCharType="end"/>
      </w:r>
      <w:r w:rsidRPr="007C5752">
        <w:rPr>
          <w:rStyle w:val="AAReferencedChar"/>
        </w:rPr>
        <w:t xml:space="preserve"> </w:t>
      </w:r>
    </w:p>
    <w:p w14:paraId="6E463284" w14:textId="425FA311" w:rsidR="00595FBE" w:rsidRPr="007C5752" w:rsidRDefault="00595FBE" w:rsidP="0039425B">
      <w:pPr>
        <w:pStyle w:val="Heading3numbered"/>
      </w:pPr>
      <w:bookmarkStart w:id="3430" w:name="_Toc212194845"/>
      <w:r w:rsidRPr="007C5752">
        <w:t>Architecture, Autonomy, and Scope</w:t>
      </w:r>
      <w:bookmarkEnd w:id="3430"/>
    </w:p>
    <w:p w14:paraId="39798AB0" w14:textId="41967A15" w:rsidR="00812E27" w:rsidRPr="007C5752" w:rsidRDefault="00812E27" w:rsidP="00575005">
      <w:pPr>
        <w:pStyle w:val="RequirementList"/>
      </w:pPr>
      <w:r w:rsidRPr="007C5752">
        <w:t xml:space="preserve">The QPLANT:CIS shall include </w:t>
      </w:r>
      <w:r w:rsidR="000042C3">
        <w:t xml:space="preserve">all </w:t>
      </w:r>
      <w:r w:rsidRPr="007C5752">
        <w:t xml:space="preserve">components identified in green within </w:t>
      </w:r>
      <w:r w:rsidRPr="007C5752">
        <w:fldChar w:fldCharType="begin"/>
      </w:r>
      <w:r w:rsidRPr="007C5752">
        <w:instrText xml:space="preserve"> REF _Ref210826960 \h </w:instrText>
      </w:r>
      <w:r w:rsidRPr="007C5752">
        <w:fldChar w:fldCharType="separate"/>
      </w:r>
      <w:r w:rsidR="00A63B38" w:rsidRPr="007C5752">
        <w:t xml:space="preserve">Figure </w:t>
      </w:r>
      <w:r w:rsidR="00A63B38">
        <w:rPr>
          <w:noProof/>
        </w:rPr>
        <w:t>9</w:t>
      </w:r>
      <w:r w:rsidRPr="007C5752">
        <w:fldChar w:fldCharType="end"/>
      </w:r>
      <w:r w:rsidR="00843553" w:rsidRPr="007C5752">
        <w:t xml:space="preserve"> </w:t>
      </w:r>
      <w:r w:rsidRPr="007C5752">
        <w:t>(Reference Architecture).  The QPLANT:CIS  shall include any additional systems or subsystems required to meet overall cryogenic system performance, functional, and safety objectives.</w:t>
      </w:r>
    </w:p>
    <w:p w14:paraId="072ED740" w14:textId="31E266A8" w:rsidR="00595FBE" w:rsidRPr="007C5752" w:rsidRDefault="00595FBE" w:rsidP="00575005">
      <w:pPr>
        <w:pStyle w:val="RequirementList"/>
      </w:pPr>
      <w:r w:rsidRPr="007C5752">
        <w:t xml:space="preserve">The </w:t>
      </w:r>
      <w:r w:rsidR="00D97476" w:rsidRPr="007C5752">
        <w:t>QPLANT:CIS</w:t>
      </w:r>
      <w:r w:rsidRPr="007C5752">
        <w:t xml:space="preserve"> shall use a commercially available, industrial-grade control platform with documented lifecycle support and vendor independence</w:t>
      </w:r>
      <w:r w:rsidR="00352FF0" w:rsidRPr="007C5752">
        <w:t xml:space="preserve">.  </w:t>
      </w:r>
      <w:r w:rsidRPr="007C5752">
        <w:t xml:space="preserve">It shall meet applicable safety, performance, and reliability standards and </w:t>
      </w:r>
      <w:r w:rsidR="00DA7138" w:rsidRPr="007C5752">
        <w:t>shall comply</w:t>
      </w:r>
      <w:r w:rsidRPr="007C5752">
        <w:t xml:space="preserve"> with all relevant regulatory frameworks.</w:t>
      </w:r>
    </w:p>
    <w:p w14:paraId="2B046EA5" w14:textId="641F4382" w:rsidR="00595FBE" w:rsidRPr="007C5752" w:rsidRDefault="00595FBE" w:rsidP="00575005">
      <w:pPr>
        <w:pStyle w:val="RequirementList"/>
      </w:pPr>
      <w:r w:rsidRPr="007C5752">
        <w:t xml:space="preserve">The </w:t>
      </w:r>
      <w:r w:rsidR="00D97476" w:rsidRPr="007C5752">
        <w:t>QPLANT:CIS</w:t>
      </w:r>
      <w:r w:rsidRPr="007C5752">
        <w:t xml:space="preserve"> shall enable autonomous operation of the QPLANT across all defined operational scenarios and transitions, without requiring operator intervention.</w:t>
      </w:r>
    </w:p>
    <w:p w14:paraId="14F29142" w14:textId="77777777" w:rsidR="00987EF7" w:rsidRPr="007C5752" w:rsidRDefault="00987EF7" w:rsidP="00987EF7">
      <w:pPr>
        <w:pStyle w:val="RequirementList"/>
      </w:pPr>
      <w:r w:rsidRPr="007C5752">
        <w:t>The QPLANT:CIS shall support real-time monitoring of instrument health (e.g.: drift, dropout, deviation from expected range) with alarms and diagnostic flags for early fault detection.</w:t>
      </w:r>
    </w:p>
    <w:p w14:paraId="641572DA" w14:textId="77777777" w:rsidR="00595FBE" w:rsidRPr="007C5752" w:rsidRDefault="00595FBE" w:rsidP="0039425B">
      <w:pPr>
        <w:pStyle w:val="Heading3numbered"/>
      </w:pPr>
      <w:bookmarkStart w:id="3431" w:name="_Toc202536179"/>
      <w:bookmarkStart w:id="3432" w:name="_Toc212194846"/>
      <w:r w:rsidRPr="007C5752">
        <w:t>Test System for Functional Verification</w:t>
      </w:r>
      <w:bookmarkEnd w:id="3431"/>
      <w:bookmarkEnd w:id="3432"/>
    </w:p>
    <w:p w14:paraId="25E3F6E7" w14:textId="1219D223" w:rsidR="00595FBE" w:rsidRPr="007C5752" w:rsidRDefault="00595FBE" w:rsidP="00575005">
      <w:pPr>
        <w:pStyle w:val="RequirementList"/>
      </w:pPr>
      <w:r w:rsidRPr="007C5752">
        <w:lastRenderedPageBreak/>
        <w:t xml:space="preserve">The Contractor shall deliver a dedicated, fit-for-purpose Test System </w:t>
      </w:r>
      <w:r w:rsidR="00741841" w:rsidRPr="007C5752">
        <w:t xml:space="preserve">for </w:t>
      </w:r>
      <w:r w:rsidRPr="007C5752">
        <w:t xml:space="preserve">functional testing, validation, and commissioning of the </w:t>
      </w:r>
      <w:r w:rsidR="00987EF7" w:rsidRPr="007C5752">
        <w:t>System Under Test (SUT), specifically the QPLANT and its QPLANT:CIS</w:t>
      </w:r>
    </w:p>
    <w:p w14:paraId="3583D05D" w14:textId="7FC13275" w:rsidR="00595FBE" w:rsidRPr="007C5752" w:rsidRDefault="00595FBE" w:rsidP="00575005">
      <w:pPr>
        <w:pStyle w:val="RequirementList"/>
      </w:pPr>
      <w:r w:rsidRPr="007C5752">
        <w:t xml:space="preserve">The </w:t>
      </w:r>
      <w:r w:rsidR="00DA7138" w:rsidRPr="007C5752">
        <w:t>Test System</w:t>
      </w:r>
      <w:r w:rsidRPr="007C5752">
        <w:t xml:space="preserve"> shall emulate key operational states including normal start-up, shutdown, transients, degraded modes, and fallback conditions.</w:t>
      </w:r>
    </w:p>
    <w:p w14:paraId="1CDD4E76" w14:textId="7EBD74BB" w:rsidR="00595FBE" w:rsidRDefault="00595FBE" w:rsidP="00575005">
      <w:pPr>
        <w:pStyle w:val="RequirementList"/>
      </w:pPr>
      <w:r w:rsidRPr="007C5752">
        <w:t xml:space="preserve">The </w:t>
      </w:r>
      <w:r w:rsidR="00DA7138" w:rsidRPr="007C5752">
        <w:t xml:space="preserve">Test System </w:t>
      </w:r>
      <w:r w:rsidRPr="007C5752">
        <w:t>shall enable alarm logic verification, interlock testing, and diagnostic evaluation without reliance on the live operational system.</w:t>
      </w:r>
    </w:p>
    <w:p w14:paraId="601E1BB6" w14:textId="77777777" w:rsidR="00E169DB" w:rsidRPr="007C5752" w:rsidRDefault="00E169DB" w:rsidP="00E169DB">
      <w:pPr>
        <w:pStyle w:val="SysReq3"/>
        <w:ind w:left="0"/>
        <w:rPr>
          <w:lang w:val="en-GB"/>
        </w:rPr>
      </w:pPr>
      <w:r w:rsidRPr="007C5752">
        <w:rPr>
          <w:lang w:val="en-GB"/>
        </w:rPr>
        <w:t>In the Offer, the Applicant shall:</w:t>
      </w:r>
    </w:p>
    <w:p w14:paraId="7E19FDF0" w14:textId="77777777" w:rsidR="00E169DB" w:rsidRPr="007C5752" w:rsidRDefault="00E169DB" w:rsidP="00E169DB">
      <w:pPr>
        <w:pStyle w:val="SysReq3"/>
        <w:numPr>
          <w:ilvl w:val="0"/>
          <w:numId w:val="50"/>
        </w:numPr>
        <w:rPr>
          <w:lang w:val="en-GB"/>
        </w:rPr>
      </w:pPr>
      <w:r w:rsidRPr="007C5752">
        <w:rPr>
          <w:lang w:val="en-GB"/>
        </w:rPr>
        <w:t>Describe proposed SUT/Test System architecture.</w:t>
      </w:r>
    </w:p>
    <w:p w14:paraId="7117D410" w14:textId="3FCC94F5" w:rsidR="00595FBE" w:rsidRPr="007C5752" w:rsidRDefault="00987EF7" w:rsidP="0039425B">
      <w:pPr>
        <w:pStyle w:val="Heading3numbered"/>
      </w:pPr>
      <w:bookmarkStart w:id="3433" w:name="_Toc202536180"/>
      <w:bookmarkStart w:id="3434" w:name="_Toc212194847"/>
      <w:r w:rsidRPr="007C5752">
        <w:t xml:space="preserve">Digital </w:t>
      </w:r>
      <w:r w:rsidR="00E41F88" w:rsidRPr="007C5752">
        <w:t>Process Model</w:t>
      </w:r>
      <w:bookmarkEnd w:id="3433"/>
      <w:bookmarkEnd w:id="3434"/>
    </w:p>
    <w:p w14:paraId="4EC3E0E9" w14:textId="3AD6F821" w:rsidR="009762D1" w:rsidRPr="007C5752" w:rsidRDefault="00EA3D51" w:rsidP="009762D1">
      <w:r w:rsidRPr="007C5752">
        <w:t>A complete digital process model (transient simulation or digital twin) is not mandatory. However, if the Contractor proposes one, the following requirements shall apply:</w:t>
      </w:r>
    </w:p>
    <w:p w14:paraId="47FA4D83" w14:textId="2B561D18" w:rsidR="00595FBE" w:rsidRPr="007C5752" w:rsidRDefault="00595FBE" w:rsidP="009762D1">
      <w:pPr>
        <w:pStyle w:val="RequirementList"/>
      </w:pPr>
      <w:r w:rsidRPr="007C5752">
        <w:t xml:space="preserve">Any proposed model shall use certified, validated, or standards-compliant toolsets (e.g., Simulink®, SimCryogenics, or </w:t>
      </w:r>
      <w:r w:rsidR="0087472D">
        <w:t>validated</w:t>
      </w:r>
      <w:r w:rsidRPr="007C5752">
        <w:t xml:space="preserve"> statistical/ML models).</w:t>
      </w:r>
    </w:p>
    <w:p w14:paraId="687C8057" w14:textId="77777777" w:rsidR="00595FBE" w:rsidRPr="007C5752" w:rsidRDefault="00595FBE" w:rsidP="00575005">
      <w:pPr>
        <w:pStyle w:val="RequirementList"/>
      </w:pPr>
      <w:r w:rsidRPr="007C5752">
        <w:t>The model shall support operator training, failure simulation, diagnostics, and maintenance planning.</w:t>
      </w:r>
    </w:p>
    <w:p w14:paraId="0B547D13" w14:textId="77777777" w:rsidR="00595FBE" w:rsidRPr="007C5752" w:rsidRDefault="00595FBE" w:rsidP="00575005">
      <w:pPr>
        <w:pStyle w:val="RequirementList"/>
      </w:pPr>
      <w:r w:rsidRPr="007C5752">
        <w:t>The model shall enable future integration into the control system to support virtual sensors, inference algorithms, and predictive diagnostics.</w:t>
      </w:r>
    </w:p>
    <w:p w14:paraId="3E544CF1" w14:textId="77777777" w:rsidR="00BF3B1E" w:rsidRPr="007C5752" w:rsidRDefault="00BF3B1E" w:rsidP="00BF3B1E">
      <w:pPr>
        <w:pStyle w:val="SysReq3"/>
        <w:ind w:left="0"/>
        <w:rPr>
          <w:lang w:val="en-GB"/>
        </w:rPr>
      </w:pPr>
    </w:p>
    <w:p w14:paraId="336D622D" w14:textId="63350F0D" w:rsidR="00595FBE" w:rsidRPr="007C5752" w:rsidRDefault="00595FBE" w:rsidP="00BF3B1E">
      <w:pPr>
        <w:pStyle w:val="SysReq3"/>
        <w:ind w:left="0"/>
        <w:rPr>
          <w:lang w:val="en-GB"/>
        </w:rPr>
      </w:pPr>
      <w:r w:rsidRPr="007C5752">
        <w:rPr>
          <w:lang w:val="en-GB"/>
        </w:rPr>
        <w:t>In the Offer, the Applicant shall:</w:t>
      </w:r>
    </w:p>
    <w:p w14:paraId="4BEE6259" w14:textId="47709E0E" w:rsidR="00EA3D51" w:rsidRPr="007C5752" w:rsidRDefault="00C96307">
      <w:pPr>
        <w:pStyle w:val="SysReq3"/>
        <w:numPr>
          <w:ilvl w:val="0"/>
          <w:numId w:val="50"/>
        </w:numPr>
        <w:rPr>
          <w:lang w:val="en-GB"/>
        </w:rPr>
      </w:pPr>
      <w:r>
        <w:rPr>
          <w:lang w:val="en-GB"/>
        </w:rPr>
        <w:t xml:space="preserve">State if they will provide a </w:t>
      </w:r>
      <w:r w:rsidR="00EA3D51" w:rsidRPr="007C5752">
        <w:rPr>
          <w:lang w:val="en-GB"/>
        </w:rPr>
        <w:t>digital process model</w:t>
      </w:r>
      <w:r w:rsidR="001A2929">
        <w:rPr>
          <w:lang w:val="en-GB"/>
        </w:rPr>
        <w:t xml:space="preserve"> and motivate it the decision </w:t>
      </w:r>
      <w:r w:rsidR="001A2929" w:rsidRPr="007C5752">
        <w:rPr>
          <w:lang w:val="en-GB"/>
        </w:rPr>
        <w:t xml:space="preserve">by </w:t>
      </w:r>
      <w:r w:rsidR="001A2929">
        <w:rPr>
          <w:lang w:val="en-GB"/>
        </w:rPr>
        <w:t xml:space="preserve">a </w:t>
      </w:r>
      <w:r w:rsidR="001A2929" w:rsidRPr="007C5752">
        <w:rPr>
          <w:lang w:val="en-GB"/>
        </w:rPr>
        <w:t xml:space="preserve">cost-benefit </w:t>
      </w:r>
      <w:r w:rsidR="001A2929">
        <w:rPr>
          <w:lang w:val="en-GB"/>
        </w:rPr>
        <w:t>analysis.</w:t>
      </w:r>
    </w:p>
    <w:p w14:paraId="133FBC2A" w14:textId="7F95A695" w:rsidR="00EA3D51" w:rsidRPr="007C5752" w:rsidRDefault="00EA3D51">
      <w:pPr>
        <w:pStyle w:val="SysReq3"/>
        <w:numPr>
          <w:ilvl w:val="0"/>
          <w:numId w:val="50"/>
        </w:numPr>
        <w:rPr>
          <w:lang w:val="en-GB"/>
        </w:rPr>
      </w:pPr>
      <w:r w:rsidRPr="007C5752">
        <w:rPr>
          <w:lang w:val="en-GB"/>
        </w:rPr>
        <w:t xml:space="preserve">If </w:t>
      </w:r>
      <w:r w:rsidR="0001795D">
        <w:rPr>
          <w:lang w:val="en-GB"/>
        </w:rPr>
        <w:t>it is not provided</w:t>
      </w:r>
      <w:r w:rsidRPr="007C5752">
        <w:rPr>
          <w:lang w:val="en-GB"/>
        </w:rPr>
        <w:t xml:space="preserve">, </w:t>
      </w:r>
      <w:r w:rsidR="0001795D">
        <w:rPr>
          <w:lang w:val="en-GB"/>
        </w:rPr>
        <w:t xml:space="preserve">the Applicant shall </w:t>
      </w:r>
      <w:r w:rsidRPr="007C5752">
        <w:rPr>
          <w:lang w:val="en-GB"/>
        </w:rPr>
        <w:t>describe alternative approach for commissioning, fault simulation, diagnostics, training.</w:t>
      </w:r>
    </w:p>
    <w:p w14:paraId="697BF8EF" w14:textId="3D798FEB" w:rsidR="00EA3D51" w:rsidRPr="007C5752" w:rsidRDefault="00EA3D51">
      <w:pPr>
        <w:pStyle w:val="SysReq3"/>
        <w:numPr>
          <w:ilvl w:val="0"/>
          <w:numId w:val="50"/>
        </w:numPr>
        <w:rPr>
          <w:lang w:val="en-GB"/>
        </w:rPr>
      </w:pPr>
      <w:commentRangeStart w:id="3435"/>
      <w:r w:rsidRPr="007C5752">
        <w:rPr>
          <w:lang w:val="en-GB"/>
        </w:rPr>
        <w:t>Provide supporting documentation for training and validation strategy.</w:t>
      </w:r>
      <w:commentRangeEnd w:id="3435"/>
      <w:r w:rsidR="007919DE">
        <w:rPr>
          <w:rStyle w:val="CommentReference"/>
          <w:rFonts w:cs="Times New Roman"/>
          <w:i w:val="0"/>
          <w:lang w:val="en-GB" w:eastAsia="en-US"/>
        </w:rPr>
        <w:commentReference w:id="3435"/>
      </w:r>
    </w:p>
    <w:p w14:paraId="147D8776" w14:textId="77777777" w:rsidR="00595FBE" w:rsidRPr="007C5752" w:rsidRDefault="00595FBE" w:rsidP="0039425B">
      <w:pPr>
        <w:pStyle w:val="Heading3numbered"/>
      </w:pPr>
      <w:bookmarkStart w:id="3436" w:name="_Toc202536182"/>
      <w:bookmarkStart w:id="3437" w:name="_Toc212194848"/>
      <w:r w:rsidRPr="007C5752">
        <w:t>Cryogenic System Control and MCS Integration</w:t>
      </w:r>
      <w:bookmarkEnd w:id="3436"/>
      <w:bookmarkEnd w:id="3437"/>
    </w:p>
    <w:p w14:paraId="40356AA1" w14:textId="0BB95659" w:rsidR="00436C50" w:rsidRPr="007C5752" w:rsidRDefault="00843553" w:rsidP="00575005">
      <w:pPr>
        <w:pStyle w:val="RequirementList"/>
      </w:pPr>
      <w:bookmarkStart w:id="3438" w:name="_Toc200492258"/>
      <w:r w:rsidRPr="007C5752">
        <w:t>The QPLANT</w:t>
      </w:r>
      <w:r w:rsidR="006B211B">
        <w:t>:CIS</w:t>
      </w:r>
      <w:r w:rsidRPr="007C5752">
        <w:t xml:space="preserve"> shall regulate the mass flow rate and supply temperature at the QPLANT–QCELL interface (via QINFRA to QRB in the coldbox room), such that the temperature change rate</w:t>
      </w:r>
      <w:r w:rsidR="00487D7F">
        <w:t xml:space="preserve"> - </w:t>
      </w:r>
      <w:r w:rsidRPr="007C5752">
        <w:t>during cool-down and warm-up</w:t>
      </w:r>
      <w:r w:rsidR="00487D7F">
        <w:t xml:space="preserve"> - </w:t>
      </w:r>
      <w:r w:rsidRPr="007C5752">
        <w:t xml:space="preserve">of each QCELL remains within predefined and controlled limits.  The temperature change rate is defined as the maximum allowable rate of change of the internal QCELL temperature, expressed in K/h (e.g., 4 K/h).  </w:t>
      </w:r>
      <w:bookmarkEnd w:id="3438"/>
    </w:p>
    <w:p w14:paraId="27FD8F09" w14:textId="5C4879C7" w:rsidR="00843553" w:rsidRPr="007C5752" w:rsidRDefault="00843553" w:rsidP="00575005">
      <w:pPr>
        <w:pStyle w:val="RequirementList"/>
      </w:pPr>
      <w:r w:rsidRPr="007C5752">
        <w:t xml:space="preserve">The QPLANT:CIS shall allow the adjustment of these limits depending on the thermal inertia of each QCELL and the operational mode to form part of process design and general control methodologies </w:t>
      </w:r>
    </w:p>
    <w:p w14:paraId="6D6ADA4C" w14:textId="662BFD35" w:rsidR="00670C15" w:rsidRPr="007C5752" w:rsidRDefault="00670C15" w:rsidP="00670C15">
      <w:pPr>
        <w:pStyle w:val="RequirementList"/>
      </w:pPr>
      <w:r w:rsidRPr="007C5752">
        <w:t xml:space="preserve">The QPLANT:CIS shall support bidirectional communication with the Concentrator PLC (refer to </w:t>
      </w:r>
      <w:r w:rsidRPr="007C5752">
        <w:fldChar w:fldCharType="begin"/>
      </w:r>
      <w:r w:rsidRPr="007C5752">
        <w:instrText xml:space="preserve"> REF _Ref210826960 \h </w:instrText>
      </w:r>
      <w:r w:rsidRPr="007C5752">
        <w:fldChar w:fldCharType="separate"/>
      </w:r>
      <w:r w:rsidR="00A63B38" w:rsidRPr="007C5752">
        <w:t xml:space="preserve">Figure </w:t>
      </w:r>
      <w:r w:rsidR="00A63B38">
        <w:rPr>
          <w:noProof/>
        </w:rPr>
        <w:t>9</w:t>
      </w:r>
      <w:r w:rsidRPr="007C5752">
        <w:fldChar w:fldCharType="end"/>
      </w:r>
      <w:r w:rsidRPr="007C5752">
        <w:t xml:space="preserve"> and items 20 and 33), exchanging real-time operational and control signals at an update rate of 1 Hz.  This will be used by the Concentrator PLC, implemented within MCS, to actively control and enforce this temperature change rate by issuing setpoints and operational constraints to the QPLANT.</w:t>
      </w:r>
    </w:p>
    <w:p w14:paraId="360F3012" w14:textId="064BD497" w:rsidR="00AB1875" w:rsidRPr="007C5752" w:rsidRDefault="00AB1875" w:rsidP="00575005">
      <w:pPr>
        <w:pStyle w:val="RequirementList"/>
      </w:pPr>
      <w:r w:rsidRPr="007C5752">
        <w:t xml:space="preserve">The QPLANT:CIS shall route all control commands, system status updates, and alerts related to cryogenic operation </w:t>
      </w:r>
      <w:r w:rsidR="00436C50" w:rsidRPr="007C5752">
        <w:t xml:space="preserve">via MIT </w:t>
      </w:r>
      <w:r w:rsidRPr="007C5752">
        <w:t xml:space="preserve">to ensure centralized visibility and unified supervision across QPLANT and QCELL domains. </w:t>
      </w:r>
    </w:p>
    <w:p w14:paraId="28FAE672" w14:textId="77777777" w:rsidR="00843553" w:rsidRPr="007C5752" w:rsidRDefault="00843553" w:rsidP="00843553">
      <w:pPr>
        <w:pStyle w:val="RequirementList"/>
      </w:pPr>
      <w:bookmarkStart w:id="3439" w:name="_Toc200492245"/>
      <w:r w:rsidRPr="007C5752">
        <w:t>The QPLANT:CIS shall enable autonomous operation (without operator intervention) of the QPLANT across all specified scenarios and transitions between them.</w:t>
      </w:r>
      <w:bookmarkEnd w:id="3439"/>
    </w:p>
    <w:p w14:paraId="54720A57" w14:textId="77777777" w:rsidR="00006433" w:rsidRPr="007C5752" w:rsidRDefault="00006433" w:rsidP="0039425B">
      <w:pPr>
        <w:pStyle w:val="Heading3numbered"/>
      </w:pPr>
      <w:bookmarkStart w:id="3440" w:name="_Toc200492260"/>
      <w:bookmarkStart w:id="3441" w:name="_Toc202536184"/>
      <w:bookmarkStart w:id="3442" w:name="_Toc212194849"/>
      <w:r w:rsidRPr="007C5752">
        <w:t xml:space="preserve">General </w:t>
      </w:r>
      <w:r w:rsidR="00E37FB3" w:rsidRPr="007C5752">
        <w:t>Software and Hardware</w:t>
      </w:r>
      <w:r w:rsidRPr="007C5752">
        <w:t xml:space="preserve"> Requirements</w:t>
      </w:r>
      <w:bookmarkEnd w:id="3440"/>
      <w:bookmarkEnd w:id="3441"/>
      <w:bookmarkEnd w:id="3442"/>
    </w:p>
    <w:p w14:paraId="3603884B" w14:textId="5BC5C635" w:rsidR="00006433" w:rsidRPr="007C5752" w:rsidRDefault="00006433" w:rsidP="00575005">
      <w:pPr>
        <w:pStyle w:val="RequirementList"/>
      </w:pPr>
      <w:bookmarkStart w:id="3443" w:name="_Ref192188056"/>
      <w:bookmarkStart w:id="3444" w:name="_Toc200492261"/>
      <w:r w:rsidRPr="007C5752">
        <w:t xml:space="preserve">The </w:t>
      </w:r>
      <w:r w:rsidR="00CB1438" w:rsidRPr="007C5752">
        <w:t>Contractor</w:t>
      </w:r>
      <w:r w:rsidRPr="007C5752">
        <w:t xml:space="preserve"> shall follow the applicable sections from the General Software and Hardware Requirements for </w:t>
      </w:r>
      <w:r w:rsidR="00CB1438" w:rsidRPr="007C5752">
        <w:t>Contractor</w:t>
      </w:r>
      <w:r w:rsidRPr="007C5752">
        <w:t xml:space="preserve">s (GSHRC) containing quality and other requirements related to software, </w:t>
      </w:r>
      <w:r w:rsidR="007A2C67" w:rsidRPr="007C5752">
        <w:t>firmware,</w:t>
      </w:r>
      <w:r w:rsidRPr="007C5752">
        <w:t xml:space="preserve"> and interoperability </w:t>
      </w:r>
      <w:bookmarkEnd w:id="3443"/>
      <w:bookmarkEnd w:id="3444"/>
    </w:p>
    <w:p w14:paraId="16162B4E" w14:textId="20BCF6A0" w:rsidR="00006433" w:rsidRPr="007C5752" w:rsidRDefault="00006433" w:rsidP="00575005">
      <w:pPr>
        <w:pStyle w:val="RequirementList"/>
      </w:pPr>
      <w:bookmarkStart w:id="3445" w:name="_Toc200492262"/>
      <w:r w:rsidRPr="007C5752">
        <w:lastRenderedPageBreak/>
        <w:t xml:space="preserve">When the MCS is unavailable or a communication loss occurs, the </w:t>
      </w:r>
      <w:r w:rsidR="00D97476" w:rsidRPr="007C5752">
        <w:t>QPLANT:CIS</w:t>
      </w:r>
      <w:r w:rsidRPr="007C5752">
        <w:t xml:space="preserve"> shall continue to operate as long as the systems safety as well as personnel safety are guaranteed.</w:t>
      </w:r>
      <w:bookmarkEnd w:id="3445"/>
    </w:p>
    <w:p w14:paraId="6B88037C" w14:textId="37F1FE9E" w:rsidR="00006433" w:rsidRPr="007C5752" w:rsidRDefault="00006433" w:rsidP="00575005">
      <w:pPr>
        <w:pStyle w:val="RequirementList"/>
      </w:pPr>
      <w:bookmarkStart w:id="3446" w:name="_Toc200492263"/>
      <w:r w:rsidRPr="007C5752">
        <w:t xml:space="preserve">All the </w:t>
      </w:r>
      <w:r w:rsidR="00235258" w:rsidRPr="007C5752">
        <w:t>control</w:t>
      </w:r>
      <w:r w:rsidRPr="007C5752">
        <w:t xml:space="preserve"> parameters</w:t>
      </w:r>
      <w:r w:rsidR="00CB605D" w:rsidRPr="007C5752">
        <w:t xml:space="preserve"> relevant for User Integration and monitoring</w:t>
      </w:r>
      <w:r w:rsidR="00235258" w:rsidRPr="007C5752">
        <w:t xml:space="preserve"> (</w:t>
      </w:r>
      <w:r w:rsidR="00436C50" w:rsidRPr="007C5752">
        <w:t>e.g.:</w:t>
      </w:r>
      <w:r w:rsidR="00235258" w:rsidRPr="007C5752">
        <w:t xml:space="preserve"> setpoints and thresholds)</w:t>
      </w:r>
      <w:r w:rsidRPr="007C5752">
        <w:t xml:space="preserve">, </w:t>
      </w:r>
      <w:r w:rsidR="00CB605D" w:rsidRPr="007C5752">
        <w:t xml:space="preserve">including calibration data </w:t>
      </w:r>
      <w:r w:rsidRPr="007C5752">
        <w:t xml:space="preserve"> shall be available to the </w:t>
      </w:r>
      <w:r w:rsidR="00E50CBD" w:rsidRPr="007C5752">
        <w:t>remote-control</w:t>
      </w:r>
      <w:r w:rsidRPr="007C5752">
        <w:t xml:space="preserve"> interface</w:t>
      </w:r>
      <w:r w:rsidR="00235258" w:rsidRPr="007C5752">
        <w:t xml:space="preserve"> with MCS</w:t>
      </w:r>
      <w:r w:rsidRPr="007C5752">
        <w:t>.</w:t>
      </w:r>
      <w:bookmarkEnd w:id="3446"/>
    </w:p>
    <w:p w14:paraId="5BFA9612" w14:textId="77777777" w:rsidR="00006433" w:rsidRPr="007C5752" w:rsidRDefault="00006433" w:rsidP="00575005">
      <w:pPr>
        <w:pStyle w:val="RequirementList"/>
      </w:pPr>
      <w:bookmarkStart w:id="3447" w:name="_Toc200492264"/>
      <w:r w:rsidRPr="007C5752">
        <w:t xml:space="preserve">Interlock thresholds shall not be writable through the </w:t>
      </w:r>
      <w:r w:rsidR="00E50CBD" w:rsidRPr="007C5752">
        <w:t>remote-control</w:t>
      </w:r>
      <w:r w:rsidRPr="007C5752">
        <w:t xml:space="preserve"> interface.</w:t>
      </w:r>
      <w:bookmarkEnd w:id="3447"/>
    </w:p>
    <w:p w14:paraId="375C0B47" w14:textId="7CE7DE64" w:rsidR="00006433" w:rsidRPr="007C5752" w:rsidRDefault="00006433" w:rsidP="00575005">
      <w:pPr>
        <w:pStyle w:val="RequirementList"/>
      </w:pPr>
      <w:bookmarkStart w:id="3448" w:name="_Toc200492265"/>
      <w:r w:rsidRPr="007C5752">
        <w:t xml:space="preserve">The </w:t>
      </w:r>
      <w:r w:rsidR="00D97476" w:rsidRPr="007C5752">
        <w:t>QPLANT:CIS</w:t>
      </w:r>
      <w:r w:rsidRPr="007C5752">
        <w:t xml:space="preserve"> </w:t>
      </w:r>
      <w:r w:rsidR="00536015" w:rsidRPr="007C5752">
        <w:t>should</w:t>
      </w:r>
      <w:r w:rsidRPr="007C5752">
        <w:t xml:space="preserve"> allow every actuator to be controlled manually</w:t>
      </w:r>
      <w:r w:rsidR="00235258" w:rsidRPr="007C5752">
        <w:t xml:space="preserve"> in the event of a malfunction</w:t>
      </w:r>
      <w:r w:rsidRPr="007C5752">
        <w:t xml:space="preserve"> (</w:t>
      </w:r>
      <w:r w:rsidR="00235258" w:rsidRPr="007C5752">
        <w:t xml:space="preserve">for example a motor can have an </w:t>
      </w:r>
      <w:r w:rsidRPr="007C5752">
        <w:t>a</w:t>
      </w:r>
      <w:r w:rsidR="00235258" w:rsidRPr="007C5752">
        <w:t>uto, manual</w:t>
      </w:r>
      <w:r w:rsidR="00CB605D" w:rsidRPr="007C5752">
        <w:t xml:space="preserve"> override to fixed values</w:t>
      </w:r>
      <w:r w:rsidRPr="007C5752">
        <w:t>).</w:t>
      </w:r>
      <w:bookmarkEnd w:id="3448"/>
      <w:r w:rsidR="00CB605D" w:rsidRPr="007C5752">
        <w:t xml:space="preserve"> </w:t>
      </w:r>
    </w:p>
    <w:p w14:paraId="61297B5B" w14:textId="212F08CB" w:rsidR="00006433" w:rsidRPr="007C5752" w:rsidRDefault="00006433" w:rsidP="00575005">
      <w:pPr>
        <w:pStyle w:val="RequirementList"/>
      </w:pPr>
      <w:bookmarkStart w:id="3449" w:name="_Toc200492266"/>
      <w:r w:rsidRPr="007C5752">
        <w:t xml:space="preserve">The </w:t>
      </w:r>
      <w:r w:rsidR="00D97476" w:rsidRPr="007C5752">
        <w:t>QPLANT:CIS</w:t>
      </w:r>
      <w:r w:rsidR="00CB605D" w:rsidRPr="007C5752">
        <w:t xml:space="preserve"> shall a</w:t>
      </w:r>
      <w:r w:rsidRPr="007C5752">
        <w:t xml:space="preserve">llow every sensor value to be set by the operator (mode maintenance) to be interpreted by the </w:t>
      </w:r>
      <w:r w:rsidR="00D97476" w:rsidRPr="007C5752">
        <w:t>QPLANT:CIS</w:t>
      </w:r>
      <w:r w:rsidRPr="007C5752">
        <w:t xml:space="preserve"> as it is the real value coming from the sensor.</w:t>
      </w:r>
      <w:bookmarkEnd w:id="3449"/>
    </w:p>
    <w:p w14:paraId="0F6E46BA" w14:textId="7EA32609" w:rsidR="00006433" w:rsidRPr="007C5752" w:rsidRDefault="00006433" w:rsidP="00575005">
      <w:pPr>
        <w:pStyle w:val="RequirementList"/>
      </w:pPr>
      <w:bookmarkStart w:id="3450" w:name="_Toc200492267"/>
      <w:r w:rsidRPr="007C5752">
        <w:t xml:space="preserve">Records of all measured values, valve positions, operator actions, </w:t>
      </w:r>
      <w:r w:rsidR="000D266F" w:rsidRPr="007C5752">
        <w:t>logbook</w:t>
      </w:r>
      <w:r w:rsidRPr="007C5752">
        <w:t xml:space="preserve"> and alarms shall be accessible in </w:t>
      </w:r>
      <w:r w:rsidR="00D97476" w:rsidRPr="007C5752">
        <w:t>QPLANT:CIS</w:t>
      </w:r>
      <w:r w:rsidRPr="007C5752">
        <w:t>.</w:t>
      </w:r>
      <w:bookmarkEnd w:id="3450"/>
    </w:p>
    <w:p w14:paraId="149BF9EE" w14:textId="77777777" w:rsidR="00006433" w:rsidRPr="007C5752" w:rsidRDefault="00006433" w:rsidP="0039425B">
      <w:pPr>
        <w:pStyle w:val="Heading3numbered"/>
      </w:pPr>
      <w:bookmarkStart w:id="3451" w:name="_Toc200492268"/>
      <w:bookmarkStart w:id="3452" w:name="_Toc202536185"/>
      <w:bookmarkStart w:id="3453" w:name="_Toc212194850"/>
      <w:r w:rsidRPr="007C5752">
        <w:t>Software development</w:t>
      </w:r>
      <w:bookmarkEnd w:id="3451"/>
      <w:bookmarkEnd w:id="3452"/>
      <w:bookmarkEnd w:id="3453"/>
    </w:p>
    <w:p w14:paraId="3ECFE751" w14:textId="77777777" w:rsidR="00E670E3" w:rsidRPr="007C5752" w:rsidRDefault="00577A2F" w:rsidP="00575005">
      <w:pPr>
        <w:pStyle w:val="RequirementList"/>
      </w:pPr>
      <w:bookmarkStart w:id="3454" w:name="_Toc200492269"/>
      <w:r w:rsidRPr="007C5752">
        <w:t xml:space="preserve">As part </w:t>
      </w:r>
      <w:r w:rsidR="00CB605D" w:rsidRPr="007C5752">
        <w:t>Control System Dossier</w:t>
      </w:r>
      <w:r w:rsidRPr="007C5752">
        <w:t>, the following controls related information shall be provided</w:t>
      </w:r>
      <w:r w:rsidR="00E670E3" w:rsidRPr="007C5752">
        <w:t xml:space="preserve"> </w:t>
      </w:r>
      <w:r w:rsidR="004D1B56" w:rsidRPr="007C5752">
        <w:t>to</w:t>
      </w:r>
      <w:r w:rsidR="00E670E3" w:rsidRPr="007C5752">
        <w:t xml:space="preserve"> SCK CEN</w:t>
      </w:r>
      <w:bookmarkEnd w:id="3454"/>
      <w:r w:rsidR="004D1B56" w:rsidRPr="007C5752">
        <w:t>:</w:t>
      </w:r>
    </w:p>
    <w:p w14:paraId="48E9EFAF" w14:textId="77777777" w:rsidR="00577A2F" w:rsidRPr="007C5752" w:rsidRDefault="00E64863">
      <w:pPr>
        <w:pStyle w:val="RequirementList"/>
        <w:numPr>
          <w:ilvl w:val="0"/>
          <w:numId w:val="24"/>
        </w:numPr>
      </w:pPr>
      <w:bookmarkStart w:id="3455" w:name="_Toc200492271"/>
      <w:r w:rsidRPr="007C5752">
        <w:t xml:space="preserve">The detailed documentation of the </w:t>
      </w:r>
      <w:r w:rsidR="00D82D1A" w:rsidRPr="007C5752">
        <w:t>software architecture, covering all modules, functional blocks, and components, along with their inputs and outputs.</w:t>
      </w:r>
      <w:bookmarkStart w:id="3456" w:name="_Ref194919794"/>
      <w:bookmarkEnd w:id="3455"/>
    </w:p>
    <w:p w14:paraId="519CDD92" w14:textId="77777777" w:rsidR="00D82D1A" w:rsidRPr="007C5752" w:rsidRDefault="00D82D1A">
      <w:pPr>
        <w:pStyle w:val="RequirementList"/>
        <w:numPr>
          <w:ilvl w:val="0"/>
          <w:numId w:val="24"/>
        </w:numPr>
      </w:pPr>
      <w:bookmarkStart w:id="3457" w:name="_Toc200492272"/>
      <w:r w:rsidRPr="007C5752">
        <w:t>lists of alarms, protection functions, instruments, events, and parameters.</w:t>
      </w:r>
      <w:bookmarkEnd w:id="3456"/>
      <w:bookmarkEnd w:id="3457"/>
    </w:p>
    <w:p w14:paraId="09ED1172" w14:textId="77777777" w:rsidR="008401B8" w:rsidRPr="007C5752" w:rsidRDefault="008401B8" w:rsidP="00C260F1">
      <w:pPr>
        <w:pStyle w:val="SysReq3"/>
        <w:ind w:left="0"/>
        <w:rPr>
          <w:lang w:val="en-GB"/>
        </w:rPr>
      </w:pPr>
      <w:bookmarkStart w:id="3458" w:name="_Toc200492273"/>
      <w:r w:rsidRPr="007C5752">
        <w:rPr>
          <w:lang w:val="en-GB"/>
        </w:rPr>
        <w:t>In the offer, the Applicant shall provide sufficient detail deemed representative of the anticipated software development scope and fixed-price offer, including assumptions, planned methodologies, and architectural breakdown.</w:t>
      </w:r>
    </w:p>
    <w:p w14:paraId="66C2E900" w14:textId="1AFF29F1" w:rsidR="008401B8" w:rsidRPr="007C5752" w:rsidRDefault="008401B8" w:rsidP="00575005">
      <w:pPr>
        <w:pStyle w:val="RequirementList"/>
      </w:pPr>
      <w:r w:rsidRPr="007C5752">
        <w:t>All PLCs shall be programmed in full compliance with the IEC 61131-3 standard.</w:t>
      </w:r>
    </w:p>
    <w:p w14:paraId="5E7193BE" w14:textId="77777777" w:rsidR="00006433" w:rsidRPr="007C5752" w:rsidRDefault="00006433" w:rsidP="000304F7">
      <w:pPr>
        <w:pStyle w:val="regular"/>
      </w:pPr>
      <w:bookmarkStart w:id="3459" w:name="_Toc200492274"/>
      <w:bookmarkEnd w:id="3458"/>
      <w:r w:rsidRPr="007C5752">
        <w:t xml:space="preserve">The use of Instruction List (IL) is </w:t>
      </w:r>
      <w:r w:rsidR="00577A2F" w:rsidRPr="007C5752">
        <w:t xml:space="preserve">highly </w:t>
      </w:r>
      <w:r w:rsidRPr="007C5752">
        <w:t>discouraged</w:t>
      </w:r>
      <w:r w:rsidR="00E50CBD" w:rsidRPr="007C5752">
        <w:t xml:space="preserve">.  </w:t>
      </w:r>
      <w:r w:rsidRPr="007C5752">
        <w:t>Higher-level languages like Structured Text (ST) are highly recommended for better clarity, maintainability, and portability of PLC programs</w:t>
      </w:r>
      <w:r w:rsidR="00E50CBD" w:rsidRPr="007C5752">
        <w:t xml:space="preserve">.  </w:t>
      </w:r>
      <w:r w:rsidR="007F284D" w:rsidRPr="007C5752">
        <w:t>Therefore,</w:t>
      </w:r>
      <w:r w:rsidRPr="007C5752">
        <w:t xml:space="preserve"> users and developers are strongly advised to avoid new implementations in IL and to migrate any existing IL-based code to ST or other recommended IEC 61131-3 languages whenever possible.</w:t>
      </w:r>
      <w:bookmarkEnd w:id="3459"/>
    </w:p>
    <w:p w14:paraId="463DCBB2" w14:textId="77777777" w:rsidR="00103953" w:rsidRPr="007C5752" w:rsidRDefault="00103953" w:rsidP="00C260F1">
      <w:pPr>
        <w:pStyle w:val="SysReq3"/>
        <w:ind w:left="0"/>
        <w:rPr>
          <w:lang w:val="en-GB"/>
        </w:rPr>
      </w:pPr>
      <w:bookmarkStart w:id="3460" w:name="_Toc200492275"/>
      <w:r w:rsidRPr="007C5752">
        <w:rPr>
          <w:lang w:val="en-GB"/>
        </w:rPr>
        <w:t>In the offer, the Applicant shall:</w:t>
      </w:r>
    </w:p>
    <w:p w14:paraId="4BBC462D" w14:textId="77777777" w:rsidR="00103953" w:rsidRPr="007C5752" w:rsidRDefault="00103953">
      <w:pPr>
        <w:pStyle w:val="SysReq3"/>
        <w:numPr>
          <w:ilvl w:val="0"/>
          <w:numId w:val="51"/>
        </w:numPr>
        <w:rPr>
          <w:lang w:val="en-GB"/>
        </w:rPr>
      </w:pPr>
      <w:r w:rsidRPr="007C5752">
        <w:rPr>
          <w:lang w:val="en-GB"/>
        </w:rPr>
        <w:t>Declare the programming languages to be used per functional block.</w:t>
      </w:r>
    </w:p>
    <w:p w14:paraId="10DD1660" w14:textId="77777777" w:rsidR="00103953" w:rsidRPr="007C5752" w:rsidRDefault="00103953">
      <w:pPr>
        <w:pStyle w:val="SysReq3"/>
        <w:numPr>
          <w:ilvl w:val="0"/>
          <w:numId w:val="51"/>
        </w:numPr>
        <w:rPr>
          <w:lang w:val="en-GB"/>
        </w:rPr>
      </w:pPr>
      <w:r w:rsidRPr="007C5752">
        <w:rPr>
          <w:lang w:val="en-GB"/>
        </w:rPr>
        <w:t>Justify any deviation from ST, including retained IL-based implementations.</w:t>
      </w:r>
    </w:p>
    <w:p w14:paraId="0CB0152E" w14:textId="77777777" w:rsidR="00103953" w:rsidRPr="007C5752" w:rsidRDefault="00103953">
      <w:pPr>
        <w:pStyle w:val="SysReq3"/>
        <w:numPr>
          <w:ilvl w:val="0"/>
          <w:numId w:val="51"/>
        </w:numPr>
        <w:rPr>
          <w:lang w:val="en-GB"/>
        </w:rPr>
      </w:pPr>
      <w:r w:rsidRPr="007C5752">
        <w:rPr>
          <w:lang w:val="en-GB"/>
        </w:rPr>
        <w:t>Demonstrate software structuring practices that favour maintainability, reuse, and modular design.</w:t>
      </w:r>
    </w:p>
    <w:p w14:paraId="5A2930F1" w14:textId="77777777" w:rsidR="00103953" w:rsidRPr="007C5752" w:rsidRDefault="00103953" w:rsidP="001A6BE4">
      <w:pPr>
        <w:pStyle w:val="SysReq3"/>
        <w:rPr>
          <w:lang w:val="en-GB"/>
        </w:rPr>
      </w:pPr>
      <w:r w:rsidRPr="007C5752">
        <w:rPr>
          <w:lang w:val="en-GB"/>
        </w:rPr>
        <w:t>Proposals will be evaluated with preference given to Applicants demonstrating disciplined use of structured IEC 61131-3 languages and long-term maintainability strategies.</w:t>
      </w:r>
    </w:p>
    <w:p w14:paraId="79478655" w14:textId="77777777" w:rsidR="00006433" w:rsidRPr="007C5752" w:rsidRDefault="00006433" w:rsidP="00575005">
      <w:pPr>
        <w:pStyle w:val="RequirementList"/>
      </w:pPr>
      <w:r w:rsidRPr="007C5752">
        <w:t>When the Software Component includes human readable information (for example, but not limited to: HMI, logging, source code), it shall be in English.</w:t>
      </w:r>
      <w:bookmarkEnd w:id="3460"/>
    </w:p>
    <w:p w14:paraId="47F96397" w14:textId="4B5C9823" w:rsidR="00006433" w:rsidRPr="007C5752" w:rsidRDefault="00006433" w:rsidP="00575005">
      <w:pPr>
        <w:pStyle w:val="RequirementList"/>
      </w:pPr>
      <w:bookmarkStart w:id="3461" w:name="_Toc200492276"/>
      <w:r w:rsidRPr="007C5752">
        <w:t xml:space="preserve">The </w:t>
      </w:r>
      <w:r w:rsidR="00CB1438" w:rsidRPr="007C5752">
        <w:t>Contractor</w:t>
      </w:r>
      <w:r w:rsidRPr="007C5752">
        <w:t xml:space="preserve"> shall develop a functional analysis and a detailed description of all control scenarios </w:t>
      </w:r>
      <w:r w:rsidR="001F4761" w:rsidRPr="007C5752">
        <w:t>including</w:t>
      </w:r>
      <w:r w:rsidRPr="007C5752">
        <w:t xml:space="preserve"> interfaces</w:t>
      </w:r>
      <w:r w:rsidR="00352FF0" w:rsidRPr="007C5752">
        <w:t xml:space="preserve">.  </w:t>
      </w:r>
      <w:r w:rsidRPr="007C5752">
        <w:t>The detailed description shall also include program sequence plan (functions and procedures used in the program).</w:t>
      </w:r>
      <w:bookmarkEnd w:id="3461"/>
    </w:p>
    <w:p w14:paraId="1F1CE2F6" w14:textId="77777777" w:rsidR="00766517" w:rsidRPr="007C5752" w:rsidRDefault="008401B8" w:rsidP="007A5FCE">
      <w:pPr>
        <w:pStyle w:val="SysReq3"/>
        <w:ind w:left="0"/>
        <w:rPr>
          <w:lang w:val="en-GB"/>
        </w:rPr>
      </w:pPr>
      <w:r w:rsidRPr="007C5752">
        <w:rPr>
          <w:lang w:val="en-GB"/>
        </w:rPr>
        <w:lastRenderedPageBreak/>
        <w:t xml:space="preserve">In the </w:t>
      </w:r>
      <w:r w:rsidR="004244F7" w:rsidRPr="007C5752">
        <w:rPr>
          <w:lang w:val="en-GB"/>
        </w:rPr>
        <w:t>offer</w:t>
      </w:r>
      <w:r w:rsidRPr="007C5752">
        <w:rPr>
          <w:lang w:val="en-GB"/>
        </w:rPr>
        <w:t>, the applicant shall</w:t>
      </w:r>
      <w:r w:rsidR="00684383" w:rsidRPr="007C5752">
        <w:rPr>
          <w:lang w:val="en-GB"/>
        </w:rPr>
        <w:t xml:space="preserve"> provide a detailed preliminary functional analysis and indicative control sequence plan, representative of the anticipated implementation</w:t>
      </w:r>
      <w:r w:rsidR="00352FF0" w:rsidRPr="007C5752">
        <w:rPr>
          <w:lang w:val="en-GB"/>
        </w:rPr>
        <w:t xml:space="preserve">.  </w:t>
      </w:r>
      <w:r w:rsidR="00684383" w:rsidRPr="007C5752">
        <w:rPr>
          <w:lang w:val="en-GB"/>
        </w:rPr>
        <w:t>This shall include key functions, procedural steps, and interface interactions necessary to support evaluation of scope, architecture complexity, and design maturity</w:t>
      </w:r>
      <w:r w:rsidR="00352FF0" w:rsidRPr="007C5752">
        <w:rPr>
          <w:lang w:val="en-GB"/>
        </w:rPr>
        <w:t xml:space="preserve">.  </w:t>
      </w:r>
    </w:p>
    <w:p w14:paraId="22446212" w14:textId="1CEBDA28" w:rsidR="004244F7" w:rsidRPr="007C5752" w:rsidRDefault="00684383">
      <w:pPr>
        <w:pStyle w:val="SysReq3"/>
        <w:numPr>
          <w:ilvl w:val="0"/>
          <w:numId w:val="53"/>
        </w:numPr>
        <w:rPr>
          <w:lang w:val="en-GB"/>
        </w:rPr>
      </w:pPr>
      <w:r w:rsidRPr="007C5752">
        <w:rPr>
          <w:lang w:val="en-GB"/>
        </w:rPr>
        <w:t>The submission shall reflect a fixed-price offer and anticipated development consistent with the proposed control strategy.</w:t>
      </w:r>
      <w:r w:rsidR="004244F7" w:rsidRPr="007C5752">
        <w:rPr>
          <w:lang w:val="en-GB"/>
        </w:rPr>
        <w:t xml:space="preserve"> </w:t>
      </w:r>
      <w:bookmarkStart w:id="3462" w:name="_Toc200492278"/>
    </w:p>
    <w:p w14:paraId="456E634F" w14:textId="6C916E61" w:rsidR="00684383" w:rsidRPr="007C5752" w:rsidRDefault="00684383">
      <w:pPr>
        <w:pStyle w:val="SysReq3"/>
        <w:numPr>
          <w:ilvl w:val="0"/>
          <w:numId w:val="52"/>
        </w:numPr>
        <w:rPr>
          <w:lang w:val="en-GB"/>
        </w:rPr>
      </w:pPr>
      <w:r w:rsidRPr="007C5752">
        <w:rPr>
          <w:lang w:val="en-GB"/>
        </w:rPr>
        <w:t>For each software module, functional block, component, or data block, the Contractor shall provide a detailed description of the logical conditions and input states that govern the activation, value assignment, or change of each output parameter.</w:t>
      </w:r>
    </w:p>
    <w:p w14:paraId="36E4A42B" w14:textId="77777777" w:rsidR="00E37FB3" w:rsidRPr="007C5752" w:rsidRDefault="00E37FB3" w:rsidP="00575005">
      <w:pPr>
        <w:pStyle w:val="RequirementList"/>
      </w:pPr>
      <w:r w:rsidRPr="007C5752">
        <w:t xml:space="preserve">Versioning info through MCS interface: </w:t>
      </w:r>
      <w:r w:rsidR="00E9079D" w:rsidRPr="007C5752">
        <w:t xml:space="preserve">Each Software Component and Hardware Node </w:t>
      </w:r>
      <w:r w:rsidR="004B11C1" w:rsidRPr="007C5752">
        <w:t>shall</w:t>
      </w:r>
      <w:r w:rsidR="00E9079D" w:rsidRPr="007C5752">
        <w:t xml:space="preserve"> include a unique version identifier that uniquely represents the build date and Git commit hash, automatically generated during the build process to ensure traceability; this identifier</w:t>
      </w:r>
      <w:r w:rsidR="00684383" w:rsidRPr="007C5752">
        <w:t xml:space="preserve"> shall</w:t>
      </w:r>
      <w:r w:rsidR="00E9079D" w:rsidRPr="007C5752">
        <w:t xml:space="preserve"> be retrievable in a consistent and read-only manner through the MCS co</w:t>
      </w:r>
      <w:r w:rsidR="004B11C1" w:rsidRPr="007C5752">
        <w:t>ntrol and monitoring interface.</w:t>
      </w:r>
      <w:bookmarkEnd w:id="3462"/>
    </w:p>
    <w:p w14:paraId="0EA25D26" w14:textId="77777777" w:rsidR="00006433" w:rsidRPr="007C5752" w:rsidRDefault="00E50F40" w:rsidP="0039425B">
      <w:pPr>
        <w:pStyle w:val="Heading3numbered"/>
      </w:pPr>
      <w:bookmarkStart w:id="3463" w:name="_Toc200492279"/>
      <w:bookmarkStart w:id="3464" w:name="_Toc202536186"/>
      <w:bookmarkStart w:id="3465" w:name="_Toc212194851"/>
      <w:bookmarkStart w:id="3466" w:name="_Hlk192069750"/>
      <w:r w:rsidRPr="007C5752">
        <w:t>Software Change Management</w:t>
      </w:r>
      <w:bookmarkEnd w:id="3463"/>
      <w:bookmarkEnd w:id="3464"/>
      <w:bookmarkEnd w:id="3465"/>
    </w:p>
    <w:p w14:paraId="05DC382D" w14:textId="77777777" w:rsidR="000C1FE0" w:rsidRPr="007C5752" w:rsidRDefault="000C1FE0" w:rsidP="00B5535E">
      <w:pPr>
        <w:rPr>
          <w:lang w:eastAsia="fr-FR"/>
        </w:rPr>
      </w:pPr>
      <w:r w:rsidRPr="007C5752">
        <w:rPr>
          <w:lang w:eastAsia="fr-FR"/>
        </w:rPr>
        <w:t>Prior to deployment in the production environment, software updates shall be rigorously tested in a staging environment</w:t>
      </w:r>
      <w:r w:rsidR="0007473A" w:rsidRPr="007C5752">
        <w:rPr>
          <w:lang w:eastAsia="fr-FR"/>
        </w:rPr>
        <w:t xml:space="preserve">.  </w:t>
      </w:r>
      <w:r w:rsidRPr="007C5752">
        <w:rPr>
          <w:lang w:eastAsia="fr-FR"/>
        </w:rPr>
        <w:t xml:space="preserve">This minimizes risks of integration issues with MCS, MIT, MIS, or any interfacing systems and downtime of the </w:t>
      </w:r>
      <w:r w:rsidR="00947F24" w:rsidRPr="007C5752">
        <w:rPr>
          <w:lang w:eastAsia="fr-FR"/>
        </w:rPr>
        <w:t>QPLANT</w:t>
      </w:r>
      <w:r w:rsidRPr="007C5752">
        <w:rPr>
          <w:lang w:eastAsia="fr-FR"/>
        </w:rPr>
        <w:t>.</w:t>
      </w:r>
    </w:p>
    <w:p w14:paraId="6C63C0C1" w14:textId="77777777" w:rsidR="000C1FE0" w:rsidRPr="007C5752" w:rsidRDefault="000C1FE0" w:rsidP="00B5535E"/>
    <w:bookmarkEnd w:id="3466"/>
    <w:p w14:paraId="49E6A4F9" w14:textId="77777777" w:rsidR="00E50F40" w:rsidRPr="007C5752" w:rsidRDefault="00E50F40" w:rsidP="00B5535E">
      <w:pPr>
        <w:keepNext/>
      </w:pPr>
    </w:p>
    <w:p w14:paraId="3053BDD9" w14:textId="77777777" w:rsidR="00ED7BC3" w:rsidRPr="007C5752" w:rsidRDefault="00E50F40" w:rsidP="005C41E1">
      <w:pPr>
        <w:keepNext/>
        <w:ind w:left="2127"/>
      </w:pPr>
      <w:r w:rsidRPr="007C5752">
        <w:rPr>
          <w:noProof/>
          <w:sz w:val="22"/>
          <w:szCs w:val="24"/>
        </w:rPr>
        <w:drawing>
          <wp:inline distT="0" distB="0" distL="0" distR="0" wp14:anchorId="6AA6276D" wp14:editId="7FB3D954">
            <wp:extent cx="3553460" cy="3104865"/>
            <wp:effectExtent l="0" t="0" r="8890" b="635"/>
            <wp:docPr id="1063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31">
                      <a:extLst>
                        <a:ext uri="{28A0092B-C50C-407E-A947-70E740481C1C}">
                          <a14:useLocalDpi xmlns:a14="http://schemas.microsoft.com/office/drawing/2010/main" val="0"/>
                        </a:ext>
                      </a:extLst>
                    </a:blip>
                    <a:srcRect b="13306"/>
                    <a:stretch/>
                  </pic:blipFill>
                  <pic:spPr bwMode="auto">
                    <a:xfrm>
                      <a:off x="0" y="0"/>
                      <a:ext cx="3553460" cy="3104865"/>
                    </a:xfrm>
                    <a:prstGeom prst="rect">
                      <a:avLst/>
                    </a:prstGeom>
                    <a:noFill/>
                    <a:ln>
                      <a:noFill/>
                    </a:ln>
                    <a:extLst>
                      <a:ext uri="{53640926-AAD7-44D8-BBD7-CCE9431645EC}">
                        <a14:shadowObscured xmlns:a14="http://schemas.microsoft.com/office/drawing/2010/main"/>
                      </a:ext>
                    </a:extLst>
                  </pic:spPr>
                </pic:pic>
              </a:graphicData>
            </a:graphic>
          </wp:inline>
        </w:drawing>
      </w:r>
    </w:p>
    <w:p w14:paraId="17A6FC0F" w14:textId="6E83D7AA" w:rsidR="00E50F40" w:rsidRPr="007C5752" w:rsidRDefault="00ED7BC3" w:rsidP="005F7548">
      <w:pPr>
        <w:pStyle w:val="Caption"/>
        <w:ind w:left="2127"/>
        <w:jc w:val="left"/>
      </w:pPr>
      <w:bookmarkStart w:id="3467" w:name="_Ref211261592"/>
      <w:bookmarkStart w:id="3468" w:name="_Toc201752430"/>
      <w:bookmarkStart w:id="3469" w:name="_Toc212194953"/>
      <w:r w:rsidRPr="007C5752">
        <w:t xml:space="preserve">Figure </w:t>
      </w:r>
      <w:r w:rsidR="00B619DE" w:rsidRPr="007C5752">
        <w:fldChar w:fldCharType="begin"/>
      </w:r>
      <w:r w:rsidR="00B619DE" w:rsidRPr="007C5752">
        <w:instrText xml:space="preserve"> SEQ Figure \* ARABIC </w:instrText>
      </w:r>
      <w:r w:rsidR="00B619DE" w:rsidRPr="007C5752">
        <w:fldChar w:fldCharType="separate"/>
      </w:r>
      <w:r w:rsidR="00A63B38">
        <w:rPr>
          <w:noProof/>
        </w:rPr>
        <w:t>10</w:t>
      </w:r>
      <w:r w:rsidR="00B619DE" w:rsidRPr="007C5752">
        <w:fldChar w:fldCharType="end"/>
      </w:r>
      <w:bookmarkEnd w:id="3467"/>
      <w:r w:rsidRPr="007C5752">
        <w:t xml:space="preserve"> Software Change Management</w:t>
      </w:r>
      <w:bookmarkEnd w:id="3468"/>
      <w:bookmarkEnd w:id="3469"/>
    </w:p>
    <w:p w14:paraId="7C209733" w14:textId="61E4EE6D" w:rsidR="00E50F40" w:rsidRPr="007C5752" w:rsidRDefault="00E50F40" w:rsidP="00575005">
      <w:pPr>
        <w:pStyle w:val="RequirementList"/>
      </w:pPr>
      <w:bookmarkStart w:id="3470" w:name="_Toc200492280"/>
      <w:r w:rsidRPr="007C5752">
        <w:t xml:space="preserve">The </w:t>
      </w:r>
      <w:r w:rsidR="005F7548" w:rsidRPr="007C5752">
        <w:t>Contractor</w:t>
      </w:r>
      <w:r w:rsidRPr="007C5752">
        <w:t xml:space="preserve"> </w:t>
      </w:r>
      <w:r w:rsidR="000C1FE0" w:rsidRPr="007C5752">
        <w:t>s</w:t>
      </w:r>
      <w:r w:rsidR="00684383" w:rsidRPr="007C5752">
        <w:t>hall</w:t>
      </w:r>
      <w:r w:rsidR="000C1FE0" w:rsidRPr="007C5752">
        <w:t xml:space="preserve"> use</w:t>
      </w:r>
      <w:r w:rsidRPr="007C5752">
        <w:t xml:space="preserve"> a dedicated test environment that replicates the production system's configuration, functionality, and critical interfaces</w:t>
      </w:r>
      <w:r w:rsidR="000C1FE0" w:rsidRPr="007C5752">
        <w:t xml:space="preserve"> for </w:t>
      </w:r>
      <w:r w:rsidR="00874987" w:rsidRPr="007C5752">
        <w:t>software changes</w:t>
      </w:r>
      <w:r w:rsidR="00E50CBD" w:rsidRPr="007C5752">
        <w:t xml:space="preserve">.  </w:t>
      </w:r>
      <w:r w:rsidRPr="007C5752">
        <w:t>This environment may be virtual, physical or a combination.</w:t>
      </w:r>
      <w:bookmarkEnd w:id="3470"/>
    </w:p>
    <w:p w14:paraId="095571DF" w14:textId="43C18705" w:rsidR="00E50F40" w:rsidRPr="007C5752" w:rsidRDefault="00E50F40" w:rsidP="00575005">
      <w:pPr>
        <w:pStyle w:val="RequirementList"/>
      </w:pPr>
      <w:bookmarkStart w:id="3471" w:name="_Toc200492281"/>
      <w:r w:rsidRPr="007C5752">
        <w:t xml:space="preserve">The test environment </w:t>
      </w:r>
      <w:r w:rsidR="000C1FE0" w:rsidRPr="007C5752">
        <w:t xml:space="preserve">shall </w:t>
      </w:r>
      <w:r w:rsidRPr="007C5752">
        <w:t>mirror the production system to a level that allows reliable validation of all changes under simulated real-world conditions, including performance, response time and stress scenarios.</w:t>
      </w:r>
      <w:bookmarkEnd w:id="3471"/>
    </w:p>
    <w:p w14:paraId="2DFE32AF" w14:textId="7324F968" w:rsidR="00E50F40" w:rsidRPr="007C5752" w:rsidRDefault="00E50F40" w:rsidP="00575005">
      <w:pPr>
        <w:pStyle w:val="RequirementList"/>
      </w:pPr>
      <w:bookmarkStart w:id="3472" w:name="_Toc200492282"/>
      <w:r w:rsidRPr="007C5752">
        <w:t xml:space="preserve">All changes </w:t>
      </w:r>
      <w:r w:rsidR="000C1FE0" w:rsidRPr="007C5752">
        <w:t xml:space="preserve">shall </w:t>
      </w:r>
      <w:r w:rsidRPr="007C5752">
        <w:t xml:space="preserve">undergo rigorous functional, integration, and regression testing in the </w:t>
      </w:r>
      <w:r w:rsidR="00874987" w:rsidRPr="007C5752">
        <w:t xml:space="preserve">staging </w:t>
      </w:r>
      <w:r w:rsidRPr="007C5752">
        <w:t>environment before deployment to the production system.</w:t>
      </w:r>
      <w:bookmarkEnd w:id="3472"/>
    </w:p>
    <w:p w14:paraId="0BEB1FAC" w14:textId="28823F41" w:rsidR="00E50F40" w:rsidRPr="007C5752" w:rsidRDefault="00E50F40" w:rsidP="00575005">
      <w:pPr>
        <w:pStyle w:val="RequirementList"/>
      </w:pPr>
      <w:bookmarkStart w:id="3473" w:name="_Toc200492283"/>
      <w:r w:rsidRPr="007C5752">
        <w:t xml:space="preserve">No changes </w:t>
      </w:r>
      <w:r w:rsidR="00874987" w:rsidRPr="007C5752">
        <w:t xml:space="preserve">shall </w:t>
      </w:r>
      <w:r w:rsidRPr="007C5752">
        <w:t>be implemented on the production system without prior approval based on documented test results and validation in the test environment.</w:t>
      </w:r>
      <w:bookmarkEnd w:id="3473"/>
    </w:p>
    <w:p w14:paraId="562AB085" w14:textId="12D94492" w:rsidR="00E50F40" w:rsidRPr="007C5752" w:rsidRDefault="00E50F40" w:rsidP="00575005">
      <w:pPr>
        <w:pStyle w:val="RequirementList"/>
      </w:pPr>
      <w:bookmarkStart w:id="3474" w:name="_Toc200492284"/>
      <w:r w:rsidRPr="007C5752">
        <w:lastRenderedPageBreak/>
        <w:t xml:space="preserve">The </w:t>
      </w:r>
      <w:r w:rsidR="005F7548" w:rsidRPr="007C5752">
        <w:t>Contractor</w:t>
      </w:r>
      <w:r w:rsidRPr="007C5752">
        <w:t xml:space="preserve"> </w:t>
      </w:r>
      <w:r w:rsidR="00874987" w:rsidRPr="007C5752">
        <w:t xml:space="preserve">shall </w:t>
      </w:r>
      <w:r w:rsidRPr="007C5752">
        <w:t>provide a pre-tested rollback plan to ensure the system can be restored promptly to its previous state in case of issues.</w:t>
      </w:r>
      <w:bookmarkEnd w:id="3474"/>
    </w:p>
    <w:p w14:paraId="3EC2D082" w14:textId="3AD2A222" w:rsidR="00E50F40" w:rsidRPr="007C5752" w:rsidRDefault="00E50F40" w:rsidP="00575005">
      <w:pPr>
        <w:pStyle w:val="RequirementList"/>
      </w:pPr>
      <w:bookmarkStart w:id="3475" w:name="_Toc200492285"/>
      <w:r w:rsidRPr="007C5752">
        <w:t xml:space="preserve">All changes </w:t>
      </w:r>
      <w:r w:rsidR="00874987" w:rsidRPr="007C5752">
        <w:t xml:space="preserve">shall </w:t>
      </w:r>
      <w:r w:rsidRPr="007C5752">
        <w:t>be tracked in a version control system with an audit trail, providing clear documentation of modifications and approvals.</w:t>
      </w:r>
      <w:bookmarkEnd w:id="3475"/>
    </w:p>
    <w:p w14:paraId="52C5DE2C" w14:textId="7B84D2ED" w:rsidR="00E50F40" w:rsidRPr="007C5752" w:rsidRDefault="00E50F40" w:rsidP="00575005">
      <w:pPr>
        <w:pStyle w:val="RequirementList"/>
      </w:pPr>
      <w:bookmarkStart w:id="3476" w:name="_Toc200492286"/>
      <w:r w:rsidRPr="007C5752">
        <w:t xml:space="preserve">Changes </w:t>
      </w:r>
      <w:r w:rsidR="00874987" w:rsidRPr="007C5752">
        <w:t xml:space="preserve">shall </w:t>
      </w:r>
      <w:r w:rsidRPr="007C5752">
        <w:t>be designed and tested to ensure minimal impact on system availability during deployment, including options for hot-swapping or scheduled maintenance windows.</w:t>
      </w:r>
      <w:bookmarkEnd w:id="3476"/>
    </w:p>
    <w:p w14:paraId="0BE91AC0" w14:textId="08447694" w:rsidR="00E50F40" w:rsidRPr="007C5752" w:rsidRDefault="00E50F40" w:rsidP="00575005">
      <w:pPr>
        <w:pStyle w:val="RequirementList"/>
      </w:pPr>
      <w:bookmarkStart w:id="3477" w:name="_Toc200492287"/>
      <w:r w:rsidRPr="007C5752">
        <w:t xml:space="preserve">The </w:t>
      </w:r>
      <w:r w:rsidR="005F7548" w:rsidRPr="007C5752">
        <w:t>Contractor</w:t>
      </w:r>
      <w:r w:rsidRPr="007C5752">
        <w:t xml:space="preserve"> </w:t>
      </w:r>
      <w:r w:rsidR="00874987" w:rsidRPr="007C5752">
        <w:t xml:space="preserve">shall </w:t>
      </w:r>
      <w:r w:rsidRPr="007C5752">
        <w:t xml:space="preserve">guarantee that all testing activities in the </w:t>
      </w:r>
      <w:r w:rsidR="00874987" w:rsidRPr="007C5752">
        <w:t xml:space="preserve">staging </w:t>
      </w:r>
      <w:r w:rsidRPr="007C5752">
        <w:t>environment remain completely isolated from production operations to prevent any unintended disruptions.</w:t>
      </w:r>
      <w:bookmarkEnd w:id="3477"/>
    </w:p>
    <w:p w14:paraId="08B3E649" w14:textId="4335CF12" w:rsidR="00E50F40" w:rsidRPr="007C5752" w:rsidRDefault="00E50F40" w:rsidP="00575005">
      <w:pPr>
        <w:pStyle w:val="RequirementList"/>
      </w:pPr>
      <w:bookmarkStart w:id="3478" w:name="_Toc200492288"/>
      <w:r w:rsidRPr="007C5752">
        <w:t xml:space="preserve">All regulatory requirements applicable to the delivery of the plant </w:t>
      </w:r>
      <w:r w:rsidR="00874987" w:rsidRPr="007C5752">
        <w:t xml:space="preserve">shall </w:t>
      </w:r>
      <w:r w:rsidRPr="007C5752">
        <w:t>also be adhered to for any changes made after delivery, ensuring compliance with safety, environmental, and industry standards.</w:t>
      </w:r>
      <w:bookmarkEnd w:id="3478"/>
    </w:p>
    <w:p w14:paraId="78962A46" w14:textId="7AD77487" w:rsidR="00E50F40" w:rsidRPr="007C5752" w:rsidRDefault="00E50F40" w:rsidP="00575005">
      <w:pPr>
        <w:pStyle w:val="RequirementList"/>
      </w:pPr>
      <w:bookmarkStart w:id="3479" w:name="_Toc200492289"/>
      <w:r w:rsidRPr="007C5752">
        <w:t xml:space="preserve">The contracting authority reserves the right to audit the testing process, </w:t>
      </w:r>
      <w:r w:rsidR="00834483" w:rsidRPr="007C5752">
        <w:t xml:space="preserve">staging </w:t>
      </w:r>
      <w:r w:rsidRPr="007C5752">
        <w:t>environment, and changes at any time to ensure adherence to requirements.</w:t>
      </w:r>
      <w:bookmarkEnd w:id="3479"/>
    </w:p>
    <w:p w14:paraId="33E0C2A1" w14:textId="12A5DF76" w:rsidR="00E50F40" w:rsidRPr="007C5752" w:rsidRDefault="00E50F40" w:rsidP="00575005">
      <w:pPr>
        <w:pStyle w:val="RequirementList"/>
      </w:pPr>
      <w:bookmarkStart w:id="3480" w:name="_Toc200492290"/>
      <w:r w:rsidRPr="007C5752">
        <w:t xml:space="preserve">The </w:t>
      </w:r>
      <w:r w:rsidR="005F7548" w:rsidRPr="007C5752">
        <w:t>Contractor</w:t>
      </w:r>
      <w:r w:rsidRPr="007C5752">
        <w:t xml:space="preserve"> </w:t>
      </w:r>
      <w:r w:rsidR="00834483" w:rsidRPr="007C5752">
        <w:t xml:space="preserve">shall </w:t>
      </w:r>
      <w:r w:rsidRPr="007C5752">
        <w:t>collaborate with stakeholders to evaluate and improve the testing and change management process based on operational feedback and lessons learned.</w:t>
      </w:r>
      <w:bookmarkEnd w:id="3480"/>
    </w:p>
    <w:p w14:paraId="5097766D" w14:textId="45FE127F" w:rsidR="00AF7261" w:rsidRPr="007C5752" w:rsidRDefault="00AF7261" w:rsidP="00575005">
      <w:pPr>
        <w:pStyle w:val="RequirementList"/>
      </w:pPr>
      <w:bookmarkStart w:id="3481" w:name="_Toc200492291"/>
      <w:r w:rsidRPr="007C5752">
        <w:t xml:space="preserve">The Change management should be in place after </w:t>
      </w:r>
      <w:r w:rsidRPr="007C5752">
        <w:fldChar w:fldCharType="begin"/>
      </w:r>
      <w:r w:rsidRPr="007C5752">
        <w:instrText xml:space="preserve"> REF _Ref195080116 \h </w:instrText>
      </w:r>
      <w:r w:rsidR="00FB79A6" w:rsidRPr="007C5752">
        <w:instrText xml:space="preserve"> \* MERGEFORMAT </w:instrText>
      </w:r>
      <w:r w:rsidRPr="007C5752">
        <w:fldChar w:fldCharType="separate"/>
      </w:r>
      <w:r w:rsidR="00A63B38" w:rsidRPr="007C5752">
        <w:t>Factory Acceptance Test</w:t>
      </w:r>
      <w:r w:rsidRPr="007C5752">
        <w:fldChar w:fldCharType="end"/>
      </w:r>
      <w:r w:rsidRPr="007C5752">
        <w:t xml:space="preserve"> and used for changes needed to integrate the consumers.</w:t>
      </w:r>
      <w:bookmarkEnd w:id="3481"/>
    </w:p>
    <w:p w14:paraId="5DA70891" w14:textId="77777777" w:rsidR="00E50F40" w:rsidRPr="007C5752" w:rsidRDefault="00E50F40" w:rsidP="005F7548">
      <w:pPr>
        <w:pStyle w:val="Heading3numbered"/>
        <w:keepNext/>
      </w:pPr>
      <w:bookmarkStart w:id="3482" w:name="_Toc200492292"/>
      <w:bookmarkStart w:id="3483" w:name="_Toc202536187"/>
      <w:bookmarkStart w:id="3484" w:name="_Toc212194852"/>
      <w:r w:rsidRPr="007C5752">
        <w:t>Human Machine Interface (HMI)</w:t>
      </w:r>
      <w:bookmarkEnd w:id="3482"/>
      <w:bookmarkEnd w:id="3483"/>
      <w:bookmarkEnd w:id="3484"/>
    </w:p>
    <w:p w14:paraId="6C007BC3" w14:textId="3379AF45" w:rsidR="00E50F40" w:rsidRPr="007C5752" w:rsidRDefault="00E50F40" w:rsidP="00575005">
      <w:pPr>
        <w:pStyle w:val="RequirementList"/>
      </w:pPr>
      <w:bookmarkStart w:id="3485" w:name="_Toc200492293"/>
      <w:r w:rsidRPr="007C5752">
        <w:t xml:space="preserve">The </w:t>
      </w:r>
      <w:r w:rsidR="00CB1438" w:rsidRPr="007C5752">
        <w:t>Contractor</w:t>
      </w:r>
      <w:r w:rsidRPr="007C5752">
        <w:t xml:space="preserve"> shall </w:t>
      </w:r>
      <w:r w:rsidR="00903E41" w:rsidRPr="007C5752">
        <w:t>deliver local operator stations</w:t>
      </w:r>
      <w:r w:rsidRPr="007C5752">
        <w:t xml:space="preserve"> to provide local data collection and reporting for the </w:t>
      </w:r>
      <w:r w:rsidR="00947F24" w:rsidRPr="007C5752">
        <w:t>QPLANT</w:t>
      </w:r>
      <w:r w:rsidRPr="007C5752">
        <w:t xml:space="preserve"> system to support maintenance activities</w:t>
      </w:r>
      <w:r w:rsidR="00E50CBD" w:rsidRPr="007C5752">
        <w:t xml:space="preserve">.  </w:t>
      </w:r>
      <w:r w:rsidRPr="007C5752">
        <w:t xml:space="preserve">As a minimum one is expected in the </w:t>
      </w:r>
      <w:r w:rsidR="00511E30" w:rsidRPr="007C5752">
        <w:t>Compressor Room</w:t>
      </w:r>
      <w:r w:rsidRPr="007C5752">
        <w:t xml:space="preserve"> and one in </w:t>
      </w:r>
      <w:r w:rsidR="00511E30" w:rsidRPr="007C5752">
        <w:t>the Cold Box Room</w:t>
      </w:r>
      <w:r w:rsidRPr="007C5752">
        <w:t>.</w:t>
      </w:r>
      <w:bookmarkEnd w:id="3485"/>
    </w:p>
    <w:p w14:paraId="6998E6EA" w14:textId="48A638F1" w:rsidR="00E50F40" w:rsidRPr="007C5752" w:rsidRDefault="00E50F40" w:rsidP="00575005">
      <w:pPr>
        <w:pStyle w:val="RequirementList"/>
      </w:pPr>
      <w:bookmarkStart w:id="3486" w:name="_Toc200492294"/>
      <w:r w:rsidRPr="007C5752">
        <w:t xml:space="preserve">The </w:t>
      </w:r>
      <w:r w:rsidR="00CB1438" w:rsidRPr="007C5752">
        <w:t>Contractor</w:t>
      </w:r>
      <w:r w:rsidRPr="007C5752">
        <w:t xml:space="preserve"> shall not </w:t>
      </w:r>
      <w:r w:rsidR="006362BE" w:rsidRPr="007C5752">
        <w:t xml:space="preserve">deliver or implement an enterprise level </w:t>
      </w:r>
      <w:r w:rsidR="00947F24" w:rsidRPr="007C5752">
        <w:t>QPLANT</w:t>
      </w:r>
      <w:r w:rsidRPr="007C5752">
        <w:t xml:space="preserve"> SCADA system (multi-user or multi-server architecture) as part of the scope.</w:t>
      </w:r>
      <w:bookmarkEnd w:id="3486"/>
    </w:p>
    <w:p w14:paraId="29DFA19C" w14:textId="4D913CA9" w:rsidR="006362BE" w:rsidRPr="007C5752" w:rsidRDefault="006362BE" w:rsidP="00575005">
      <w:pPr>
        <w:pStyle w:val="RequirementList"/>
      </w:pPr>
      <w:bookmarkStart w:id="3487" w:name="_Toc200492295"/>
      <w:r w:rsidRPr="007C5752">
        <w:t xml:space="preserve">The Contractor shall deliver and implement a temporary </w:t>
      </w:r>
      <w:r w:rsidR="00947F24" w:rsidRPr="007C5752">
        <w:t>QPLANT</w:t>
      </w:r>
      <w:r w:rsidRPr="007C5752">
        <w:t xml:space="preserve"> SCADA system exclusively </w:t>
      </w:r>
      <w:r w:rsidR="002E7D43" w:rsidRPr="007C5752">
        <w:t xml:space="preserve">for use </w:t>
      </w:r>
      <w:r w:rsidRPr="007C5752">
        <w:t>during the standalone commissioning phase</w:t>
      </w:r>
      <w:r w:rsidR="00E50CBD" w:rsidRPr="007C5752">
        <w:t xml:space="preserve">.  </w:t>
      </w:r>
      <w:r w:rsidRPr="007C5752">
        <w:t>This solution is intended solely to support initial testing, commissioning, and operator training, and should be decommissioned and replaced by the MCS solution once integration is realized</w:t>
      </w:r>
      <w:r w:rsidR="00E50CBD" w:rsidRPr="007C5752">
        <w:t xml:space="preserve">.  </w:t>
      </w:r>
      <w:r w:rsidR="001203A0" w:rsidRPr="007C5752">
        <w:t>This temporary system shall also be used as reference design for the development of the MCS Navigator therefor sufficient documentation is required.</w:t>
      </w:r>
      <w:bookmarkEnd w:id="3487"/>
    </w:p>
    <w:p w14:paraId="0347A828" w14:textId="18CE8235" w:rsidR="00E50F40" w:rsidRPr="007C5752" w:rsidRDefault="00E50F40" w:rsidP="00575005">
      <w:pPr>
        <w:pStyle w:val="RequirementList"/>
      </w:pPr>
      <w:bookmarkStart w:id="3488" w:name="_Toc200492296"/>
      <w:r w:rsidRPr="007C5752">
        <w:t xml:space="preserve">The </w:t>
      </w:r>
      <w:r w:rsidR="00CB1438" w:rsidRPr="007C5752">
        <w:t>Contractor</w:t>
      </w:r>
      <w:r w:rsidRPr="007C5752">
        <w:t xml:space="preserve"> shall provide support for integration of the </w:t>
      </w:r>
      <w:r w:rsidR="00D97476" w:rsidRPr="007C5752">
        <w:t>QPLANT:CIS</w:t>
      </w:r>
      <w:r w:rsidRPr="007C5752">
        <w:t xml:space="preserve"> with the </w:t>
      </w:r>
      <w:r w:rsidR="001203A0" w:rsidRPr="007C5752">
        <w:t>MCS Navigator</w:t>
      </w:r>
      <w:r w:rsidR="00E50CBD" w:rsidRPr="007C5752">
        <w:t xml:space="preserve">.  </w:t>
      </w:r>
      <w:r w:rsidRPr="007C5752">
        <w:t>This includes, but is not limited to:</w:t>
      </w:r>
      <w:bookmarkEnd w:id="3488"/>
    </w:p>
    <w:p w14:paraId="6F0AA8C5" w14:textId="77777777" w:rsidR="00E50F40" w:rsidRPr="007C5752" w:rsidRDefault="00E50F40" w:rsidP="00575005">
      <w:pPr>
        <w:pStyle w:val="RequirementList"/>
      </w:pPr>
      <w:r w:rsidRPr="007C5752">
        <w:t>Providing support in designing the Operator Screen for the Plant.</w:t>
      </w:r>
    </w:p>
    <w:p w14:paraId="06F98E26" w14:textId="77777777" w:rsidR="00E50F40" w:rsidRPr="007C5752" w:rsidRDefault="00E50F40" w:rsidP="00575005">
      <w:pPr>
        <w:pStyle w:val="RequirementList"/>
      </w:pPr>
      <w:r w:rsidRPr="007C5752">
        <w:t>Supplying necessary communication protocols (e.g., OPC UA, TCP/IP)</w:t>
      </w:r>
    </w:p>
    <w:p w14:paraId="2ECF06AC" w14:textId="77777777" w:rsidR="00E50F40" w:rsidRPr="007C5752" w:rsidRDefault="00E50F40" w:rsidP="00575005">
      <w:pPr>
        <w:pStyle w:val="RequirementList"/>
      </w:pPr>
      <w:r w:rsidRPr="007C5752">
        <w:t>Coordinating with the project SCADA team to ensure data consistency (e.g., tags, alarms)</w:t>
      </w:r>
    </w:p>
    <w:p w14:paraId="573FB72B" w14:textId="77777777" w:rsidR="007F284D" w:rsidRPr="007C5752" w:rsidRDefault="00E50F40" w:rsidP="00575005">
      <w:pPr>
        <w:pStyle w:val="RequirementList"/>
      </w:pPr>
      <w:r w:rsidRPr="007C5752">
        <w:t>Sharing relevant technical documentation and engineering details to enable seamless integration</w:t>
      </w:r>
    </w:p>
    <w:p w14:paraId="4262DFC9" w14:textId="54F36F42" w:rsidR="00E50F40" w:rsidRPr="007C5752" w:rsidRDefault="00E50F40" w:rsidP="00575005">
      <w:pPr>
        <w:pStyle w:val="RequirementList"/>
      </w:pPr>
      <w:bookmarkStart w:id="3489" w:name="_Toc200492297"/>
      <w:r w:rsidRPr="007C5752">
        <w:t xml:space="preserve">The </w:t>
      </w:r>
      <w:r w:rsidR="00CB1438" w:rsidRPr="007C5752">
        <w:t>Contractor</w:t>
      </w:r>
      <w:r w:rsidRPr="007C5752">
        <w:t xml:space="preserve"> shall ensure that the operator stations (whether HMI panels or dedicated Industrial touch PCs) are based on industrial-grade hardware specifically designed for continuous operation in a production environment</w:t>
      </w:r>
      <w:r w:rsidR="00E50CBD" w:rsidRPr="007C5752">
        <w:t xml:space="preserve">.  </w:t>
      </w:r>
      <w:r w:rsidRPr="007C5752">
        <w:t xml:space="preserve">This includes robust construction, compatibility with the </w:t>
      </w:r>
      <w:r w:rsidR="00947F24" w:rsidRPr="007C5752">
        <w:t>QPLANT</w:t>
      </w:r>
      <w:r w:rsidRPr="007C5752">
        <w:t xml:space="preserve">’s environmental conditions (temperature, dust, vibrations, </w:t>
      </w:r>
      <w:r w:rsidR="001B6C41" w:rsidRPr="007C5752">
        <w:t>...</w:t>
      </w:r>
      <w:r w:rsidRPr="007C5752">
        <w:t>), and adherence to relevant industrial standards.</w:t>
      </w:r>
      <w:bookmarkEnd w:id="3489"/>
    </w:p>
    <w:p w14:paraId="663002D3" w14:textId="413A3197" w:rsidR="00E50F40" w:rsidRPr="007C5752" w:rsidRDefault="00E50F40" w:rsidP="00575005">
      <w:pPr>
        <w:pStyle w:val="RequirementList"/>
      </w:pPr>
      <w:bookmarkStart w:id="3490" w:name="_Toc200492298"/>
      <w:r w:rsidRPr="007C5752">
        <w:t>The platform shall be supported with software updates, firmware updates, and security patches for a minimum of 20 years from the date of commissioning</w:t>
      </w:r>
      <w:r w:rsidR="00E50CBD" w:rsidRPr="007C5752">
        <w:t xml:space="preserve">.  </w:t>
      </w:r>
      <w:r w:rsidRPr="007C5752">
        <w:t xml:space="preserve">The </w:t>
      </w:r>
      <w:r w:rsidR="00CB1438" w:rsidRPr="007C5752">
        <w:t>Contractor</w:t>
      </w:r>
      <w:r w:rsidRPr="007C5752">
        <w:t xml:space="preserve"> shall provide documentation or official manufacturer statements guaranteeing availability of updates throughout this period.</w:t>
      </w:r>
      <w:bookmarkEnd w:id="3490"/>
    </w:p>
    <w:p w14:paraId="7AD9C935" w14:textId="023449E3" w:rsidR="00813141" w:rsidRPr="007C5752" w:rsidRDefault="00684383" w:rsidP="0032374C">
      <w:pPr>
        <w:pStyle w:val="SysReq3"/>
        <w:ind w:left="0"/>
        <w:rPr>
          <w:lang w:val="en-GB"/>
        </w:rPr>
      </w:pPr>
      <w:bookmarkStart w:id="3491" w:name="_Toc200492299"/>
      <w:r w:rsidRPr="007C5752">
        <w:rPr>
          <w:lang w:val="en-GB"/>
        </w:rPr>
        <w:lastRenderedPageBreak/>
        <w:t xml:space="preserve">In the offer, the </w:t>
      </w:r>
      <w:r w:rsidR="00230119" w:rsidRPr="007C5752">
        <w:rPr>
          <w:lang w:val="en-GB"/>
        </w:rPr>
        <w:t>Applicant</w:t>
      </w:r>
      <w:r w:rsidRPr="007C5752">
        <w:rPr>
          <w:lang w:val="en-GB"/>
        </w:rPr>
        <w:t xml:space="preserve"> shall explicitly address the obsolescence management strategy for the proposed PLC or control system platform, considering the anticipated forty (40) year operational lifetime of QPLANT</w:t>
      </w:r>
      <w:r w:rsidR="00352FF0" w:rsidRPr="007C5752">
        <w:rPr>
          <w:lang w:val="en-GB"/>
        </w:rPr>
        <w:t xml:space="preserve">.  </w:t>
      </w:r>
      <w:r w:rsidRPr="007C5752">
        <w:rPr>
          <w:lang w:val="en-GB"/>
        </w:rPr>
        <w:t>This shall include:</w:t>
      </w:r>
    </w:p>
    <w:p w14:paraId="790A7080" w14:textId="600195B2" w:rsidR="00813141" w:rsidRPr="007C5752" w:rsidRDefault="00684383">
      <w:pPr>
        <w:pStyle w:val="SysReq3"/>
        <w:numPr>
          <w:ilvl w:val="0"/>
          <w:numId w:val="52"/>
        </w:numPr>
        <w:rPr>
          <w:lang w:val="en-GB"/>
        </w:rPr>
      </w:pPr>
      <w:r w:rsidRPr="007C5752">
        <w:rPr>
          <w:lang w:val="en-GB"/>
        </w:rPr>
        <w:t>Manufacturer support lifecycle documentation</w:t>
      </w:r>
    </w:p>
    <w:p w14:paraId="6758069A" w14:textId="37D8C5B3" w:rsidR="00813141" w:rsidRPr="007C5752" w:rsidRDefault="00684383">
      <w:pPr>
        <w:pStyle w:val="SysReq3"/>
        <w:numPr>
          <w:ilvl w:val="0"/>
          <w:numId w:val="52"/>
        </w:numPr>
        <w:rPr>
          <w:lang w:val="en-GB"/>
        </w:rPr>
      </w:pPr>
      <w:r w:rsidRPr="007C5752">
        <w:rPr>
          <w:lang w:val="en-GB"/>
        </w:rPr>
        <w:t>Spare part availability forecasts and migration plans</w:t>
      </w:r>
    </w:p>
    <w:p w14:paraId="7380ECBE" w14:textId="77777777" w:rsidR="00813141" w:rsidRPr="007C5752" w:rsidRDefault="00684383">
      <w:pPr>
        <w:pStyle w:val="SysReq3"/>
        <w:numPr>
          <w:ilvl w:val="0"/>
          <w:numId w:val="52"/>
        </w:numPr>
        <w:rPr>
          <w:lang w:val="en-GB"/>
        </w:rPr>
      </w:pPr>
      <w:r w:rsidRPr="007C5752">
        <w:rPr>
          <w:lang w:val="en-GB"/>
        </w:rPr>
        <w:t>Platform evolution roadmap (e.g., upgrade compatibility or virtualization strategy)</w:t>
      </w:r>
    </w:p>
    <w:p w14:paraId="73F4DD73" w14:textId="43642234" w:rsidR="00813141" w:rsidRPr="007C5752" w:rsidRDefault="00684383">
      <w:pPr>
        <w:pStyle w:val="SysReq3"/>
        <w:numPr>
          <w:ilvl w:val="0"/>
          <w:numId w:val="52"/>
        </w:numPr>
        <w:rPr>
          <w:lang w:val="en-GB"/>
        </w:rPr>
      </w:pPr>
      <w:r w:rsidRPr="007C5752">
        <w:rPr>
          <w:lang w:val="en-GB"/>
        </w:rPr>
        <w:t>Technical or commercial approach to sustaining software and hardware support beyond the guaranteed 20-year update period (e.g., stockpiling, long-term service contracts, emulation layers).</w:t>
      </w:r>
    </w:p>
    <w:p w14:paraId="5AE94C91" w14:textId="11A08B1A" w:rsidR="006478E1" w:rsidRPr="007C5752" w:rsidRDefault="00E50F40" w:rsidP="0039425B">
      <w:pPr>
        <w:pStyle w:val="Heading3numbered"/>
      </w:pPr>
      <w:bookmarkStart w:id="3492" w:name="_Toc212194853"/>
      <w:r w:rsidRPr="007C5752">
        <w:t>Migration to Newer Hardware</w:t>
      </w:r>
      <w:bookmarkEnd w:id="3492"/>
    </w:p>
    <w:p w14:paraId="432B3071" w14:textId="77777777" w:rsidR="00E50F40" w:rsidRPr="007C5752" w:rsidRDefault="00E50F40" w:rsidP="00575005">
      <w:pPr>
        <w:pStyle w:val="RequirementList"/>
        <w:rPr>
          <w:rStyle w:val="AASemiBoldChar"/>
          <w:rFonts w:ascii="Aptos" w:hAnsi="Aptos"/>
          <w:color w:val="auto"/>
          <w:sz w:val="18"/>
        </w:rPr>
      </w:pPr>
      <w:r w:rsidRPr="007C5752">
        <w:rPr>
          <w:rStyle w:val="AASemiBoldChar"/>
          <w:rFonts w:ascii="Aptos" w:hAnsi="Aptos"/>
          <w:color w:val="auto"/>
          <w:sz w:val="18"/>
        </w:rPr>
        <w:t>The visualization (HMI) project shall be designed in such a way that it can be migrated to newer hardware of the same manufacturer if the originally delivered hardware becomes obsolete or requires upgrade</w:t>
      </w:r>
      <w:r w:rsidR="00E50CBD" w:rsidRPr="007C5752">
        <w:rPr>
          <w:rStyle w:val="AASemiBoldChar"/>
          <w:rFonts w:ascii="Aptos" w:hAnsi="Aptos"/>
          <w:color w:val="auto"/>
          <w:sz w:val="18"/>
        </w:rPr>
        <w:t xml:space="preserve">.  </w:t>
      </w:r>
      <w:r w:rsidRPr="007C5752">
        <w:rPr>
          <w:rStyle w:val="AASemiBoldChar"/>
          <w:rFonts w:ascii="Aptos" w:hAnsi="Aptos"/>
          <w:color w:val="auto"/>
          <w:sz w:val="18"/>
        </w:rPr>
        <w:t xml:space="preserve">This includes ensuring future compatibility of project files and software </w:t>
      </w:r>
      <w:r w:rsidR="000D266F" w:rsidRPr="007C5752">
        <w:rPr>
          <w:rStyle w:val="AASemiBoldChar"/>
          <w:rFonts w:ascii="Aptos" w:hAnsi="Aptos"/>
          <w:color w:val="auto"/>
          <w:sz w:val="18"/>
        </w:rPr>
        <w:t>licenses and</w:t>
      </w:r>
      <w:r w:rsidRPr="007C5752">
        <w:rPr>
          <w:rStyle w:val="AASemiBoldChar"/>
          <w:rFonts w:ascii="Aptos" w:hAnsi="Aptos"/>
          <w:color w:val="auto"/>
          <w:sz w:val="18"/>
        </w:rPr>
        <w:t xml:space="preserve"> providing guidelines for seamless transfer of project data and configurations.</w:t>
      </w:r>
      <w:bookmarkEnd w:id="3491"/>
    </w:p>
    <w:p w14:paraId="6AEE29C1" w14:textId="77777777" w:rsidR="00E50F40" w:rsidRPr="007C5752" w:rsidRDefault="00E50F40" w:rsidP="00575005">
      <w:pPr>
        <w:pStyle w:val="RequirementList"/>
      </w:pPr>
      <w:bookmarkStart w:id="3493" w:name="_Toc200492300"/>
      <w:r w:rsidRPr="007C5752">
        <w:t>The touchscreen display shall have a minimum diagonal size of 24 inches to ensure sufficient screen space for detailed process graphics and user interaction.</w:t>
      </w:r>
      <w:bookmarkEnd w:id="3493"/>
    </w:p>
    <w:p w14:paraId="4DC4AEA0" w14:textId="77777777" w:rsidR="00054C3E" w:rsidRPr="007C5752" w:rsidRDefault="00E50F40" w:rsidP="00575005">
      <w:pPr>
        <w:pStyle w:val="RequirementList"/>
      </w:pPr>
      <w:bookmarkStart w:id="3494" w:name="_Toc200492301"/>
      <w:r w:rsidRPr="007C5752">
        <w:t>The display shall support a resolution suitable for clear viewing of process graphics, text, and trends</w:t>
      </w:r>
      <w:r w:rsidR="00E50CBD" w:rsidRPr="007C5752">
        <w:t xml:space="preserve">.  </w:t>
      </w:r>
      <w:r w:rsidRPr="007C5752">
        <w:t>A minimum resolution of 1920×1080 (Full HD) is recommended for a 24-inch display.</w:t>
      </w:r>
      <w:bookmarkEnd w:id="3494"/>
    </w:p>
    <w:p w14:paraId="1EF04360" w14:textId="77777777" w:rsidR="00813141" w:rsidRPr="007C5752" w:rsidRDefault="00E50F40" w:rsidP="00575005">
      <w:pPr>
        <w:pStyle w:val="RequirementList"/>
      </w:pPr>
      <w:bookmarkStart w:id="3495" w:name="_Toc200492302"/>
      <w:r w:rsidRPr="007C5752">
        <w:t>Where the system includes a local Human Machine Interface (HMI) that supports local control, it shall implement a control selection mechanism based on a 3-state principle: Local - Free - Remote</w:t>
      </w:r>
      <w:r w:rsidR="00E50CBD" w:rsidRPr="007C5752">
        <w:t xml:space="preserve">.  </w:t>
      </w:r>
    </w:p>
    <w:p w14:paraId="2F504469" w14:textId="77777777" w:rsidR="00B34630" w:rsidRPr="007C5752" w:rsidRDefault="00B34630" w:rsidP="00B34630">
      <w:pPr>
        <w:pStyle w:val="RequirementList"/>
        <w:numPr>
          <w:ilvl w:val="0"/>
          <w:numId w:val="0"/>
        </w:numPr>
        <w:ind w:left="502"/>
      </w:pPr>
      <w:r w:rsidRPr="007C5752">
        <w:t xml:space="preserve">Local or remote control can only be granted when the system is in the ‘free’ state.  If the system is not free, the requester will be denied the requested control, and any write commands from that side will be ignored.  However, reading the system state shall always be permitted in any state, allowing either side to retrieve information about the system's status and confirming whether a request was successful.  Writing (changing) is only allowed when the request is accepted.  </w:t>
      </w:r>
    </w:p>
    <w:p w14:paraId="355D2DA9" w14:textId="77777777" w:rsidR="00B34630" w:rsidRPr="007C5752" w:rsidRDefault="00B34630" w:rsidP="00B34630">
      <w:pPr>
        <w:pStyle w:val="RequirementList"/>
        <w:numPr>
          <w:ilvl w:val="0"/>
          <w:numId w:val="0"/>
        </w:numPr>
        <w:ind w:left="502"/>
      </w:pPr>
      <w:r w:rsidRPr="007C5752">
        <w:t>This control mechanism only pertains to local versus remote control states.  Any other state machines within the system shall remain active, ensuring that, for example, regulation loops continue to function in either state.</w:t>
      </w:r>
    </w:p>
    <w:p w14:paraId="007E9BC8" w14:textId="77777777" w:rsidR="00B34630" w:rsidRPr="007C5752" w:rsidRDefault="00B34630" w:rsidP="00B34630">
      <w:pPr>
        <w:pStyle w:val="RequirementList"/>
        <w:numPr>
          <w:ilvl w:val="0"/>
          <w:numId w:val="0"/>
        </w:numPr>
        <w:ind w:left="502"/>
      </w:pPr>
    </w:p>
    <w:p w14:paraId="02FB2F19" w14:textId="77777777" w:rsidR="00E50F40" w:rsidRPr="007C5752" w:rsidRDefault="00E50F40" w:rsidP="00575005">
      <w:pPr>
        <w:pStyle w:val="RequirementList"/>
      </w:pPr>
      <w:bookmarkStart w:id="3496" w:name="_Toc200492303"/>
      <w:bookmarkEnd w:id="3495"/>
      <w:r w:rsidRPr="007C5752">
        <w:t>Once a system is reserved in a specific control mode, it shall automatically transition to the "Free" state if a configurable timeout period (maximum of 5 minutes) of non-activity expires</w:t>
      </w:r>
      <w:r w:rsidR="00E50CBD" w:rsidRPr="007C5752">
        <w:t xml:space="preserve">.  </w:t>
      </w:r>
      <w:r w:rsidRPr="007C5752">
        <w:t>"Releasing" means transitioning from a specific control state to the "Free" state</w:t>
      </w:r>
      <w:r w:rsidR="00E50CBD" w:rsidRPr="007C5752">
        <w:t xml:space="preserve">.  </w:t>
      </w:r>
      <w:r w:rsidRPr="007C5752">
        <w:t>Non-activity refers to the absence of local or remote actions.</w:t>
      </w:r>
      <w:bookmarkEnd w:id="3496"/>
    </w:p>
    <w:p w14:paraId="794A8C4C" w14:textId="77777777" w:rsidR="00E50F40" w:rsidRPr="007C5752" w:rsidRDefault="00E50F40" w:rsidP="00575005">
      <w:pPr>
        <w:pStyle w:val="RequirementList"/>
      </w:pPr>
      <w:bookmarkStart w:id="3497" w:name="_Toc200492304"/>
      <w:r w:rsidRPr="007C5752">
        <w:t>The Operator Station shall be designed as a non-critical component of the control system</w:t>
      </w:r>
      <w:r w:rsidR="007A2C67" w:rsidRPr="007C5752">
        <w:t xml:space="preserve">.  </w:t>
      </w:r>
      <w:r w:rsidRPr="007C5752">
        <w:t>No real-time or safety-critical control functions shall reside in the Operator Station; it is purely for monitoring, visualization, and local interaction.</w:t>
      </w:r>
      <w:bookmarkEnd w:id="3497"/>
    </w:p>
    <w:p w14:paraId="3BF544FC" w14:textId="77777777" w:rsidR="00E50F40" w:rsidRPr="007C5752" w:rsidRDefault="00E50F40" w:rsidP="00575005">
      <w:pPr>
        <w:pStyle w:val="RequirementList"/>
      </w:pPr>
      <w:bookmarkStart w:id="3498" w:name="_Toc200492305"/>
      <w:r w:rsidRPr="007C5752">
        <w:t>The Operator Station shall store operational data (e.g., trends, alarms) only for a limited amount of time, sufficient for short-term analysis and troubleshooting</w:t>
      </w:r>
      <w:r w:rsidR="00E50CBD" w:rsidRPr="007C5752">
        <w:t xml:space="preserve">.  </w:t>
      </w:r>
      <w:r w:rsidRPr="007C5752">
        <w:t>The data stored locally shall not be formally backed up; once data ages out of the configured retention period, it may be overwritten or discarded.</w:t>
      </w:r>
      <w:bookmarkEnd w:id="3498"/>
    </w:p>
    <w:p w14:paraId="4B644E63" w14:textId="77777777" w:rsidR="00E50F40" w:rsidRPr="007C5752" w:rsidRDefault="00E50F40" w:rsidP="00575005">
      <w:pPr>
        <w:pStyle w:val="RequirementList"/>
      </w:pPr>
      <w:bookmarkStart w:id="3499" w:name="_Toc200492306"/>
      <w:r w:rsidRPr="007C5752">
        <w:t>The Operator Station shall provide capabilities for plotting curves and trends, enabling real-time and short-term historical visualization of key process variables.</w:t>
      </w:r>
      <w:bookmarkEnd w:id="3499"/>
    </w:p>
    <w:p w14:paraId="622019CF" w14:textId="77777777" w:rsidR="00E50F40" w:rsidRPr="007C5752" w:rsidRDefault="00E50F40" w:rsidP="00575005">
      <w:pPr>
        <w:pStyle w:val="RequirementList"/>
      </w:pPr>
      <w:bookmarkStart w:id="3500" w:name="_Toc200492307"/>
      <w:r w:rsidRPr="007C5752">
        <w:t>The Operator Station shall include graphical process views, providing an intuitive interface for monitoring equipment states and process flows.</w:t>
      </w:r>
      <w:bookmarkEnd w:id="3500"/>
    </w:p>
    <w:p w14:paraId="048AFEFB" w14:textId="77777777" w:rsidR="00E50F40" w:rsidRPr="007C5752" w:rsidRDefault="00E50F40" w:rsidP="00575005">
      <w:pPr>
        <w:pStyle w:val="RequirementList"/>
      </w:pPr>
      <w:bookmarkStart w:id="3501" w:name="_Toc200492308"/>
      <w:r w:rsidRPr="007C5752">
        <w:t>The Operator Station shall show and log alarms and events for immediate operator awareness without functionality to acknowledge alarm occurrences</w:t>
      </w:r>
      <w:bookmarkEnd w:id="3501"/>
    </w:p>
    <w:p w14:paraId="6364A26C" w14:textId="77777777" w:rsidR="00E50F40" w:rsidRPr="007C5752" w:rsidRDefault="00E50F40" w:rsidP="00575005">
      <w:pPr>
        <w:pStyle w:val="RequirementList"/>
      </w:pPr>
      <w:bookmarkStart w:id="3502" w:name="_Toc200492309"/>
      <w:r w:rsidRPr="007C5752">
        <w:t xml:space="preserve">Graphical process views shall be agreed with </w:t>
      </w:r>
      <w:r w:rsidR="0085540D" w:rsidRPr="007C5752">
        <w:t>SCK CEN</w:t>
      </w:r>
      <w:r w:rsidRPr="007C5752">
        <w:t>.</w:t>
      </w:r>
      <w:bookmarkEnd w:id="3502"/>
    </w:p>
    <w:p w14:paraId="26B7EEC4" w14:textId="77777777" w:rsidR="00E50F40" w:rsidRPr="007C5752" w:rsidRDefault="00E50F40" w:rsidP="00575005">
      <w:pPr>
        <w:pStyle w:val="RequirementList"/>
      </w:pPr>
      <w:bookmarkStart w:id="3503" w:name="_Toc200492310"/>
      <w:r w:rsidRPr="007C5752">
        <w:t>All the sensors and actuators shall be integrated in different graphical views.</w:t>
      </w:r>
      <w:bookmarkEnd w:id="3503"/>
    </w:p>
    <w:p w14:paraId="794F8D65" w14:textId="77777777" w:rsidR="00E50F40" w:rsidRPr="007C5752" w:rsidRDefault="00E50F40" w:rsidP="00575005">
      <w:pPr>
        <w:pStyle w:val="RequirementList"/>
      </w:pPr>
      <w:bookmarkStart w:id="3504" w:name="_Toc200492311"/>
      <w:r w:rsidRPr="007C5752">
        <w:t xml:space="preserve">The Operator Station </w:t>
      </w:r>
      <w:r w:rsidR="00F52C99" w:rsidRPr="007C5752">
        <w:t xml:space="preserve">(PLC with IO mirroring </w:t>
      </w:r>
      <w:r w:rsidR="00D97476" w:rsidRPr="007C5752">
        <w:t>QPLANT:CIS</w:t>
      </w:r>
      <w:r w:rsidR="00F52C99" w:rsidRPr="007C5752">
        <w:t xml:space="preserve"> (PLC in WCS and PLC in QRB) </w:t>
      </w:r>
      <w:r w:rsidRPr="007C5752">
        <w:t>software shall support a default data acquisition period of maximum two seconds</w:t>
      </w:r>
      <w:r w:rsidR="00E50CBD" w:rsidRPr="007C5752">
        <w:t xml:space="preserve">.  </w:t>
      </w:r>
      <w:r w:rsidRPr="007C5752">
        <w:t>For critical turbine data an acquisition rate of 100 ms is required.</w:t>
      </w:r>
      <w:bookmarkEnd w:id="3504"/>
    </w:p>
    <w:p w14:paraId="7BF064BB" w14:textId="77777777" w:rsidR="00E50F40" w:rsidRPr="007C5752" w:rsidRDefault="00E50F40" w:rsidP="00575005">
      <w:pPr>
        <w:pStyle w:val="RequirementList"/>
      </w:pPr>
      <w:bookmarkStart w:id="3505" w:name="_Toc200492312"/>
      <w:r w:rsidRPr="007C5752">
        <w:lastRenderedPageBreak/>
        <w:t xml:space="preserve">The HMI software shall allow at least two permission levels with </w:t>
      </w:r>
      <w:r w:rsidR="0007473A" w:rsidRPr="007C5752">
        <w:t>distinct functions</w:t>
      </w:r>
      <w:r w:rsidRPr="007C5752">
        <w:t xml:space="preserve"> available.</w:t>
      </w:r>
      <w:bookmarkEnd w:id="3505"/>
    </w:p>
    <w:p w14:paraId="505562AD" w14:textId="77777777" w:rsidR="00EA4124" w:rsidRPr="007C5752" w:rsidRDefault="00E50F40" w:rsidP="00575005">
      <w:pPr>
        <w:pStyle w:val="RequirementList"/>
      </w:pPr>
      <w:bookmarkStart w:id="3506" w:name="_Toc200492313"/>
      <w:r w:rsidRPr="007C5752">
        <w:t xml:space="preserve">The </w:t>
      </w:r>
      <w:r w:rsidR="00D97476" w:rsidRPr="007C5752">
        <w:t>QPLANT:CIS</w:t>
      </w:r>
      <w:r w:rsidRPr="007C5752">
        <w:t xml:space="preserve"> shall allow to automatically call or e-mail “on call” staff through MIT </w:t>
      </w:r>
      <w:bookmarkEnd w:id="3506"/>
    </w:p>
    <w:p w14:paraId="76B773B7" w14:textId="77777777" w:rsidR="00EA4124" w:rsidRPr="007C5752" w:rsidRDefault="00E50F40" w:rsidP="00575005">
      <w:pPr>
        <w:pStyle w:val="RequirementList"/>
      </w:pPr>
      <w:bookmarkStart w:id="3507" w:name="_Toc200492314"/>
      <w:r w:rsidRPr="007C5752">
        <w:t>The graphical views shall be in accordance with the Process &amp; Instrumentation Diagrams to easily understand and operate the system</w:t>
      </w:r>
      <w:r w:rsidR="00EA4124" w:rsidRPr="007C5752">
        <w:t>.</w:t>
      </w:r>
      <w:bookmarkEnd w:id="3507"/>
    </w:p>
    <w:p w14:paraId="76DF30C2" w14:textId="77777777" w:rsidR="00054C3E" w:rsidRPr="007C5752" w:rsidRDefault="00E50F40" w:rsidP="00575005">
      <w:pPr>
        <w:pStyle w:val="RequirementList"/>
      </w:pPr>
      <w:bookmarkStart w:id="3508" w:name="_Toc200492315"/>
      <w:r w:rsidRPr="007C5752">
        <w:t xml:space="preserve">The HMI software package shall be installed on two workstations with large screens (at least height 24 inches monitors) to visualize the useful information during </w:t>
      </w:r>
      <w:r w:rsidR="00947F24" w:rsidRPr="007C5752">
        <w:t>QPLANT</w:t>
      </w:r>
      <w:r w:rsidRPr="007C5752">
        <w:t xml:space="preserve"> operation</w:t>
      </w:r>
      <w:bookmarkEnd w:id="3508"/>
    </w:p>
    <w:p w14:paraId="6B5E774A" w14:textId="77777777" w:rsidR="00AD2B68" w:rsidRPr="007C5752" w:rsidRDefault="00E50F40" w:rsidP="0039425B">
      <w:pPr>
        <w:pStyle w:val="Heading3numbered"/>
      </w:pPr>
      <w:bookmarkStart w:id="3509" w:name="_Toc200492316"/>
      <w:bookmarkStart w:id="3510" w:name="_Toc202536188"/>
      <w:bookmarkStart w:id="3511" w:name="_Toc212194854"/>
      <w:r w:rsidRPr="007C5752">
        <w:t>Network</w:t>
      </w:r>
      <w:bookmarkEnd w:id="3509"/>
      <w:bookmarkEnd w:id="3510"/>
      <w:bookmarkEnd w:id="3511"/>
    </w:p>
    <w:p w14:paraId="2213329E" w14:textId="77777777" w:rsidR="0024074D" w:rsidRPr="007C5752" w:rsidRDefault="0024074D" w:rsidP="0039425B">
      <w:pPr>
        <w:pStyle w:val="Heading4numbered"/>
        <w:rPr>
          <w:lang w:val="en-GB"/>
        </w:rPr>
      </w:pPr>
      <w:bookmarkStart w:id="3512" w:name="_Toc200492317"/>
      <w:bookmarkStart w:id="3513" w:name="_Toc202536189"/>
      <w:r w:rsidRPr="007C5752">
        <w:rPr>
          <w:lang w:val="en-GB"/>
        </w:rPr>
        <w:t>Reference Architecture</w:t>
      </w:r>
      <w:bookmarkEnd w:id="3512"/>
      <w:bookmarkEnd w:id="3513"/>
    </w:p>
    <w:p w14:paraId="55899E0E" w14:textId="77777777" w:rsidR="0024074D" w:rsidRPr="007C5752" w:rsidRDefault="0024074D" w:rsidP="0043241A">
      <w:pPr>
        <w:jc w:val="center"/>
      </w:pPr>
      <w:r w:rsidRPr="007C5752">
        <w:rPr>
          <w:noProof/>
        </w:rPr>
        <w:drawing>
          <wp:inline distT="0" distB="0" distL="0" distR="0" wp14:anchorId="6B5AC0B7" wp14:editId="13A01E73">
            <wp:extent cx="4359806" cy="2219987"/>
            <wp:effectExtent l="0" t="0" r="3175" b="8890"/>
            <wp:docPr id="8" name="attachment_diagram_20241202-1457.47868.mxg.sv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achment_diagram_20241202-1457.47868.mxg.svg"/>
                    <pic:cNvPicPr/>
                  </pic:nvPicPr>
                  <pic:blipFill>
                    <a:blip r:embed="rId33"/>
                    <a:stretch>
                      <a:fillRect/>
                    </a:stretch>
                  </pic:blipFill>
                  <pic:spPr>
                    <a:xfrm>
                      <a:off x="0" y="0"/>
                      <a:ext cx="4380628" cy="2230589"/>
                    </a:xfrm>
                    <a:prstGeom prst="rect">
                      <a:avLst/>
                    </a:prstGeom>
                  </pic:spPr>
                </pic:pic>
              </a:graphicData>
            </a:graphic>
          </wp:inline>
        </w:drawing>
      </w:r>
    </w:p>
    <w:p w14:paraId="1B8163F1" w14:textId="77E82859" w:rsidR="0024074D" w:rsidRPr="007C5752" w:rsidRDefault="0024074D" w:rsidP="0043241A">
      <w:pPr>
        <w:pStyle w:val="Caption"/>
      </w:pPr>
      <w:bookmarkStart w:id="3514" w:name="_Ref211429607"/>
      <w:bookmarkStart w:id="3515" w:name="_Toc190680899"/>
      <w:bookmarkStart w:id="3516" w:name="_Toc201752431"/>
      <w:bookmarkStart w:id="3517" w:name="_Ref211429602"/>
      <w:bookmarkStart w:id="3518" w:name="_Toc212194954"/>
      <w:r w:rsidRPr="007C5752">
        <w:t xml:space="preserve">Figure </w:t>
      </w:r>
      <w:r w:rsidR="00B619DE" w:rsidRPr="007C5752">
        <w:fldChar w:fldCharType="begin"/>
      </w:r>
      <w:r w:rsidR="00B619DE" w:rsidRPr="007C5752">
        <w:instrText xml:space="preserve"> SEQ Figure \* ARABIC </w:instrText>
      </w:r>
      <w:r w:rsidR="00B619DE" w:rsidRPr="007C5752">
        <w:fldChar w:fldCharType="separate"/>
      </w:r>
      <w:r w:rsidR="00A63B38">
        <w:rPr>
          <w:noProof/>
        </w:rPr>
        <w:t>11</w:t>
      </w:r>
      <w:r w:rsidR="00B619DE" w:rsidRPr="007C5752">
        <w:fldChar w:fldCharType="end"/>
      </w:r>
      <w:bookmarkEnd w:id="3514"/>
      <w:r w:rsidRPr="007C5752">
        <w:t xml:space="preserve"> MIT Reference Architecture</w:t>
      </w:r>
      <w:bookmarkEnd w:id="3515"/>
      <w:bookmarkEnd w:id="3516"/>
      <w:bookmarkEnd w:id="3517"/>
      <w:bookmarkEnd w:id="3518"/>
    </w:p>
    <w:p w14:paraId="4DE3DAC2" w14:textId="0850FC53" w:rsidR="0024074D" w:rsidRPr="007C5752" w:rsidRDefault="0043241A" w:rsidP="008163D7">
      <w:pPr>
        <w:pStyle w:val="regular"/>
        <w:keepNext/>
        <w:keepLines/>
      </w:pPr>
      <w:r w:rsidRPr="007C5752">
        <w:t xml:space="preserve">From </w:t>
      </w:r>
      <w:r w:rsidR="00B34630" w:rsidRPr="007C5752">
        <w:fldChar w:fldCharType="begin"/>
      </w:r>
      <w:r w:rsidR="00B34630" w:rsidRPr="007C5752">
        <w:instrText xml:space="preserve"> REF _Ref211429607 \h </w:instrText>
      </w:r>
      <w:r w:rsidR="00B34630" w:rsidRPr="007C5752">
        <w:fldChar w:fldCharType="separate"/>
      </w:r>
      <w:r w:rsidR="00A63B38" w:rsidRPr="007C5752">
        <w:t xml:space="preserve">Figure </w:t>
      </w:r>
      <w:r w:rsidR="00A63B38">
        <w:rPr>
          <w:noProof/>
        </w:rPr>
        <w:t>11</w:t>
      </w:r>
      <w:r w:rsidR="00B34630" w:rsidRPr="007C5752">
        <w:fldChar w:fldCharType="end"/>
      </w:r>
      <w:r w:rsidR="00B34630" w:rsidRPr="007C5752">
        <w:t xml:space="preserve"> </w:t>
      </w:r>
      <w:r w:rsidRPr="007C5752">
        <w:t>above</w:t>
      </w:r>
      <w:r w:rsidR="00C6041E" w:rsidRPr="007C5752">
        <w:t xml:space="preserve"> the hierarchy and levels are shown</w:t>
      </w:r>
      <w:r w:rsidRPr="007C5752">
        <w:t>:</w:t>
      </w:r>
    </w:p>
    <w:p w14:paraId="394C25E2" w14:textId="77777777" w:rsidR="0024074D" w:rsidRPr="007C5752" w:rsidRDefault="0024074D" w:rsidP="00C00AE4">
      <w:r w:rsidRPr="007C5752">
        <w:t>Enterprise Network: Represents the high-level IT network connecting various business operations, services, and systems</w:t>
      </w:r>
      <w:r w:rsidR="007A2C67" w:rsidRPr="007C5752">
        <w:t xml:space="preserve">.  </w:t>
      </w:r>
      <w:r w:rsidRPr="007C5752">
        <w:t>It serves as the foundation for communication across the organization.</w:t>
      </w:r>
    </w:p>
    <w:p w14:paraId="39562E09" w14:textId="77777777" w:rsidR="0024074D" w:rsidRPr="007C5752" w:rsidRDefault="0024074D" w:rsidP="00C00AE4">
      <w:r w:rsidRPr="007C5752">
        <w:t>Industrial Network: Focuses on the network responsible for managing industrial operations and controls, connecting systems such as SCADA, PLCs, and field devices</w:t>
      </w:r>
      <w:r w:rsidR="00E50CBD" w:rsidRPr="007C5752">
        <w:t xml:space="preserve">.  </w:t>
      </w:r>
      <w:r w:rsidRPr="007C5752">
        <w:t>It ensures reliable data transmission for production and automation processes.</w:t>
      </w:r>
    </w:p>
    <w:p w14:paraId="3A30EE6E" w14:textId="77777777" w:rsidR="0024074D" w:rsidRPr="007C5752" w:rsidRDefault="0024074D" w:rsidP="00C00AE4">
      <w:r w:rsidRPr="007C5752">
        <w:t>Plant: This is the central infrastructure that interconnects different network segments, providing high-speed data transfer and ensuring scalability and reliability.</w:t>
      </w:r>
    </w:p>
    <w:p w14:paraId="0237BFAA" w14:textId="77777777" w:rsidR="0024074D" w:rsidRPr="007C5752" w:rsidRDefault="0024074D" w:rsidP="00C00AE4">
      <w:r w:rsidRPr="007C5752">
        <w:t>Zone: Acts as an intermediary between the cell and the industrial network, handling traffic distribution and optimizing data flow.</w:t>
      </w:r>
    </w:p>
    <w:p w14:paraId="2FC09E19" w14:textId="77777777" w:rsidR="00AD2B68" w:rsidRPr="007C5752" w:rsidRDefault="00963A41" w:rsidP="0039425B">
      <w:pPr>
        <w:pStyle w:val="Heading4numbered"/>
        <w:rPr>
          <w:lang w:val="en-GB"/>
        </w:rPr>
      </w:pPr>
      <w:bookmarkStart w:id="3519" w:name="_Toc200492318"/>
      <w:bookmarkStart w:id="3520" w:name="_Toc202536190"/>
      <w:r w:rsidRPr="007C5752">
        <w:rPr>
          <w:lang w:val="en-GB"/>
        </w:rPr>
        <w:t>General</w:t>
      </w:r>
      <w:bookmarkEnd w:id="3519"/>
      <w:bookmarkEnd w:id="3520"/>
    </w:p>
    <w:p w14:paraId="0B7DE78D" w14:textId="77777777" w:rsidR="00E50F40" w:rsidRPr="007C5752" w:rsidRDefault="00E50F40" w:rsidP="00575005">
      <w:pPr>
        <w:pStyle w:val="RequirementList"/>
      </w:pPr>
      <w:bookmarkStart w:id="3521" w:name="_Ref195005601"/>
      <w:bookmarkStart w:id="3522" w:name="_Toc200492320"/>
      <w:r w:rsidRPr="007C5752">
        <w:t xml:space="preserve">The </w:t>
      </w:r>
      <w:r w:rsidR="00CB1438" w:rsidRPr="007C5752">
        <w:t>Contractor</w:t>
      </w:r>
      <w:r w:rsidRPr="007C5752">
        <w:t xml:space="preserve"> shall supply a detailed list of the network ports and protocols necessary for the correct functionality of their system and application</w:t>
      </w:r>
      <w:bookmarkEnd w:id="3521"/>
      <w:r w:rsidR="00E50CBD" w:rsidRPr="007C5752">
        <w:t>.</w:t>
      </w:r>
      <w:r w:rsidR="00D82D1A" w:rsidRPr="007C5752">
        <w:t>)</w:t>
      </w:r>
      <w:bookmarkEnd w:id="3522"/>
    </w:p>
    <w:p w14:paraId="7828B4C1" w14:textId="77777777" w:rsidR="00E50F40" w:rsidRPr="007C5752" w:rsidRDefault="00E50F40" w:rsidP="00575005">
      <w:pPr>
        <w:pStyle w:val="RequirementList"/>
      </w:pPr>
      <w:bookmarkStart w:id="3523" w:name="_Toc200492321"/>
      <w:r w:rsidRPr="007C5752">
        <w:t xml:space="preserve">The </w:t>
      </w:r>
      <w:r w:rsidR="00CB1438" w:rsidRPr="007C5752">
        <w:t>Contractor</w:t>
      </w:r>
      <w:r w:rsidRPr="007C5752">
        <w:t xml:space="preserve"> shall be responsible for configuring the necessary network elements based on the inventory of network ports, protocols, internal and external applications.</w:t>
      </w:r>
      <w:bookmarkEnd w:id="3523"/>
    </w:p>
    <w:p w14:paraId="4CAB5A95" w14:textId="77777777" w:rsidR="002D697C" w:rsidRPr="007C5752" w:rsidRDefault="002D697C" w:rsidP="00575005">
      <w:pPr>
        <w:pStyle w:val="RequirementList"/>
      </w:pPr>
      <w:bookmarkStart w:id="3524" w:name="_Ref195005796"/>
      <w:bookmarkStart w:id="3525" w:name="_Toc200492322"/>
      <w:r w:rsidRPr="007C5752">
        <w:t xml:space="preserve">The Contractor shall use IP address ranges for the </w:t>
      </w:r>
      <w:r w:rsidR="00D97476" w:rsidRPr="007C5752">
        <w:t>QPLANT:CIS</w:t>
      </w:r>
      <w:r w:rsidRPr="007C5752">
        <w:t xml:space="preserve"> as provided by the customer</w:t>
      </w:r>
      <w:r w:rsidR="00E50CBD" w:rsidRPr="007C5752">
        <w:t xml:space="preserve">.  </w:t>
      </w:r>
      <w:r w:rsidRPr="007C5752">
        <w:t>This includes equipment in Level 0 of the Perdue model</w:t>
      </w:r>
      <w:r w:rsidR="00E50CBD" w:rsidRPr="007C5752">
        <w:t xml:space="preserve">.  </w:t>
      </w:r>
      <w:r w:rsidRPr="007C5752">
        <w:t>These ranges will be pre-assigned by MIT to ensure consistency with the overall network architecture and addressing schemes</w:t>
      </w:r>
      <w:r w:rsidR="00E50CBD" w:rsidRPr="007C5752">
        <w:t xml:space="preserve">.  </w:t>
      </w:r>
      <w:r w:rsidRPr="007C5752">
        <w:t>The Contractor is responsible for implementing the provided IP ranges without deviation, and any additional IP requirements shall be communicated to and approved by MIT prior to implementation</w:t>
      </w:r>
      <w:r w:rsidR="007A2C67" w:rsidRPr="007C5752">
        <w:t xml:space="preserve">.  </w:t>
      </w:r>
      <w:r w:rsidRPr="007C5752">
        <w:t>Additionally, the Contractor shall document the use of the assigned IP ranges for each device and submit this documentation to MIT upon completing the configuration</w:t>
      </w:r>
      <w:r w:rsidR="00352FF0" w:rsidRPr="007C5752">
        <w:t xml:space="preserve">.  </w:t>
      </w:r>
      <w:r w:rsidRPr="007C5752">
        <w:t xml:space="preserve">MIT </w:t>
      </w:r>
      <w:r w:rsidRPr="007C5752">
        <w:lastRenderedPageBreak/>
        <w:t>reserves the right to audit the Contractor's implementation to ensure adherence to the assigned IP ranges and n</w:t>
      </w:r>
      <w:r w:rsidR="00D51242" w:rsidRPr="007C5752">
        <w:t>etwork configuration standards.</w:t>
      </w:r>
      <w:bookmarkStart w:id="3526" w:name="_Toc97036591"/>
      <w:bookmarkEnd w:id="3524"/>
      <w:bookmarkEnd w:id="3525"/>
    </w:p>
    <w:p w14:paraId="64BED361" w14:textId="77777777" w:rsidR="0024074D" w:rsidRPr="007C5752" w:rsidRDefault="0024074D" w:rsidP="00575005">
      <w:pPr>
        <w:pStyle w:val="RequirementList"/>
      </w:pPr>
      <w:bookmarkStart w:id="3527" w:name="_Toc200492323"/>
      <w:bookmarkStart w:id="3528" w:name="_Ref194421129"/>
      <w:r w:rsidRPr="007C5752">
        <w:t xml:space="preserve">Where a Software Component can be upgraded, the </w:t>
      </w:r>
      <w:r w:rsidR="00D97476" w:rsidRPr="007C5752">
        <w:t>QPLANT:CIS</w:t>
      </w:r>
      <w:r w:rsidRPr="007C5752">
        <w:t xml:space="preserve"> shall support an upgrade procedure which can be automated as script(s), without the need for an Internet connection</w:t>
      </w:r>
      <w:r w:rsidR="00E50CBD" w:rsidRPr="007C5752">
        <w:t xml:space="preserve">.  </w:t>
      </w:r>
      <w:r w:rsidRPr="007C5752">
        <w:t xml:space="preserve">A list of required tools </w:t>
      </w:r>
      <w:r w:rsidR="00CA601A" w:rsidRPr="007C5752">
        <w:t>must</w:t>
      </w:r>
      <w:r w:rsidRPr="007C5752">
        <w:t xml:space="preserve"> be provided</w:t>
      </w:r>
      <w:r w:rsidR="00E50CBD" w:rsidRPr="007C5752">
        <w:t xml:space="preserve">. </w:t>
      </w:r>
      <w:bookmarkEnd w:id="3527"/>
      <w:bookmarkEnd w:id="3528"/>
    </w:p>
    <w:p w14:paraId="6EDF00F5" w14:textId="77777777" w:rsidR="00E50F40" w:rsidRPr="007C5752" w:rsidRDefault="00E50F40" w:rsidP="0039425B">
      <w:pPr>
        <w:pStyle w:val="Heading4numbered"/>
        <w:rPr>
          <w:lang w:val="en-GB"/>
        </w:rPr>
      </w:pPr>
      <w:bookmarkStart w:id="3529" w:name="_Toc200492325"/>
      <w:bookmarkStart w:id="3530" w:name="_Toc202536191"/>
      <w:r w:rsidRPr="007C5752">
        <w:rPr>
          <w:lang w:val="en-GB"/>
        </w:rPr>
        <w:t>Services</w:t>
      </w:r>
      <w:bookmarkEnd w:id="3529"/>
      <w:bookmarkEnd w:id="3530"/>
    </w:p>
    <w:p w14:paraId="7C34B960" w14:textId="77777777" w:rsidR="00944989" w:rsidRPr="007C5752" w:rsidRDefault="00944989" w:rsidP="00575005">
      <w:pPr>
        <w:pStyle w:val="RequirementList"/>
      </w:pPr>
      <w:bookmarkStart w:id="3531" w:name="_Ref195006192"/>
      <w:bookmarkStart w:id="3532" w:name="_Toc200492326"/>
      <w:r w:rsidRPr="007C5752">
        <w:t>Where backup of a system is required, for each system following shall be defined</w:t>
      </w:r>
      <w:r w:rsidR="0097258D" w:rsidRPr="007C5752">
        <w:t xml:space="preserve"> </w:t>
      </w:r>
      <w:r w:rsidR="0043241A" w:rsidRPr="007C5752">
        <w:t xml:space="preserve">DD5 </w:t>
      </w:r>
      <w:r w:rsidR="0097258D" w:rsidRPr="007C5752">
        <w:t>()</w:t>
      </w:r>
      <w:r w:rsidRPr="007C5752">
        <w:t>:</w:t>
      </w:r>
      <w:bookmarkEnd w:id="3531"/>
      <w:bookmarkEnd w:id="3532"/>
    </w:p>
    <w:p w14:paraId="0DB89A2E" w14:textId="77777777" w:rsidR="00944989" w:rsidRPr="007C5752" w:rsidRDefault="00944989" w:rsidP="00AB6CBC">
      <w:pPr>
        <w:pStyle w:val="RequirementList"/>
        <w:numPr>
          <w:ilvl w:val="0"/>
          <w:numId w:val="27"/>
        </w:numPr>
        <w:rPr>
          <w:shd w:val="clear" w:color="auto" w:fill="FFFFFF"/>
        </w:rPr>
      </w:pPr>
      <w:bookmarkStart w:id="3533" w:name="_Toc200492327"/>
      <w:r w:rsidRPr="007C5752">
        <w:rPr>
          <w:shd w:val="clear" w:color="auto" w:fill="FFFFFF"/>
        </w:rPr>
        <w:t xml:space="preserve">a clear list of all folders, files, databases, </w:t>
      </w:r>
      <w:r w:rsidR="001B6C41" w:rsidRPr="007C5752">
        <w:rPr>
          <w:shd w:val="clear" w:color="auto" w:fill="FFFFFF"/>
        </w:rPr>
        <w:t>...</w:t>
      </w:r>
      <w:r w:rsidRPr="007C5752">
        <w:rPr>
          <w:shd w:val="clear" w:color="auto" w:fill="FFFFFF"/>
        </w:rPr>
        <w:t xml:space="preserve"> that are to be included in a backup</w:t>
      </w:r>
      <w:bookmarkEnd w:id="3533"/>
    </w:p>
    <w:p w14:paraId="7DFF8563" w14:textId="77777777" w:rsidR="00944989" w:rsidRPr="007C5752" w:rsidRDefault="00944989" w:rsidP="00AB6CBC">
      <w:pPr>
        <w:pStyle w:val="RequirementList"/>
        <w:numPr>
          <w:ilvl w:val="0"/>
          <w:numId w:val="27"/>
        </w:numPr>
        <w:rPr>
          <w:shd w:val="clear" w:color="auto" w:fill="FFFFFF"/>
        </w:rPr>
      </w:pPr>
      <w:bookmarkStart w:id="3534" w:name="_Toc200492328"/>
      <w:r w:rsidRPr="007C5752">
        <w:rPr>
          <w:shd w:val="clear" w:color="auto" w:fill="FFFFFF"/>
        </w:rPr>
        <w:t>a document describing the backup and restore process</w:t>
      </w:r>
      <w:bookmarkEnd w:id="3534"/>
    </w:p>
    <w:p w14:paraId="4EAD2D63" w14:textId="77777777" w:rsidR="00944989" w:rsidRPr="007C5752" w:rsidRDefault="00944989" w:rsidP="00AB6CBC">
      <w:pPr>
        <w:pStyle w:val="RequirementList"/>
        <w:numPr>
          <w:ilvl w:val="0"/>
          <w:numId w:val="27"/>
        </w:numPr>
        <w:rPr>
          <w:shd w:val="clear" w:color="auto" w:fill="FFFFFF"/>
        </w:rPr>
      </w:pPr>
      <w:bookmarkStart w:id="3535" w:name="_Toc200492329"/>
      <w:r w:rsidRPr="007C5752">
        <w:rPr>
          <w:shd w:val="clear" w:color="auto" w:fill="FFFFFF"/>
        </w:rPr>
        <w:t xml:space="preserve">any script(s) required to perform </w:t>
      </w:r>
      <w:r w:rsidR="000D266F" w:rsidRPr="007C5752">
        <w:rPr>
          <w:shd w:val="clear" w:color="auto" w:fill="FFFFFF"/>
        </w:rPr>
        <w:t>these backups</w:t>
      </w:r>
      <w:r w:rsidRPr="007C5752">
        <w:rPr>
          <w:shd w:val="clear" w:color="auto" w:fill="FFFFFF"/>
        </w:rPr>
        <w:t xml:space="preserve"> and restore actions</w:t>
      </w:r>
      <w:bookmarkEnd w:id="3535"/>
    </w:p>
    <w:p w14:paraId="64B303B5" w14:textId="77777777" w:rsidR="00944989" w:rsidRPr="007C5752" w:rsidRDefault="00944989" w:rsidP="00575005">
      <w:pPr>
        <w:pStyle w:val="RequirementList"/>
      </w:pPr>
      <w:bookmarkStart w:id="3536" w:name="_Toc200492330"/>
      <w:r w:rsidRPr="007C5752">
        <w:t>Where the system has an operating system, the System shall support monitoring by at least one of the protocols mentioned in the MIT interface catalogue chapter "Monitoring"</w:t>
      </w:r>
      <w:r w:rsidR="00E50CBD" w:rsidRPr="007C5752">
        <w:t xml:space="preserve">.  </w:t>
      </w:r>
      <w:bookmarkEnd w:id="3536"/>
    </w:p>
    <w:p w14:paraId="42A2214D" w14:textId="77777777" w:rsidR="00944989" w:rsidRPr="007C5752" w:rsidRDefault="00944989" w:rsidP="00575005">
      <w:pPr>
        <w:pStyle w:val="RequirementList"/>
      </w:pPr>
      <w:bookmarkStart w:id="3537" w:name="_Toc200492331"/>
      <w:r w:rsidRPr="007C5752">
        <w:t>Where the system has no operating system and requires authorization, the System shall support authorization by at least one of the protocols mentioned in the MIT interface catalogue chapter "Authorization and security"</w:t>
      </w:r>
      <w:r w:rsidR="00E50CBD" w:rsidRPr="007C5752">
        <w:t xml:space="preserve">.  </w:t>
      </w:r>
      <w:bookmarkEnd w:id="3537"/>
    </w:p>
    <w:p w14:paraId="60E46C0D" w14:textId="77777777" w:rsidR="00944989" w:rsidRPr="007C5752" w:rsidRDefault="00944989" w:rsidP="00575005">
      <w:pPr>
        <w:pStyle w:val="RequirementList"/>
      </w:pPr>
      <w:bookmarkStart w:id="3538" w:name="_Toc200492332"/>
      <w:r w:rsidRPr="007C5752">
        <w:t>Where the System has an operating system, the System shall support authorization by at least one of the protocols mentioned in the MIT interface catalogue chapter "Authorization and security"</w:t>
      </w:r>
      <w:r w:rsidR="00E50CBD" w:rsidRPr="007C5752">
        <w:t xml:space="preserve">.  </w:t>
      </w:r>
      <w:bookmarkEnd w:id="3538"/>
    </w:p>
    <w:p w14:paraId="361209D6" w14:textId="77777777" w:rsidR="00944989" w:rsidRPr="007C5752" w:rsidRDefault="00944989" w:rsidP="00575005">
      <w:pPr>
        <w:pStyle w:val="RequirementList"/>
      </w:pPr>
      <w:bookmarkStart w:id="3539" w:name="_Toc200492333"/>
      <w:r w:rsidRPr="007C5752">
        <w:t>Where the system has no operating system and requires authentication, the System shall support authentication by at least one of the protocols mentioned in the MIT interface catalogue chapter "Authentication"</w:t>
      </w:r>
      <w:r w:rsidR="00E50CBD" w:rsidRPr="007C5752">
        <w:t xml:space="preserve">.  </w:t>
      </w:r>
      <w:bookmarkEnd w:id="3539"/>
    </w:p>
    <w:p w14:paraId="6D102BC9" w14:textId="77777777" w:rsidR="00944989" w:rsidRPr="007C5752" w:rsidRDefault="00944989" w:rsidP="00575005">
      <w:pPr>
        <w:pStyle w:val="RequirementList"/>
      </w:pPr>
      <w:bookmarkStart w:id="3540" w:name="_Toc200492334"/>
      <w:r w:rsidRPr="007C5752">
        <w:t>Where the System has an operating system which requires authentication, the System shall support authentication by at least one of the protocols mentioned in the MIT interface catalogue chapter "Authentication"</w:t>
      </w:r>
      <w:r w:rsidR="00E50CBD" w:rsidRPr="007C5752">
        <w:t xml:space="preserve">.  </w:t>
      </w:r>
      <w:r w:rsidRPr="007C5752">
        <w:t>Ref. SCK\55564083</w:t>
      </w:r>
      <w:bookmarkEnd w:id="3540"/>
    </w:p>
    <w:p w14:paraId="206C9E14" w14:textId="77777777" w:rsidR="00944989" w:rsidRPr="007C5752" w:rsidRDefault="00944989" w:rsidP="00575005">
      <w:pPr>
        <w:pStyle w:val="RequirementList"/>
      </w:pPr>
      <w:bookmarkStart w:id="3541" w:name="_Toc200492335"/>
      <w:r w:rsidRPr="007C5752">
        <w:t>The System shall support network addressing service by at least one of the protocols mentioned in the MIT interface catalogue chapter "Network addressing service"</w:t>
      </w:r>
      <w:r w:rsidR="00E50CBD" w:rsidRPr="007C5752">
        <w:t xml:space="preserve">.  </w:t>
      </w:r>
      <w:bookmarkEnd w:id="3541"/>
    </w:p>
    <w:p w14:paraId="01F93A03" w14:textId="77777777" w:rsidR="00944989" w:rsidRPr="007C5752" w:rsidRDefault="00944989" w:rsidP="00575005">
      <w:pPr>
        <w:pStyle w:val="RequirementList"/>
      </w:pPr>
      <w:bookmarkStart w:id="3542" w:name="_Toc200492336"/>
      <w:r w:rsidRPr="007C5752">
        <w:t>The System shall support network naming service by at least one of the protocols mentioned in the MIT interface catalogue chapter "Network naming service"</w:t>
      </w:r>
      <w:r w:rsidR="00E50CBD" w:rsidRPr="007C5752">
        <w:t xml:space="preserve">.  </w:t>
      </w:r>
      <w:bookmarkEnd w:id="3542"/>
    </w:p>
    <w:p w14:paraId="51334946" w14:textId="77777777" w:rsidR="00944989" w:rsidRPr="007C5752" w:rsidRDefault="00944989" w:rsidP="00575005">
      <w:pPr>
        <w:pStyle w:val="RequirementList"/>
      </w:pPr>
      <w:bookmarkStart w:id="3543" w:name="_Toc200492337"/>
      <w:r w:rsidRPr="007C5752">
        <w:t xml:space="preserve">The </w:t>
      </w:r>
      <w:r w:rsidR="00CB1438" w:rsidRPr="007C5752">
        <w:t>Contractor</w:t>
      </w:r>
      <w:r w:rsidRPr="007C5752">
        <w:t xml:space="preserve"> </w:t>
      </w:r>
      <w:r w:rsidR="00F336BF" w:rsidRPr="007C5752">
        <w:t>shall</w:t>
      </w:r>
      <w:r w:rsidRPr="007C5752">
        <w:t xml:space="preserve"> implement a mechanism for automatic IP address assignment based on MAC addresses whenever possible, utilizing DHCP services to ensure efficient and consistent configuration</w:t>
      </w:r>
      <w:r w:rsidR="00E50CBD" w:rsidRPr="007C5752">
        <w:t xml:space="preserve">.  </w:t>
      </w:r>
      <w:r w:rsidRPr="007C5752">
        <w:t xml:space="preserve">In scenarios where DHCP is not feasible, the </w:t>
      </w:r>
      <w:r w:rsidR="00CB1438" w:rsidRPr="007C5752">
        <w:t>Contractor</w:t>
      </w:r>
      <w:r w:rsidRPr="007C5752">
        <w:t xml:space="preserve"> </w:t>
      </w:r>
      <w:r w:rsidR="00F336BF" w:rsidRPr="007C5752">
        <w:t>shall</w:t>
      </w:r>
      <w:r w:rsidRPr="007C5752">
        <w:t xml:space="preserve"> configure static IP addresses in accordance with MIT's assigned IP ranges</w:t>
      </w:r>
      <w:r w:rsidR="007A2C67" w:rsidRPr="007C5752">
        <w:t xml:space="preserve">.  </w:t>
      </w:r>
      <w:r w:rsidRPr="007C5752">
        <w:t xml:space="preserve">All configurations </w:t>
      </w:r>
      <w:r w:rsidR="00F336BF" w:rsidRPr="007C5752">
        <w:t>shall</w:t>
      </w:r>
      <w:r w:rsidRPr="007C5752">
        <w:t xml:space="preserve"> align with MIT's network architecture standards to ensure seamless integration and avoid IP conflicts.</w:t>
      </w:r>
      <w:bookmarkEnd w:id="3543"/>
    </w:p>
    <w:p w14:paraId="378EE783" w14:textId="77777777" w:rsidR="00944989" w:rsidRPr="007C5752" w:rsidRDefault="00944989" w:rsidP="00575005">
      <w:pPr>
        <w:pStyle w:val="RequirementList"/>
      </w:pPr>
      <w:bookmarkStart w:id="3544" w:name="_Ref196841990"/>
      <w:bookmarkStart w:id="3545" w:name="_Toc200492338"/>
      <w:r w:rsidRPr="007C5752">
        <w:t xml:space="preserve">The </w:t>
      </w:r>
      <w:r w:rsidR="00CB1438" w:rsidRPr="007C5752">
        <w:t>Contractor</w:t>
      </w:r>
      <w:r w:rsidRPr="007C5752">
        <w:t xml:space="preserve"> </w:t>
      </w:r>
      <w:r w:rsidR="00F336BF" w:rsidRPr="007C5752">
        <w:t>shall</w:t>
      </w:r>
      <w:r w:rsidRPr="007C5752">
        <w:t xml:space="preserve"> provide a comprehensive list of all devices, including their respective MAC addresses, prior to configuring the network</w:t>
      </w:r>
      <w:r w:rsidR="00E50CBD" w:rsidRPr="007C5752">
        <w:t xml:space="preserve">.  </w:t>
      </w:r>
      <w:r w:rsidRPr="007C5752">
        <w:t>This list is crucial for tracking and managing devices, especially when configuring static IP addresses or ensuring proper DHCP assignment</w:t>
      </w:r>
      <w:bookmarkEnd w:id="3544"/>
      <w:r w:rsidR="00E50CBD" w:rsidRPr="007C5752">
        <w:t xml:space="preserve">.  </w:t>
      </w:r>
      <w:bookmarkEnd w:id="3545"/>
    </w:p>
    <w:p w14:paraId="00545859" w14:textId="77777777" w:rsidR="00944989" w:rsidRPr="007C5752" w:rsidRDefault="00944989" w:rsidP="00575005">
      <w:pPr>
        <w:pStyle w:val="RequirementList"/>
      </w:pPr>
      <w:bookmarkStart w:id="3546" w:name="_Ref196842224"/>
      <w:bookmarkStart w:id="3547" w:name="_Toc200492339"/>
      <w:r w:rsidRPr="007C5752">
        <w:t xml:space="preserve">If a device is DHCP-capable but not configured for DHCP, the </w:t>
      </w:r>
      <w:r w:rsidR="00CB1438" w:rsidRPr="007C5752">
        <w:t>Contractor</w:t>
      </w:r>
      <w:r w:rsidRPr="007C5752">
        <w:t xml:space="preserve"> </w:t>
      </w:r>
      <w:r w:rsidR="00F336BF" w:rsidRPr="007C5752">
        <w:t>shall</w:t>
      </w:r>
      <w:r w:rsidRPr="007C5752">
        <w:t xml:space="preserve"> provide a detailed procedure for enabling and configuring DHCP on the device</w:t>
      </w:r>
      <w:r w:rsidR="00E50CBD" w:rsidRPr="007C5752">
        <w:t xml:space="preserve">.  </w:t>
      </w:r>
      <w:r w:rsidRPr="007C5752">
        <w:t xml:space="preserve">The procedure </w:t>
      </w:r>
      <w:r w:rsidR="00F336BF" w:rsidRPr="007C5752">
        <w:t xml:space="preserve">shall </w:t>
      </w:r>
      <w:r w:rsidRPr="007C5752">
        <w:t>include all necessary steps for ensuring proper DHCP functionality, such as network settings, IP lease time configuration, and alignment with MIT’s DHCP service and network standards</w:t>
      </w:r>
      <w:bookmarkEnd w:id="3546"/>
      <w:r w:rsidR="00E50CBD" w:rsidRPr="007C5752">
        <w:t xml:space="preserve">.  </w:t>
      </w:r>
      <w:bookmarkEnd w:id="3547"/>
    </w:p>
    <w:p w14:paraId="3ECDF3F2" w14:textId="77777777" w:rsidR="00944989" w:rsidRPr="007C5752" w:rsidRDefault="00944989" w:rsidP="007A5FCE">
      <w:pPr>
        <w:pStyle w:val="Heading4numbered"/>
        <w:rPr>
          <w:lang w:val="en-GB"/>
        </w:rPr>
      </w:pPr>
      <w:bookmarkStart w:id="3548" w:name="_Toc200492340"/>
      <w:bookmarkStart w:id="3549" w:name="_Toc202536192"/>
      <w:r w:rsidRPr="007C5752">
        <w:rPr>
          <w:lang w:val="en-GB"/>
        </w:rPr>
        <w:t>Infrastructure</w:t>
      </w:r>
      <w:bookmarkEnd w:id="3548"/>
      <w:bookmarkEnd w:id="3549"/>
    </w:p>
    <w:p w14:paraId="29FE2105" w14:textId="0CA0D960" w:rsidR="00230119" w:rsidRPr="007C5752" w:rsidRDefault="00230119" w:rsidP="00070871">
      <w:pPr>
        <w:pStyle w:val="regular"/>
      </w:pPr>
      <w:bookmarkStart w:id="3550" w:name="_Toc200492341"/>
      <w:r w:rsidRPr="007C5752">
        <w:t>An aggregation network ensures high reliability and performance by implementing redundancy to minimize downtime and enable fast recovery during faults.  Redundant connections ensure continuous backbone network availability by enabling quick failover during link failures, minimizing disruptions, and maintaining system stability.</w:t>
      </w:r>
    </w:p>
    <w:p w14:paraId="7E146BCB" w14:textId="2D9CCF1D" w:rsidR="00944989" w:rsidRPr="007C5752" w:rsidRDefault="00944989" w:rsidP="00575005">
      <w:pPr>
        <w:pStyle w:val="RequirementList"/>
      </w:pPr>
      <w:r w:rsidRPr="007C5752">
        <w:t xml:space="preserve">The aggregation network </w:t>
      </w:r>
      <w:r w:rsidR="00840D73" w:rsidRPr="007C5752">
        <w:t>shall</w:t>
      </w:r>
      <w:r w:rsidRPr="007C5752">
        <w:t xml:space="preserve"> use a redundant ring topology, with a dedicated redundancy manager and client switches</w:t>
      </w:r>
      <w:r w:rsidR="0007473A" w:rsidRPr="007C5752">
        <w:t xml:space="preserve">.  </w:t>
      </w:r>
      <w:r w:rsidRPr="007C5752">
        <w:t xml:space="preserve">The network </w:t>
      </w:r>
      <w:r w:rsidR="00840D73" w:rsidRPr="007C5752">
        <w:t>shall</w:t>
      </w:r>
      <w:r w:rsidRPr="007C5752">
        <w:t xml:space="preserve"> automatically reconfigure within 300 ms in case of interruptions</w:t>
      </w:r>
      <w:r w:rsidR="007A2C67" w:rsidRPr="007C5752">
        <w:t xml:space="preserve">.  </w:t>
      </w:r>
      <w:r w:rsidRPr="007C5752">
        <w:t xml:space="preserve">Redundant connections to the backbone </w:t>
      </w:r>
      <w:r w:rsidR="00840D73" w:rsidRPr="007C5752">
        <w:t>shall</w:t>
      </w:r>
      <w:r w:rsidRPr="007C5752">
        <w:t xml:space="preserve"> be established using a master/slave configuration, ensuring failover times under 300 ms</w:t>
      </w:r>
      <w:r w:rsidR="007A2C67" w:rsidRPr="007C5752">
        <w:t xml:space="preserve">.  </w:t>
      </w:r>
      <w:r w:rsidRPr="007C5752">
        <w:t xml:space="preserve">All links within the aggregation network, including connections to the backbone and cell </w:t>
      </w:r>
      <w:r w:rsidRPr="007C5752">
        <w:lastRenderedPageBreak/>
        <w:t xml:space="preserve">networks, </w:t>
      </w:r>
      <w:r w:rsidR="00840D73" w:rsidRPr="007C5752">
        <w:t>shall</w:t>
      </w:r>
      <w:r w:rsidRPr="007C5752">
        <w:t xml:space="preserve"> support 1 Gbit/s bandwidth</w:t>
      </w:r>
      <w:r w:rsidR="00E50CBD" w:rsidRPr="007C5752">
        <w:t xml:space="preserve">.  </w:t>
      </w:r>
      <w:r w:rsidRPr="007C5752">
        <w:t xml:space="preserve">The network design </w:t>
      </w:r>
      <w:r w:rsidR="00356D2B" w:rsidRPr="007C5752">
        <w:t>s</w:t>
      </w:r>
      <w:r w:rsidR="00840D73" w:rsidRPr="007C5752">
        <w:t>hall</w:t>
      </w:r>
      <w:r w:rsidRPr="007C5752">
        <w:t xml:space="preserve"> incorporate fault recovery mechanisms to reroute traffic in the event of failures, ensuring uninterrupted data flow</w:t>
      </w:r>
      <w:r w:rsidR="007A2C67" w:rsidRPr="007C5752">
        <w:t xml:space="preserve">.  </w:t>
      </w:r>
      <w:bookmarkEnd w:id="3550"/>
    </w:p>
    <w:p w14:paraId="70785403" w14:textId="77777777" w:rsidR="00944989" w:rsidRPr="007C5752" w:rsidRDefault="00944989" w:rsidP="00575005">
      <w:pPr>
        <w:pStyle w:val="RequirementList"/>
        <w:rPr>
          <w:color w:val="034694" w:themeColor="accent4"/>
        </w:rPr>
      </w:pPr>
      <w:bookmarkStart w:id="3551" w:name="_Toc200492342"/>
      <w:r w:rsidRPr="007C5752">
        <w:t xml:space="preserve">The </w:t>
      </w:r>
      <w:r w:rsidR="00D97476" w:rsidRPr="007C5752">
        <w:t>QPLANT:CIS</w:t>
      </w:r>
      <w:r w:rsidRPr="007C5752">
        <w:t xml:space="preserve"> </w:t>
      </w:r>
      <w:r w:rsidR="00840D73" w:rsidRPr="007C5752">
        <w:t>shall</w:t>
      </w:r>
      <w:r w:rsidRPr="007C5752">
        <w:t xml:space="preserve"> establish redundant connections to the backbone network using standby redundancy</w:t>
      </w:r>
      <w:r w:rsidR="007A2C67" w:rsidRPr="007C5752">
        <w:t xml:space="preserve">.  </w:t>
      </w:r>
      <w:r w:rsidRPr="007C5752">
        <w:t xml:space="preserve">Each connection </w:t>
      </w:r>
      <w:r w:rsidR="00840D73" w:rsidRPr="007C5752">
        <w:t>shall</w:t>
      </w:r>
      <w:r w:rsidRPr="007C5752">
        <w:t xml:space="preserve"> include a master and backup device, with failover mechanisms ensuring that if one de</w:t>
      </w:r>
      <w:r w:rsidR="00D559E4" w:rsidRPr="007C5752">
        <w:t>²</w:t>
      </w:r>
      <w:r w:rsidRPr="007C5752">
        <w:t>vice or connection fails, the other takes over seamlessly</w:t>
      </w:r>
      <w:r w:rsidR="00E50CBD" w:rsidRPr="007C5752">
        <w:t xml:space="preserve">.  </w:t>
      </w:r>
      <w:r w:rsidRPr="007C5752">
        <w:t xml:space="preserve">The failover time </w:t>
      </w:r>
      <w:r w:rsidR="00840D73" w:rsidRPr="007C5752">
        <w:t>shall</w:t>
      </w:r>
      <w:r w:rsidRPr="007C5752">
        <w:t xml:space="preserve"> be deterministic, with a maximum duration of 300 ms to minimize downtime</w:t>
      </w:r>
      <w:r w:rsidR="007A2C67" w:rsidRPr="007C5752">
        <w:t xml:space="preserve">.  </w:t>
      </w:r>
      <w:r w:rsidRPr="007C5752">
        <w:rPr>
          <w:color w:val="034694" w:themeColor="accent4"/>
        </w:rPr>
        <w:t xml:space="preserve"> </w:t>
      </w:r>
      <w:bookmarkEnd w:id="3551"/>
    </w:p>
    <w:p w14:paraId="533BEE4D" w14:textId="77777777" w:rsidR="00944989" w:rsidRPr="007C5752" w:rsidRDefault="00944989" w:rsidP="007A5FCE">
      <w:pPr>
        <w:pStyle w:val="Heading4numbered"/>
        <w:rPr>
          <w:lang w:val="en-GB"/>
        </w:rPr>
      </w:pPr>
      <w:bookmarkStart w:id="3552" w:name="_Toc200492343"/>
      <w:bookmarkStart w:id="3553" w:name="_Toc202536193"/>
      <w:r w:rsidRPr="007C5752">
        <w:rPr>
          <w:lang w:val="en-GB"/>
        </w:rPr>
        <w:t>Security</w:t>
      </w:r>
      <w:bookmarkEnd w:id="3552"/>
      <w:bookmarkEnd w:id="3553"/>
    </w:p>
    <w:p w14:paraId="3D31D983" w14:textId="77777777" w:rsidR="00371932" w:rsidRPr="007C5752" w:rsidRDefault="00371932" w:rsidP="00575005">
      <w:pPr>
        <w:pStyle w:val="RequirementList"/>
      </w:pPr>
      <w:bookmarkStart w:id="3554" w:name="_Toc200492344"/>
      <w:r w:rsidRPr="007C5752">
        <w:t xml:space="preserve">The </w:t>
      </w:r>
      <w:r w:rsidR="00CB1438" w:rsidRPr="007C5752">
        <w:t>Contractor</w:t>
      </w:r>
      <w:r w:rsidRPr="007C5752">
        <w:t xml:space="preserve"> shall comply with the </w:t>
      </w:r>
      <w:r w:rsidR="0085540D" w:rsidRPr="007C5752">
        <w:t>SCK CEN</w:t>
      </w:r>
      <w:r w:rsidR="007934A1" w:rsidRPr="007C5752">
        <w:t xml:space="preserve"> </w:t>
      </w:r>
      <w:r w:rsidRPr="007C5752">
        <w:t>cybersecurity policy, ensuring alignment with the IAEA NSS17 (Nuclear Security Series), ISO 27001 (Information Security Management), and IEC 62443 (Industrial Communication Networks – Network and System Security) standards</w:t>
      </w:r>
      <w:r w:rsidR="007A2C67" w:rsidRPr="007C5752">
        <w:t xml:space="preserve">.  </w:t>
      </w:r>
      <w:r w:rsidRPr="007C5752">
        <w:t>This includes implementing required security controls, risk management processes, and incident response protocols as outlined by these frameworks.</w:t>
      </w:r>
      <w:bookmarkEnd w:id="3554"/>
    </w:p>
    <w:p w14:paraId="3C7252C1" w14:textId="77777777" w:rsidR="00371932" w:rsidRPr="007C5752" w:rsidRDefault="00371932" w:rsidP="00575005">
      <w:pPr>
        <w:pStyle w:val="RequirementList"/>
      </w:pPr>
      <w:bookmarkStart w:id="3555" w:name="_Toc200492345"/>
      <w:bookmarkStart w:id="3556" w:name="_Ref196904142"/>
      <w:r w:rsidRPr="007C5752">
        <w:t>Documentation of the system's security features and their alignment with the client's standards must be provided for review and approval before deployment</w:t>
      </w:r>
      <w:r w:rsidR="00E50CBD" w:rsidRPr="007C5752">
        <w:t xml:space="preserve">.  </w:t>
      </w:r>
      <w:bookmarkEnd w:id="3555"/>
      <w:bookmarkEnd w:id="3556"/>
    </w:p>
    <w:p w14:paraId="08DD79A1" w14:textId="77777777" w:rsidR="00371932" w:rsidRPr="007C5752" w:rsidRDefault="00371932" w:rsidP="00575005">
      <w:pPr>
        <w:pStyle w:val="RequirementList"/>
      </w:pPr>
      <w:bookmarkStart w:id="3557" w:name="_Toc200492346"/>
      <w:r w:rsidRPr="007C5752">
        <w:t xml:space="preserve">The </w:t>
      </w:r>
      <w:r w:rsidR="005B5B49" w:rsidRPr="007C5752">
        <w:t xml:space="preserve">Contractor </w:t>
      </w:r>
      <w:r w:rsidRPr="007C5752">
        <w:t>shall work with the client to verify that the system integrates seamlessly with the client’s existing security infrastructure, including firewalls, VPNs, and any other relevant security tools.</w:t>
      </w:r>
      <w:bookmarkEnd w:id="3557"/>
    </w:p>
    <w:p w14:paraId="338FBBDA" w14:textId="77777777" w:rsidR="00371932" w:rsidRPr="007C5752" w:rsidRDefault="00371932" w:rsidP="00575005">
      <w:pPr>
        <w:pStyle w:val="RequirementList"/>
      </w:pPr>
      <w:bookmarkStart w:id="3558" w:name="_Toc200492347"/>
      <w:r w:rsidRPr="007C5752">
        <w:t xml:space="preserve">The </w:t>
      </w:r>
      <w:r w:rsidR="00CB1438" w:rsidRPr="007C5752">
        <w:t>Contractor</w:t>
      </w:r>
      <w:r w:rsidRPr="007C5752">
        <w:t xml:space="preserve"> shall identify all products and digital elements used in the production plant, including Commercial Off-The-Shelf (COTS) materials and custom-built systems, that fall under the scope of the Cyber Resilience Act</w:t>
      </w:r>
      <w:r w:rsidR="007A2C67" w:rsidRPr="007C5752">
        <w:t xml:space="preserve">.  </w:t>
      </w:r>
      <w:r w:rsidRPr="007C5752">
        <w:t>These products must be evaluated for compliance with the CRA's cybersecurity requirements.</w:t>
      </w:r>
      <w:bookmarkEnd w:id="3558"/>
    </w:p>
    <w:p w14:paraId="2C267409" w14:textId="77777777" w:rsidR="00371932" w:rsidRPr="007C5752" w:rsidRDefault="00371932" w:rsidP="00575005">
      <w:pPr>
        <w:pStyle w:val="RequirementList"/>
      </w:pPr>
      <w:bookmarkStart w:id="3559" w:name="_Toc200492348"/>
      <w:r w:rsidRPr="007C5752">
        <w:t xml:space="preserve">If the </w:t>
      </w:r>
      <w:r w:rsidR="00CB1438" w:rsidRPr="007C5752">
        <w:t>Contractor</w:t>
      </w:r>
      <w:r w:rsidRPr="007C5752">
        <w:t xml:space="preserve"> requires remote access to the plant, he </w:t>
      </w:r>
      <w:r w:rsidR="00D52217" w:rsidRPr="007C5752">
        <w:t>shall</w:t>
      </w:r>
      <w:r w:rsidRPr="007C5752">
        <w:t xml:space="preserve"> utilize the standard solution provided by the customer</w:t>
      </w:r>
      <w:r w:rsidR="007A2C67" w:rsidRPr="007C5752">
        <w:t xml:space="preserve">.  </w:t>
      </w:r>
      <w:r w:rsidRPr="007C5752">
        <w:t>Access will be granted with restricted permissions to ensure that only necessary functions are available, safeguarding the integrity and security of the plant's systems</w:t>
      </w:r>
      <w:r w:rsidR="00E50CBD" w:rsidRPr="007C5752">
        <w:t xml:space="preserve">.  </w:t>
      </w:r>
      <w:r w:rsidRPr="007C5752">
        <w:t xml:space="preserve">The </w:t>
      </w:r>
      <w:r w:rsidR="00CB1438" w:rsidRPr="007C5752">
        <w:t>Contractor</w:t>
      </w:r>
      <w:r w:rsidRPr="007C5752">
        <w:t xml:space="preserve"> is responsible for adhering to the defined access protocols and ensuring compliance with the customer's security policies.</w:t>
      </w:r>
      <w:bookmarkEnd w:id="3559"/>
    </w:p>
    <w:p w14:paraId="2E88AD21" w14:textId="77777777" w:rsidR="00006433" w:rsidRPr="007C5752" w:rsidRDefault="00006433" w:rsidP="007B278F">
      <w:pPr>
        <w:pStyle w:val="Heading2numbered"/>
        <w:keepNext/>
        <w:keepLines/>
        <w:rPr>
          <w:rFonts w:eastAsia="Calibri"/>
        </w:rPr>
      </w:pPr>
      <w:bookmarkStart w:id="3560" w:name="_Ref190799769"/>
      <w:bookmarkStart w:id="3561" w:name="_Toc200492354"/>
      <w:bookmarkStart w:id="3562" w:name="_Toc202536195"/>
      <w:bookmarkStart w:id="3563" w:name="_Toc202536901"/>
      <w:bookmarkStart w:id="3564" w:name="_Toc212194855"/>
      <w:r w:rsidRPr="007C5752">
        <w:rPr>
          <w:rFonts w:eastAsia="Calibri"/>
        </w:rPr>
        <w:t>Interfaces</w:t>
      </w:r>
      <w:bookmarkEnd w:id="3560"/>
      <w:bookmarkEnd w:id="3561"/>
      <w:bookmarkEnd w:id="3562"/>
      <w:bookmarkEnd w:id="3563"/>
      <w:bookmarkEnd w:id="3564"/>
    </w:p>
    <w:p w14:paraId="24BFB6AA" w14:textId="64A13D63" w:rsidR="00A8214D" w:rsidRPr="007C5752" w:rsidRDefault="00A8214D" w:rsidP="00A8214D">
      <w:pPr>
        <w:pStyle w:val="RequirementList"/>
      </w:pPr>
      <w:bookmarkStart w:id="3565" w:name="_Toc200491913"/>
      <w:bookmarkStart w:id="3566" w:name="_Ref201826225"/>
      <w:r w:rsidRPr="007C5752">
        <w:t>or the event of a Loss of Offsite Power (LOOP) to the MINERVA facility, the Contractor shall assume the following utilities are available after a short interruption (few minutes):</w:t>
      </w:r>
      <w:bookmarkEnd w:id="3565"/>
      <w:bookmarkEnd w:id="3566"/>
    </w:p>
    <w:p w14:paraId="69CF55DF" w14:textId="77777777" w:rsidR="00A8214D" w:rsidRPr="007C5752" w:rsidRDefault="00A8214D">
      <w:pPr>
        <w:pStyle w:val="RequirementList"/>
        <w:numPr>
          <w:ilvl w:val="0"/>
          <w:numId w:val="20"/>
        </w:numPr>
      </w:pPr>
      <w:r w:rsidRPr="007C5752">
        <w:t>Up to 350 kW of back-up power (supplied by a diesel generator)</w:t>
      </w:r>
    </w:p>
    <w:p w14:paraId="521E3C1B" w14:textId="77777777" w:rsidR="00A8214D" w:rsidRPr="007C5752" w:rsidRDefault="00A8214D">
      <w:pPr>
        <w:pStyle w:val="RequirementList"/>
        <w:numPr>
          <w:ilvl w:val="0"/>
          <w:numId w:val="20"/>
        </w:numPr>
      </w:pPr>
      <w:r w:rsidRPr="007C5752">
        <w:t>Up to 350 kW of back-up cooling water.</w:t>
      </w:r>
    </w:p>
    <w:p w14:paraId="6CF4A774" w14:textId="77777777" w:rsidR="00A8214D" w:rsidRPr="007C5752" w:rsidRDefault="00A8214D" w:rsidP="00A8214D">
      <w:r w:rsidRPr="007C5752">
        <w:t>The emergency cooling-water header is hydraulically common with the normal WCS cooling-water header but may operate at reduced total flow under emergency conditions.</w:t>
      </w:r>
    </w:p>
    <w:p w14:paraId="557FD949" w14:textId="77777777" w:rsidR="00A8214D" w:rsidRPr="007C5752" w:rsidRDefault="00A8214D" w:rsidP="00A8214D">
      <w:pPr>
        <w:pStyle w:val="regular"/>
      </w:pPr>
    </w:p>
    <w:p w14:paraId="7E57ABDC" w14:textId="77777777" w:rsidR="009304D3" w:rsidRPr="007C5752" w:rsidRDefault="009304D3" w:rsidP="009304D3">
      <w:pPr>
        <w:pStyle w:val="RequirementList"/>
      </w:pPr>
      <w:r w:rsidRPr="007C5752">
        <w:t>The technical interface details of these backup systems shall be co-developed between the Contractor and SCK CEN during the Concept Design Phase and fully defined and documented by the Contractor.</w:t>
      </w:r>
    </w:p>
    <w:p w14:paraId="046904E2" w14:textId="77777777" w:rsidR="009304D3" w:rsidRPr="007C5752" w:rsidRDefault="009304D3">
      <w:pPr>
        <w:pStyle w:val="RequirementList"/>
        <w:numPr>
          <w:ilvl w:val="0"/>
          <w:numId w:val="20"/>
        </w:numPr>
      </w:pPr>
      <w:r w:rsidRPr="007C5752">
        <w:t>Electrical Integration (Emergency Diesel Generator Interface)</w:t>
      </w:r>
    </w:p>
    <w:p w14:paraId="4BED07D3" w14:textId="77777777" w:rsidR="009304D3" w:rsidRPr="007C5752" w:rsidRDefault="009304D3">
      <w:pPr>
        <w:pStyle w:val="RequirementList"/>
        <w:numPr>
          <w:ilvl w:val="1"/>
          <w:numId w:val="21"/>
        </w:numPr>
      </w:pPr>
      <w:r w:rsidRPr="007C5752">
        <w:t>The Contractor shall define the voltage level and switchboard configuration to which the diesel generator supplies power.</w:t>
      </w:r>
    </w:p>
    <w:p w14:paraId="5F520C8E" w14:textId="77777777" w:rsidR="009304D3" w:rsidRPr="007C5752" w:rsidRDefault="009304D3">
      <w:pPr>
        <w:pStyle w:val="RequirementList"/>
        <w:numPr>
          <w:ilvl w:val="1"/>
          <w:numId w:val="21"/>
        </w:numPr>
      </w:pPr>
      <w:r w:rsidRPr="007C5752">
        <w:t>The Contractor shall specify the feeder cable rating, breaker and fuse characteristics, and the applicable earthing scheme in accordance with IEC and local electrical standards.</w:t>
      </w:r>
    </w:p>
    <w:p w14:paraId="69B89ACB" w14:textId="77777777" w:rsidR="009304D3" w:rsidRPr="007C5752" w:rsidRDefault="009304D3">
      <w:pPr>
        <w:pStyle w:val="RequirementList"/>
        <w:numPr>
          <w:ilvl w:val="1"/>
          <w:numId w:val="21"/>
        </w:numPr>
      </w:pPr>
      <w:r w:rsidRPr="007C5752">
        <w:t>The Contractor shall confirm whether the emergency bus shall be radially fed, or whether it shall require an Automatic Transfer Switch with appropriate synchronization capability to re-establish supply post-LOOP.</w:t>
      </w:r>
    </w:p>
    <w:p w14:paraId="6A175D92" w14:textId="77777777" w:rsidR="009304D3" w:rsidRPr="007C5752" w:rsidRDefault="009304D3">
      <w:pPr>
        <w:pStyle w:val="RequirementList"/>
        <w:numPr>
          <w:ilvl w:val="0"/>
          <w:numId w:val="20"/>
        </w:numPr>
      </w:pPr>
      <w:r w:rsidRPr="007C5752">
        <w:t>Cooling Water Provisioning</w:t>
      </w:r>
    </w:p>
    <w:p w14:paraId="1D6DA599" w14:textId="77777777" w:rsidR="009304D3" w:rsidRPr="007C5752" w:rsidRDefault="009304D3">
      <w:pPr>
        <w:pStyle w:val="RequirementList"/>
        <w:numPr>
          <w:ilvl w:val="1"/>
          <w:numId w:val="22"/>
        </w:numPr>
      </w:pPr>
      <w:r w:rsidRPr="007C5752">
        <w:t>The Contractor shall define the operating pressure, temperature, and flow rate of the cooling water available under generator-backed emergency operation.</w:t>
      </w:r>
    </w:p>
    <w:p w14:paraId="1276A637" w14:textId="77777777" w:rsidR="009304D3" w:rsidRPr="007C5752" w:rsidRDefault="009304D3">
      <w:pPr>
        <w:pStyle w:val="RequirementList"/>
        <w:numPr>
          <w:ilvl w:val="1"/>
          <w:numId w:val="22"/>
        </w:numPr>
      </w:pPr>
      <w:r w:rsidRPr="007C5752">
        <w:t>b) The Contractor shall propose the tie-in point, including line size, and shall confirm whether non-return valves or back-pressure controls are required to ensure stable flow during switchover.</w:t>
      </w:r>
    </w:p>
    <w:p w14:paraId="6CD35854" w14:textId="77777777" w:rsidR="009304D3" w:rsidRPr="007C5752" w:rsidRDefault="009304D3" w:rsidP="003306B4">
      <w:pPr>
        <w:pStyle w:val="SysReq3"/>
        <w:ind w:left="0"/>
        <w:rPr>
          <w:lang w:val="en-GB"/>
        </w:rPr>
      </w:pPr>
      <w:r w:rsidRPr="007C5752">
        <w:rPr>
          <w:lang w:val="en-GB"/>
        </w:rPr>
        <w:lastRenderedPageBreak/>
        <w:t>In the offer, the Applicant shall provide an enveloping preliminary design for the configuration, internal routing, and management of abnormal utility supplies (electrical and cooling-water) during a Loss of Offsite Power (LOOP) event.  This shall include:</w:t>
      </w:r>
    </w:p>
    <w:p w14:paraId="02F0923E" w14:textId="77777777" w:rsidR="009304D3" w:rsidRPr="007C5752" w:rsidRDefault="009304D3">
      <w:pPr>
        <w:pStyle w:val="SysReq3"/>
        <w:numPr>
          <w:ilvl w:val="0"/>
          <w:numId w:val="70"/>
        </w:numPr>
        <w:rPr>
          <w:lang w:val="en-GB"/>
        </w:rPr>
      </w:pPr>
      <w:r w:rsidRPr="007C5752">
        <w:rPr>
          <w:lang w:val="en-GB"/>
        </w:rPr>
        <w:t>A functional description of the proposed emergency bus and emergency cooling-water header</w:t>
      </w:r>
    </w:p>
    <w:p w14:paraId="62271496" w14:textId="77777777" w:rsidR="009304D3" w:rsidRPr="007C5752" w:rsidRDefault="009304D3">
      <w:pPr>
        <w:pStyle w:val="SysReq3"/>
        <w:numPr>
          <w:ilvl w:val="0"/>
          <w:numId w:val="70"/>
        </w:numPr>
        <w:rPr>
          <w:lang w:val="en-GB"/>
        </w:rPr>
      </w:pPr>
      <w:r w:rsidRPr="007C5752">
        <w:rPr>
          <w:lang w:val="en-GB"/>
        </w:rPr>
        <w:t>A list of critical loads expected to be maintained under LOOP conditions</w:t>
      </w:r>
    </w:p>
    <w:p w14:paraId="104DA3F3" w14:textId="77777777" w:rsidR="009304D3" w:rsidRPr="007C5752" w:rsidRDefault="009304D3">
      <w:pPr>
        <w:pStyle w:val="SysReq3"/>
        <w:numPr>
          <w:ilvl w:val="0"/>
          <w:numId w:val="70"/>
        </w:numPr>
        <w:rPr>
          <w:color w:val="000000" w:themeColor="text1"/>
          <w:lang w:val="en-GB"/>
        </w:rPr>
      </w:pPr>
      <w:r w:rsidRPr="007C5752">
        <w:rPr>
          <w:lang w:val="en-GB"/>
        </w:rPr>
        <w:t>Enveloping assumptions for internal distribution logic, including switching, prior</w:t>
      </w:r>
      <w:r w:rsidRPr="007C5752">
        <w:rPr>
          <w:color w:val="000000" w:themeColor="text1"/>
          <w:lang w:val="en-GB"/>
        </w:rPr>
        <w:t>itization, and load control schemes</w:t>
      </w:r>
    </w:p>
    <w:p w14:paraId="0D976983" w14:textId="77777777" w:rsidR="009304D3" w:rsidRPr="007C5752" w:rsidRDefault="009304D3">
      <w:pPr>
        <w:pStyle w:val="SysReq3"/>
        <w:numPr>
          <w:ilvl w:val="0"/>
          <w:numId w:val="70"/>
        </w:numPr>
        <w:rPr>
          <w:lang w:val="en-GB"/>
        </w:rPr>
      </w:pPr>
      <w:r w:rsidRPr="007C5752">
        <w:rPr>
          <w:lang w:val="en-GB"/>
        </w:rPr>
        <w:t>Proposed interface boundary conditions with SCK CEN’s emergency diesel generator and cooling-water header</w:t>
      </w:r>
    </w:p>
    <w:p w14:paraId="711F471F" w14:textId="70D16CF1" w:rsidR="00FB29AB" w:rsidRPr="007C5752" w:rsidRDefault="00FB29AB" w:rsidP="007B278F">
      <w:pPr>
        <w:pStyle w:val="Heading3numbered"/>
        <w:keepNext/>
        <w:keepLines/>
        <w:rPr>
          <w:i/>
          <w:iCs/>
        </w:rPr>
      </w:pPr>
      <w:bookmarkStart w:id="3567" w:name="_Toc212194856"/>
      <w:bookmarkStart w:id="3568" w:name="_Toc200492355"/>
      <w:bookmarkStart w:id="3569" w:name="_Toc202536196"/>
      <w:bookmarkStart w:id="3570" w:name="_Toc202536902"/>
      <w:r w:rsidRPr="007C5752">
        <w:rPr>
          <w:rFonts w:eastAsia="Calibri"/>
        </w:rPr>
        <w:t xml:space="preserve">Process </w:t>
      </w:r>
      <w:r w:rsidR="005509B9" w:rsidRPr="007C5752">
        <w:rPr>
          <w:rFonts w:eastAsia="Calibri"/>
        </w:rPr>
        <w:t>L</w:t>
      </w:r>
      <w:r w:rsidRPr="007C5752">
        <w:rPr>
          <w:rFonts w:eastAsia="Calibri"/>
        </w:rPr>
        <w:t>ine interface</w:t>
      </w:r>
      <w:bookmarkEnd w:id="3567"/>
    </w:p>
    <w:p w14:paraId="293274A5" w14:textId="7588A932" w:rsidR="000C0A16" w:rsidRPr="007C5752" w:rsidRDefault="00FB29AB" w:rsidP="00FB29AB">
      <w:pPr>
        <w:rPr>
          <w:i/>
          <w:iCs/>
        </w:rPr>
      </w:pPr>
      <w:r w:rsidRPr="007C5752">
        <w:t xml:space="preserve">With reference to </w:t>
      </w:r>
      <w:r w:rsidRPr="007C5752">
        <w:fldChar w:fldCharType="begin"/>
      </w:r>
      <w:r w:rsidRPr="007C5752">
        <w:instrText xml:space="preserve"> REF _Ref210725562 \h </w:instrText>
      </w:r>
      <w:r w:rsidRPr="007C5752">
        <w:fldChar w:fldCharType="separate"/>
      </w:r>
      <w:r w:rsidR="00A63B38" w:rsidRPr="007C5752">
        <w:t xml:space="preserve">Table </w:t>
      </w:r>
      <w:r w:rsidR="00A63B38">
        <w:rPr>
          <w:noProof/>
        </w:rPr>
        <w:t>11</w:t>
      </w:r>
      <w:r w:rsidRPr="007C5752">
        <w:fldChar w:fldCharType="end"/>
      </w:r>
      <w:r w:rsidR="00543D02" w:rsidRPr="007C5752">
        <w:t xml:space="preserve"> and</w:t>
      </w:r>
      <w:r w:rsidRPr="007C5752">
        <w:t xml:space="preserve"> </w:t>
      </w:r>
      <w:r w:rsidRPr="007C5752">
        <w:fldChar w:fldCharType="begin"/>
      </w:r>
      <w:r w:rsidRPr="007C5752">
        <w:instrText xml:space="preserve"> REF _Ref192519000 \h </w:instrText>
      </w:r>
      <w:r w:rsidRPr="007C5752">
        <w:fldChar w:fldCharType="separate"/>
      </w:r>
      <w:r w:rsidR="00A63B38" w:rsidRPr="007C5752">
        <w:t xml:space="preserve">Table </w:t>
      </w:r>
      <w:r w:rsidR="00A63B38">
        <w:rPr>
          <w:noProof/>
        </w:rPr>
        <w:t>12</w:t>
      </w:r>
      <w:r w:rsidRPr="007C5752">
        <w:fldChar w:fldCharType="end"/>
      </w:r>
      <w:r w:rsidRPr="007C5752">
        <w:t xml:space="preserve"> the following applies:</w:t>
      </w:r>
    </w:p>
    <w:p w14:paraId="0D0EA4D6" w14:textId="5E82F31D" w:rsidR="00596B82" w:rsidRPr="007C5752" w:rsidRDefault="00596B82" w:rsidP="00575005">
      <w:pPr>
        <w:pStyle w:val="RequirementList"/>
      </w:pPr>
      <w:r w:rsidRPr="007C5752">
        <w:t>The Contractor shall size and install QRB</w:t>
      </w:r>
      <w:r w:rsidR="005C7137" w:rsidRPr="007C5752">
        <w:t>.</w:t>
      </w:r>
      <w:r w:rsidRPr="007C5752">
        <w:t>A for</w:t>
      </w:r>
      <w:r w:rsidR="00493633" w:rsidRPr="007C5752">
        <w:t xml:space="preserve"> SH</w:t>
      </w:r>
      <w:r w:rsidR="00FB29AB" w:rsidRPr="007C5752">
        <w:t>e</w:t>
      </w:r>
      <w:r w:rsidR="00493633" w:rsidRPr="007C5752">
        <w:t xml:space="preserve"> flows</w:t>
      </w:r>
      <w:r w:rsidRPr="007C5752">
        <w:t xml:space="preserve"> ≥ 50 g s</w:t>
      </w:r>
      <w:r w:rsidRPr="007C5752">
        <w:rPr>
          <w:rFonts w:ascii="Cambria Math" w:hAnsi="Cambria Math" w:cs="Cambria Math"/>
        </w:rPr>
        <w:t>⁻</w:t>
      </w:r>
      <w:r w:rsidRPr="007C5752">
        <w:rPr>
          <w:rFonts w:cs="Aptos"/>
        </w:rPr>
        <w:t>¹</w:t>
      </w:r>
      <w:r w:rsidRPr="007C5752">
        <w:t xml:space="preserve"> at 3 bar(a)</w:t>
      </w:r>
      <w:r w:rsidR="00493633" w:rsidRPr="007C5752">
        <w:t xml:space="preserve"> and T</w:t>
      </w:r>
      <w:r w:rsidRPr="007C5752">
        <w:t xml:space="preserve"> </w:t>
      </w:r>
      <w:r w:rsidRPr="007C5752">
        <w:rPr>
          <w:rFonts w:cs="Aptos"/>
        </w:rPr>
        <w:t>≤</w:t>
      </w:r>
      <w:r w:rsidRPr="007C5752">
        <w:t xml:space="preserve"> 4.5 K, including insulation, supports, and P&amp;ID tagging.</w:t>
      </w:r>
    </w:p>
    <w:p w14:paraId="05D66A9B" w14:textId="1FB94417" w:rsidR="00596B82" w:rsidRPr="007C5752" w:rsidRDefault="00596B82" w:rsidP="00575005">
      <w:pPr>
        <w:pStyle w:val="RequirementList"/>
      </w:pPr>
      <w:r w:rsidRPr="007C5752">
        <w:t xml:space="preserve">The Contractor </w:t>
      </w:r>
      <w:r w:rsidR="00FB29AB" w:rsidRPr="007C5752">
        <w:t xml:space="preserve">shall size and install QRB.S to accept </w:t>
      </w:r>
      <w:r w:rsidRPr="007C5752">
        <w:t>up to 200 g s</w:t>
      </w:r>
      <w:r w:rsidRPr="007C5752">
        <w:rPr>
          <w:rFonts w:ascii="Cambria Math" w:hAnsi="Cambria Math" w:cs="Cambria Math"/>
        </w:rPr>
        <w:t>⁻</w:t>
      </w:r>
      <w:r w:rsidRPr="007C5752">
        <w:rPr>
          <w:rFonts w:cs="Aptos"/>
        </w:rPr>
        <w:t>¹</w:t>
      </w:r>
      <w:r w:rsidRPr="007C5752">
        <w:t xml:space="preserve"> of warm helium to the VLP header under emergency vent conditions, meeting PED over-pressure rules.</w:t>
      </w:r>
    </w:p>
    <w:p w14:paraId="2C705057" w14:textId="25364528" w:rsidR="00596B82" w:rsidRPr="007C5752" w:rsidRDefault="00596B82" w:rsidP="00575005">
      <w:pPr>
        <w:pStyle w:val="RequirementList"/>
      </w:pPr>
      <w:r w:rsidRPr="007C5752">
        <w:t>The Contractor shall route WCS</w:t>
      </w:r>
      <w:r w:rsidR="005C7137" w:rsidRPr="007C5752">
        <w:t>.</w:t>
      </w:r>
      <w:r w:rsidRPr="007C5752">
        <w:t>HP/LP/VLP headers through designated wall sleeves, providing expansion compensation and removable spools for maintenance access.</w:t>
      </w:r>
    </w:p>
    <w:p w14:paraId="04A9D1FE" w14:textId="79317610" w:rsidR="00813F32" w:rsidRPr="007C5752" w:rsidRDefault="00AB6601" w:rsidP="00575005">
      <w:pPr>
        <w:pStyle w:val="RequirementList"/>
      </w:pPr>
      <w:r w:rsidRPr="007C5752">
        <w:t>The contractor shall finalize clear enveloping terminal point design and flow conditions (as per ICD)</w:t>
      </w:r>
      <w:r w:rsidR="00A32429" w:rsidRPr="007C5752">
        <w:t xml:space="preserve"> by no later than the end of L1 – Conceptual design (details contained in ICD, and </w:t>
      </w:r>
      <w:r w:rsidRPr="007C5752">
        <w:t>. Current sizing</w:t>
      </w:r>
      <w:r w:rsidR="007B278F" w:rsidRPr="007C5752">
        <w:t>/flowrate indicative of scale (~8</w:t>
      </w:r>
      <w:r w:rsidR="005C7137" w:rsidRPr="007C5752">
        <w:t>1</w:t>
      </w:r>
      <w:r w:rsidR="007B278F" w:rsidRPr="007C5752">
        <w:t xml:space="preserve"> g/s for QDIST</w:t>
      </w:r>
      <w:r w:rsidR="005C7137" w:rsidRPr="007C5752">
        <w:t>.</w:t>
      </w:r>
      <w:r w:rsidR="007B278F" w:rsidRPr="007C5752">
        <w:t>D</w:t>
      </w:r>
      <w:r w:rsidR="005C7137" w:rsidRPr="007C5752">
        <w:t>/</w:t>
      </w:r>
      <w:r w:rsidR="007B278F" w:rsidRPr="007C5752">
        <w:t>E is based on dT=20 K</w:t>
      </w:r>
      <w:r w:rsidRPr="007C5752">
        <w:t xml:space="preserve"> of Q</w:t>
      </w:r>
      <w:r w:rsidR="00A32429" w:rsidRPr="007C5752">
        <w:t>DIST</w:t>
      </w:r>
      <w:r w:rsidRPr="007C5752">
        <w:t xml:space="preserve"> and </w:t>
      </w:r>
      <w:r w:rsidR="00A32429" w:rsidRPr="007C5752">
        <w:t xml:space="preserve">QCELL </w:t>
      </w:r>
      <w:r w:rsidR="00596B82" w:rsidRPr="007C5752">
        <w:t xml:space="preserve">Sizing values in this matrix are enveloping and indicative; </w:t>
      </w:r>
      <w:r w:rsidRPr="007C5752">
        <w:t xml:space="preserve"> - </w:t>
      </w:r>
    </w:p>
    <w:p w14:paraId="3343EDF6" w14:textId="77777777" w:rsidR="005C7137" w:rsidRPr="007C5752" w:rsidRDefault="00AB6601" w:rsidP="00575005">
      <w:pPr>
        <w:pStyle w:val="RequirementList"/>
      </w:pPr>
      <w:r w:rsidRPr="007C5752">
        <w:t>Thee supply pressure of QRB</w:t>
      </w:r>
      <w:r w:rsidR="005C7137" w:rsidRPr="007C5752">
        <w:t>.</w:t>
      </w:r>
      <w:r w:rsidRPr="007C5752">
        <w:t>D (at present 13 bar, may be reduced if temperature of supply not doable at that pressure.</w:t>
      </w:r>
    </w:p>
    <w:p w14:paraId="705A9DF0" w14:textId="1C667276" w:rsidR="00AB6601" w:rsidRPr="007C5752" w:rsidRDefault="005C7137" w:rsidP="005C7137">
      <w:pPr>
        <w:pStyle w:val="RequirementList"/>
        <w:numPr>
          <w:ilvl w:val="0"/>
          <w:numId w:val="0"/>
        </w:numPr>
        <w:ind w:left="502"/>
      </w:pPr>
      <w:r w:rsidRPr="007C5752">
        <w:t xml:space="preserve">Note: The current </w:t>
      </w:r>
      <w:r w:rsidR="00AB6601" w:rsidRPr="007C5752">
        <w:t>BSL constitutes a conservative ‘available pressure’ to ‘remove’ any pressure drop for TS out of the QCELL design considerations.</w:t>
      </w:r>
    </w:p>
    <w:p w14:paraId="1A94A85B" w14:textId="5E83030B" w:rsidR="00AB6601" w:rsidRPr="007C5752" w:rsidRDefault="00AB6601" w:rsidP="003306B4">
      <w:pPr>
        <w:pStyle w:val="SysReq3"/>
        <w:ind w:left="0"/>
        <w:rPr>
          <w:lang w:val="en-GB"/>
        </w:rPr>
      </w:pPr>
      <w:r w:rsidRPr="007C5752">
        <w:rPr>
          <w:lang w:val="en-GB"/>
        </w:rPr>
        <w:t xml:space="preserve">In the offer the applicant shall clearly state the highest pressure of delivery. </w:t>
      </w:r>
      <w:r w:rsidR="005C7137" w:rsidRPr="007C5752">
        <w:rPr>
          <w:lang w:val="en-GB"/>
        </w:rPr>
        <w:t xml:space="preserve"> </w:t>
      </w:r>
      <w:r w:rsidRPr="007C5752">
        <w:rPr>
          <w:lang w:val="en-GB"/>
        </w:rPr>
        <w:t xml:space="preserve">A pressure drop of 1 bar over the total system (~300 m including the TS-payload).  </w:t>
      </w:r>
    </w:p>
    <w:p w14:paraId="6599773F" w14:textId="77777777" w:rsidR="00AB6601" w:rsidRPr="007C5752" w:rsidRDefault="00AB6601" w:rsidP="001A6BE4">
      <w:pPr>
        <w:pStyle w:val="SysReq3"/>
        <w:rPr>
          <w:lang w:val="en-GB"/>
        </w:rPr>
      </w:pPr>
    </w:p>
    <w:p w14:paraId="2FB7C618" w14:textId="7C511E3E" w:rsidR="00596B82" w:rsidRPr="007C5752" w:rsidRDefault="00813F32" w:rsidP="005C7137">
      <w:pPr>
        <w:pStyle w:val="SysReq3"/>
        <w:ind w:left="0"/>
        <w:rPr>
          <w:lang w:val="en-GB"/>
        </w:rPr>
      </w:pPr>
      <w:r w:rsidRPr="007C5752">
        <w:rPr>
          <w:lang w:val="en-GB"/>
        </w:rPr>
        <w:t>In the offer the Applicant shall</w:t>
      </w:r>
      <w:r w:rsidR="00596B82" w:rsidRPr="007C5752">
        <w:rPr>
          <w:lang w:val="en-GB"/>
        </w:rPr>
        <w:t xml:space="preserve"> confirm exact mass-flow, pressure, and diameter </w:t>
      </w:r>
      <w:r w:rsidR="003306B4" w:rsidRPr="007C5752">
        <w:rPr>
          <w:lang w:val="en-GB"/>
        </w:rPr>
        <w:t>and</w:t>
      </w:r>
      <w:r w:rsidR="00596B82" w:rsidRPr="007C5752">
        <w:rPr>
          <w:lang w:val="en-GB"/>
        </w:rPr>
        <w:t xml:space="preserve"> detail them in the Conceptual Design.</w:t>
      </w:r>
      <w:r w:rsidR="00A32429" w:rsidRPr="007C5752">
        <w:rPr>
          <w:lang w:val="en-GB"/>
        </w:rPr>
        <w:t xml:space="preserve"> </w:t>
      </w:r>
      <w:r w:rsidR="005509B9" w:rsidRPr="007C5752">
        <w:rPr>
          <w:lang w:val="en-GB"/>
        </w:rPr>
        <w:br/>
      </w:r>
      <w:r w:rsidR="005509B9" w:rsidRPr="007C5752">
        <w:rPr>
          <w:lang w:val="en-GB"/>
        </w:rPr>
        <w:br/>
      </w:r>
    </w:p>
    <w:p w14:paraId="24613196" w14:textId="4C62F47C" w:rsidR="00735071" w:rsidRPr="007C5752" w:rsidRDefault="00735071" w:rsidP="00735071">
      <w:pPr>
        <w:pStyle w:val="TableCaption"/>
        <w:keepNext/>
        <w:keepLines/>
        <w:rPr>
          <w:lang w:val="en-GB"/>
        </w:rPr>
      </w:pPr>
      <w:bookmarkStart w:id="3571" w:name="_Ref210725562"/>
      <w:bookmarkStart w:id="3572" w:name="_Ref210725556"/>
      <w:bookmarkStart w:id="3573" w:name="_Toc212194968"/>
      <w:r w:rsidRPr="007C5752">
        <w:rPr>
          <w:lang w:val="en-GB"/>
        </w:rPr>
        <w:t xml:space="preserve">Table </w:t>
      </w:r>
      <w:r w:rsidRPr="007C5752">
        <w:rPr>
          <w:lang w:val="en-GB"/>
        </w:rPr>
        <w:fldChar w:fldCharType="begin"/>
      </w:r>
      <w:r w:rsidRPr="007C5752">
        <w:rPr>
          <w:lang w:val="en-GB"/>
        </w:rPr>
        <w:instrText xml:space="preserve"> SEQ Table \* ARABIC </w:instrText>
      </w:r>
      <w:r w:rsidRPr="007C5752">
        <w:rPr>
          <w:lang w:val="en-GB"/>
        </w:rPr>
        <w:fldChar w:fldCharType="separate"/>
      </w:r>
      <w:r w:rsidR="00A63B38">
        <w:rPr>
          <w:noProof/>
          <w:lang w:val="en-GB"/>
        </w:rPr>
        <w:t>11</w:t>
      </w:r>
      <w:r w:rsidRPr="007C5752">
        <w:rPr>
          <w:lang w:val="en-GB"/>
        </w:rPr>
        <w:fldChar w:fldCharType="end"/>
      </w:r>
      <w:bookmarkEnd w:id="3571"/>
      <w:r w:rsidRPr="007C5752">
        <w:rPr>
          <w:lang w:val="en-GB"/>
        </w:rPr>
        <w:t xml:space="preserve">  </w:t>
      </w:r>
      <w:r w:rsidR="00FF48B0" w:rsidRPr="007C5752">
        <w:rPr>
          <w:lang w:val="en-GB"/>
        </w:rPr>
        <w:t xml:space="preserve">Interface ID between </w:t>
      </w:r>
      <w:r w:rsidRPr="007C5752">
        <w:rPr>
          <w:lang w:val="en-GB"/>
        </w:rPr>
        <w:t xml:space="preserve">QRB </w:t>
      </w:r>
      <w:r w:rsidR="00FF48B0" w:rsidRPr="007C5752">
        <w:rPr>
          <w:lang w:val="en-GB"/>
        </w:rPr>
        <w:t xml:space="preserve">and </w:t>
      </w:r>
      <w:r w:rsidRPr="007C5752">
        <w:rPr>
          <w:lang w:val="en-GB"/>
        </w:rPr>
        <w:t>QDIST  (</w:t>
      </w:r>
      <w:r w:rsidR="005509B9" w:rsidRPr="007C5752">
        <w:rPr>
          <w:lang w:val="en-GB"/>
        </w:rPr>
        <w:t>cold interfaces</w:t>
      </w:r>
      <w:r w:rsidRPr="007C5752">
        <w:rPr>
          <w:lang w:val="en-GB"/>
        </w:rPr>
        <w:t>)</w:t>
      </w:r>
      <w:bookmarkEnd w:id="3572"/>
      <w:bookmarkEnd w:id="3573"/>
    </w:p>
    <w:tbl>
      <w:tblPr>
        <w:tblStyle w:val="TableGrid2"/>
        <w:tblW w:w="0" w:type="auto"/>
        <w:tblLook w:val="04A0" w:firstRow="1" w:lastRow="0" w:firstColumn="1" w:lastColumn="0" w:noHBand="0" w:noVBand="1"/>
      </w:tblPr>
      <w:tblGrid>
        <w:gridCol w:w="963"/>
        <w:gridCol w:w="2989"/>
        <w:gridCol w:w="1326"/>
        <w:gridCol w:w="1735"/>
        <w:gridCol w:w="2717"/>
      </w:tblGrid>
      <w:tr w:rsidR="000C0A16" w:rsidRPr="007C5752" w14:paraId="1B01DD6F" w14:textId="77777777" w:rsidTr="007B278F">
        <w:tc>
          <w:tcPr>
            <w:tcW w:w="988" w:type="dxa"/>
            <w:shd w:val="clear" w:color="auto" w:fill="EBD9ED" w:themeFill="accent2" w:themeFillTint="33"/>
            <w:hideMark/>
          </w:tcPr>
          <w:p w14:paraId="2DC21DE7" w14:textId="77777777" w:rsidR="000C0A16" w:rsidRPr="007C5752" w:rsidRDefault="000C0A16" w:rsidP="007A02BC">
            <w:pPr>
              <w:jc w:val="center"/>
              <w:rPr>
                <w:rFonts w:ascii="Aptos" w:hAnsi="Aptos"/>
                <w:color w:val="562873" w:themeColor="accent1"/>
                <w:sz w:val="18"/>
                <w:szCs w:val="18"/>
              </w:rPr>
            </w:pPr>
            <w:r w:rsidRPr="007C5752">
              <w:rPr>
                <w:rStyle w:val="Strong"/>
                <w:rFonts w:ascii="Aptos" w:hAnsi="Aptos"/>
                <w:sz w:val="18"/>
                <w:szCs w:val="18"/>
              </w:rPr>
              <w:t>Line ID</w:t>
            </w:r>
          </w:p>
        </w:tc>
        <w:tc>
          <w:tcPr>
            <w:tcW w:w="3260" w:type="dxa"/>
            <w:shd w:val="clear" w:color="auto" w:fill="EBD9ED" w:themeFill="accent2" w:themeFillTint="33"/>
            <w:hideMark/>
          </w:tcPr>
          <w:p w14:paraId="0B01E9AF" w14:textId="77777777" w:rsidR="000C0A16" w:rsidRPr="007C5752" w:rsidRDefault="000C0A16" w:rsidP="007A02BC">
            <w:pPr>
              <w:jc w:val="center"/>
              <w:rPr>
                <w:rStyle w:val="Strong"/>
                <w:rFonts w:ascii="Aptos" w:hAnsi="Aptos"/>
                <w:b w:val="0"/>
              </w:rPr>
            </w:pPr>
            <w:r w:rsidRPr="007C5752">
              <w:rPr>
                <w:rStyle w:val="Strong"/>
                <w:rFonts w:ascii="Aptos" w:hAnsi="Aptos"/>
                <w:sz w:val="18"/>
                <w:szCs w:val="18"/>
              </w:rPr>
              <w:t>Purpose / Duty</w:t>
            </w:r>
          </w:p>
        </w:tc>
        <w:tc>
          <w:tcPr>
            <w:tcW w:w="1417" w:type="dxa"/>
            <w:shd w:val="clear" w:color="auto" w:fill="EBD9ED" w:themeFill="accent2" w:themeFillTint="33"/>
            <w:hideMark/>
          </w:tcPr>
          <w:p w14:paraId="636E8BFB" w14:textId="780B6255" w:rsidR="000C0A16" w:rsidRPr="007C5752" w:rsidRDefault="00FB29AB" w:rsidP="007A02BC">
            <w:pPr>
              <w:jc w:val="center"/>
              <w:rPr>
                <w:rStyle w:val="Strong"/>
                <w:rFonts w:ascii="Aptos" w:hAnsi="Aptos"/>
                <w:b w:val="0"/>
              </w:rPr>
            </w:pPr>
            <w:r w:rsidRPr="007C5752">
              <w:rPr>
                <w:rStyle w:val="Strong"/>
                <w:rFonts w:ascii="Aptos" w:hAnsi="Aptos"/>
                <w:sz w:val="18"/>
                <w:szCs w:val="18"/>
              </w:rPr>
              <w:t>Design Flow rate</w:t>
            </w:r>
          </w:p>
        </w:tc>
        <w:tc>
          <w:tcPr>
            <w:tcW w:w="1843" w:type="dxa"/>
            <w:shd w:val="clear" w:color="auto" w:fill="EBD9ED" w:themeFill="accent2" w:themeFillTint="33"/>
            <w:hideMark/>
          </w:tcPr>
          <w:p w14:paraId="22FCF8DF" w14:textId="77777777" w:rsidR="000C0A16" w:rsidRPr="007C5752" w:rsidRDefault="000C0A16" w:rsidP="007A02BC">
            <w:pPr>
              <w:jc w:val="center"/>
              <w:rPr>
                <w:rStyle w:val="Strong"/>
                <w:rFonts w:ascii="Aptos" w:hAnsi="Aptos"/>
                <w:b w:val="0"/>
              </w:rPr>
            </w:pPr>
            <w:r w:rsidRPr="007C5752">
              <w:rPr>
                <w:rStyle w:val="Strong"/>
                <w:rFonts w:ascii="Aptos" w:hAnsi="Aptos"/>
                <w:sz w:val="18"/>
                <w:szCs w:val="18"/>
              </w:rPr>
              <w:t>Operating Envelope</w:t>
            </w:r>
          </w:p>
        </w:tc>
        <w:tc>
          <w:tcPr>
            <w:tcW w:w="2948" w:type="dxa"/>
            <w:shd w:val="clear" w:color="auto" w:fill="EBD9ED" w:themeFill="accent2" w:themeFillTint="33"/>
            <w:hideMark/>
          </w:tcPr>
          <w:p w14:paraId="5DE450F0" w14:textId="77777777" w:rsidR="000C0A16" w:rsidRPr="007C5752" w:rsidRDefault="000C0A16" w:rsidP="007A02BC">
            <w:pPr>
              <w:jc w:val="center"/>
              <w:rPr>
                <w:rStyle w:val="Strong"/>
                <w:rFonts w:ascii="Aptos" w:hAnsi="Aptos"/>
                <w:b w:val="0"/>
              </w:rPr>
            </w:pPr>
            <w:r w:rsidRPr="007C5752">
              <w:rPr>
                <w:rStyle w:val="Strong"/>
                <w:rFonts w:ascii="Aptos" w:hAnsi="Aptos"/>
                <w:sz w:val="18"/>
                <w:szCs w:val="18"/>
              </w:rPr>
              <w:t>Notes</w:t>
            </w:r>
          </w:p>
        </w:tc>
      </w:tr>
      <w:tr w:rsidR="000C0A16" w:rsidRPr="007C5752" w14:paraId="3E96AAAA" w14:textId="77777777" w:rsidTr="007B278F">
        <w:tc>
          <w:tcPr>
            <w:tcW w:w="988" w:type="dxa"/>
            <w:vAlign w:val="center"/>
            <w:hideMark/>
          </w:tcPr>
          <w:p w14:paraId="3198A16C" w14:textId="045DCA90" w:rsidR="000C0A16" w:rsidRPr="007C5752" w:rsidRDefault="000C0A16" w:rsidP="00AB6601">
            <w:pPr>
              <w:jc w:val="center"/>
              <w:rPr>
                <w:rFonts w:ascii="Aptos" w:hAnsi="Aptos"/>
                <w:sz w:val="18"/>
                <w:szCs w:val="18"/>
              </w:rPr>
            </w:pPr>
            <w:r w:rsidRPr="007C5752">
              <w:rPr>
                <w:rStyle w:val="Strong"/>
                <w:rFonts w:ascii="Aptos" w:hAnsi="Aptos"/>
                <w:sz w:val="18"/>
                <w:szCs w:val="18"/>
              </w:rPr>
              <w:t>QRB</w:t>
            </w:r>
            <w:r w:rsidR="00FF48B0" w:rsidRPr="007C5752">
              <w:rPr>
                <w:rStyle w:val="Strong"/>
                <w:rFonts w:ascii="Aptos" w:hAnsi="Aptos"/>
                <w:sz w:val="18"/>
                <w:szCs w:val="18"/>
              </w:rPr>
              <w:t>.</w:t>
            </w:r>
            <w:r w:rsidRPr="007C5752">
              <w:rPr>
                <w:rStyle w:val="Strong"/>
                <w:rFonts w:ascii="Aptos" w:hAnsi="Aptos"/>
                <w:sz w:val="18"/>
                <w:szCs w:val="18"/>
              </w:rPr>
              <w:t>A</w:t>
            </w:r>
          </w:p>
        </w:tc>
        <w:tc>
          <w:tcPr>
            <w:tcW w:w="3260" w:type="dxa"/>
            <w:vAlign w:val="center"/>
            <w:hideMark/>
          </w:tcPr>
          <w:p w14:paraId="47758B9E" w14:textId="77777777" w:rsidR="000C0A16" w:rsidRPr="007C5752" w:rsidRDefault="000C0A16" w:rsidP="00AB6601">
            <w:pPr>
              <w:jc w:val="center"/>
              <w:rPr>
                <w:rFonts w:ascii="Aptos" w:hAnsi="Aptos"/>
                <w:sz w:val="18"/>
                <w:szCs w:val="18"/>
              </w:rPr>
            </w:pPr>
            <w:r w:rsidRPr="007C5752">
              <w:rPr>
                <w:rFonts w:ascii="Aptos" w:hAnsi="Aptos"/>
                <w:sz w:val="18"/>
                <w:szCs w:val="18"/>
              </w:rPr>
              <w:t>Supply of super-critical He (SHE) at 4.5 K to QCELL distribution</w:t>
            </w:r>
          </w:p>
        </w:tc>
        <w:tc>
          <w:tcPr>
            <w:tcW w:w="1417" w:type="dxa"/>
            <w:vAlign w:val="center"/>
            <w:hideMark/>
          </w:tcPr>
          <w:p w14:paraId="037A0F02" w14:textId="1EDE6635" w:rsidR="000C0A16" w:rsidRPr="007C5752" w:rsidRDefault="000C0A16" w:rsidP="00AB6601">
            <w:pPr>
              <w:jc w:val="center"/>
              <w:rPr>
                <w:rFonts w:ascii="Aptos" w:hAnsi="Aptos"/>
                <w:sz w:val="18"/>
                <w:szCs w:val="18"/>
              </w:rPr>
            </w:pPr>
            <w:r w:rsidRPr="007C5752">
              <w:rPr>
                <w:rFonts w:ascii="Aptos" w:hAnsi="Aptos"/>
                <w:sz w:val="18"/>
                <w:szCs w:val="18"/>
              </w:rPr>
              <w:t>50 g s</w:t>
            </w:r>
            <w:r w:rsidRPr="007C5752">
              <w:rPr>
                <w:rFonts w:ascii="Cambria Math" w:hAnsi="Cambria Math" w:cs="Cambria Math"/>
                <w:sz w:val="18"/>
                <w:szCs w:val="18"/>
              </w:rPr>
              <w:t>⁻</w:t>
            </w:r>
            <w:r w:rsidRPr="007C5752">
              <w:rPr>
                <w:rFonts w:ascii="Aptos" w:hAnsi="Aptos" w:cs="Aptos"/>
                <w:sz w:val="18"/>
                <w:szCs w:val="18"/>
              </w:rPr>
              <w:t>¹</w:t>
            </w:r>
          </w:p>
        </w:tc>
        <w:tc>
          <w:tcPr>
            <w:tcW w:w="1843" w:type="dxa"/>
            <w:vAlign w:val="center"/>
            <w:hideMark/>
          </w:tcPr>
          <w:p w14:paraId="7C9E74B3" w14:textId="77777777" w:rsidR="000C0A16" w:rsidRPr="007C5752" w:rsidRDefault="000C0A16" w:rsidP="00AB6601">
            <w:pPr>
              <w:jc w:val="center"/>
              <w:rPr>
                <w:rFonts w:ascii="Aptos" w:hAnsi="Aptos"/>
                <w:sz w:val="18"/>
                <w:szCs w:val="18"/>
              </w:rPr>
            </w:pPr>
            <w:r w:rsidRPr="007C5752">
              <w:rPr>
                <w:rFonts w:ascii="Aptos" w:hAnsi="Aptos"/>
                <w:sz w:val="18"/>
                <w:szCs w:val="18"/>
              </w:rPr>
              <w:t>3 bar(a), ≤ 4.5 K</w:t>
            </w:r>
          </w:p>
        </w:tc>
        <w:tc>
          <w:tcPr>
            <w:tcW w:w="2948" w:type="dxa"/>
            <w:vAlign w:val="center"/>
            <w:hideMark/>
          </w:tcPr>
          <w:p w14:paraId="65EFE0F9" w14:textId="77777777" w:rsidR="000C0A16" w:rsidRPr="007C5752" w:rsidRDefault="000C0A16" w:rsidP="00AB6601">
            <w:pPr>
              <w:jc w:val="center"/>
              <w:rPr>
                <w:rFonts w:ascii="Aptos" w:hAnsi="Aptos"/>
                <w:sz w:val="18"/>
                <w:szCs w:val="18"/>
              </w:rPr>
            </w:pPr>
            <w:r w:rsidRPr="007C5752">
              <w:rPr>
                <w:rFonts w:ascii="Aptos" w:hAnsi="Aptos"/>
                <w:sz w:val="18"/>
                <w:szCs w:val="18"/>
              </w:rPr>
              <w:t>Cold helium to cryomodules</w:t>
            </w:r>
          </w:p>
        </w:tc>
      </w:tr>
      <w:tr w:rsidR="000C0A16" w:rsidRPr="007C5752" w14:paraId="35648C65" w14:textId="77777777" w:rsidTr="007B278F">
        <w:tc>
          <w:tcPr>
            <w:tcW w:w="988" w:type="dxa"/>
            <w:vAlign w:val="center"/>
            <w:hideMark/>
          </w:tcPr>
          <w:p w14:paraId="351E1F6A" w14:textId="6C64D948" w:rsidR="000C0A16" w:rsidRPr="007C5752" w:rsidRDefault="000C0A16" w:rsidP="00AB6601">
            <w:pPr>
              <w:jc w:val="center"/>
              <w:rPr>
                <w:rFonts w:ascii="Aptos" w:hAnsi="Aptos"/>
                <w:sz w:val="18"/>
                <w:szCs w:val="18"/>
              </w:rPr>
            </w:pPr>
            <w:r w:rsidRPr="007C5752">
              <w:rPr>
                <w:rStyle w:val="Strong"/>
                <w:rFonts w:ascii="Aptos" w:hAnsi="Aptos"/>
                <w:sz w:val="18"/>
                <w:szCs w:val="18"/>
              </w:rPr>
              <w:t>QRB</w:t>
            </w:r>
            <w:r w:rsidR="00FF48B0" w:rsidRPr="007C5752">
              <w:rPr>
                <w:rStyle w:val="Strong"/>
                <w:rFonts w:ascii="Aptos" w:hAnsi="Aptos"/>
                <w:sz w:val="18"/>
                <w:szCs w:val="18"/>
              </w:rPr>
              <w:t>.</w:t>
            </w:r>
            <w:r w:rsidRPr="007C5752">
              <w:rPr>
                <w:rStyle w:val="Strong"/>
                <w:rFonts w:ascii="Aptos" w:hAnsi="Aptos"/>
                <w:sz w:val="18"/>
                <w:szCs w:val="18"/>
              </w:rPr>
              <w:t>B</w:t>
            </w:r>
          </w:p>
        </w:tc>
        <w:tc>
          <w:tcPr>
            <w:tcW w:w="3260" w:type="dxa"/>
            <w:vAlign w:val="center"/>
            <w:hideMark/>
          </w:tcPr>
          <w:p w14:paraId="5FA7EF50" w14:textId="77777777" w:rsidR="000C0A16" w:rsidRPr="007C5752" w:rsidRDefault="000C0A16" w:rsidP="00AB6601">
            <w:pPr>
              <w:jc w:val="center"/>
              <w:rPr>
                <w:rFonts w:ascii="Aptos" w:hAnsi="Aptos"/>
                <w:sz w:val="18"/>
                <w:szCs w:val="18"/>
              </w:rPr>
            </w:pPr>
            <w:r w:rsidRPr="007C5752">
              <w:rPr>
                <w:rFonts w:ascii="Aptos" w:hAnsi="Aptos"/>
                <w:sz w:val="18"/>
                <w:szCs w:val="18"/>
              </w:rPr>
              <w:t>2 K return / suction from QCELLs</w:t>
            </w:r>
          </w:p>
        </w:tc>
        <w:tc>
          <w:tcPr>
            <w:tcW w:w="1417" w:type="dxa"/>
            <w:vAlign w:val="center"/>
            <w:hideMark/>
          </w:tcPr>
          <w:p w14:paraId="4894A6AE" w14:textId="5503B174" w:rsidR="000C0A16" w:rsidRPr="007C5752" w:rsidRDefault="00596B82" w:rsidP="00AB6601">
            <w:pPr>
              <w:jc w:val="center"/>
              <w:rPr>
                <w:rFonts w:ascii="Aptos" w:hAnsi="Aptos"/>
                <w:sz w:val="18"/>
                <w:szCs w:val="18"/>
              </w:rPr>
            </w:pPr>
            <w:r w:rsidRPr="007C5752">
              <w:rPr>
                <w:rFonts w:ascii="Aptos" w:hAnsi="Aptos"/>
                <w:sz w:val="18"/>
                <w:szCs w:val="18"/>
              </w:rPr>
              <w:t>50</w:t>
            </w:r>
            <w:r w:rsidR="000C0A16" w:rsidRPr="007C5752">
              <w:rPr>
                <w:rFonts w:ascii="Aptos" w:hAnsi="Aptos"/>
                <w:sz w:val="18"/>
                <w:szCs w:val="18"/>
              </w:rPr>
              <w:t xml:space="preserve"> g s</w:t>
            </w:r>
            <w:r w:rsidR="000C0A16" w:rsidRPr="007C5752">
              <w:rPr>
                <w:rFonts w:ascii="Cambria Math" w:hAnsi="Cambria Math" w:cs="Cambria Math"/>
                <w:sz w:val="18"/>
                <w:szCs w:val="18"/>
              </w:rPr>
              <w:t>⁻</w:t>
            </w:r>
            <w:r w:rsidR="000C0A16" w:rsidRPr="007C5752">
              <w:rPr>
                <w:rFonts w:ascii="Aptos" w:hAnsi="Aptos" w:cs="Aptos"/>
                <w:sz w:val="18"/>
                <w:szCs w:val="18"/>
              </w:rPr>
              <w:t>¹</w:t>
            </w:r>
          </w:p>
        </w:tc>
        <w:tc>
          <w:tcPr>
            <w:tcW w:w="1843" w:type="dxa"/>
            <w:vAlign w:val="center"/>
            <w:hideMark/>
          </w:tcPr>
          <w:p w14:paraId="09CB3A28" w14:textId="3F6187B2" w:rsidR="000C0A16" w:rsidRPr="007C5752" w:rsidRDefault="000C0A16" w:rsidP="00AB6601">
            <w:pPr>
              <w:jc w:val="center"/>
              <w:rPr>
                <w:rFonts w:ascii="Aptos" w:hAnsi="Aptos"/>
                <w:sz w:val="18"/>
                <w:szCs w:val="18"/>
              </w:rPr>
            </w:pPr>
            <w:r w:rsidRPr="007C5752">
              <w:rPr>
                <w:rFonts w:ascii="Aptos" w:hAnsi="Aptos"/>
                <w:sz w:val="18"/>
                <w:szCs w:val="18"/>
              </w:rPr>
              <w:t>≤ 2</w:t>
            </w:r>
            <w:r w:rsidR="005F7670" w:rsidRPr="007C5752">
              <w:rPr>
                <w:rFonts w:ascii="Aptos" w:hAnsi="Aptos"/>
                <w:sz w:val="18"/>
                <w:szCs w:val="18"/>
              </w:rPr>
              <w:t>7</w:t>
            </w:r>
            <w:r w:rsidRPr="007C5752">
              <w:rPr>
                <w:rFonts w:ascii="Aptos" w:hAnsi="Aptos"/>
                <w:sz w:val="18"/>
                <w:szCs w:val="18"/>
              </w:rPr>
              <w:t xml:space="preserve"> mbar(a), 2 K</w:t>
            </w:r>
          </w:p>
        </w:tc>
        <w:tc>
          <w:tcPr>
            <w:tcW w:w="2948" w:type="dxa"/>
            <w:vAlign w:val="center"/>
            <w:hideMark/>
          </w:tcPr>
          <w:p w14:paraId="5482B4F2" w14:textId="77777777" w:rsidR="000C0A16" w:rsidRPr="007C5752" w:rsidRDefault="000C0A16" w:rsidP="00AB6601">
            <w:pPr>
              <w:jc w:val="center"/>
              <w:rPr>
                <w:rFonts w:ascii="Aptos" w:hAnsi="Aptos"/>
                <w:sz w:val="18"/>
                <w:szCs w:val="18"/>
              </w:rPr>
            </w:pPr>
            <w:r w:rsidRPr="007C5752">
              <w:rPr>
                <w:rFonts w:ascii="Aptos" w:hAnsi="Aptos"/>
                <w:sz w:val="18"/>
                <w:szCs w:val="18"/>
              </w:rPr>
              <w:t>Managed by QRB cold compressor</w:t>
            </w:r>
          </w:p>
        </w:tc>
      </w:tr>
      <w:tr w:rsidR="000C0A16" w:rsidRPr="007C5752" w14:paraId="0A246A3C" w14:textId="77777777" w:rsidTr="007B278F">
        <w:tc>
          <w:tcPr>
            <w:tcW w:w="988" w:type="dxa"/>
            <w:vAlign w:val="center"/>
            <w:hideMark/>
          </w:tcPr>
          <w:p w14:paraId="6D6AC86B" w14:textId="6CE58ECB" w:rsidR="000C0A16" w:rsidRPr="007C5752" w:rsidRDefault="000C0A16" w:rsidP="00AB6601">
            <w:pPr>
              <w:jc w:val="center"/>
              <w:rPr>
                <w:rFonts w:ascii="Aptos" w:hAnsi="Aptos"/>
                <w:sz w:val="18"/>
                <w:szCs w:val="18"/>
              </w:rPr>
            </w:pPr>
            <w:r w:rsidRPr="007C5752">
              <w:rPr>
                <w:rStyle w:val="Strong"/>
                <w:rFonts w:ascii="Aptos" w:hAnsi="Aptos"/>
                <w:sz w:val="18"/>
                <w:szCs w:val="18"/>
              </w:rPr>
              <w:t>QRB</w:t>
            </w:r>
            <w:r w:rsidR="00FF48B0" w:rsidRPr="007C5752">
              <w:rPr>
                <w:rStyle w:val="Strong"/>
                <w:rFonts w:ascii="Aptos" w:hAnsi="Aptos"/>
                <w:sz w:val="18"/>
                <w:szCs w:val="18"/>
              </w:rPr>
              <w:t>.</w:t>
            </w:r>
            <w:r w:rsidRPr="007C5752">
              <w:rPr>
                <w:rStyle w:val="Strong"/>
                <w:rFonts w:ascii="Aptos" w:hAnsi="Aptos"/>
                <w:sz w:val="18"/>
                <w:szCs w:val="18"/>
              </w:rPr>
              <w:t>D</w:t>
            </w:r>
          </w:p>
        </w:tc>
        <w:tc>
          <w:tcPr>
            <w:tcW w:w="3260" w:type="dxa"/>
            <w:vAlign w:val="center"/>
            <w:hideMark/>
          </w:tcPr>
          <w:p w14:paraId="3497A6E2" w14:textId="77777777" w:rsidR="000C0A16" w:rsidRPr="007C5752" w:rsidRDefault="000C0A16" w:rsidP="00AB6601">
            <w:pPr>
              <w:jc w:val="center"/>
              <w:rPr>
                <w:rFonts w:ascii="Aptos" w:hAnsi="Aptos"/>
                <w:sz w:val="18"/>
                <w:szCs w:val="18"/>
              </w:rPr>
            </w:pPr>
            <w:r w:rsidRPr="007C5752">
              <w:rPr>
                <w:rFonts w:ascii="Aptos" w:hAnsi="Aptos"/>
                <w:sz w:val="18"/>
                <w:szCs w:val="18"/>
              </w:rPr>
              <w:t>Thermal-shield supply</w:t>
            </w:r>
          </w:p>
        </w:tc>
        <w:tc>
          <w:tcPr>
            <w:tcW w:w="1417" w:type="dxa"/>
            <w:vAlign w:val="center"/>
            <w:hideMark/>
          </w:tcPr>
          <w:p w14:paraId="38EA093D" w14:textId="705C2E96" w:rsidR="000C0A16" w:rsidRPr="007C5752" w:rsidRDefault="00FB29AB" w:rsidP="00AB6601">
            <w:pPr>
              <w:jc w:val="center"/>
              <w:rPr>
                <w:rFonts w:ascii="Aptos" w:hAnsi="Aptos"/>
                <w:sz w:val="18"/>
                <w:szCs w:val="18"/>
              </w:rPr>
            </w:pPr>
            <w:r w:rsidRPr="007C5752">
              <w:rPr>
                <w:rFonts w:ascii="Aptos" w:hAnsi="Aptos"/>
                <w:sz w:val="18"/>
                <w:szCs w:val="18"/>
              </w:rPr>
              <w:t>85</w:t>
            </w:r>
            <w:r w:rsidR="000C0A16" w:rsidRPr="007C5752">
              <w:rPr>
                <w:rFonts w:ascii="Aptos" w:hAnsi="Aptos"/>
                <w:sz w:val="18"/>
                <w:szCs w:val="18"/>
              </w:rPr>
              <w:t xml:space="preserve"> g s</w:t>
            </w:r>
            <w:r w:rsidR="000C0A16" w:rsidRPr="007C5752">
              <w:rPr>
                <w:rFonts w:ascii="Cambria Math" w:hAnsi="Cambria Math" w:cs="Cambria Math"/>
                <w:sz w:val="18"/>
                <w:szCs w:val="18"/>
              </w:rPr>
              <w:t>⁻</w:t>
            </w:r>
            <w:r w:rsidR="000C0A16" w:rsidRPr="007C5752">
              <w:rPr>
                <w:rFonts w:ascii="Aptos" w:hAnsi="Aptos" w:cs="Aptos"/>
                <w:sz w:val="18"/>
                <w:szCs w:val="18"/>
              </w:rPr>
              <w:t>¹</w:t>
            </w:r>
          </w:p>
        </w:tc>
        <w:tc>
          <w:tcPr>
            <w:tcW w:w="1843" w:type="dxa"/>
            <w:vAlign w:val="center"/>
            <w:hideMark/>
          </w:tcPr>
          <w:p w14:paraId="05713A89" w14:textId="1DF3FDB8" w:rsidR="000C0A16" w:rsidRPr="007C5752" w:rsidRDefault="000C0A16" w:rsidP="00AB6601">
            <w:pPr>
              <w:jc w:val="center"/>
              <w:rPr>
                <w:rFonts w:ascii="Aptos" w:hAnsi="Aptos"/>
                <w:sz w:val="18"/>
                <w:szCs w:val="18"/>
              </w:rPr>
            </w:pPr>
            <w:r w:rsidRPr="007C5752">
              <w:rPr>
                <w:rFonts w:ascii="Aptos" w:hAnsi="Aptos"/>
                <w:sz w:val="18"/>
                <w:szCs w:val="18"/>
              </w:rPr>
              <w:t>~14 bar(a)</w:t>
            </w:r>
            <w:r w:rsidR="00AB6601" w:rsidRPr="007C5752">
              <w:rPr>
                <w:rFonts w:ascii="Aptos" w:hAnsi="Aptos"/>
                <w:sz w:val="18"/>
                <w:szCs w:val="18"/>
              </w:rPr>
              <w:t>, 40 K,</w:t>
            </w:r>
          </w:p>
        </w:tc>
        <w:tc>
          <w:tcPr>
            <w:tcW w:w="2948" w:type="dxa"/>
            <w:vAlign w:val="center"/>
            <w:hideMark/>
          </w:tcPr>
          <w:p w14:paraId="63DF5749" w14:textId="77777777" w:rsidR="000C0A16" w:rsidRPr="007C5752" w:rsidRDefault="000C0A16" w:rsidP="00AB6601">
            <w:pPr>
              <w:jc w:val="center"/>
              <w:rPr>
                <w:rFonts w:ascii="Aptos" w:hAnsi="Aptos"/>
                <w:sz w:val="18"/>
                <w:szCs w:val="18"/>
              </w:rPr>
            </w:pPr>
            <w:r w:rsidRPr="007C5752">
              <w:rPr>
                <w:rFonts w:ascii="Aptos" w:hAnsi="Aptos"/>
                <w:sz w:val="18"/>
                <w:szCs w:val="18"/>
              </w:rPr>
              <w:t>Matches return flow of E</w:t>
            </w:r>
          </w:p>
        </w:tc>
      </w:tr>
      <w:tr w:rsidR="000C0A16" w:rsidRPr="007C5752" w14:paraId="74CC7844" w14:textId="77777777" w:rsidTr="007B278F">
        <w:tc>
          <w:tcPr>
            <w:tcW w:w="988" w:type="dxa"/>
            <w:vAlign w:val="center"/>
            <w:hideMark/>
          </w:tcPr>
          <w:p w14:paraId="320C23B0" w14:textId="5567B5FE" w:rsidR="000C0A16" w:rsidRPr="007C5752" w:rsidRDefault="000C0A16" w:rsidP="00AB6601">
            <w:pPr>
              <w:jc w:val="center"/>
              <w:rPr>
                <w:rFonts w:ascii="Aptos" w:hAnsi="Aptos"/>
                <w:sz w:val="18"/>
                <w:szCs w:val="18"/>
              </w:rPr>
            </w:pPr>
            <w:r w:rsidRPr="007C5752">
              <w:rPr>
                <w:rStyle w:val="Strong"/>
                <w:rFonts w:ascii="Aptos" w:hAnsi="Aptos"/>
                <w:sz w:val="18"/>
                <w:szCs w:val="18"/>
              </w:rPr>
              <w:t>QRB</w:t>
            </w:r>
            <w:r w:rsidR="00FF48B0" w:rsidRPr="007C5752">
              <w:rPr>
                <w:rStyle w:val="Strong"/>
                <w:rFonts w:ascii="Aptos" w:hAnsi="Aptos"/>
                <w:sz w:val="18"/>
                <w:szCs w:val="18"/>
              </w:rPr>
              <w:t>.</w:t>
            </w:r>
            <w:r w:rsidRPr="007C5752">
              <w:rPr>
                <w:rStyle w:val="Strong"/>
                <w:rFonts w:ascii="Aptos" w:hAnsi="Aptos"/>
                <w:sz w:val="18"/>
                <w:szCs w:val="18"/>
              </w:rPr>
              <w:t>E</w:t>
            </w:r>
          </w:p>
        </w:tc>
        <w:tc>
          <w:tcPr>
            <w:tcW w:w="3260" w:type="dxa"/>
            <w:vAlign w:val="center"/>
            <w:hideMark/>
          </w:tcPr>
          <w:p w14:paraId="16C1F101" w14:textId="77777777" w:rsidR="000C0A16" w:rsidRPr="007C5752" w:rsidRDefault="000C0A16" w:rsidP="00AB6601">
            <w:pPr>
              <w:jc w:val="center"/>
              <w:rPr>
                <w:rFonts w:ascii="Aptos" w:hAnsi="Aptos"/>
                <w:sz w:val="18"/>
                <w:szCs w:val="18"/>
              </w:rPr>
            </w:pPr>
            <w:r w:rsidRPr="007C5752">
              <w:rPr>
                <w:rFonts w:ascii="Aptos" w:hAnsi="Aptos"/>
                <w:sz w:val="18"/>
                <w:szCs w:val="18"/>
              </w:rPr>
              <w:t>Thermal-shield return</w:t>
            </w:r>
          </w:p>
        </w:tc>
        <w:tc>
          <w:tcPr>
            <w:tcW w:w="1417" w:type="dxa"/>
            <w:vAlign w:val="center"/>
            <w:hideMark/>
          </w:tcPr>
          <w:p w14:paraId="29477394" w14:textId="6DCF41C9" w:rsidR="000C0A16" w:rsidRPr="007C5752" w:rsidRDefault="00FB29AB" w:rsidP="00AB6601">
            <w:pPr>
              <w:jc w:val="center"/>
              <w:rPr>
                <w:rFonts w:ascii="Aptos" w:hAnsi="Aptos"/>
                <w:sz w:val="18"/>
                <w:szCs w:val="18"/>
              </w:rPr>
            </w:pPr>
            <w:r w:rsidRPr="007C5752">
              <w:rPr>
                <w:rFonts w:ascii="Aptos" w:hAnsi="Aptos"/>
                <w:sz w:val="18"/>
                <w:szCs w:val="18"/>
              </w:rPr>
              <w:t>85</w:t>
            </w:r>
            <w:r w:rsidR="005F7670" w:rsidRPr="007C5752">
              <w:rPr>
                <w:rFonts w:ascii="Aptos" w:hAnsi="Aptos"/>
                <w:sz w:val="18"/>
                <w:szCs w:val="18"/>
              </w:rPr>
              <w:t xml:space="preserve"> </w:t>
            </w:r>
            <w:r w:rsidR="000C0A16" w:rsidRPr="007C5752">
              <w:rPr>
                <w:rFonts w:ascii="Aptos" w:hAnsi="Aptos"/>
                <w:sz w:val="18"/>
                <w:szCs w:val="18"/>
              </w:rPr>
              <w:t>g s</w:t>
            </w:r>
            <w:r w:rsidR="000C0A16" w:rsidRPr="007C5752">
              <w:rPr>
                <w:rFonts w:ascii="Cambria Math" w:hAnsi="Cambria Math" w:cs="Cambria Math"/>
                <w:sz w:val="18"/>
                <w:szCs w:val="18"/>
              </w:rPr>
              <w:t>⁻</w:t>
            </w:r>
            <w:r w:rsidR="000C0A16" w:rsidRPr="007C5752">
              <w:rPr>
                <w:rFonts w:ascii="Aptos" w:hAnsi="Aptos" w:cs="Aptos"/>
                <w:sz w:val="18"/>
                <w:szCs w:val="18"/>
              </w:rPr>
              <w:t>¹</w:t>
            </w:r>
          </w:p>
        </w:tc>
        <w:tc>
          <w:tcPr>
            <w:tcW w:w="1843" w:type="dxa"/>
            <w:vAlign w:val="center"/>
            <w:hideMark/>
          </w:tcPr>
          <w:p w14:paraId="3529C1CB" w14:textId="1527723E" w:rsidR="000C0A16" w:rsidRPr="007C5752" w:rsidRDefault="000C0A16" w:rsidP="00AB6601">
            <w:pPr>
              <w:jc w:val="center"/>
              <w:rPr>
                <w:rFonts w:ascii="Aptos" w:hAnsi="Aptos"/>
                <w:sz w:val="18"/>
                <w:szCs w:val="18"/>
              </w:rPr>
            </w:pPr>
            <w:r w:rsidRPr="007C5752">
              <w:rPr>
                <w:rFonts w:ascii="Aptos" w:hAnsi="Aptos"/>
                <w:sz w:val="18"/>
                <w:szCs w:val="18"/>
              </w:rPr>
              <w:t>~13 bar(a)</w:t>
            </w:r>
            <w:r w:rsidR="00AB6601" w:rsidRPr="007C5752">
              <w:rPr>
                <w:rFonts w:ascii="Aptos" w:hAnsi="Aptos"/>
                <w:sz w:val="18"/>
                <w:szCs w:val="18"/>
              </w:rPr>
              <w:t>, 60 K,</w:t>
            </w:r>
          </w:p>
        </w:tc>
        <w:tc>
          <w:tcPr>
            <w:tcW w:w="2948" w:type="dxa"/>
            <w:vAlign w:val="center"/>
            <w:hideMark/>
          </w:tcPr>
          <w:p w14:paraId="1DFC5819" w14:textId="56A1668B" w:rsidR="000C0A16" w:rsidRPr="007C5752" w:rsidRDefault="000C0A16" w:rsidP="00AB6601">
            <w:pPr>
              <w:jc w:val="center"/>
              <w:rPr>
                <w:rFonts w:ascii="Aptos" w:hAnsi="Aptos"/>
                <w:sz w:val="18"/>
                <w:szCs w:val="18"/>
              </w:rPr>
            </w:pPr>
            <w:r w:rsidRPr="007C5752">
              <w:rPr>
                <w:rFonts w:ascii="Aptos" w:hAnsi="Aptos"/>
                <w:sz w:val="18"/>
                <w:szCs w:val="18"/>
              </w:rPr>
              <w:t xml:space="preserve">Returns to QRB </w:t>
            </w:r>
          </w:p>
        </w:tc>
      </w:tr>
    </w:tbl>
    <w:p w14:paraId="2865B427" w14:textId="77777777" w:rsidR="00735071" w:rsidRPr="007C5752" w:rsidRDefault="00735071" w:rsidP="00735071">
      <w:pPr>
        <w:pStyle w:val="regular"/>
      </w:pPr>
      <w:r w:rsidRPr="007C5752">
        <w:t>The QPLANT shall interface to the QLM at the cold end of the QRB.  The QPLANT shall contain the final vacuum barrier and the isolation cryogenic valves.</w:t>
      </w:r>
    </w:p>
    <w:p w14:paraId="60BD0359" w14:textId="77777777" w:rsidR="00735071" w:rsidRPr="007C5752" w:rsidRDefault="00735071" w:rsidP="00735071">
      <w:pPr>
        <w:pStyle w:val="regular"/>
      </w:pPr>
      <w:r w:rsidRPr="007C5752">
        <w:lastRenderedPageBreak/>
        <w:t>The QLM contains the following cryogenic lines:</w:t>
      </w:r>
    </w:p>
    <w:p w14:paraId="4E365C9A" w14:textId="77777777" w:rsidR="00735071" w:rsidRPr="007C5752" w:rsidRDefault="00735071" w:rsidP="00575005">
      <w:pPr>
        <w:pStyle w:val="ListParagraph"/>
        <w:numPr>
          <w:ilvl w:val="4"/>
          <w:numId w:val="5"/>
        </w:numPr>
        <w:tabs>
          <w:tab w:val="left" w:pos="180"/>
        </w:tabs>
        <w:spacing w:before="120"/>
        <w:contextualSpacing w:val="0"/>
      </w:pPr>
      <w:r w:rsidRPr="007C5752">
        <w:rPr>
          <w:rStyle w:val="AASemiBoldChar"/>
        </w:rPr>
        <w:t>“A”</w:t>
      </w:r>
      <w:r w:rsidRPr="007C5752">
        <w:t>: Supply of supercritical helium.</w:t>
      </w:r>
    </w:p>
    <w:p w14:paraId="168B4FAC" w14:textId="77777777" w:rsidR="00735071" w:rsidRPr="007C5752" w:rsidRDefault="00735071" w:rsidP="00575005">
      <w:pPr>
        <w:pStyle w:val="ListParagraph"/>
        <w:numPr>
          <w:ilvl w:val="4"/>
          <w:numId w:val="5"/>
        </w:numPr>
        <w:tabs>
          <w:tab w:val="left" w:pos="180"/>
        </w:tabs>
        <w:spacing w:before="120"/>
        <w:contextualSpacing w:val="0"/>
      </w:pPr>
      <w:r w:rsidRPr="007C5752">
        <w:rPr>
          <w:rStyle w:val="AASemiBoldChar"/>
        </w:rPr>
        <w:t>“B”</w:t>
      </w:r>
      <w:r w:rsidRPr="007C5752">
        <w:t>: Return of very low pressure helium.</w:t>
      </w:r>
    </w:p>
    <w:p w14:paraId="797C3726" w14:textId="77777777" w:rsidR="00735071" w:rsidRPr="007C5752" w:rsidRDefault="00735071" w:rsidP="00575005">
      <w:pPr>
        <w:pStyle w:val="ListParagraph"/>
        <w:numPr>
          <w:ilvl w:val="4"/>
          <w:numId w:val="5"/>
        </w:numPr>
        <w:tabs>
          <w:tab w:val="left" w:pos="180"/>
        </w:tabs>
        <w:spacing w:before="120"/>
        <w:contextualSpacing w:val="0"/>
      </w:pPr>
      <w:r w:rsidRPr="007C5752">
        <w:rPr>
          <w:rStyle w:val="AASemiBoldChar"/>
        </w:rPr>
        <w:t>“D”</w:t>
      </w:r>
      <w:r w:rsidRPr="007C5752">
        <w:t>: Supply of gaseous helium to the TS.</w:t>
      </w:r>
    </w:p>
    <w:p w14:paraId="2D5C9974" w14:textId="77777777" w:rsidR="00735071" w:rsidRPr="007C5752" w:rsidRDefault="00735071" w:rsidP="00575005">
      <w:pPr>
        <w:pStyle w:val="ListParagraph"/>
        <w:numPr>
          <w:ilvl w:val="4"/>
          <w:numId w:val="5"/>
        </w:numPr>
        <w:tabs>
          <w:tab w:val="left" w:pos="180"/>
        </w:tabs>
        <w:spacing w:before="120"/>
        <w:contextualSpacing w:val="0"/>
      </w:pPr>
      <w:r w:rsidRPr="007C5752">
        <w:rPr>
          <w:rStyle w:val="AASemiBoldChar"/>
        </w:rPr>
        <w:t>“E”</w:t>
      </w:r>
      <w:r w:rsidRPr="007C5752">
        <w:t>: Return of gaseous helium from the TS.</w:t>
      </w:r>
    </w:p>
    <w:p w14:paraId="5477B94D" w14:textId="77777777" w:rsidR="00735071" w:rsidRPr="007C5752" w:rsidRDefault="00735071" w:rsidP="007B278F">
      <w:pPr>
        <w:ind w:left="2127"/>
      </w:pPr>
      <w:r w:rsidRPr="007C5752">
        <w:rPr>
          <w:noProof/>
        </w:rPr>
        <w:drawing>
          <wp:inline distT="0" distB="0" distL="0" distR="0" wp14:anchorId="120B3931" wp14:editId="539DB7CF">
            <wp:extent cx="3832860" cy="1965960"/>
            <wp:effectExtent l="0" t="0" r="0" b="0"/>
            <wp:docPr id="1228240767" name="Picture 2">
              <a:extLst xmlns:a="http://schemas.openxmlformats.org/drawingml/2006/main">
                <a:ext uri="{FF2B5EF4-FFF2-40B4-BE49-F238E27FC236}">
                  <a16:creationId xmlns:a16="http://schemas.microsoft.com/office/drawing/2014/main" id="{E972ED10-C019-523F-4D86-2D8A7D1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72ED10-C019-523F-4D86-2D8A7D19C3BE}"/>
                        </a:ext>
                      </a:extLst>
                    </pic:cNvPr>
                    <pic:cNvPicPr>
                      <a:picLocks noChangeAspect="1"/>
                    </pic:cNvPicPr>
                  </pic:nvPicPr>
                  <pic:blipFill>
                    <a:blip r:embed="rId34"/>
                    <a:stretch>
                      <a:fillRect/>
                    </a:stretch>
                  </pic:blipFill>
                  <pic:spPr>
                    <a:xfrm>
                      <a:off x="0" y="0"/>
                      <a:ext cx="3832860" cy="1965960"/>
                    </a:xfrm>
                    <a:prstGeom prst="rect">
                      <a:avLst/>
                    </a:prstGeom>
                  </pic:spPr>
                </pic:pic>
              </a:graphicData>
            </a:graphic>
          </wp:inline>
        </w:drawing>
      </w:r>
    </w:p>
    <w:p w14:paraId="318494D6" w14:textId="29BA1D89" w:rsidR="007B278F" w:rsidRPr="007C5752" w:rsidRDefault="00735071" w:rsidP="007B278F">
      <w:pPr>
        <w:pStyle w:val="Captioncentered"/>
        <w:spacing w:before="180"/>
        <w:ind w:left="2573"/>
        <w:jc w:val="left"/>
        <w:rPr>
          <w:lang w:val="en-GB"/>
        </w:rPr>
      </w:pPr>
      <w:bookmarkStart w:id="3574" w:name="_Ref184114765"/>
      <w:bookmarkStart w:id="3575" w:name="_Toc212194955"/>
      <w:bookmarkStart w:id="3576" w:name="_Toc190680900"/>
      <w:bookmarkStart w:id="3577" w:name="_Toc201752432"/>
      <w:r w:rsidRPr="007C5752">
        <w:rPr>
          <w:lang w:val="en-GB"/>
        </w:rPr>
        <w:t xml:space="preserve">Figure </w:t>
      </w:r>
      <w:r w:rsidRPr="007C5752">
        <w:rPr>
          <w:lang w:val="en-GB"/>
        </w:rPr>
        <w:fldChar w:fldCharType="begin"/>
      </w:r>
      <w:r w:rsidRPr="007C5752">
        <w:rPr>
          <w:lang w:val="en-GB"/>
        </w:rPr>
        <w:instrText xml:space="preserve"> SEQ Figure \* ARABIC </w:instrText>
      </w:r>
      <w:r w:rsidRPr="007C5752">
        <w:rPr>
          <w:lang w:val="en-GB"/>
        </w:rPr>
        <w:fldChar w:fldCharType="separate"/>
      </w:r>
      <w:r w:rsidR="00A63B38">
        <w:rPr>
          <w:noProof/>
          <w:lang w:val="en-GB"/>
        </w:rPr>
        <w:t>12</w:t>
      </w:r>
      <w:r w:rsidRPr="007C5752">
        <w:rPr>
          <w:lang w:val="en-GB"/>
        </w:rPr>
        <w:fldChar w:fldCharType="end"/>
      </w:r>
      <w:bookmarkEnd w:id="3574"/>
      <w:r w:rsidRPr="007C5752">
        <w:rPr>
          <w:lang w:val="en-GB"/>
        </w:rPr>
        <w:t xml:space="preserve"> Preliminary arrangement of the pipes in the QLM </w:t>
      </w:r>
      <w:r w:rsidR="007B278F" w:rsidRPr="007C5752">
        <w:rPr>
          <w:lang w:val="en-GB"/>
        </w:rPr>
        <w:t xml:space="preserve">- </w:t>
      </w:r>
      <w:r w:rsidR="007B278F" w:rsidRPr="007C5752">
        <w:rPr>
          <w:lang w:val="en-GB"/>
        </w:rPr>
        <w:br/>
      </w:r>
      <w:r w:rsidRPr="007C5752">
        <w:rPr>
          <w:lang w:val="en-GB"/>
        </w:rPr>
        <w:t xml:space="preserve">see </w:t>
      </w:r>
      <w:r w:rsidRPr="007C5752">
        <w:rPr>
          <w:lang w:val="en-GB"/>
        </w:rPr>
        <w:fldChar w:fldCharType="begin"/>
      </w:r>
      <w:r w:rsidRPr="007C5752">
        <w:rPr>
          <w:lang w:val="en-GB"/>
        </w:rPr>
        <w:instrText xml:space="preserve"> REF _Ref192519000 \h  \* MERGEFORMAT </w:instrText>
      </w:r>
      <w:r w:rsidRPr="007C5752">
        <w:rPr>
          <w:lang w:val="en-GB"/>
        </w:rPr>
      </w:r>
      <w:r w:rsidRPr="007C5752">
        <w:rPr>
          <w:lang w:val="en-GB"/>
        </w:rPr>
        <w:fldChar w:fldCharType="separate"/>
      </w:r>
      <w:r w:rsidR="00A63B38" w:rsidRPr="00A63B38">
        <w:rPr>
          <w:sz w:val="18"/>
          <w:szCs w:val="16"/>
          <w:lang w:val="en-GB"/>
        </w:rPr>
        <w:t>Table 12</w:t>
      </w:r>
      <w:r w:rsidRPr="007C5752">
        <w:rPr>
          <w:lang w:val="en-GB"/>
        </w:rPr>
        <w:fldChar w:fldCharType="end"/>
      </w:r>
      <w:r w:rsidRPr="007C5752">
        <w:rPr>
          <w:lang w:val="en-GB"/>
        </w:rPr>
        <w:t xml:space="preserve"> for details</w:t>
      </w:r>
      <w:bookmarkEnd w:id="3575"/>
    </w:p>
    <w:bookmarkEnd w:id="3576"/>
    <w:bookmarkEnd w:id="3577"/>
    <w:p w14:paraId="69477A9C" w14:textId="69CB31E8" w:rsidR="00D974A2" w:rsidRPr="007C5752" w:rsidRDefault="00735071" w:rsidP="00D974A2">
      <w:pPr>
        <w:rPr>
          <w:szCs w:val="20"/>
        </w:rPr>
      </w:pPr>
      <w:r w:rsidRPr="007C5752">
        <w:t xml:space="preserve">A preliminary arrangement of the </w:t>
      </w:r>
      <w:r w:rsidR="009B116B" w:rsidRPr="007C5752">
        <w:t>distribution headers</w:t>
      </w:r>
      <w:r w:rsidRPr="007C5752">
        <w:t xml:space="preserve"> in the QDIST is shown </w:t>
      </w:r>
      <w:r w:rsidR="009B116B" w:rsidRPr="007C5752">
        <w:t>in</w:t>
      </w:r>
      <w:r w:rsidRPr="007C5752">
        <w:t xml:space="preserve"> </w:t>
      </w:r>
      <w:r w:rsidRPr="007C5752">
        <w:rPr>
          <w:rStyle w:val="Style1Char"/>
          <w:rFonts w:eastAsia="Calibri"/>
          <w:color w:val="auto"/>
        </w:rPr>
        <w:fldChar w:fldCharType="begin"/>
      </w:r>
      <w:r w:rsidRPr="007C5752">
        <w:rPr>
          <w:rStyle w:val="Style1Char"/>
          <w:rFonts w:eastAsia="Calibri"/>
          <w:color w:val="auto"/>
        </w:rPr>
        <w:instrText xml:space="preserve"> REF _Ref184114765 \h  \* MERGEFORMAT </w:instrText>
      </w:r>
      <w:r w:rsidRPr="007C5752">
        <w:rPr>
          <w:rStyle w:val="Style1Char"/>
          <w:rFonts w:eastAsia="Calibri"/>
          <w:color w:val="auto"/>
        </w:rPr>
      </w:r>
      <w:r w:rsidRPr="007C5752">
        <w:rPr>
          <w:rStyle w:val="Style1Char"/>
          <w:rFonts w:eastAsia="Calibri"/>
          <w:color w:val="auto"/>
        </w:rPr>
        <w:fldChar w:fldCharType="separate"/>
      </w:r>
      <w:r w:rsidR="00A63B38" w:rsidRPr="00A63B38">
        <w:rPr>
          <w:rStyle w:val="Style1Char"/>
          <w:rFonts w:eastAsia="Calibri"/>
          <w:color w:val="auto"/>
        </w:rPr>
        <w:t>Figure 12</w:t>
      </w:r>
      <w:r w:rsidRPr="007C5752">
        <w:rPr>
          <w:rStyle w:val="Style1Char"/>
          <w:rFonts w:eastAsia="Calibri"/>
          <w:color w:val="auto"/>
        </w:rPr>
        <w:fldChar w:fldCharType="end"/>
      </w:r>
      <w:r w:rsidRPr="007C5752">
        <w:t xml:space="preserve">.  </w:t>
      </w:r>
      <w:bookmarkStart w:id="3578" w:name="_Ref183516722"/>
      <w:r w:rsidR="00D974A2" w:rsidRPr="007C5752">
        <w:t>The preliminary diameters of the pipes are indicated in</w:t>
      </w:r>
      <w:r w:rsidR="00D974A2" w:rsidRPr="007C5752">
        <w:rPr>
          <w:szCs w:val="20"/>
        </w:rPr>
        <w:t xml:space="preserve"> </w:t>
      </w:r>
      <w:r w:rsidR="00D974A2" w:rsidRPr="007C5752">
        <w:rPr>
          <w:szCs w:val="20"/>
        </w:rPr>
        <w:fldChar w:fldCharType="begin"/>
      </w:r>
      <w:r w:rsidR="00D974A2" w:rsidRPr="007C5752">
        <w:rPr>
          <w:szCs w:val="20"/>
        </w:rPr>
        <w:instrText xml:space="preserve"> REF _Ref192519000 \h  \* MERGEFORMAT </w:instrText>
      </w:r>
      <w:r w:rsidR="00D974A2" w:rsidRPr="007C5752">
        <w:rPr>
          <w:szCs w:val="20"/>
        </w:rPr>
      </w:r>
      <w:r w:rsidR="00D974A2" w:rsidRPr="007C5752">
        <w:rPr>
          <w:szCs w:val="20"/>
        </w:rPr>
        <w:fldChar w:fldCharType="separate"/>
      </w:r>
      <w:r w:rsidR="00A63B38" w:rsidRPr="00A63B38">
        <w:rPr>
          <w:szCs w:val="20"/>
        </w:rPr>
        <w:t>Table 12</w:t>
      </w:r>
      <w:r w:rsidR="00D974A2" w:rsidRPr="007C5752">
        <w:rPr>
          <w:szCs w:val="20"/>
        </w:rPr>
        <w:fldChar w:fldCharType="end"/>
      </w:r>
      <w:r w:rsidR="00D974A2" w:rsidRPr="007C5752">
        <w:rPr>
          <w:szCs w:val="20"/>
        </w:rPr>
        <w:t xml:space="preserve">.  </w:t>
      </w:r>
      <w:r w:rsidR="00D974A2" w:rsidRPr="007C5752">
        <w:t>The final arrangement and pipe diameters shall be defined by SCK CEN in due time.</w:t>
      </w:r>
    </w:p>
    <w:p w14:paraId="7637A2FD" w14:textId="6B8826DB" w:rsidR="00D974A2" w:rsidRPr="007C5752" w:rsidRDefault="00D974A2" w:rsidP="00D974A2">
      <w:pPr>
        <w:pStyle w:val="Caption"/>
        <w:keepNext/>
      </w:pPr>
      <w:bookmarkStart w:id="3579" w:name="_Ref192519000"/>
      <w:bookmarkStart w:id="3580" w:name="_Toc201310422"/>
      <w:bookmarkStart w:id="3581" w:name="_Toc212194969"/>
      <w:r w:rsidRPr="007C5752">
        <w:t xml:space="preserve">Table </w:t>
      </w:r>
      <w:r w:rsidRPr="007C5752">
        <w:fldChar w:fldCharType="begin"/>
      </w:r>
      <w:r w:rsidRPr="007C5752">
        <w:instrText xml:space="preserve"> SEQ Table \* ARABIC </w:instrText>
      </w:r>
      <w:r w:rsidRPr="007C5752">
        <w:fldChar w:fldCharType="separate"/>
      </w:r>
      <w:r w:rsidR="00A63B38">
        <w:rPr>
          <w:noProof/>
        </w:rPr>
        <w:t>12</w:t>
      </w:r>
      <w:r w:rsidRPr="007C5752">
        <w:fldChar w:fldCharType="end"/>
      </w:r>
      <w:bookmarkEnd w:id="3579"/>
      <w:r w:rsidRPr="007C5752">
        <w:t xml:space="preserve"> Preliminary pipe diameters for the QLM</w:t>
      </w:r>
      <w:bookmarkEnd w:id="3580"/>
      <w:bookmarkEnd w:id="3581"/>
    </w:p>
    <w:tbl>
      <w:tblPr>
        <w:tblStyle w:val="GridTable4-Accent1"/>
        <w:tblW w:w="9072" w:type="dxa"/>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ayout w:type="fixed"/>
        <w:tblCellMar>
          <w:top w:w="28" w:type="dxa"/>
          <w:bottom w:w="28" w:type="dxa"/>
        </w:tblCellMar>
        <w:tblLook w:val="04A0" w:firstRow="1" w:lastRow="0" w:firstColumn="1" w:lastColumn="0" w:noHBand="0" w:noVBand="1"/>
      </w:tblPr>
      <w:tblGrid>
        <w:gridCol w:w="1966"/>
        <w:gridCol w:w="1776"/>
        <w:gridCol w:w="1777"/>
        <w:gridCol w:w="1776"/>
        <w:gridCol w:w="1777"/>
      </w:tblGrid>
      <w:tr w:rsidR="00D974A2" w:rsidRPr="007C5752" w14:paraId="74864BE5" w14:textId="77777777" w:rsidTr="007A02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F74A877" w14:textId="2D564D05" w:rsidR="00D974A2" w:rsidRPr="007C5752" w:rsidRDefault="006658C3" w:rsidP="007A02BC">
            <w:pPr>
              <w:pStyle w:val="AASemiBold"/>
              <w:spacing w:before="60" w:after="40"/>
              <w:rPr>
                <w:rFonts w:ascii="Aptos" w:hAnsi="Aptos"/>
                <w:color w:val="000000" w:themeColor="text1"/>
                <w:sz w:val="18"/>
              </w:rPr>
            </w:pPr>
            <w:r w:rsidRPr="007C5752">
              <w:rPr>
                <w:rFonts w:ascii="Aptos" w:hAnsi="Aptos"/>
                <w:color w:val="000000" w:themeColor="text1"/>
                <w:sz w:val="18"/>
              </w:rPr>
              <w:t>Line/</w:t>
            </w:r>
            <w:r w:rsidR="00D974A2" w:rsidRPr="007C5752">
              <w:rPr>
                <w:rFonts w:ascii="Aptos" w:hAnsi="Aptos"/>
                <w:color w:val="000000" w:themeColor="text1"/>
                <w:sz w:val="18"/>
              </w:rPr>
              <w:t>Pipe</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96FAE14" w14:textId="77777777" w:rsidR="00D974A2" w:rsidRPr="007C5752" w:rsidRDefault="00D974A2" w:rsidP="007A02BC">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7C5752">
              <w:rPr>
                <w:rFonts w:ascii="Aptos" w:hAnsi="Aptos"/>
                <w:color w:val="000000" w:themeColor="text1"/>
                <w:sz w:val="18"/>
              </w:rPr>
              <w:t>DN</w:t>
            </w:r>
          </w:p>
          <w:p w14:paraId="5C760EBB" w14:textId="77777777" w:rsidR="00D974A2" w:rsidRPr="007C5752" w:rsidRDefault="00D974A2" w:rsidP="007A02BC">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7C5752">
              <w:rPr>
                <w:rFonts w:ascii="Aptos" w:hAnsi="Aptos"/>
                <w:color w:val="000000" w:themeColor="text1"/>
                <w:sz w:val="18"/>
              </w:rPr>
              <w:t>(mm)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81FF121" w14:textId="77777777" w:rsidR="00D974A2" w:rsidRPr="007C5752"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7C5752">
              <w:rPr>
                <w:rFonts w:ascii="Aptos" w:hAnsi="Aptos"/>
                <w:color w:val="000000" w:themeColor="text1"/>
                <w:sz w:val="18"/>
                <w:szCs w:val="20"/>
              </w:rPr>
              <w:t>External diameter (mm)</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C72469F" w14:textId="77777777" w:rsidR="00D974A2" w:rsidRPr="007C5752"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7C5752">
              <w:rPr>
                <w:rFonts w:ascii="Aptos" w:hAnsi="Aptos"/>
                <w:color w:val="000000" w:themeColor="text1"/>
                <w:sz w:val="18"/>
                <w:szCs w:val="20"/>
              </w:rPr>
              <w:t>Thickness (mm)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070C0E1E" w14:textId="77777777" w:rsidR="00D974A2" w:rsidRPr="007C5752"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7C5752">
              <w:rPr>
                <w:rFonts w:ascii="Aptos" w:hAnsi="Aptos"/>
                <w:color w:val="000000" w:themeColor="text1"/>
                <w:sz w:val="18"/>
                <w:szCs w:val="20"/>
              </w:rPr>
              <w:t>Indicative operating pressure (bar)</w:t>
            </w:r>
          </w:p>
        </w:tc>
      </w:tr>
      <w:tr w:rsidR="00D974A2" w:rsidRPr="007C5752" w14:paraId="610E383F"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F1A7678" w14:textId="77777777" w:rsidR="00D974A2" w:rsidRPr="007C5752" w:rsidRDefault="00D974A2" w:rsidP="007A02BC">
            <w:pPr>
              <w:pStyle w:val="AASemiBold"/>
              <w:spacing w:before="60" w:after="40"/>
              <w:rPr>
                <w:rFonts w:ascii="Aptos" w:hAnsi="Aptos"/>
                <w:color w:val="auto"/>
                <w:sz w:val="18"/>
              </w:rPr>
            </w:pPr>
            <w:r w:rsidRPr="007C5752">
              <w:rPr>
                <w:rFonts w:ascii="Aptos" w:hAnsi="Aptos"/>
                <w:sz w:val="18"/>
                <w:szCs w:val="20"/>
              </w:rPr>
              <w:t>A</w:t>
            </w:r>
          </w:p>
        </w:tc>
        <w:tc>
          <w:tcPr>
            <w:tcW w:w="1623" w:type="dxa"/>
            <w:shd w:val="clear" w:color="auto" w:fill="FFFFFF" w:themeFill="background1"/>
          </w:tcPr>
          <w:p w14:paraId="153FB130"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7C5752">
              <w:rPr>
                <w:rFonts w:ascii="Aptos" w:hAnsi="Aptos"/>
                <w:sz w:val="18"/>
              </w:rPr>
              <w:t>150</w:t>
            </w:r>
          </w:p>
        </w:tc>
        <w:tc>
          <w:tcPr>
            <w:tcW w:w="1624" w:type="dxa"/>
            <w:shd w:val="clear" w:color="auto" w:fill="FFFFFF" w:themeFill="background1"/>
          </w:tcPr>
          <w:p w14:paraId="477D3EE0"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168.3</w:t>
            </w:r>
          </w:p>
        </w:tc>
        <w:tc>
          <w:tcPr>
            <w:tcW w:w="1623" w:type="dxa"/>
            <w:shd w:val="clear" w:color="auto" w:fill="FFFFFF" w:themeFill="background1"/>
          </w:tcPr>
          <w:p w14:paraId="2AE1F94F"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2.77</w:t>
            </w:r>
          </w:p>
        </w:tc>
        <w:tc>
          <w:tcPr>
            <w:tcW w:w="1624" w:type="dxa"/>
            <w:shd w:val="clear" w:color="auto" w:fill="FFFFFF" w:themeFill="background1"/>
          </w:tcPr>
          <w:p w14:paraId="3A260EB0"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~0.03</w:t>
            </w:r>
          </w:p>
        </w:tc>
      </w:tr>
      <w:tr w:rsidR="00D974A2" w:rsidRPr="007C5752" w14:paraId="594BE220"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7990BF92" w14:textId="77777777" w:rsidR="00D974A2" w:rsidRPr="007C5752" w:rsidRDefault="00D974A2" w:rsidP="007A02BC">
            <w:pPr>
              <w:pStyle w:val="AASemiBold"/>
              <w:spacing w:before="60" w:after="40"/>
              <w:rPr>
                <w:rFonts w:ascii="Aptos" w:hAnsi="Aptos"/>
                <w:sz w:val="18"/>
                <w:szCs w:val="20"/>
              </w:rPr>
            </w:pPr>
            <w:r w:rsidRPr="007C5752">
              <w:rPr>
                <w:rFonts w:ascii="Aptos" w:hAnsi="Aptos"/>
                <w:sz w:val="18"/>
                <w:szCs w:val="20"/>
              </w:rPr>
              <w:t>B</w:t>
            </w:r>
          </w:p>
        </w:tc>
        <w:tc>
          <w:tcPr>
            <w:tcW w:w="1623" w:type="dxa"/>
            <w:shd w:val="clear" w:color="auto" w:fill="FFFFFF" w:themeFill="background1"/>
          </w:tcPr>
          <w:p w14:paraId="41123974"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7C5752">
              <w:rPr>
                <w:rFonts w:ascii="Aptos" w:hAnsi="Aptos"/>
                <w:sz w:val="18"/>
              </w:rPr>
              <w:t>25</w:t>
            </w:r>
          </w:p>
        </w:tc>
        <w:tc>
          <w:tcPr>
            <w:tcW w:w="1624" w:type="dxa"/>
            <w:shd w:val="clear" w:color="auto" w:fill="FFFFFF" w:themeFill="background1"/>
          </w:tcPr>
          <w:p w14:paraId="7332E2E4"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33.4</w:t>
            </w:r>
          </w:p>
        </w:tc>
        <w:tc>
          <w:tcPr>
            <w:tcW w:w="1623" w:type="dxa"/>
            <w:shd w:val="clear" w:color="auto" w:fill="FFFFFF" w:themeFill="background1"/>
          </w:tcPr>
          <w:p w14:paraId="0237372C"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1.65</w:t>
            </w:r>
          </w:p>
        </w:tc>
        <w:tc>
          <w:tcPr>
            <w:tcW w:w="1624" w:type="dxa"/>
            <w:shd w:val="clear" w:color="auto" w:fill="FFFFFF" w:themeFill="background1"/>
          </w:tcPr>
          <w:p w14:paraId="1B4C4DA8"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cs="Arial"/>
                <w:sz w:val="18"/>
                <w:szCs w:val="20"/>
              </w:rPr>
              <w:t>≥</w:t>
            </w:r>
            <w:r w:rsidRPr="007C5752">
              <w:rPr>
                <w:rFonts w:ascii="Aptos" w:hAnsi="Aptos"/>
                <w:sz w:val="18"/>
                <w:szCs w:val="20"/>
              </w:rPr>
              <w:t xml:space="preserve"> 3</w:t>
            </w:r>
          </w:p>
        </w:tc>
      </w:tr>
      <w:tr w:rsidR="00D974A2" w:rsidRPr="007C5752" w14:paraId="3A7653DA"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F2ECA07" w14:textId="77777777" w:rsidR="00D974A2" w:rsidRPr="007C5752" w:rsidRDefault="00D974A2" w:rsidP="007A02BC">
            <w:pPr>
              <w:pStyle w:val="AASemiBold"/>
              <w:spacing w:before="60" w:after="40"/>
              <w:rPr>
                <w:rFonts w:ascii="Aptos" w:hAnsi="Aptos"/>
                <w:sz w:val="18"/>
                <w:szCs w:val="20"/>
              </w:rPr>
            </w:pPr>
            <w:r w:rsidRPr="007C5752">
              <w:rPr>
                <w:rFonts w:ascii="Aptos" w:hAnsi="Aptos"/>
                <w:sz w:val="18"/>
                <w:szCs w:val="20"/>
              </w:rPr>
              <w:t>D</w:t>
            </w:r>
          </w:p>
        </w:tc>
        <w:tc>
          <w:tcPr>
            <w:tcW w:w="1623" w:type="dxa"/>
            <w:shd w:val="clear" w:color="auto" w:fill="FFFFFF" w:themeFill="background1"/>
          </w:tcPr>
          <w:p w14:paraId="510957AB"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7C5752">
              <w:rPr>
                <w:rFonts w:ascii="Aptos" w:hAnsi="Aptos"/>
                <w:sz w:val="18"/>
              </w:rPr>
              <w:t>40</w:t>
            </w:r>
          </w:p>
        </w:tc>
        <w:tc>
          <w:tcPr>
            <w:tcW w:w="1624" w:type="dxa"/>
            <w:shd w:val="clear" w:color="auto" w:fill="FFFFFF" w:themeFill="background1"/>
          </w:tcPr>
          <w:p w14:paraId="6E750EE3"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48.26</w:t>
            </w:r>
          </w:p>
        </w:tc>
        <w:tc>
          <w:tcPr>
            <w:tcW w:w="1623" w:type="dxa"/>
            <w:shd w:val="clear" w:color="auto" w:fill="FFFFFF" w:themeFill="background1"/>
          </w:tcPr>
          <w:p w14:paraId="1BC91D84"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1.65</w:t>
            </w:r>
          </w:p>
        </w:tc>
        <w:tc>
          <w:tcPr>
            <w:tcW w:w="1624" w:type="dxa"/>
            <w:shd w:val="clear" w:color="auto" w:fill="FFFFFF" w:themeFill="background1"/>
          </w:tcPr>
          <w:p w14:paraId="0D7E1EF5"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~14</w:t>
            </w:r>
          </w:p>
        </w:tc>
      </w:tr>
      <w:tr w:rsidR="00D974A2" w:rsidRPr="007C5752" w14:paraId="67980519"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87BAA89" w14:textId="77777777" w:rsidR="00D974A2" w:rsidRPr="007C5752" w:rsidRDefault="00D974A2" w:rsidP="007A02BC">
            <w:pPr>
              <w:pStyle w:val="AASemiBold"/>
              <w:spacing w:before="60" w:after="40"/>
              <w:rPr>
                <w:rFonts w:ascii="Aptos" w:hAnsi="Aptos"/>
                <w:sz w:val="18"/>
                <w:szCs w:val="20"/>
              </w:rPr>
            </w:pPr>
            <w:r w:rsidRPr="007C5752">
              <w:rPr>
                <w:rFonts w:ascii="Aptos" w:hAnsi="Aptos"/>
                <w:sz w:val="18"/>
                <w:szCs w:val="20"/>
              </w:rPr>
              <w:t>E</w:t>
            </w:r>
          </w:p>
        </w:tc>
        <w:tc>
          <w:tcPr>
            <w:tcW w:w="1623" w:type="dxa"/>
            <w:shd w:val="clear" w:color="auto" w:fill="FFFFFF" w:themeFill="background1"/>
          </w:tcPr>
          <w:p w14:paraId="6B4A2987"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7C5752">
              <w:rPr>
                <w:rFonts w:ascii="Aptos" w:hAnsi="Aptos"/>
                <w:sz w:val="18"/>
              </w:rPr>
              <w:t>40</w:t>
            </w:r>
          </w:p>
        </w:tc>
        <w:tc>
          <w:tcPr>
            <w:tcW w:w="1624" w:type="dxa"/>
            <w:shd w:val="clear" w:color="auto" w:fill="FFFFFF" w:themeFill="background1"/>
          </w:tcPr>
          <w:p w14:paraId="1727FF21"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48.26</w:t>
            </w:r>
          </w:p>
        </w:tc>
        <w:tc>
          <w:tcPr>
            <w:tcW w:w="1623" w:type="dxa"/>
            <w:shd w:val="clear" w:color="auto" w:fill="FFFFFF" w:themeFill="background1"/>
          </w:tcPr>
          <w:p w14:paraId="74735BCB"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1.65</w:t>
            </w:r>
          </w:p>
        </w:tc>
        <w:tc>
          <w:tcPr>
            <w:tcW w:w="1624" w:type="dxa"/>
            <w:shd w:val="clear" w:color="auto" w:fill="FFFFFF" w:themeFill="background1"/>
          </w:tcPr>
          <w:p w14:paraId="08956D8A"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~13</w:t>
            </w:r>
          </w:p>
        </w:tc>
      </w:tr>
      <w:tr w:rsidR="00D974A2" w:rsidRPr="007C5752" w14:paraId="17AE571B"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E08723D" w14:textId="77777777" w:rsidR="00D974A2" w:rsidRPr="007C5752" w:rsidRDefault="00D974A2" w:rsidP="007A02BC">
            <w:pPr>
              <w:pStyle w:val="AASemiBold"/>
              <w:spacing w:before="60" w:after="40"/>
              <w:rPr>
                <w:rFonts w:ascii="Aptos" w:hAnsi="Aptos"/>
                <w:sz w:val="18"/>
                <w:szCs w:val="20"/>
              </w:rPr>
            </w:pPr>
            <w:r w:rsidRPr="007C5752">
              <w:rPr>
                <w:rFonts w:ascii="Aptos" w:hAnsi="Aptos"/>
                <w:sz w:val="18"/>
                <w:szCs w:val="20"/>
              </w:rPr>
              <w:t>Thermal shield</w:t>
            </w:r>
          </w:p>
        </w:tc>
        <w:tc>
          <w:tcPr>
            <w:tcW w:w="1623" w:type="dxa"/>
            <w:shd w:val="clear" w:color="auto" w:fill="FFFFFF" w:themeFill="background1"/>
          </w:tcPr>
          <w:p w14:paraId="3513660D"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p>
        </w:tc>
        <w:tc>
          <w:tcPr>
            <w:tcW w:w="1624" w:type="dxa"/>
            <w:shd w:val="clear" w:color="auto" w:fill="FFFFFF" w:themeFill="background1"/>
          </w:tcPr>
          <w:p w14:paraId="443EDD09"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~350</w:t>
            </w:r>
          </w:p>
        </w:tc>
        <w:tc>
          <w:tcPr>
            <w:tcW w:w="1623" w:type="dxa"/>
            <w:shd w:val="clear" w:color="auto" w:fill="FFFFFF" w:themeFill="background1"/>
          </w:tcPr>
          <w:p w14:paraId="3AB273B8"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3*</w:t>
            </w:r>
          </w:p>
        </w:tc>
        <w:tc>
          <w:tcPr>
            <w:tcW w:w="1624" w:type="dxa"/>
            <w:shd w:val="clear" w:color="auto" w:fill="FFFFFF" w:themeFill="background1"/>
          </w:tcPr>
          <w:p w14:paraId="6B0E1E53" w14:textId="77777777" w:rsidR="00D974A2" w:rsidRPr="007C5752"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7C5752">
              <w:rPr>
                <w:rFonts w:ascii="Aptos" w:hAnsi="Aptos"/>
                <w:sz w:val="18"/>
                <w:szCs w:val="20"/>
              </w:rPr>
              <w:t>-</w:t>
            </w:r>
          </w:p>
        </w:tc>
      </w:tr>
      <w:tr w:rsidR="00D974A2" w:rsidRPr="007C5752" w14:paraId="1A8039F9"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6507184" w14:textId="77777777" w:rsidR="00D974A2" w:rsidRPr="007C5752" w:rsidRDefault="00D974A2" w:rsidP="007A02BC">
            <w:pPr>
              <w:pStyle w:val="AASemiBold"/>
              <w:spacing w:before="60" w:after="40"/>
              <w:rPr>
                <w:rFonts w:ascii="Aptos" w:hAnsi="Aptos"/>
                <w:sz w:val="18"/>
                <w:szCs w:val="20"/>
              </w:rPr>
            </w:pPr>
            <w:r w:rsidRPr="007C5752">
              <w:rPr>
                <w:rFonts w:ascii="Aptos" w:hAnsi="Aptos"/>
                <w:sz w:val="18"/>
                <w:szCs w:val="20"/>
              </w:rPr>
              <w:t>Vacuum jacket</w:t>
            </w:r>
          </w:p>
        </w:tc>
        <w:tc>
          <w:tcPr>
            <w:tcW w:w="1623" w:type="dxa"/>
            <w:shd w:val="clear" w:color="auto" w:fill="FFFFFF" w:themeFill="background1"/>
          </w:tcPr>
          <w:p w14:paraId="271F8C1A"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p>
        </w:tc>
        <w:tc>
          <w:tcPr>
            <w:tcW w:w="1624" w:type="dxa"/>
            <w:shd w:val="clear" w:color="auto" w:fill="FFFFFF" w:themeFill="background1"/>
          </w:tcPr>
          <w:p w14:paraId="004E8F4D"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~500</w:t>
            </w:r>
          </w:p>
        </w:tc>
        <w:tc>
          <w:tcPr>
            <w:tcW w:w="1623" w:type="dxa"/>
            <w:shd w:val="clear" w:color="auto" w:fill="FFFFFF" w:themeFill="background1"/>
          </w:tcPr>
          <w:p w14:paraId="60DC25E2"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4.5</w:t>
            </w:r>
          </w:p>
        </w:tc>
        <w:tc>
          <w:tcPr>
            <w:tcW w:w="1624" w:type="dxa"/>
            <w:shd w:val="clear" w:color="auto" w:fill="FFFFFF" w:themeFill="background1"/>
          </w:tcPr>
          <w:p w14:paraId="78A62FAF" w14:textId="77777777" w:rsidR="00D974A2" w:rsidRPr="007C5752"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7C5752">
              <w:rPr>
                <w:rFonts w:ascii="Aptos" w:hAnsi="Aptos"/>
                <w:sz w:val="18"/>
                <w:szCs w:val="20"/>
              </w:rPr>
              <w:t>10</w:t>
            </w:r>
            <w:r w:rsidRPr="007C5752">
              <w:rPr>
                <w:rFonts w:ascii="Aptos" w:hAnsi="Aptos"/>
                <w:sz w:val="18"/>
                <w:szCs w:val="20"/>
                <w:vertAlign w:val="superscript"/>
              </w:rPr>
              <w:t>-6</w:t>
            </w:r>
          </w:p>
        </w:tc>
      </w:tr>
    </w:tbl>
    <w:p w14:paraId="508B3B7F" w14:textId="69AEED90" w:rsidR="00735071" w:rsidRPr="007C5752" w:rsidRDefault="00735071" w:rsidP="00735071">
      <w:pPr>
        <w:rPr>
          <w:szCs w:val="20"/>
        </w:rPr>
      </w:pPr>
    </w:p>
    <w:p w14:paraId="0D266737" w14:textId="77777777" w:rsidR="00735071" w:rsidRPr="007C5752" w:rsidRDefault="00735071" w:rsidP="00575005">
      <w:pPr>
        <w:pStyle w:val="RequirementList"/>
      </w:pPr>
      <w:bookmarkStart w:id="3582" w:name="_Toc200492357"/>
      <w:bookmarkEnd w:id="3578"/>
      <w:r w:rsidRPr="007C5752">
        <w:t>The welding connection between QRB and QLM shall be done by SCK CEN.</w:t>
      </w:r>
      <w:bookmarkEnd w:id="3582"/>
    </w:p>
    <w:p w14:paraId="15525172" w14:textId="77777777" w:rsidR="00735071" w:rsidRPr="007C5752" w:rsidRDefault="00735071" w:rsidP="00575005">
      <w:pPr>
        <w:pStyle w:val="RequirementList"/>
      </w:pPr>
      <w:bookmarkStart w:id="3583" w:name="_Toc200492358"/>
      <w:r w:rsidRPr="007C5752">
        <w:t>For the acceptance tests, the Contractor shall provide the necessary welded caps on pipes on the QRB side.</w:t>
      </w:r>
      <w:bookmarkEnd w:id="3583"/>
    </w:p>
    <w:p w14:paraId="41195F8C" w14:textId="46394315" w:rsidR="005509B9" w:rsidRPr="007C5752" w:rsidRDefault="00735071" w:rsidP="006658C3">
      <w:pPr>
        <w:pStyle w:val="Caption"/>
        <w:keepNext/>
      </w:pPr>
      <w:bookmarkStart w:id="3584" w:name="_Toc212194970"/>
      <w:r w:rsidRPr="007C5752">
        <w:t xml:space="preserve">Table </w:t>
      </w:r>
      <w:r w:rsidRPr="007C5752">
        <w:fldChar w:fldCharType="begin"/>
      </w:r>
      <w:r w:rsidRPr="007C5752">
        <w:instrText xml:space="preserve"> SEQ Table \* ARABIC </w:instrText>
      </w:r>
      <w:r w:rsidRPr="007C5752">
        <w:fldChar w:fldCharType="separate"/>
      </w:r>
      <w:r w:rsidR="00A63B38">
        <w:rPr>
          <w:noProof/>
        </w:rPr>
        <w:t>13</w:t>
      </w:r>
      <w:r w:rsidRPr="007C5752">
        <w:fldChar w:fldCharType="end"/>
      </w:r>
      <w:r w:rsidRPr="007C5752">
        <w:t xml:space="preserve">  </w:t>
      </w:r>
      <w:r w:rsidR="005509B9" w:rsidRPr="007C5752">
        <w:t>Interface ID between QRB and QINFRA  (warm interfaces)</w:t>
      </w:r>
      <w:bookmarkEnd w:id="3584"/>
    </w:p>
    <w:tbl>
      <w:tblPr>
        <w:tblStyle w:val="TableGrid2"/>
        <w:tblW w:w="0" w:type="auto"/>
        <w:tblLook w:val="04A0" w:firstRow="1" w:lastRow="0" w:firstColumn="1" w:lastColumn="0" w:noHBand="0" w:noVBand="1"/>
      </w:tblPr>
      <w:tblGrid>
        <w:gridCol w:w="1974"/>
        <w:gridCol w:w="1934"/>
        <w:gridCol w:w="1957"/>
        <w:gridCol w:w="1930"/>
        <w:gridCol w:w="1935"/>
      </w:tblGrid>
      <w:tr w:rsidR="000C0A16" w:rsidRPr="007C5752" w14:paraId="22B1EBF9" w14:textId="77777777" w:rsidTr="007A02BC">
        <w:tc>
          <w:tcPr>
            <w:tcW w:w="2091" w:type="dxa"/>
            <w:shd w:val="clear" w:color="auto" w:fill="EBD9ED" w:themeFill="accent2" w:themeFillTint="33"/>
            <w:hideMark/>
          </w:tcPr>
          <w:p w14:paraId="15067C38" w14:textId="77777777" w:rsidR="000C0A16" w:rsidRPr="007C5752" w:rsidRDefault="000C0A16" w:rsidP="00543D02">
            <w:pPr>
              <w:rPr>
                <w:rStyle w:val="Strong"/>
                <w:rFonts w:ascii="Aptos" w:hAnsi="Aptos"/>
                <w:sz w:val="19"/>
                <w:szCs w:val="19"/>
              </w:rPr>
            </w:pPr>
            <w:r w:rsidRPr="007C5752">
              <w:rPr>
                <w:rStyle w:val="Strong"/>
                <w:rFonts w:ascii="Aptos" w:hAnsi="Aptos"/>
                <w:sz w:val="19"/>
                <w:szCs w:val="19"/>
              </w:rPr>
              <w:t>Line ID</w:t>
            </w:r>
          </w:p>
        </w:tc>
        <w:tc>
          <w:tcPr>
            <w:tcW w:w="2091" w:type="dxa"/>
            <w:shd w:val="clear" w:color="auto" w:fill="EBD9ED" w:themeFill="accent2" w:themeFillTint="33"/>
            <w:hideMark/>
          </w:tcPr>
          <w:p w14:paraId="34D83D5F" w14:textId="77777777" w:rsidR="000C0A16" w:rsidRPr="007C5752" w:rsidRDefault="000C0A16" w:rsidP="00543D02">
            <w:pPr>
              <w:rPr>
                <w:rStyle w:val="Strong"/>
                <w:rFonts w:ascii="Aptos" w:hAnsi="Aptos"/>
                <w:sz w:val="19"/>
                <w:szCs w:val="19"/>
              </w:rPr>
            </w:pPr>
            <w:r w:rsidRPr="007C5752">
              <w:rPr>
                <w:rStyle w:val="Strong"/>
                <w:rFonts w:ascii="Aptos" w:hAnsi="Aptos"/>
                <w:sz w:val="19"/>
                <w:szCs w:val="19"/>
              </w:rPr>
              <w:t>Purpose / Duty</w:t>
            </w:r>
          </w:p>
        </w:tc>
        <w:tc>
          <w:tcPr>
            <w:tcW w:w="2091" w:type="dxa"/>
            <w:shd w:val="clear" w:color="auto" w:fill="EBD9ED" w:themeFill="accent2" w:themeFillTint="33"/>
            <w:hideMark/>
          </w:tcPr>
          <w:p w14:paraId="66B734DC" w14:textId="14001D2F" w:rsidR="000C0A16" w:rsidRPr="007C5752" w:rsidRDefault="000C0A16" w:rsidP="00543D02">
            <w:pPr>
              <w:rPr>
                <w:rStyle w:val="Strong"/>
                <w:rFonts w:ascii="Aptos" w:hAnsi="Aptos"/>
                <w:sz w:val="19"/>
                <w:szCs w:val="19"/>
              </w:rPr>
            </w:pPr>
            <w:r w:rsidRPr="007C5752">
              <w:rPr>
                <w:rStyle w:val="Strong"/>
                <w:rFonts w:ascii="Aptos" w:hAnsi="Aptos"/>
                <w:sz w:val="19"/>
                <w:szCs w:val="19"/>
              </w:rPr>
              <w:t xml:space="preserve">Indicative </w:t>
            </w:r>
            <w:r w:rsidR="00352FF0" w:rsidRPr="007C5752">
              <w:rPr>
                <w:rStyle w:val="Strong"/>
                <w:rFonts w:ascii="Aptos" w:hAnsi="Aptos"/>
                <w:sz w:val="19"/>
                <w:szCs w:val="19"/>
              </w:rPr>
              <w:t>Flowrate</w:t>
            </w:r>
          </w:p>
        </w:tc>
        <w:tc>
          <w:tcPr>
            <w:tcW w:w="2091" w:type="dxa"/>
            <w:shd w:val="clear" w:color="auto" w:fill="EBD9ED" w:themeFill="accent2" w:themeFillTint="33"/>
            <w:hideMark/>
          </w:tcPr>
          <w:p w14:paraId="1D73C37A" w14:textId="77777777" w:rsidR="000C0A16" w:rsidRPr="007C5752" w:rsidRDefault="000C0A16" w:rsidP="00543D02">
            <w:pPr>
              <w:rPr>
                <w:rStyle w:val="Strong"/>
                <w:rFonts w:ascii="Aptos" w:hAnsi="Aptos"/>
                <w:sz w:val="19"/>
                <w:szCs w:val="19"/>
              </w:rPr>
            </w:pPr>
            <w:r w:rsidRPr="007C5752">
              <w:rPr>
                <w:rStyle w:val="Strong"/>
                <w:rFonts w:ascii="Aptos" w:hAnsi="Aptos"/>
                <w:sz w:val="19"/>
                <w:szCs w:val="19"/>
              </w:rPr>
              <w:t>Operating Envelope</w:t>
            </w:r>
          </w:p>
        </w:tc>
        <w:tc>
          <w:tcPr>
            <w:tcW w:w="2092" w:type="dxa"/>
            <w:shd w:val="clear" w:color="auto" w:fill="EBD9ED" w:themeFill="accent2" w:themeFillTint="33"/>
            <w:hideMark/>
          </w:tcPr>
          <w:p w14:paraId="7D1ED3D7" w14:textId="77777777" w:rsidR="000C0A16" w:rsidRPr="007C5752" w:rsidRDefault="000C0A16" w:rsidP="00543D02">
            <w:pPr>
              <w:rPr>
                <w:rStyle w:val="Strong"/>
                <w:rFonts w:ascii="Aptos" w:hAnsi="Aptos"/>
                <w:sz w:val="19"/>
                <w:szCs w:val="19"/>
              </w:rPr>
            </w:pPr>
            <w:r w:rsidRPr="007C5752">
              <w:rPr>
                <w:rStyle w:val="Strong"/>
                <w:rFonts w:ascii="Aptos" w:hAnsi="Aptos"/>
                <w:sz w:val="19"/>
                <w:szCs w:val="19"/>
              </w:rPr>
              <w:t>Notes</w:t>
            </w:r>
          </w:p>
        </w:tc>
      </w:tr>
      <w:tr w:rsidR="000C0A16" w:rsidRPr="007C5752" w14:paraId="4D5FE110" w14:textId="77777777" w:rsidTr="007A02BC">
        <w:tc>
          <w:tcPr>
            <w:tcW w:w="2091" w:type="dxa"/>
            <w:hideMark/>
          </w:tcPr>
          <w:p w14:paraId="1EB67584" w14:textId="53DA30D2" w:rsidR="000C0A16" w:rsidRPr="007C5752" w:rsidRDefault="000C0A16" w:rsidP="006658C3">
            <w:pPr>
              <w:rPr>
                <w:rStyle w:val="Strong"/>
                <w:rFonts w:ascii="Aptos" w:hAnsi="Aptos"/>
                <w:sz w:val="19"/>
                <w:szCs w:val="19"/>
              </w:rPr>
            </w:pPr>
            <w:r w:rsidRPr="007C5752">
              <w:rPr>
                <w:rStyle w:val="Strong"/>
                <w:rFonts w:ascii="Aptos" w:hAnsi="Aptos"/>
                <w:sz w:val="19"/>
                <w:szCs w:val="19"/>
              </w:rPr>
              <w:t>QINFRA</w:t>
            </w:r>
            <w:r w:rsidR="005F7670" w:rsidRPr="007C5752">
              <w:rPr>
                <w:rStyle w:val="Strong"/>
                <w:rFonts w:ascii="Aptos" w:hAnsi="Aptos"/>
                <w:sz w:val="19"/>
                <w:szCs w:val="19"/>
              </w:rPr>
              <w:t>.</w:t>
            </w:r>
            <w:r w:rsidRPr="007C5752">
              <w:rPr>
                <w:rStyle w:val="Strong"/>
                <w:rFonts w:ascii="Aptos" w:hAnsi="Aptos"/>
                <w:sz w:val="19"/>
                <w:szCs w:val="19"/>
              </w:rPr>
              <w:t xml:space="preserve">U </w:t>
            </w:r>
          </w:p>
        </w:tc>
        <w:tc>
          <w:tcPr>
            <w:tcW w:w="2091" w:type="dxa"/>
            <w:hideMark/>
          </w:tcPr>
          <w:p w14:paraId="58C71C6C" w14:textId="77777777" w:rsidR="000C0A16" w:rsidRPr="007C5752" w:rsidRDefault="000C0A16" w:rsidP="00543D02">
            <w:pPr>
              <w:rPr>
                <w:rFonts w:ascii="Aptos" w:hAnsi="Aptos"/>
                <w:sz w:val="19"/>
                <w:szCs w:val="19"/>
              </w:rPr>
            </w:pPr>
            <w:r w:rsidRPr="007C5752">
              <w:rPr>
                <w:rFonts w:ascii="Aptos" w:hAnsi="Aptos"/>
                <w:sz w:val="19"/>
                <w:szCs w:val="19"/>
              </w:rPr>
              <w:t>Warm GHe utility / ad-hoc supply</w:t>
            </w:r>
          </w:p>
        </w:tc>
        <w:tc>
          <w:tcPr>
            <w:tcW w:w="2091" w:type="dxa"/>
            <w:hideMark/>
          </w:tcPr>
          <w:p w14:paraId="699A4269" w14:textId="77777777" w:rsidR="000C0A16" w:rsidRPr="007C5752" w:rsidRDefault="000C0A16" w:rsidP="00543D02">
            <w:pPr>
              <w:rPr>
                <w:rFonts w:ascii="Aptos" w:hAnsi="Aptos"/>
                <w:sz w:val="19"/>
                <w:szCs w:val="19"/>
              </w:rPr>
            </w:pPr>
            <w:r w:rsidRPr="007C5752">
              <w:rPr>
                <w:rFonts w:ascii="Aptos" w:hAnsi="Aptos"/>
                <w:sz w:val="19"/>
                <w:szCs w:val="19"/>
              </w:rPr>
              <w:t>~10 g s</w:t>
            </w:r>
            <w:r w:rsidRPr="007C5752">
              <w:rPr>
                <w:rFonts w:ascii="Cambria Math" w:hAnsi="Cambria Math" w:cs="Cambria Math"/>
                <w:sz w:val="19"/>
                <w:szCs w:val="19"/>
              </w:rPr>
              <w:t>⁻</w:t>
            </w:r>
            <w:r w:rsidRPr="007C5752">
              <w:rPr>
                <w:rFonts w:ascii="Aptos" w:hAnsi="Aptos" w:cs="Aptos"/>
                <w:sz w:val="19"/>
                <w:szCs w:val="19"/>
              </w:rPr>
              <w:t>¹</w:t>
            </w:r>
          </w:p>
        </w:tc>
        <w:tc>
          <w:tcPr>
            <w:tcW w:w="2091" w:type="dxa"/>
            <w:hideMark/>
          </w:tcPr>
          <w:p w14:paraId="5DF2948D" w14:textId="77777777" w:rsidR="000C0A16" w:rsidRPr="007C5752" w:rsidRDefault="000C0A16" w:rsidP="00543D02">
            <w:pPr>
              <w:rPr>
                <w:rFonts w:ascii="Aptos" w:hAnsi="Aptos"/>
                <w:sz w:val="19"/>
                <w:szCs w:val="19"/>
              </w:rPr>
            </w:pPr>
            <w:r w:rsidRPr="007C5752">
              <w:rPr>
                <w:rFonts w:ascii="Aptos" w:hAnsi="Aptos"/>
                <w:sz w:val="19"/>
                <w:szCs w:val="19"/>
              </w:rPr>
              <w:t>≤ 2 bar(a), 300 K</w:t>
            </w:r>
          </w:p>
        </w:tc>
        <w:tc>
          <w:tcPr>
            <w:tcW w:w="2092" w:type="dxa"/>
            <w:hideMark/>
          </w:tcPr>
          <w:p w14:paraId="3E39E055" w14:textId="77777777" w:rsidR="000C0A16" w:rsidRPr="007C5752" w:rsidRDefault="000C0A16" w:rsidP="00543D02">
            <w:pPr>
              <w:rPr>
                <w:rFonts w:ascii="Aptos" w:hAnsi="Aptos"/>
                <w:sz w:val="19"/>
                <w:szCs w:val="19"/>
              </w:rPr>
            </w:pPr>
            <w:r w:rsidRPr="007C5752">
              <w:rPr>
                <w:rFonts w:ascii="Aptos" w:hAnsi="Aptos"/>
                <w:sz w:val="19"/>
                <w:szCs w:val="19"/>
              </w:rPr>
              <w:t>Occasional user demands</w:t>
            </w:r>
          </w:p>
        </w:tc>
      </w:tr>
      <w:tr w:rsidR="000C0A16" w:rsidRPr="007C5752" w14:paraId="0DD2B394" w14:textId="77777777" w:rsidTr="007A02BC">
        <w:tc>
          <w:tcPr>
            <w:tcW w:w="2091" w:type="dxa"/>
            <w:hideMark/>
          </w:tcPr>
          <w:p w14:paraId="724A07E3" w14:textId="488D6F61" w:rsidR="000C0A16" w:rsidRPr="007C5752" w:rsidRDefault="000C0A16" w:rsidP="006658C3">
            <w:pPr>
              <w:rPr>
                <w:rStyle w:val="Strong"/>
                <w:rFonts w:ascii="Aptos" w:hAnsi="Aptos"/>
                <w:sz w:val="19"/>
                <w:szCs w:val="19"/>
              </w:rPr>
            </w:pPr>
            <w:r w:rsidRPr="007C5752">
              <w:rPr>
                <w:rStyle w:val="Strong"/>
                <w:rFonts w:ascii="Aptos" w:hAnsi="Aptos"/>
                <w:sz w:val="19"/>
                <w:szCs w:val="19"/>
              </w:rPr>
              <w:lastRenderedPageBreak/>
              <w:t>QINFRA</w:t>
            </w:r>
            <w:r w:rsidR="005F7670" w:rsidRPr="007C5752">
              <w:rPr>
                <w:rStyle w:val="Strong"/>
                <w:rFonts w:ascii="Aptos" w:hAnsi="Aptos"/>
                <w:sz w:val="19"/>
                <w:szCs w:val="19"/>
              </w:rPr>
              <w:t>.</w:t>
            </w:r>
            <w:r w:rsidRPr="007C5752">
              <w:rPr>
                <w:rStyle w:val="Strong"/>
                <w:rFonts w:ascii="Aptos" w:hAnsi="Aptos"/>
                <w:sz w:val="19"/>
                <w:szCs w:val="19"/>
              </w:rPr>
              <w:t xml:space="preserve">W </w:t>
            </w:r>
          </w:p>
        </w:tc>
        <w:tc>
          <w:tcPr>
            <w:tcW w:w="2091" w:type="dxa"/>
            <w:hideMark/>
          </w:tcPr>
          <w:p w14:paraId="1D1D90F2" w14:textId="77777777" w:rsidR="000C0A16" w:rsidRPr="007C5752" w:rsidRDefault="000C0A16" w:rsidP="00543D02">
            <w:pPr>
              <w:rPr>
                <w:rFonts w:ascii="Aptos" w:hAnsi="Aptos"/>
                <w:sz w:val="19"/>
                <w:szCs w:val="19"/>
              </w:rPr>
            </w:pPr>
            <w:r w:rsidRPr="007C5752">
              <w:rPr>
                <w:rFonts w:ascii="Aptos" w:hAnsi="Aptos"/>
                <w:sz w:val="19"/>
                <w:szCs w:val="19"/>
              </w:rPr>
              <w:t>Warm return from QCELL couplers to VLP stage</w:t>
            </w:r>
          </w:p>
        </w:tc>
        <w:tc>
          <w:tcPr>
            <w:tcW w:w="2091" w:type="dxa"/>
            <w:hideMark/>
          </w:tcPr>
          <w:p w14:paraId="124E4299" w14:textId="0A46AE0C" w:rsidR="000C0A16" w:rsidRPr="007C5752" w:rsidRDefault="000C0A16" w:rsidP="00543D02">
            <w:pPr>
              <w:rPr>
                <w:rFonts w:ascii="Aptos" w:hAnsi="Aptos"/>
                <w:sz w:val="19"/>
                <w:szCs w:val="19"/>
              </w:rPr>
            </w:pPr>
            <w:r w:rsidRPr="007C5752">
              <w:rPr>
                <w:rFonts w:ascii="Aptos" w:hAnsi="Aptos"/>
                <w:sz w:val="19"/>
                <w:szCs w:val="19"/>
              </w:rPr>
              <w:t>~5 g s</w:t>
            </w:r>
            <w:r w:rsidRPr="007C5752">
              <w:rPr>
                <w:rFonts w:ascii="Cambria Math" w:hAnsi="Cambria Math" w:cs="Cambria Math"/>
                <w:sz w:val="19"/>
                <w:szCs w:val="19"/>
              </w:rPr>
              <w:t>⁻</w:t>
            </w:r>
            <w:r w:rsidRPr="007C5752">
              <w:rPr>
                <w:rFonts w:ascii="Aptos" w:hAnsi="Aptos" w:cs="Aptos"/>
                <w:sz w:val="19"/>
                <w:szCs w:val="19"/>
              </w:rPr>
              <w:t>¹</w:t>
            </w:r>
            <w:r w:rsidR="001C410D" w:rsidRPr="007C5752">
              <w:rPr>
                <w:rFonts w:ascii="Aptos" w:hAnsi="Aptos" w:cs="Aptos"/>
                <w:sz w:val="19"/>
                <w:szCs w:val="19"/>
              </w:rPr>
              <w:t xml:space="preserve"> (nominal 2 g/s)</w:t>
            </w:r>
          </w:p>
        </w:tc>
        <w:tc>
          <w:tcPr>
            <w:tcW w:w="2091" w:type="dxa"/>
            <w:hideMark/>
          </w:tcPr>
          <w:p w14:paraId="5F5DA146" w14:textId="77777777" w:rsidR="000C0A16" w:rsidRPr="007C5752" w:rsidRDefault="000C0A16" w:rsidP="00543D02">
            <w:pPr>
              <w:rPr>
                <w:rFonts w:ascii="Aptos" w:hAnsi="Aptos"/>
                <w:sz w:val="19"/>
                <w:szCs w:val="19"/>
              </w:rPr>
            </w:pPr>
            <w:r w:rsidRPr="007C5752">
              <w:rPr>
                <w:rFonts w:ascii="Aptos" w:hAnsi="Aptos"/>
                <w:sz w:val="19"/>
                <w:szCs w:val="19"/>
              </w:rPr>
              <w:t>~1 bar(a), 300 K</w:t>
            </w:r>
          </w:p>
        </w:tc>
        <w:tc>
          <w:tcPr>
            <w:tcW w:w="2092" w:type="dxa"/>
            <w:hideMark/>
          </w:tcPr>
          <w:p w14:paraId="2600F564" w14:textId="77777777" w:rsidR="000C0A16" w:rsidRPr="007C5752" w:rsidRDefault="000C0A16" w:rsidP="00543D02">
            <w:pPr>
              <w:rPr>
                <w:rFonts w:ascii="Aptos" w:hAnsi="Aptos"/>
                <w:sz w:val="19"/>
                <w:szCs w:val="19"/>
              </w:rPr>
            </w:pPr>
            <w:r w:rsidRPr="007C5752">
              <w:rPr>
                <w:rFonts w:ascii="Aptos" w:hAnsi="Aptos"/>
                <w:sz w:val="19"/>
                <w:szCs w:val="19"/>
              </w:rPr>
              <w:t>Coupler (QPLR) exhaust</w:t>
            </w:r>
          </w:p>
        </w:tc>
      </w:tr>
      <w:tr w:rsidR="000C0A16" w:rsidRPr="007C5752" w14:paraId="02137228" w14:textId="77777777" w:rsidTr="007A02BC">
        <w:tc>
          <w:tcPr>
            <w:tcW w:w="2091" w:type="dxa"/>
            <w:hideMark/>
          </w:tcPr>
          <w:p w14:paraId="673FFBB8" w14:textId="3604C256" w:rsidR="000C0A16" w:rsidRPr="007C5752" w:rsidRDefault="000C0A16" w:rsidP="006658C3">
            <w:pPr>
              <w:rPr>
                <w:rStyle w:val="Strong"/>
                <w:rFonts w:ascii="Aptos" w:hAnsi="Aptos"/>
                <w:sz w:val="19"/>
                <w:szCs w:val="19"/>
              </w:rPr>
            </w:pPr>
            <w:r w:rsidRPr="007C5752">
              <w:rPr>
                <w:rStyle w:val="Strong"/>
                <w:rFonts w:ascii="Aptos" w:hAnsi="Aptos"/>
                <w:sz w:val="19"/>
                <w:szCs w:val="19"/>
              </w:rPr>
              <w:t>QINFRA</w:t>
            </w:r>
            <w:r w:rsidR="005F7670" w:rsidRPr="007C5752">
              <w:rPr>
                <w:rStyle w:val="Strong"/>
                <w:rFonts w:ascii="Aptos" w:hAnsi="Aptos"/>
                <w:sz w:val="19"/>
                <w:szCs w:val="19"/>
              </w:rPr>
              <w:t>.</w:t>
            </w:r>
            <w:r w:rsidRPr="007C5752">
              <w:rPr>
                <w:rStyle w:val="Strong"/>
                <w:rFonts w:ascii="Aptos" w:hAnsi="Aptos"/>
                <w:sz w:val="19"/>
                <w:szCs w:val="19"/>
              </w:rPr>
              <w:t xml:space="preserve">S </w:t>
            </w:r>
          </w:p>
        </w:tc>
        <w:tc>
          <w:tcPr>
            <w:tcW w:w="2091" w:type="dxa"/>
            <w:hideMark/>
          </w:tcPr>
          <w:p w14:paraId="1CA8C293" w14:textId="77777777" w:rsidR="000C0A16" w:rsidRPr="007C5752" w:rsidRDefault="000C0A16" w:rsidP="00543D02">
            <w:pPr>
              <w:rPr>
                <w:rFonts w:ascii="Aptos" w:hAnsi="Aptos"/>
                <w:sz w:val="19"/>
                <w:szCs w:val="19"/>
              </w:rPr>
            </w:pPr>
            <w:r w:rsidRPr="007C5752">
              <w:rPr>
                <w:rFonts w:ascii="Aptos" w:hAnsi="Aptos"/>
                <w:sz w:val="19"/>
                <w:szCs w:val="19"/>
              </w:rPr>
              <w:t>Safety vent to VLP compression</w:t>
            </w:r>
          </w:p>
        </w:tc>
        <w:tc>
          <w:tcPr>
            <w:tcW w:w="2091" w:type="dxa"/>
            <w:hideMark/>
          </w:tcPr>
          <w:p w14:paraId="113D3721" w14:textId="23FBA6ED" w:rsidR="000C0A16" w:rsidRPr="007C5752" w:rsidRDefault="000C0A16" w:rsidP="00543D02">
            <w:pPr>
              <w:rPr>
                <w:rFonts w:ascii="Aptos" w:hAnsi="Aptos"/>
                <w:sz w:val="19"/>
                <w:szCs w:val="19"/>
              </w:rPr>
            </w:pPr>
            <w:r w:rsidRPr="007C5752">
              <w:rPr>
                <w:rFonts w:ascii="Aptos" w:hAnsi="Aptos"/>
                <w:sz w:val="19"/>
                <w:szCs w:val="19"/>
              </w:rPr>
              <w:t>Up to 200 g s</w:t>
            </w:r>
            <w:r w:rsidRPr="007C5752">
              <w:rPr>
                <w:rFonts w:ascii="Cambria Math" w:hAnsi="Cambria Math" w:cs="Cambria Math"/>
                <w:sz w:val="19"/>
                <w:szCs w:val="19"/>
              </w:rPr>
              <w:t>⁻</w:t>
            </w:r>
            <w:r w:rsidRPr="007C5752">
              <w:rPr>
                <w:rFonts w:ascii="Aptos" w:hAnsi="Aptos" w:cs="Aptos"/>
                <w:sz w:val="19"/>
                <w:szCs w:val="19"/>
              </w:rPr>
              <w:t>¹</w:t>
            </w:r>
            <w:r w:rsidRPr="007C5752">
              <w:rPr>
                <w:rFonts w:ascii="Aptos" w:hAnsi="Aptos"/>
                <w:sz w:val="19"/>
                <w:szCs w:val="19"/>
              </w:rPr>
              <w:t xml:space="preserve"> (</w:t>
            </w:r>
            <w:r w:rsidR="005F7670" w:rsidRPr="007C5752">
              <w:rPr>
                <w:rFonts w:ascii="Aptos" w:hAnsi="Aptos"/>
                <w:sz w:val="19"/>
                <w:szCs w:val="19"/>
              </w:rPr>
              <w:t xml:space="preserve">Loop </w:t>
            </w:r>
            <w:r w:rsidRPr="007C5752">
              <w:rPr>
                <w:rFonts w:ascii="Aptos" w:hAnsi="Aptos"/>
                <w:sz w:val="19"/>
                <w:szCs w:val="19"/>
              </w:rPr>
              <w:t>event)</w:t>
            </w:r>
          </w:p>
        </w:tc>
        <w:tc>
          <w:tcPr>
            <w:tcW w:w="2091" w:type="dxa"/>
            <w:hideMark/>
          </w:tcPr>
          <w:p w14:paraId="7478A987" w14:textId="77777777" w:rsidR="000C0A16" w:rsidRPr="007C5752" w:rsidRDefault="000C0A16" w:rsidP="00543D02">
            <w:pPr>
              <w:rPr>
                <w:rFonts w:ascii="Aptos" w:hAnsi="Aptos"/>
                <w:sz w:val="19"/>
                <w:szCs w:val="19"/>
              </w:rPr>
            </w:pPr>
            <w:r w:rsidRPr="007C5752">
              <w:rPr>
                <w:rFonts w:ascii="Aptos" w:hAnsi="Aptos"/>
                <w:sz w:val="19"/>
                <w:szCs w:val="19"/>
              </w:rPr>
              <w:t>300 K</w:t>
            </w:r>
          </w:p>
        </w:tc>
        <w:tc>
          <w:tcPr>
            <w:tcW w:w="2092" w:type="dxa"/>
            <w:hideMark/>
          </w:tcPr>
          <w:p w14:paraId="540C9741" w14:textId="77777777" w:rsidR="000C0A16" w:rsidRPr="007C5752" w:rsidRDefault="000C0A16" w:rsidP="00543D02">
            <w:pPr>
              <w:rPr>
                <w:rFonts w:ascii="Aptos" w:hAnsi="Aptos"/>
                <w:sz w:val="19"/>
                <w:szCs w:val="19"/>
              </w:rPr>
            </w:pPr>
            <w:r w:rsidRPr="007C5752">
              <w:rPr>
                <w:rFonts w:ascii="Aptos" w:hAnsi="Aptos"/>
                <w:sz w:val="19"/>
                <w:szCs w:val="19"/>
              </w:rPr>
              <w:t>Emergency discharge path</w:t>
            </w:r>
          </w:p>
        </w:tc>
      </w:tr>
    </w:tbl>
    <w:p w14:paraId="411500BC" w14:textId="2E420B4B" w:rsidR="002A055B" w:rsidRPr="007C5752" w:rsidRDefault="00292F65" w:rsidP="006658C3">
      <w:pPr>
        <w:rPr>
          <w:rStyle w:val="Emphasis"/>
          <w:i w:val="0"/>
          <w:iCs w:val="0"/>
        </w:rPr>
      </w:pPr>
      <w:r w:rsidRPr="007C5752">
        <w:rPr>
          <w:rStyle w:val="Emphasis"/>
          <w:i w:val="0"/>
          <w:iCs w:val="0"/>
        </w:rPr>
        <w:t>QINFRA</w:t>
      </w:r>
      <w:r w:rsidR="001C410D" w:rsidRPr="007C5752">
        <w:rPr>
          <w:rStyle w:val="Emphasis"/>
          <w:i w:val="0"/>
          <w:iCs w:val="0"/>
        </w:rPr>
        <w:t>.</w:t>
      </w:r>
      <w:r w:rsidRPr="007C5752">
        <w:rPr>
          <w:rStyle w:val="Emphasis"/>
          <w:i w:val="0"/>
          <w:iCs w:val="0"/>
        </w:rPr>
        <w:t>U and QINFRA</w:t>
      </w:r>
      <w:r w:rsidR="005F7670" w:rsidRPr="007C5752">
        <w:rPr>
          <w:rStyle w:val="Emphasis"/>
          <w:i w:val="0"/>
          <w:iCs w:val="0"/>
        </w:rPr>
        <w:t>.</w:t>
      </w:r>
      <w:r w:rsidRPr="007C5752">
        <w:rPr>
          <w:rStyle w:val="Emphasis"/>
          <w:i w:val="0"/>
          <w:iCs w:val="0"/>
        </w:rPr>
        <w:t xml:space="preserve">S are not </w:t>
      </w:r>
      <w:r w:rsidR="00A71B98" w:rsidRPr="007C5752">
        <w:rPr>
          <w:rStyle w:val="Emphasis"/>
          <w:i w:val="0"/>
          <w:iCs w:val="0"/>
        </w:rPr>
        <w:t xml:space="preserve">participating in the </w:t>
      </w:r>
      <w:r w:rsidRPr="007C5752">
        <w:rPr>
          <w:rStyle w:val="Emphasis"/>
          <w:i w:val="0"/>
          <w:iCs w:val="0"/>
        </w:rPr>
        <w:t>cryogenic cycle and nominal cryogenic heat sink demand from the user (QCELL), with QINFRA</w:t>
      </w:r>
      <w:r w:rsidR="005F7670" w:rsidRPr="007C5752">
        <w:rPr>
          <w:rStyle w:val="Emphasis"/>
          <w:i w:val="0"/>
          <w:iCs w:val="0"/>
        </w:rPr>
        <w:t>.</w:t>
      </w:r>
      <w:r w:rsidRPr="007C5752">
        <w:rPr>
          <w:rStyle w:val="Emphasis"/>
          <w:i w:val="0"/>
          <w:iCs w:val="0"/>
        </w:rPr>
        <w:t xml:space="preserve">W the only warm line with active </w:t>
      </w:r>
      <w:r w:rsidR="005F7670" w:rsidRPr="007C5752">
        <w:rPr>
          <w:rStyle w:val="Emphasis"/>
          <w:i w:val="0"/>
          <w:iCs w:val="0"/>
        </w:rPr>
        <w:t xml:space="preserve">refrigeration participation </w:t>
      </w:r>
      <w:r w:rsidRPr="007C5752">
        <w:rPr>
          <w:rStyle w:val="Emphasis"/>
          <w:i w:val="0"/>
          <w:iCs w:val="0"/>
        </w:rPr>
        <w:t xml:space="preserve">that represent the liquefaction load (~4% supply of </w:t>
      </w:r>
      <w:r w:rsidR="002A055B" w:rsidRPr="007C5752">
        <w:rPr>
          <w:rStyle w:val="Emphasis"/>
          <w:i w:val="0"/>
          <w:iCs w:val="0"/>
        </w:rPr>
        <w:t>QRB.A</w:t>
      </w:r>
      <w:r w:rsidRPr="007C5752">
        <w:rPr>
          <w:rStyle w:val="Emphasis"/>
          <w:i w:val="0"/>
          <w:iCs w:val="0"/>
        </w:rPr>
        <w:t xml:space="preserve">, </w:t>
      </w:r>
      <w:r w:rsidR="002A055B" w:rsidRPr="007C5752">
        <w:rPr>
          <w:rStyle w:val="Emphasis"/>
          <w:i w:val="0"/>
          <w:iCs w:val="0"/>
        </w:rPr>
        <w:t>during nominal 2K Operational Scenario</w:t>
      </w:r>
      <w:r w:rsidRPr="007C5752">
        <w:rPr>
          <w:rStyle w:val="Emphasis"/>
          <w:i w:val="0"/>
          <w:iCs w:val="0"/>
        </w:rPr>
        <w:t xml:space="preserve">). </w:t>
      </w:r>
    </w:p>
    <w:p w14:paraId="1E50C0EC" w14:textId="36B80C45" w:rsidR="006658C3" w:rsidRPr="007C5752" w:rsidRDefault="00292F65" w:rsidP="002A055B">
      <w:r w:rsidRPr="007C5752">
        <w:rPr>
          <w:rStyle w:val="Emphasis"/>
          <w:i w:val="0"/>
          <w:iCs w:val="0"/>
        </w:rPr>
        <w:t xml:space="preserve"> </w:t>
      </w:r>
    </w:p>
    <w:p w14:paraId="396AA35A" w14:textId="03C0FF65" w:rsidR="002A055B" w:rsidRPr="007C5752" w:rsidRDefault="002A055B" w:rsidP="002A055B">
      <w:pPr>
        <w:pStyle w:val="Caption"/>
        <w:keepNext/>
      </w:pPr>
      <w:bookmarkStart w:id="3585" w:name="_Toc212194971"/>
      <w:r w:rsidRPr="007C5752">
        <w:t xml:space="preserve">Table </w:t>
      </w:r>
      <w:r w:rsidRPr="007C5752">
        <w:fldChar w:fldCharType="begin"/>
      </w:r>
      <w:r w:rsidRPr="007C5752">
        <w:instrText xml:space="preserve"> SEQ Table \* ARABIC </w:instrText>
      </w:r>
      <w:r w:rsidRPr="007C5752">
        <w:fldChar w:fldCharType="separate"/>
      </w:r>
      <w:r w:rsidR="00A63B38">
        <w:rPr>
          <w:noProof/>
        </w:rPr>
        <w:t>14</w:t>
      </w:r>
      <w:r w:rsidRPr="007C5752">
        <w:fldChar w:fldCharType="end"/>
      </w:r>
      <w:r w:rsidRPr="007C5752">
        <w:t xml:space="preserve"> Internal QPLANT Distribution Lines (crossing multiple rooms)</w:t>
      </w:r>
      <w:bookmarkEnd w:id="3585"/>
    </w:p>
    <w:tbl>
      <w:tblPr>
        <w:tblStyle w:val="TableGrid2"/>
        <w:tblW w:w="5000" w:type="pct"/>
        <w:tblLook w:val="04A0" w:firstRow="1" w:lastRow="0" w:firstColumn="1" w:lastColumn="0" w:noHBand="0" w:noVBand="1"/>
      </w:tblPr>
      <w:tblGrid>
        <w:gridCol w:w="1946"/>
        <w:gridCol w:w="1946"/>
        <w:gridCol w:w="1946"/>
        <w:gridCol w:w="1946"/>
        <w:gridCol w:w="1946"/>
      </w:tblGrid>
      <w:tr w:rsidR="000C0A16" w:rsidRPr="007C5752" w14:paraId="1A80CF75" w14:textId="77777777" w:rsidTr="006658C3">
        <w:tc>
          <w:tcPr>
            <w:tcW w:w="1000" w:type="pct"/>
            <w:shd w:val="clear" w:color="auto" w:fill="EBD9ED" w:themeFill="accent2" w:themeFillTint="33"/>
            <w:hideMark/>
          </w:tcPr>
          <w:p w14:paraId="420B6664" w14:textId="77777777" w:rsidR="000C0A16" w:rsidRPr="007C5752" w:rsidRDefault="000C0A16" w:rsidP="00543D02">
            <w:pPr>
              <w:rPr>
                <w:bCs/>
                <w:sz w:val="19"/>
                <w:szCs w:val="19"/>
              </w:rPr>
            </w:pPr>
            <w:r w:rsidRPr="007C5752">
              <w:rPr>
                <w:rStyle w:val="Strong"/>
                <w:rFonts w:ascii="Aptos" w:hAnsi="Aptos"/>
                <w:sz w:val="19"/>
                <w:szCs w:val="19"/>
              </w:rPr>
              <w:t>Line ID</w:t>
            </w:r>
          </w:p>
        </w:tc>
        <w:tc>
          <w:tcPr>
            <w:tcW w:w="1000" w:type="pct"/>
            <w:shd w:val="clear" w:color="auto" w:fill="EBD9ED" w:themeFill="accent2" w:themeFillTint="33"/>
            <w:hideMark/>
          </w:tcPr>
          <w:p w14:paraId="4A63EE0F" w14:textId="77777777" w:rsidR="000C0A16" w:rsidRPr="007C5752" w:rsidRDefault="000C0A16" w:rsidP="00543D02">
            <w:pPr>
              <w:rPr>
                <w:bCs/>
                <w:sz w:val="19"/>
                <w:szCs w:val="19"/>
              </w:rPr>
            </w:pPr>
            <w:r w:rsidRPr="007C5752">
              <w:rPr>
                <w:rStyle w:val="Strong"/>
                <w:rFonts w:ascii="Aptos" w:hAnsi="Aptos"/>
                <w:sz w:val="19"/>
                <w:szCs w:val="19"/>
              </w:rPr>
              <w:t>Purpose/Duty</w:t>
            </w:r>
          </w:p>
        </w:tc>
        <w:tc>
          <w:tcPr>
            <w:tcW w:w="1000" w:type="pct"/>
            <w:shd w:val="clear" w:color="auto" w:fill="EBD9ED" w:themeFill="accent2" w:themeFillTint="33"/>
          </w:tcPr>
          <w:p w14:paraId="76B08638" w14:textId="62325710" w:rsidR="000C0A16" w:rsidRPr="007C5752" w:rsidRDefault="000C0A16" w:rsidP="00543D02">
            <w:pPr>
              <w:rPr>
                <w:bCs/>
                <w:sz w:val="19"/>
                <w:szCs w:val="19"/>
              </w:rPr>
            </w:pPr>
            <w:r w:rsidRPr="007C5752">
              <w:rPr>
                <w:rStyle w:val="Strong"/>
                <w:rFonts w:ascii="Aptos" w:hAnsi="Aptos"/>
                <w:sz w:val="19"/>
                <w:szCs w:val="19"/>
              </w:rPr>
              <w:t xml:space="preserve">Indicative </w:t>
            </w:r>
            <w:r w:rsidR="00352FF0" w:rsidRPr="007C5752">
              <w:rPr>
                <w:rStyle w:val="Strong"/>
                <w:rFonts w:ascii="Aptos" w:hAnsi="Aptos"/>
                <w:sz w:val="19"/>
                <w:szCs w:val="19"/>
              </w:rPr>
              <w:t>Flowrate</w:t>
            </w:r>
          </w:p>
        </w:tc>
        <w:tc>
          <w:tcPr>
            <w:tcW w:w="1000" w:type="pct"/>
            <w:shd w:val="clear" w:color="auto" w:fill="EBD9ED" w:themeFill="accent2" w:themeFillTint="33"/>
            <w:hideMark/>
          </w:tcPr>
          <w:p w14:paraId="6D1A0B33" w14:textId="77777777" w:rsidR="000C0A16" w:rsidRPr="007C5752" w:rsidRDefault="000C0A16" w:rsidP="00543D02">
            <w:pPr>
              <w:rPr>
                <w:bCs/>
                <w:sz w:val="19"/>
                <w:szCs w:val="19"/>
              </w:rPr>
            </w:pPr>
            <w:r w:rsidRPr="007C5752">
              <w:rPr>
                <w:rStyle w:val="Strong"/>
                <w:rFonts w:ascii="Aptos" w:hAnsi="Aptos"/>
                <w:sz w:val="19"/>
                <w:szCs w:val="19"/>
              </w:rPr>
              <w:t>Operating Envelope</w:t>
            </w:r>
          </w:p>
        </w:tc>
        <w:tc>
          <w:tcPr>
            <w:tcW w:w="1000" w:type="pct"/>
            <w:shd w:val="clear" w:color="auto" w:fill="EBD9ED" w:themeFill="accent2" w:themeFillTint="33"/>
            <w:hideMark/>
          </w:tcPr>
          <w:p w14:paraId="1B2CA348" w14:textId="77777777" w:rsidR="000C0A16" w:rsidRPr="007C5752" w:rsidRDefault="000C0A16" w:rsidP="00543D02">
            <w:pPr>
              <w:rPr>
                <w:bCs/>
                <w:sz w:val="19"/>
                <w:szCs w:val="19"/>
              </w:rPr>
            </w:pPr>
            <w:r w:rsidRPr="007C5752">
              <w:rPr>
                <w:rStyle w:val="Strong"/>
                <w:rFonts w:ascii="Aptos" w:hAnsi="Aptos"/>
                <w:sz w:val="19"/>
                <w:szCs w:val="19"/>
              </w:rPr>
              <w:t>Notes</w:t>
            </w:r>
          </w:p>
        </w:tc>
      </w:tr>
      <w:tr w:rsidR="000C0A16" w:rsidRPr="007C5752" w14:paraId="6459E33B" w14:textId="77777777" w:rsidTr="006658C3">
        <w:tc>
          <w:tcPr>
            <w:tcW w:w="1000" w:type="pct"/>
            <w:hideMark/>
          </w:tcPr>
          <w:p w14:paraId="5AA38E39" w14:textId="2E15BC60" w:rsidR="000C0A16" w:rsidRPr="007C5752" w:rsidRDefault="000C0A16" w:rsidP="007A02BC">
            <w:pPr>
              <w:rPr>
                <w:rFonts w:ascii="Aptos" w:hAnsi="Aptos"/>
                <w:sz w:val="19"/>
                <w:szCs w:val="19"/>
              </w:rPr>
            </w:pPr>
            <w:r w:rsidRPr="007C5752">
              <w:rPr>
                <w:rStyle w:val="Strong"/>
                <w:rFonts w:ascii="Aptos" w:hAnsi="Aptos"/>
                <w:sz w:val="19"/>
                <w:szCs w:val="19"/>
              </w:rPr>
              <w:t>WCS</w:t>
            </w:r>
            <w:r w:rsidR="005F7670" w:rsidRPr="007C5752">
              <w:rPr>
                <w:rStyle w:val="Strong"/>
                <w:rFonts w:ascii="Aptos" w:hAnsi="Aptos"/>
                <w:sz w:val="19"/>
                <w:szCs w:val="19"/>
              </w:rPr>
              <w:t>.</w:t>
            </w:r>
            <w:r w:rsidRPr="007C5752">
              <w:rPr>
                <w:rStyle w:val="Strong"/>
                <w:rFonts w:ascii="Aptos" w:hAnsi="Aptos"/>
                <w:sz w:val="19"/>
                <w:szCs w:val="19"/>
              </w:rPr>
              <w:t>HP</w:t>
            </w:r>
          </w:p>
        </w:tc>
        <w:tc>
          <w:tcPr>
            <w:tcW w:w="1000" w:type="pct"/>
            <w:hideMark/>
          </w:tcPr>
          <w:p w14:paraId="4F940EED" w14:textId="77777777" w:rsidR="000C0A16" w:rsidRPr="007C5752" w:rsidRDefault="000C0A16" w:rsidP="007A02BC">
            <w:pPr>
              <w:rPr>
                <w:rFonts w:ascii="Aptos" w:hAnsi="Aptos"/>
                <w:sz w:val="19"/>
                <w:szCs w:val="19"/>
              </w:rPr>
            </w:pPr>
            <w:r w:rsidRPr="007C5752">
              <w:rPr>
                <w:rFonts w:ascii="Aptos" w:hAnsi="Aptos"/>
                <w:sz w:val="19"/>
                <w:szCs w:val="19"/>
              </w:rPr>
              <w:t>High-pressure header from warm compressors to QRB</w:t>
            </w:r>
          </w:p>
        </w:tc>
        <w:tc>
          <w:tcPr>
            <w:tcW w:w="1000" w:type="pct"/>
          </w:tcPr>
          <w:p w14:paraId="7E0D7B5A" w14:textId="77777777" w:rsidR="000C0A16" w:rsidRPr="007C5752" w:rsidRDefault="000C0A16" w:rsidP="007A02BC">
            <w:pPr>
              <w:rPr>
                <w:rFonts w:ascii="Aptos" w:hAnsi="Aptos"/>
                <w:sz w:val="19"/>
                <w:szCs w:val="19"/>
              </w:rPr>
            </w:pPr>
            <w:r w:rsidRPr="007C5752">
              <w:rPr>
                <w:rFonts w:ascii="Aptos" w:hAnsi="Aptos"/>
                <w:sz w:val="19"/>
                <w:szCs w:val="19"/>
              </w:rPr>
              <w:t>~350 g s</w:t>
            </w:r>
            <w:r w:rsidRPr="007C5752">
              <w:rPr>
                <w:rFonts w:ascii="Cambria Math" w:hAnsi="Cambria Math" w:cs="Cambria Math"/>
                <w:sz w:val="19"/>
                <w:szCs w:val="19"/>
              </w:rPr>
              <w:t>⁻</w:t>
            </w:r>
            <w:r w:rsidRPr="007C5752">
              <w:rPr>
                <w:rFonts w:ascii="Aptos" w:hAnsi="Aptos" w:cs="Aptos"/>
                <w:sz w:val="19"/>
                <w:szCs w:val="19"/>
              </w:rPr>
              <w:t>¹</w:t>
            </w:r>
          </w:p>
        </w:tc>
        <w:tc>
          <w:tcPr>
            <w:tcW w:w="1000" w:type="pct"/>
            <w:hideMark/>
          </w:tcPr>
          <w:p w14:paraId="6642230E" w14:textId="77777777" w:rsidR="000C0A16" w:rsidRPr="007C5752" w:rsidRDefault="000C0A16" w:rsidP="007A02BC">
            <w:pPr>
              <w:rPr>
                <w:rFonts w:ascii="Aptos" w:hAnsi="Aptos"/>
                <w:sz w:val="19"/>
                <w:szCs w:val="19"/>
              </w:rPr>
            </w:pPr>
            <w:r w:rsidRPr="007C5752">
              <w:rPr>
                <w:rFonts w:ascii="Aptos" w:hAnsi="Aptos"/>
                <w:sz w:val="19"/>
                <w:szCs w:val="19"/>
              </w:rPr>
              <w:t>15 bar(a)</w:t>
            </w:r>
          </w:p>
        </w:tc>
        <w:tc>
          <w:tcPr>
            <w:tcW w:w="1000" w:type="pct"/>
            <w:hideMark/>
          </w:tcPr>
          <w:p w14:paraId="1247B791" w14:textId="77777777" w:rsidR="000C0A16" w:rsidRPr="007C5752" w:rsidRDefault="000C0A16" w:rsidP="007A02BC">
            <w:pPr>
              <w:rPr>
                <w:rFonts w:ascii="Aptos" w:hAnsi="Aptos"/>
                <w:sz w:val="19"/>
                <w:szCs w:val="19"/>
              </w:rPr>
            </w:pPr>
            <w:r w:rsidRPr="007C5752">
              <w:rPr>
                <w:rFonts w:ascii="Aptos" w:hAnsi="Aptos"/>
                <w:sz w:val="19"/>
                <w:szCs w:val="19"/>
              </w:rPr>
              <w:t>Insulated hard-pipe, traverses Compressor Room → Cold-box Room</w:t>
            </w:r>
          </w:p>
        </w:tc>
      </w:tr>
      <w:tr w:rsidR="000C0A16" w:rsidRPr="007C5752" w14:paraId="3FE630DA" w14:textId="77777777" w:rsidTr="006658C3">
        <w:tc>
          <w:tcPr>
            <w:tcW w:w="1000" w:type="pct"/>
            <w:hideMark/>
          </w:tcPr>
          <w:p w14:paraId="676F390E" w14:textId="79429AA8" w:rsidR="000C0A16" w:rsidRPr="007C5752" w:rsidRDefault="000C0A16" w:rsidP="007A02BC">
            <w:pPr>
              <w:rPr>
                <w:rFonts w:ascii="Aptos" w:hAnsi="Aptos"/>
                <w:sz w:val="19"/>
                <w:szCs w:val="19"/>
              </w:rPr>
            </w:pPr>
            <w:r w:rsidRPr="007C5752">
              <w:rPr>
                <w:rStyle w:val="Strong"/>
                <w:rFonts w:ascii="Aptos" w:hAnsi="Aptos"/>
                <w:sz w:val="19"/>
                <w:szCs w:val="19"/>
              </w:rPr>
              <w:t>WCS</w:t>
            </w:r>
            <w:r w:rsidR="005F7670" w:rsidRPr="007C5752">
              <w:rPr>
                <w:rStyle w:val="Strong"/>
                <w:rFonts w:ascii="Aptos" w:hAnsi="Aptos"/>
                <w:sz w:val="19"/>
                <w:szCs w:val="19"/>
              </w:rPr>
              <w:t>.</w:t>
            </w:r>
            <w:r w:rsidRPr="007C5752">
              <w:rPr>
                <w:rStyle w:val="Strong"/>
                <w:rFonts w:ascii="Aptos" w:hAnsi="Aptos"/>
                <w:sz w:val="19"/>
                <w:szCs w:val="19"/>
              </w:rPr>
              <w:t>LP</w:t>
            </w:r>
          </w:p>
        </w:tc>
        <w:tc>
          <w:tcPr>
            <w:tcW w:w="1000" w:type="pct"/>
            <w:hideMark/>
          </w:tcPr>
          <w:p w14:paraId="30ECBA22" w14:textId="77777777" w:rsidR="000C0A16" w:rsidRPr="007C5752" w:rsidRDefault="000C0A16" w:rsidP="007A02BC">
            <w:pPr>
              <w:rPr>
                <w:rFonts w:ascii="Aptos" w:hAnsi="Aptos"/>
                <w:sz w:val="19"/>
                <w:szCs w:val="19"/>
              </w:rPr>
            </w:pPr>
            <w:r w:rsidRPr="007C5752">
              <w:rPr>
                <w:rFonts w:ascii="Aptos" w:hAnsi="Aptos"/>
                <w:sz w:val="19"/>
                <w:szCs w:val="19"/>
              </w:rPr>
              <w:t>Low-pressure return header to warm compressors</w:t>
            </w:r>
          </w:p>
        </w:tc>
        <w:tc>
          <w:tcPr>
            <w:tcW w:w="1000" w:type="pct"/>
          </w:tcPr>
          <w:p w14:paraId="04AD8159" w14:textId="77777777" w:rsidR="000C0A16" w:rsidRPr="007C5752" w:rsidRDefault="000C0A16" w:rsidP="007A02BC">
            <w:pPr>
              <w:rPr>
                <w:rFonts w:ascii="Aptos" w:hAnsi="Aptos"/>
                <w:sz w:val="19"/>
                <w:szCs w:val="19"/>
              </w:rPr>
            </w:pPr>
            <w:r w:rsidRPr="007C5752">
              <w:rPr>
                <w:rFonts w:ascii="Aptos" w:hAnsi="Aptos"/>
                <w:sz w:val="19"/>
                <w:szCs w:val="19"/>
              </w:rPr>
              <w:t>~300 g s</w:t>
            </w:r>
            <w:r w:rsidRPr="007C5752">
              <w:rPr>
                <w:rFonts w:ascii="Cambria Math" w:hAnsi="Cambria Math" w:cs="Cambria Math"/>
                <w:sz w:val="19"/>
                <w:szCs w:val="19"/>
              </w:rPr>
              <w:t>⁻</w:t>
            </w:r>
            <w:r w:rsidRPr="007C5752">
              <w:rPr>
                <w:rFonts w:ascii="Aptos" w:hAnsi="Aptos" w:cs="Aptos"/>
                <w:sz w:val="19"/>
                <w:szCs w:val="19"/>
              </w:rPr>
              <w:t>¹</w:t>
            </w:r>
          </w:p>
        </w:tc>
        <w:tc>
          <w:tcPr>
            <w:tcW w:w="1000" w:type="pct"/>
            <w:hideMark/>
          </w:tcPr>
          <w:p w14:paraId="0F47E264" w14:textId="77777777" w:rsidR="000C0A16" w:rsidRPr="007C5752" w:rsidRDefault="000C0A16" w:rsidP="007A02BC">
            <w:pPr>
              <w:rPr>
                <w:rFonts w:ascii="Aptos" w:hAnsi="Aptos"/>
                <w:sz w:val="19"/>
                <w:szCs w:val="19"/>
              </w:rPr>
            </w:pPr>
            <w:r w:rsidRPr="007C5752">
              <w:rPr>
                <w:rFonts w:ascii="Aptos" w:hAnsi="Aptos"/>
                <w:sz w:val="19"/>
                <w:szCs w:val="19"/>
              </w:rPr>
              <w:t>1.05 bar(a)</w:t>
            </w:r>
          </w:p>
        </w:tc>
        <w:tc>
          <w:tcPr>
            <w:tcW w:w="1000" w:type="pct"/>
            <w:hideMark/>
          </w:tcPr>
          <w:p w14:paraId="53C4CC80" w14:textId="77777777" w:rsidR="000C0A16" w:rsidRPr="007C5752" w:rsidRDefault="000C0A16" w:rsidP="007A02BC">
            <w:pPr>
              <w:rPr>
                <w:rFonts w:ascii="Aptos" w:hAnsi="Aptos"/>
                <w:sz w:val="19"/>
                <w:szCs w:val="19"/>
              </w:rPr>
            </w:pPr>
            <w:r w:rsidRPr="007C5752">
              <w:rPr>
                <w:rFonts w:ascii="Aptos" w:hAnsi="Aptos"/>
                <w:sz w:val="19"/>
                <w:szCs w:val="19"/>
              </w:rPr>
              <w:t>Continuous purge maintains ≥ 1 050 mbar(a)</w:t>
            </w:r>
          </w:p>
        </w:tc>
      </w:tr>
      <w:tr w:rsidR="000C0A16" w:rsidRPr="007C5752" w14:paraId="668F9E89" w14:textId="77777777" w:rsidTr="006658C3">
        <w:tc>
          <w:tcPr>
            <w:tcW w:w="1000" w:type="pct"/>
            <w:hideMark/>
          </w:tcPr>
          <w:p w14:paraId="7CECF9AD" w14:textId="6754ACED" w:rsidR="000C0A16" w:rsidRPr="007C5752" w:rsidRDefault="000C0A16" w:rsidP="007A02BC">
            <w:pPr>
              <w:rPr>
                <w:rFonts w:ascii="Aptos" w:hAnsi="Aptos"/>
                <w:sz w:val="19"/>
                <w:szCs w:val="19"/>
              </w:rPr>
            </w:pPr>
            <w:r w:rsidRPr="007C5752">
              <w:rPr>
                <w:rStyle w:val="Strong"/>
                <w:rFonts w:ascii="Aptos" w:hAnsi="Aptos"/>
                <w:sz w:val="19"/>
                <w:szCs w:val="19"/>
              </w:rPr>
              <w:t>WCS</w:t>
            </w:r>
            <w:r w:rsidR="005F7670" w:rsidRPr="007C5752">
              <w:rPr>
                <w:rStyle w:val="Strong"/>
                <w:rFonts w:ascii="Aptos" w:hAnsi="Aptos"/>
                <w:sz w:val="19"/>
                <w:szCs w:val="19"/>
              </w:rPr>
              <w:t>.</w:t>
            </w:r>
            <w:r w:rsidRPr="007C5752">
              <w:rPr>
                <w:rStyle w:val="Strong"/>
                <w:rFonts w:ascii="Aptos" w:hAnsi="Aptos"/>
                <w:sz w:val="19"/>
                <w:szCs w:val="19"/>
              </w:rPr>
              <w:t>VLP</w:t>
            </w:r>
          </w:p>
        </w:tc>
        <w:tc>
          <w:tcPr>
            <w:tcW w:w="1000" w:type="pct"/>
            <w:hideMark/>
          </w:tcPr>
          <w:p w14:paraId="2A3363ED" w14:textId="1921CE00" w:rsidR="000C0A16" w:rsidRPr="007C5752" w:rsidRDefault="000C0A16" w:rsidP="007A02BC">
            <w:pPr>
              <w:rPr>
                <w:rFonts w:ascii="Aptos" w:hAnsi="Aptos"/>
                <w:sz w:val="19"/>
                <w:szCs w:val="19"/>
              </w:rPr>
            </w:pPr>
            <w:r w:rsidRPr="007C5752">
              <w:rPr>
                <w:rFonts w:ascii="Aptos" w:hAnsi="Aptos"/>
                <w:sz w:val="19"/>
                <w:szCs w:val="19"/>
              </w:rPr>
              <w:t>Very-low-pressure header  VLP compressors</w:t>
            </w:r>
          </w:p>
        </w:tc>
        <w:tc>
          <w:tcPr>
            <w:tcW w:w="1000" w:type="pct"/>
          </w:tcPr>
          <w:p w14:paraId="108D3B2A" w14:textId="1B595900" w:rsidR="000C0A16" w:rsidRPr="007C5752" w:rsidRDefault="000C0A16" w:rsidP="007A02BC">
            <w:pPr>
              <w:rPr>
                <w:rFonts w:ascii="Aptos" w:hAnsi="Aptos"/>
                <w:sz w:val="19"/>
                <w:szCs w:val="19"/>
              </w:rPr>
            </w:pPr>
            <w:r w:rsidRPr="007C5752">
              <w:rPr>
                <w:rFonts w:ascii="Aptos" w:hAnsi="Aptos"/>
                <w:sz w:val="19"/>
                <w:szCs w:val="19"/>
              </w:rPr>
              <w:t>~50 g s</w:t>
            </w:r>
            <w:r w:rsidRPr="007C5752">
              <w:rPr>
                <w:rFonts w:ascii="Cambria Math" w:hAnsi="Cambria Math" w:cs="Cambria Math"/>
                <w:sz w:val="19"/>
                <w:szCs w:val="19"/>
              </w:rPr>
              <w:t>⁻</w:t>
            </w:r>
            <w:r w:rsidRPr="007C5752">
              <w:rPr>
                <w:rFonts w:ascii="Aptos" w:hAnsi="Aptos" w:cs="Aptos"/>
                <w:sz w:val="19"/>
                <w:szCs w:val="19"/>
              </w:rPr>
              <w:t>¹</w:t>
            </w:r>
            <w:r w:rsidRPr="007C5752">
              <w:rPr>
                <w:rFonts w:ascii="Aptos" w:hAnsi="Aptos"/>
                <w:sz w:val="19"/>
                <w:szCs w:val="19"/>
              </w:rPr>
              <w:t>)</w:t>
            </w:r>
          </w:p>
        </w:tc>
        <w:tc>
          <w:tcPr>
            <w:tcW w:w="1000" w:type="pct"/>
            <w:hideMark/>
          </w:tcPr>
          <w:p w14:paraId="1523795A" w14:textId="77777777" w:rsidR="000C0A16" w:rsidRPr="007C5752" w:rsidRDefault="000C0A16" w:rsidP="007A02BC">
            <w:pPr>
              <w:rPr>
                <w:rFonts w:ascii="Aptos" w:hAnsi="Aptos"/>
                <w:sz w:val="19"/>
                <w:szCs w:val="19"/>
              </w:rPr>
            </w:pPr>
            <w:r w:rsidRPr="007C5752">
              <w:rPr>
                <w:rFonts w:ascii="Aptos" w:hAnsi="Aptos"/>
                <w:sz w:val="19"/>
                <w:szCs w:val="19"/>
              </w:rPr>
              <w:t>0.40–0.55 bar(a)</w:t>
            </w:r>
          </w:p>
        </w:tc>
        <w:tc>
          <w:tcPr>
            <w:tcW w:w="1000" w:type="pct"/>
            <w:hideMark/>
          </w:tcPr>
          <w:p w14:paraId="0CF322ED" w14:textId="3992C6A6" w:rsidR="000C0A16" w:rsidRPr="007C5752" w:rsidRDefault="001C410D" w:rsidP="007A02BC">
            <w:pPr>
              <w:rPr>
                <w:rFonts w:ascii="Aptos" w:hAnsi="Aptos"/>
                <w:sz w:val="19"/>
                <w:szCs w:val="19"/>
              </w:rPr>
            </w:pPr>
            <w:r w:rsidRPr="007C5752">
              <w:rPr>
                <w:rFonts w:ascii="Aptos" w:hAnsi="Aptos"/>
                <w:sz w:val="19"/>
                <w:szCs w:val="19"/>
              </w:rPr>
              <w:t xml:space="preserve">QRB.B Coldbox passthrough + </w:t>
            </w:r>
            <w:r w:rsidR="000C0A16" w:rsidRPr="007C5752">
              <w:rPr>
                <w:rFonts w:ascii="Aptos" w:hAnsi="Aptos"/>
                <w:sz w:val="19"/>
                <w:szCs w:val="19"/>
              </w:rPr>
              <w:t>Receives QINFRA</w:t>
            </w:r>
            <w:r w:rsidR="00D66D13" w:rsidRPr="007C5752">
              <w:rPr>
                <w:rFonts w:ascii="Aptos" w:hAnsi="Aptos"/>
                <w:sz w:val="19"/>
                <w:szCs w:val="19"/>
              </w:rPr>
              <w:t>.</w:t>
            </w:r>
            <w:r w:rsidR="000C0A16" w:rsidRPr="007C5752">
              <w:rPr>
                <w:rFonts w:ascii="Aptos" w:hAnsi="Aptos"/>
                <w:sz w:val="19"/>
                <w:szCs w:val="19"/>
              </w:rPr>
              <w:t>W and QINFRA</w:t>
            </w:r>
            <w:r w:rsidR="00D66D13" w:rsidRPr="007C5752">
              <w:rPr>
                <w:rFonts w:ascii="Aptos" w:hAnsi="Aptos"/>
                <w:sz w:val="19"/>
                <w:szCs w:val="19"/>
              </w:rPr>
              <w:t>.</w:t>
            </w:r>
            <w:r w:rsidR="000C0A16" w:rsidRPr="007C5752">
              <w:rPr>
                <w:rFonts w:ascii="Aptos" w:hAnsi="Aptos"/>
                <w:sz w:val="19"/>
                <w:szCs w:val="19"/>
              </w:rPr>
              <w:t>S flows</w:t>
            </w:r>
          </w:p>
        </w:tc>
      </w:tr>
    </w:tbl>
    <w:p w14:paraId="5F6B0BBE" w14:textId="2EBFACCA" w:rsidR="00292F65" w:rsidRPr="007C5752" w:rsidRDefault="00292F65" w:rsidP="00562F7B">
      <w:pPr>
        <w:pStyle w:val="SysReq3"/>
        <w:ind w:left="0"/>
        <w:rPr>
          <w:lang w:val="en-GB"/>
        </w:rPr>
      </w:pPr>
      <w:r w:rsidRPr="007C5752">
        <w:rPr>
          <w:lang w:val="en-GB"/>
        </w:rPr>
        <w:t>In the offer the applicant shall furnish the following deliverables and form part of the Interface Control Document (ICD) and will form technical baseline for offer and Conceptual Design Start (L1 in Project Lifecycle).</w:t>
      </w:r>
    </w:p>
    <w:p w14:paraId="2A1397B7" w14:textId="67D70DC7" w:rsidR="00735071" w:rsidRPr="007C5752" w:rsidRDefault="00735071">
      <w:pPr>
        <w:pStyle w:val="0AClause"/>
        <w:numPr>
          <w:ilvl w:val="1"/>
          <w:numId w:val="30"/>
        </w:numPr>
        <w:rPr>
          <w:lang w:val="en-GB"/>
        </w:rPr>
      </w:pPr>
      <w:r w:rsidRPr="007C5752">
        <w:rPr>
          <w:lang w:val="en-GB"/>
        </w:rPr>
        <w:t xml:space="preserve">Terminal-point </w:t>
      </w:r>
      <w:r w:rsidR="00292F65" w:rsidRPr="007C5752">
        <w:rPr>
          <w:lang w:val="en-GB"/>
        </w:rPr>
        <w:t xml:space="preserve">definition (quantified with) </w:t>
      </w:r>
    </w:p>
    <w:p w14:paraId="2CCFDFBC" w14:textId="77777777" w:rsidR="00735071" w:rsidRPr="007C5752" w:rsidRDefault="00735071">
      <w:pPr>
        <w:pStyle w:val="0AClause"/>
        <w:numPr>
          <w:ilvl w:val="1"/>
          <w:numId w:val="30"/>
        </w:numPr>
        <w:rPr>
          <w:lang w:val="en-GB"/>
        </w:rPr>
      </w:pPr>
      <w:r w:rsidRPr="007C5752">
        <w:rPr>
          <w:lang w:val="en-GB"/>
        </w:rPr>
        <w:t>3-D model representation</w:t>
      </w:r>
    </w:p>
    <w:p w14:paraId="3DC6F2F5" w14:textId="77777777" w:rsidR="00735071" w:rsidRPr="007C5752" w:rsidRDefault="00735071">
      <w:pPr>
        <w:pStyle w:val="SysReq3"/>
        <w:numPr>
          <w:ilvl w:val="0"/>
          <w:numId w:val="34"/>
        </w:numPr>
        <w:rPr>
          <w:lang w:val="en-GB"/>
        </w:rPr>
      </w:pPr>
      <w:r w:rsidRPr="007C5752">
        <w:rPr>
          <w:lang w:val="en-GB"/>
        </w:rPr>
        <w:t>Extract or viewpoint showing each cryoline from first anchor to terminal flange</w:t>
      </w:r>
    </w:p>
    <w:p w14:paraId="14637BAC" w14:textId="77777777" w:rsidR="00735071" w:rsidRPr="007C5752" w:rsidRDefault="00735071">
      <w:pPr>
        <w:pStyle w:val="SysReq3"/>
        <w:numPr>
          <w:ilvl w:val="0"/>
          <w:numId w:val="34"/>
        </w:numPr>
        <w:rPr>
          <w:lang w:val="en-GB"/>
        </w:rPr>
      </w:pPr>
      <w:r w:rsidRPr="007C5752">
        <w:rPr>
          <w:lang w:val="en-GB"/>
        </w:rPr>
        <w:t>Clash-free routing through all penetrations and service corridors</w:t>
      </w:r>
    </w:p>
    <w:p w14:paraId="478C20B8" w14:textId="77777777" w:rsidR="00735071" w:rsidRPr="007C5752" w:rsidRDefault="00735071">
      <w:pPr>
        <w:pStyle w:val="0AClause"/>
        <w:numPr>
          <w:ilvl w:val="1"/>
          <w:numId w:val="30"/>
        </w:numPr>
        <w:rPr>
          <w:lang w:val="en-GB"/>
        </w:rPr>
      </w:pPr>
      <w:r w:rsidRPr="007C5752">
        <w:rPr>
          <w:lang w:val="en-GB"/>
        </w:rPr>
        <w:t>Refined mass-flow &amp; diameter table</w:t>
      </w:r>
    </w:p>
    <w:p w14:paraId="65D00543" w14:textId="77777777" w:rsidR="00735071" w:rsidRPr="007C5752" w:rsidRDefault="00735071">
      <w:pPr>
        <w:pStyle w:val="SysReq3"/>
        <w:numPr>
          <w:ilvl w:val="0"/>
          <w:numId w:val="35"/>
        </w:numPr>
        <w:rPr>
          <w:lang w:val="en-GB"/>
        </w:rPr>
      </w:pPr>
      <w:r w:rsidRPr="007C5752">
        <w:rPr>
          <w:lang w:val="en-GB"/>
        </w:rPr>
        <w:t>Confirmed operating envelope for every line family (pressure, temperature, allowable ΔP)</w:t>
      </w:r>
    </w:p>
    <w:p w14:paraId="45CB1D99" w14:textId="19568758" w:rsidR="00054C3E" w:rsidRPr="007C5752" w:rsidRDefault="00735071">
      <w:pPr>
        <w:pStyle w:val="SysReq3"/>
        <w:numPr>
          <w:ilvl w:val="0"/>
          <w:numId w:val="35"/>
        </w:numPr>
        <w:rPr>
          <w:lang w:val="en-GB"/>
        </w:rPr>
      </w:pPr>
      <w:r w:rsidRPr="007C5752">
        <w:rPr>
          <w:lang w:val="en-GB"/>
        </w:rPr>
        <w:t>Instrument take-off points (PT, TT, FT) and required maintenance clearances</w:t>
      </w:r>
      <w:r w:rsidR="00292F65" w:rsidRPr="007C5752">
        <w:rPr>
          <w:lang w:val="en-GB"/>
        </w:rPr>
        <w:t xml:space="preserve"> (Concept Design </w:t>
      </w:r>
      <w:r w:rsidR="005F7670" w:rsidRPr="007C5752">
        <w:rPr>
          <w:lang w:val="en-GB"/>
        </w:rPr>
        <w:t>Latest</w:t>
      </w:r>
      <w:r w:rsidR="00292F65" w:rsidRPr="007C5752">
        <w:rPr>
          <w:lang w:val="en-GB"/>
        </w:rPr>
        <w:t>)</w:t>
      </w:r>
      <w:bookmarkEnd w:id="3568"/>
      <w:bookmarkEnd w:id="3569"/>
      <w:bookmarkEnd w:id="3570"/>
    </w:p>
    <w:p w14:paraId="2BAE43B7" w14:textId="77777777" w:rsidR="007F284D" w:rsidRPr="007C5752" w:rsidRDefault="007F284D" w:rsidP="00575005">
      <w:pPr>
        <w:pStyle w:val="RequirementList"/>
      </w:pPr>
      <w:bookmarkStart w:id="3586" w:name="_Toc200492360"/>
      <w:r w:rsidRPr="007C5752">
        <w:t>The following warm lines are distributed in the tunnel</w:t>
      </w:r>
      <w:r w:rsidR="00E50CBD" w:rsidRPr="007C5752">
        <w:t xml:space="preserve">.  </w:t>
      </w:r>
      <w:r w:rsidR="006814D5" w:rsidRPr="007C5752">
        <w:rPr>
          <w:rStyle w:val="CommentReference"/>
          <w:sz w:val="18"/>
          <w:szCs w:val="22"/>
        </w:rPr>
        <w:t>T</w:t>
      </w:r>
      <w:r w:rsidRPr="007C5752">
        <w:t xml:space="preserve">he interface </w:t>
      </w:r>
      <w:r w:rsidR="006814D5" w:rsidRPr="007C5752">
        <w:t xml:space="preserve">with the </w:t>
      </w:r>
      <w:r w:rsidR="00947F24" w:rsidRPr="007C5752">
        <w:t>QPLANT</w:t>
      </w:r>
      <w:r w:rsidR="006814D5" w:rsidRPr="007C5752">
        <w:t xml:space="preserve"> </w:t>
      </w:r>
      <w:r w:rsidRPr="007C5752">
        <w:t xml:space="preserve">will </w:t>
      </w:r>
      <w:r w:rsidR="0085540D" w:rsidRPr="007C5752">
        <w:t>be in</w:t>
      </w:r>
      <w:r w:rsidRPr="007C5752">
        <w:t xml:space="preserve"> the cold box room, around the </w:t>
      </w:r>
      <w:r w:rsidR="00886993" w:rsidRPr="007C5752">
        <w:t>QRB</w:t>
      </w:r>
      <w:r w:rsidR="00E50CBD" w:rsidRPr="007C5752">
        <w:t xml:space="preserve">.  </w:t>
      </w:r>
      <w:r w:rsidRPr="007C5752">
        <w:t xml:space="preserve">The final location and pipe requirement shall be defined during the design phase with </w:t>
      </w:r>
      <w:r w:rsidR="0085540D" w:rsidRPr="007C5752">
        <w:t>SCK CEN</w:t>
      </w:r>
      <w:r w:rsidR="00EA4124" w:rsidRPr="007C5752">
        <w:t>.</w:t>
      </w:r>
      <w:bookmarkEnd w:id="3586"/>
    </w:p>
    <w:p w14:paraId="57689E84" w14:textId="64B95AD1" w:rsidR="00EA4124" w:rsidRPr="007C5752" w:rsidRDefault="00EA4124" w:rsidP="00B43306">
      <w:pPr>
        <w:pStyle w:val="RequirementList"/>
        <w:numPr>
          <w:ilvl w:val="0"/>
          <w:numId w:val="20"/>
        </w:numPr>
      </w:pPr>
      <w:r w:rsidRPr="007C5752">
        <w:t>Warm GHe supply</w:t>
      </w:r>
      <w:r w:rsidR="00911DDD" w:rsidRPr="007C5752">
        <w:t xml:space="preserve"> (QINFRA</w:t>
      </w:r>
      <w:r w:rsidR="009B116B" w:rsidRPr="007C5752">
        <w:t>.</w:t>
      </w:r>
      <w:r w:rsidR="00911DDD" w:rsidRPr="007C5752">
        <w:t>U)</w:t>
      </w:r>
      <w:r w:rsidRPr="007C5752">
        <w:t>: This line supplies helium to the cryogenic users (300 K – 14 bar)</w:t>
      </w:r>
      <w:r w:rsidR="00E50CBD" w:rsidRPr="007C5752">
        <w:t xml:space="preserve">.  </w:t>
      </w:r>
      <w:r w:rsidRPr="007C5752">
        <w:t>It is high pressure (coming from the HP of the compression station), the interface pipe diameter is DN 25.</w:t>
      </w:r>
    </w:p>
    <w:p w14:paraId="63962264" w14:textId="21067B06" w:rsidR="00EA4124" w:rsidRPr="007C5752" w:rsidRDefault="00911DDD" w:rsidP="00B43306">
      <w:pPr>
        <w:pStyle w:val="RequirementList"/>
        <w:numPr>
          <w:ilvl w:val="0"/>
          <w:numId w:val="20"/>
        </w:numPr>
      </w:pPr>
      <w:r w:rsidRPr="007C5752">
        <w:t xml:space="preserve">Safety Valves </w:t>
      </w:r>
      <w:r w:rsidR="00EA4124" w:rsidRPr="007C5752">
        <w:t>GHe re</w:t>
      </w:r>
      <w:r w:rsidRPr="007C5752">
        <w:t>covery (QINFRA</w:t>
      </w:r>
      <w:r w:rsidR="009B116B" w:rsidRPr="007C5752">
        <w:t>.</w:t>
      </w:r>
      <w:r w:rsidRPr="007C5752">
        <w:t>S)</w:t>
      </w:r>
      <w:r w:rsidR="00EA4124" w:rsidRPr="007C5752">
        <w:t>: to avoid loss of helium and to reduce anoxia risk, the safety devices shall be collected</w:t>
      </w:r>
      <w:r w:rsidR="00E50CBD" w:rsidRPr="007C5752">
        <w:t xml:space="preserve">.  </w:t>
      </w:r>
      <w:r w:rsidR="00EA4124" w:rsidRPr="007C5752">
        <w:t>The diameter of the pipe is DN 150.</w:t>
      </w:r>
    </w:p>
    <w:p w14:paraId="7D7B6171" w14:textId="742FF2F8" w:rsidR="00EA4124" w:rsidRPr="007C5752" w:rsidRDefault="00EA4124" w:rsidP="00B43306">
      <w:pPr>
        <w:pStyle w:val="RequirementList"/>
        <w:numPr>
          <w:ilvl w:val="0"/>
          <w:numId w:val="20"/>
        </w:numPr>
      </w:pPr>
      <w:r w:rsidRPr="007C5752">
        <w:t>Coupler return line</w:t>
      </w:r>
      <w:r w:rsidR="00911DDD" w:rsidRPr="007C5752">
        <w:t xml:space="preserve"> (QINFRA</w:t>
      </w:r>
      <w:r w:rsidR="009B116B" w:rsidRPr="007C5752">
        <w:t>.</w:t>
      </w:r>
      <w:r w:rsidR="00911DDD" w:rsidRPr="007C5752">
        <w:t>W)</w:t>
      </w:r>
      <w:r w:rsidRPr="007C5752">
        <w:t>: This line collect</w:t>
      </w:r>
      <w:r w:rsidR="00CD4D32" w:rsidRPr="007C5752">
        <w:t>s</w:t>
      </w:r>
      <w:r w:rsidRPr="007C5752">
        <w:t xml:space="preserve"> the helium gas at the outlet of the coupler cooling circuits (300 K and 1.1 bar)</w:t>
      </w:r>
      <w:r w:rsidR="00E50CBD" w:rsidRPr="007C5752">
        <w:t xml:space="preserve">.  </w:t>
      </w:r>
      <w:r w:rsidRPr="007C5752">
        <w:t>It shall be connected directly to the LP pressure of warm compressors at 1.05 bar</w:t>
      </w:r>
      <w:r w:rsidR="00E50CBD" w:rsidRPr="007C5752">
        <w:t xml:space="preserve">.  </w:t>
      </w:r>
      <w:r w:rsidRPr="007C5752">
        <w:t>The selected diameter of this line is DN 25.</w:t>
      </w:r>
    </w:p>
    <w:p w14:paraId="62DE007F" w14:textId="3AF81925" w:rsidR="00EA4124" w:rsidRPr="007C5752" w:rsidRDefault="00EA4124" w:rsidP="000439F6">
      <w:pPr>
        <w:pStyle w:val="TableCaption"/>
        <w:rPr>
          <w:lang w:val="en-GB"/>
        </w:rPr>
      </w:pPr>
      <w:bookmarkStart w:id="3587" w:name="_Toc201310423"/>
      <w:bookmarkStart w:id="3588" w:name="_Toc212194972"/>
      <w:r w:rsidRPr="007C5752">
        <w:rPr>
          <w:lang w:val="en-GB"/>
        </w:rPr>
        <w:t xml:space="preserve">Table </w:t>
      </w:r>
      <w:r w:rsidRPr="007C5752">
        <w:rPr>
          <w:lang w:val="en-GB"/>
        </w:rPr>
        <w:fldChar w:fldCharType="begin"/>
      </w:r>
      <w:r w:rsidRPr="007C5752">
        <w:rPr>
          <w:lang w:val="en-GB"/>
        </w:rPr>
        <w:instrText xml:space="preserve"> SEQ Table \* ARABIC </w:instrText>
      </w:r>
      <w:r w:rsidRPr="007C5752">
        <w:rPr>
          <w:lang w:val="en-GB"/>
        </w:rPr>
        <w:fldChar w:fldCharType="separate"/>
      </w:r>
      <w:r w:rsidR="00A63B38">
        <w:rPr>
          <w:noProof/>
          <w:lang w:val="en-GB"/>
        </w:rPr>
        <w:t>15</w:t>
      </w:r>
      <w:r w:rsidRPr="007C5752">
        <w:rPr>
          <w:lang w:val="en-GB"/>
        </w:rPr>
        <w:fldChar w:fldCharType="end"/>
      </w:r>
      <w:r w:rsidRPr="007C5752">
        <w:rPr>
          <w:lang w:val="en-GB"/>
        </w:rPr>
        <w:t xml:space="preserve"> Warm lines at room temperature</w:t>
      </w:r>
      <w:bookmarkEnd w:id="3587"/>
      <w:bookmarkEnd w:id="3588"/>
    </w:p>
    <w:tbl>
      <w:tblPr>
        <w:tblStyle w:val="GridTable4-Accent1"/>
        <w:tblW w:w="828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shd w:val="clear" w:color="auto" w:fill="FFFFFF" w:themeFill="background1"/>
        <w:tblLayout w:type="fixed"/>
        <w:tblCellMar>
          <w:top w:w="28" w:type="dxa"/>
          <w:bottom w:w="28" w:type="dxa"/>
        </w:tblCellMar>
        <w:tblLook w:val="04A0" w:firstRow="1" w:lastRow="0" w:firstColumn="1" w:lastColumn="0" w:noHBand="0" w:noVBand="1"/>
      </w:tblPr>
      <w:tblGrid>
        <w:gridCol w:w="2515"/>
        <w:gridCol w:w="900"/>
        <w:gridCol w:w="1620"/>
        <w:gridCol w:w="1350"/>
        <w:gridCol w:w="1899"/>
      </w:tblGrid>
      <w:tr w:rsidR="00EA4124" w:rsidRPr="007C5752" w14:paraId="581730AB" w14:textId="77777777" w:rsidTr="000439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DFCAEC" w:themeFill="accent1" w:themeFillTint="33"/>
          </w:tcPr>
          <w:p w14:paraId="79C5E798" w14:textId="77777777" w:rsidR="00EA4124" w:rsidRPr="007C5752" w:rsidRDefault="00EA4124" w:rsidP="00B5535E">
            <w:pPr>
              <w:pStyle w:val="AASemiBold"/>
              <w:spacing w:before="60" w:after="40"/>
              <w:contextualSpacing/>
              <w:rPr>
                <w:b w:val="0"/>
                <w:bCs w:val="0"/>
                <w:sz w:val="18"/>
                <w:szCs w:val="20"/>
              </w:rPr>
            </w:pPr>
            <w:r w:rsidRPr="007C5752">
              <w:rPr>
                <w:b w:val="0"/>
                <w:bCs w:val="0"/>
                <w:sz w:val="18"/>
                <w:szCs w:val="20"/>
              </w:rPr>
              <w:lastRenderedPageBreak/>
              <w:t>Pipe</w:t>
            </w:r>
          </w:p>
        </w:tc>
        <w:tc>
          <w:tcPr>
            <w:tcW w:w="900" w:type="dxa"/>
            <w:shd w:val="clear" w:color="auto" w:fill="DFCAEC" w:themeFill="accent1" w:themeFillTint="33"/>
          </w:tcPr>
          <w:p w14:paraId="3852A742" w14:textId="77777777" w:rsidR="00EA4124" w:rsidRPr="007C5752"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sz w:val="18"/>
                <w:szCs w:val="20"/>
              </w:rPr>
            </w:pPr>
            <w:r w:rsidRPr="007C5752">
              <w:rPr>
                <w:b w:val="0"/>
                <w:bCs w:val="0"/>
                <w:sz w:val="18"/>
                <w:szCs w:val="20"/>
              </w:rPr>
              <w:t>DN</w:t>
            </w:r>
          </w:p>
          <w:p w14:paraId="55E75E53" w14:textId="77777777" w:rsidR="00EA4124" w:rsidRPr="007C5752"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7C5752">
              <w:rPr>
                <w:b w:val="0"/>
                <w:bCs w:val="0"/>
                <w:sz w:val="18"/>
                <w:szCs w:val="20"/>
              </w:rPr>
              <w:t>(mm)</w:t>
            </w:r>
          </w:p>
        </w:tc>
        <w:tc>
          <w:tcPr>
            <w:tcW w:w="1620" w:type="dxa"/>
            <w:shd w:val="clear" w:color="auto" w:fill="DFCAEC" w:themeFill="accent1" w:themeFillTint="33"/>
          </w:tcPr>
          <w:p w14:paraId="281A7DB4" w14:textId="77777777" w:rsidR="00EA4124" w:rsidRPr="007C5752"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7C5752">
              <w:rPr>
                <w:b w:val="0"/>
                <w:bCs w:val="0"/>
                <w:sz w:val="18"/>
                <w:szCs w:val="20"/>
              </w:rPr>
              <w:t>External diameter (mm)</w:t>
            </w:r>
          </w:p>
        </w:tc>
        <w:tc>
          <w:tcPr>
            <w:tcW w:w="1350" w:type="dxa"/>
            <w:shd w:val="clear" w:color="auto" w:fill="DFCAEC" w:themeFill="accent1" w:themeFillTint="33"/>
          </w:tcPr>
          <w:p w14:paraId="1B553D48" w14:textId="77777777" w:rsidR="00EA4124" w:rsidRPr="007C5752"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7C5752">
              <w:rPr>
                <w:b w:val="0"/>
                <w:bCs w:val="0"/>
                <w:sz w:val="18"/>
                <w:szCs w:val="20"/>
              </w:rPr>
              <w:t>Thickness (mm)</w:t>
            </w:r>
          </w:p>
        </w:tc>
        <w:tc>
          <w:tcPr>
            <w:tcW w:w="1899" w:type="dxa"/>
            <w:shd w:val="clear" w:color="auto" w:fill="DFCAEC" w:themeFill="accent1" w:themeFillTint="33"/>
          </w:tcPr>
          <w:p w14:paraId="301CB34C" w14:textId="77777777" w:rsidR="00EA4124" w:rsidRPr="007C5752"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7C5752">
              <w:rPr>
                <w:b w:val="0"/>
                <w:bCs w:val="0"/>
                <w:sz w:val="18"/>
                <w:szCs w:val="20"/>
              </w:rPr>
              <w:t>Indicative operating pressure (bar)</w:t>
            </w:r>
          </w:p>
        </w:tc>
      </w:tr>
      <w:tr w:rsidR="00EA4124" w:rsidRPr="007C5752" w14:paraId="740EFEB2"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0CB2E398" w14:textId="77777777" w:rsidR="00EA4124" w:rsidRPr="007C5752" w:rsidRDefault="00EA4124" w:rsidP="006658C3">
            <w:pPr>
              <w:rPr>
                <w:rFonts w:ascii="Aptos" w:hAnsi="Aptos"/>
                <w:color w:val="7030A0"/>
              </w:rPr>
            </w:pPr>
            <w:r w:rsidRPr="007C5752">
              <w:rPr>
                <w:rFonts w:ascii="Aptos" w:hAnsi="Aptos"/>
                <w:color w:val="7030A0"/>
              </w:rPr>
              <w:t>Warm GHe supply (U)</w:t>
            </w:r>
          </w:p>
        </w:tc>
        <w:tc>
          <w:tcPr>
            <w:tcW w:w="900" w:type="dxa"/>
            <w:shd w:val="clear" w:color="auto" w:fill="FFFFFF" w:themeFill="background1"/>
          </w:tcPr>
          <w:p w14:paraId="45D1FF08"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25</w:t>
            </w:r>
          </w:p>
        </w:tc>
        <w:tc>
          <w:tcPr>
            <w:tcW w:w="1620" w:type="dxa"/>
            <w:shd w:val="clear" w:color="auto" w:fill="FFFFFF" w:themeFill="background1"/>
          </w:tcPr>
          <w:p w14:paraId="2431B451"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33.4</w:t>
            </w:r>
          </w:p>
        </w:tc>
        <w:tc>
          <w:tcPr>
            <w:tcW w:w="1350" w:type="dxa"/>
            <w:shd w:val="clear" w:color="auto" w:fill="FFFFFF" w:themeFill="background1"/>
          </w:tcPr>
          <w:p w14:paraId="21DF5C2C"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1.65</w:t>
            </w:r>
          </w:p>
        </w:tc>
        <w:tc>
          <w:tcPr>
            <w:tcW w:w="1899" w:type="dxa"/>
            <w:shd w:val="clear" w:color="auto" w:fill="FFFFFF" w:themeFill="background1"/>
          </w:tcPr>
          <w:p w14:paraId="10DFC82C"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 14</w:t>
            </w:r>
          </w:p>
        </w:tc>
      </w:tr>
      <w:tr w:rsidR="00EA4124" w:rsidRPr="007C5752" w14:paraId="4CDB9624" w14:textId="77777777" w:rsidTr="000439F6">
        <w:trPr>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7E4DF423" w14:textId="77777777" w:rsidR="00EA4124" w:rsidRPr="007C5752" w:rsidRDefault="00EA4124" w:rsidP="006658C3">
            <w:pPr>
              <w:rPr>
                <w:rFonts w:ascii="Aptos" w:hAnsi="Aptos"/>
                <w:color w:val="7030A0"/>
              </w:rPr>
            </w:pPr>
            <w:r w:rsidRPr="007C5752">
              <w:rPr>
                <w:rFonts w:ascii="Aptos" w:hAnsi="Aptos"/>
                <w:color w:val="7030A0"/>
              </w:rPr>
              <w:t>Safety Valves GHe return (S)</w:t>
            </w:r>
          </w:p>
        </w:tc>
        <w:tc>
          <w:tcPr>
            <w:tcW w:w="900" w:type="dxa"/>
            <w:shd w:val="clear" w:color="auto" w:fill="FFFFFF" w:themeFill="background1"/>
          </w:tcPr>
          <w:p w14:paraId="0F9BDE20" w14:textId="77777777" w:rsidR="00EA4124" w:rsidRPr="007C5752"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7C5752">
              <w:rPr>
                <w:sz w:val="18"/>
                <w:szCs w:val="20"/>
              </w:rPr>
              <w:t>150</w:t>
            </w:r>
          </w:p>
        </w:tc>
        <w:tc>
          <w:tcPr>
            <w:tcW w:w="1620" w:type="dxa"/>
            <w:shd w:val="clear" w:color="auto" w:fill="FFFFFF" w:themeFill="background1"/>
          </w:tcPr>
          <w:p w14:paraId="69A52B64" w14:textId="77777777" w:rsidR="00EA4124" w:rsidRPr="007C5752"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7C5752">
              <w:rPr>
                <w:sz w:val="18"/>
                <w:szCs w:val="20"/>
              </w:rPr>
              <w:t>168.3</w:t>
            </w:r>
          </w:p>
        </w:tc>
        <w:tc>
          <w:tcPr>
            <w:tcW w:w="1350" w:type="dxa"/>
            <w:shd w:val="clear" w:color="auto" w:fill="FFFFFF" w:themeFill="background1"/>
          </w:tcPr>
          <w:p w14:paraId="007E9D42" w14:textId="77777777" w:rsidR="00EA4124" w:rsidRPr="007C5752"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7C5752">
              <w:rPr>
                <w:sz w:val="18"/>
                <w:szCs w:val="20"/>
              </w:rPr>
              <w:t>2.77</w:t>
            </w:r>
          </w:p>
        </w:tc>
        <w:tc>
          <w:tcPr>
            <w:tcW w:w="1899" w:type="dxa"/>
            <w:shd w:val="clear" w:color="auto" w:fill="FFFFFF" w:themeFill="background1"/>
          </w:tcPr>
          <w:p w14:paraId="14639F1B" w14:textId="7D483525" w:rsidR="00EA4124" w:rsidRPr="007C5752"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7C5752">
              <w:rPr>
                <w:rFonts w:cs="Arial"/>
                <w:sz w:val="18"/>
                <w:szCs w:val="20"/>
              </w:rPr>
              <w:t>~ 1.</w:t>
            </w:r>
            <w:r w:rsidR="00B76F4A" w:rsidRPr="007C5752">
              <w:rPr>
                <w:rFonts w:cs="Arial"/>
                <w:sz w:val="18"/>
                <w:szCs w:val="20"/>
              </w:rPr>
              <w:t>05-1.</w:t>
            </w:r>
            <w:r w:rsidRPr="007C5752">
              <w:rPr>
                <w:rFonts w:cs="Arial"/>
                <w:sz w:val="18"/>
                <w:szCs w:val="20"/>
              </w:rPr>
              <w:t>1</w:t>
            </w:r>
            <w:r w:rsidR="00B76F4A" w:rsidRPr="007C5752">
              <w:rPr>
                <w:rFonts w:cs="Arial"/>
                <w:sz w:val="18"/>
                <w:szCs w:val="20"/>
              </w:rPr>
              <w:t>5</w:t>
            </w:r>
          </w:p>
        </w:tc>
      </w:tr>
      <w:tr w:rsidR="00EA4124" w:rsidRPr="007C5752" w14:paraId="38278421"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F1BC56D" w14:textId="77777777" w:rsidR="00EA4124" w:rsidRPr="007C5752" w:rsidRDefault="00EA4124" w:rsidP="006658C3">
            <w:pPr>
              <w:rPr>
                <w:rFonts w:ascii="Aptos" w:hAnsi="Aptos"/>
                <w:color w:val="7030A0"/>
              </w:rPr>
            </w:pPr>
            <w:r w:rsidRPr="007C5752">
              <w:rPr>
                <w:rFonts w:ascii="Aptos" w:hAnsi="Aptos"/>
                <w:color w:val="7030A0"/>
              </w:rPr>
              <w:t>Coupler return line (W)</w:t>
            </w:r>
          </w:p>
        </w:tc>
        <w:tc>
          <w:tcPr>
            <w:tcW w:w="900" w:type="dxa"/>
            <w:shd w:val="clear" w:color="auto" w:fill="FFFFFF" w:themeFill="background1"/>
          </w:tcPr>
          <w:p w14:paraId="07719668"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25</w:t>
            </w:r>
          </w:p>
        </w:tc>
        <w:tc>
          <w:tcPr>
            <w:tcW w:w="1620" w:type="dxa"/>
            <w:shd w:val="clear" w:color="auto" w:fill="FFFFFF" w:themeFill="background1"/>
          </w:tcPr>
          <w:p w14:paraId="2BA3C2EA"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33.4</w:t>
            </w:r>
          </w:p>
        </w:tc>
        <w:tc>
          <w:tcPr>
            <w:tcW w:w="1350" w:type="dxa"/>
            <w:shd w:val="clear" w:color="auto" w:fill="FFFFFF" w:themeFill="background1"/>
          </w:tcPr>
          <w:p w14:paraId="44794826"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sz w:val="18"/>
                <w:szCs w:val="20"/>
              </w:rPr>
              <w:t>1.65</w:t>
            </w:r>
          </w:p>
        </w:tc>
        <w:tc>
          <w:tcPr>
            <w:tcW w:w="1899" w:type="dxa"/>
            <w:shd w:val="clear" w:color="auto" w:fill="FFFFFF" w:themeFill="background1"/>
          </w:tcPr>
          <w:p w14:paraId="7BD1BC08" w14:textId="77777777" w:rsidR="00EA4124" w:rsidRPr="007C5752"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7C5752">
              <w:rPr>
                <w:rFonts w:ascii="Symbol" w:eastAsia="Symbol" w:hAnsi="Symbol" w:cs="Symbol"/>
                <w:sz w:val="18"/>
                <w:szCs w:val="20"/>
              </w:rPr>
              <w:t></w:t>
            </w:r>
            <w:r w:rsidRPr="007C5752">
              <w:rPr>
                <w:sz w:val="18"/>
                <w:szCs w:val="20"/>
              </w:rPr>
              <w:t xml:space="preserve"> 1.1</w:t>
            </w:r>
          </w:p>
        </w:tc>
      </w:tr>
    </w:tbl>
    <w:p w14:paraId="3B6FFD96" w14:textId="77777777" w:rsidR="00330932" w:rsidRPr="007C5752" w:rsidRDefault="00330932" w:rsidP="00575005">
      <w:pPr>
        <w:pStyle w:val="RequirementList"/>
        <w:numPr>
          <w:ilvl w:val="0"/>
          <w:numId w:val="0"/>
        </w:numPr>
        <w:ind w:left="720"/>
        <w:rPr>
          <w:highlight w:val="lightGray"/>
        </w:rPr>
      </w:pPr>
    </w:p>
    <w:p w14:paraId="084FB025" w14:textId="74BE59A1" w:rsidR="00911DDD" w:rsidRPr="007C5752" w:rsidRDefault="00911DDD" w:rsidP="00575005">
      <w:pPr>
        <w:pStyle w:val="RequirementList"/>
      </w:pPr>
      <w:r w:rsidRPr="007C5752">
        <w:t>To cope with a return mass flow rate through the safety valves around 100 g/s (case of utility stop for more than 1 hour), the diameter line shall be at least DN 1</w:t>
      </w:r>
      <w:r w:rsidR="00B76F4A" w:rsidRPr="007C5752">
        <w:t>50</w:t>
      </w:r>
      <w:r w:rsidRPr="007C5752">
        <w:t xml:space="preserve">.  </w:t>
      </w:r>
    </w:p>
    <w:p w14:paraId="54067C46" w14:textId="77777777" w:rsidR="007F284D" w:rsidRPr="007C5752" w:rsidRDefault="00EA4124" w:rsidP="00C9424B">
      <w:pPr>
        <w:pStyle w:val="Style5"/>
        <w:rPr>
          <w:i w:val="0"/>
          <w:color w:val="auto"/>
          <w:sz w:val="20"/>
          <w:lang w:val="en-GB" w:eastAsia="en-US"/>
        </w:rPr>
      </w:pPr>
      <w:r w:rsidRPr="007C5752">
        <w:rPr>
          <w:i w:val="0"/>
          <w:color w:val="auto"/>
          <w:sz w:val="20"/>
          <w:lang w:val="en-GB" w:eastAsia="en-US"/>
        </w:rPr>
        <w:t xml:space="preserve">In the LINAC tunnel, a line called “vent collector, Line V” could recover the burst disk of the Cryogenic Cells (QCELL’s) </w:t>
      </w:r>
      <w:r w:rsidR="0085540D" w:rsidRPr="007C5752">
        <w:rPr>
          <w:i w:val="0"/>
          <w:color w:val="auto"/>
          <w:sz w:val="20"/>
          <w:lang w:val="en-GB" w:eastAsia="en-US"/>
        </w:rPr>
        <w:t>to</w:t>
      </w:r>
      <w:r w:rsidRPr="007C5752">
        <w:rPr>
          <w:i w:val="0"/>
          <w:color w:val="auto"/>
          <w:sz w:val="20"/>
          <w:lang w:val="en-GB" w:eastAsia="en-US"/>
        </w:rPr>
        <w:t xml:space="preserve"> vent helium outside tunnel in case of major failure</w:t>
      </w:r>
      <w:r w:rsidR="00E50CBD" w:rsidRPr="007C5752">
        <w:rPr>
          <w:i w:val="0"/>
          <w:color w:val="auto"/>
          <w:sz w:val="20"/>
          <w:lang w:val="en-GB" w:eastAsia="en-US"/>
        </w:rPr>
        <w:t xml:space="preserve">.  </w:t>
      </w:r>
      <w:r w:rsidRPr="007C5752">
        <w:rPr>
          <w:i w:val="0"/>
          <w:color w:val="auto"/>
          <w:sz w:val="20"/>
          <w:lang w:val="en-GB" w:eastAsia="en-US"/>
        </w:rPr>
        <w:t>This vent collector is out of the present scope and do</w:t>
      </w:r>
      <w:r w:rsidR="00886993" w:rsidRPr="007C5752">
        <w:rPr>
          <w:i w:val="0"/>
          <w:color w:val="auto"/>
          <w:sz w:val="20"/>
          <w:lang w:val="en-GB" w:eastAsia="en-US"/>
        </w:rPr>
        <w:t>es</w:t>
      </w:r>
      <w:r w:rsidRPr="007C5752">
        <w:rPr>
          <w:i w:val="0"/>
          <w:color w:val="auto"/>
          <w:sz w:val="20"/>
          <w:lang w:val="en-GB" w:eastAsia="en-US"/>
        </w:rPr>
        <w:t xml:space="preserve"> not have any interface with the </w:t>
      </w:r>
      <w:r w:rsidR="00947F24" w:rsidRPr="007C5752">
        <w:rPr>
          <w:i w:val="0"/>
          <w:color w:val="auto"/>
          <w:sz w:val="20"/>
          <w:lang w:val="en-GB" w:eastAsia="en-US"/>
        </w:rPr>
        <w:t>QPLANT</w:t>
      </w:r>
      <w:r w:rsidRPr="007C5752">
        <w:rPr>
          <w:i w:val="0"/>
          <w:color w:val="auto"/>
          <w:sz w:val="20"/>
          <w:lang w:val="en-GB" w:eastAsia="en-US"/>
        </w:rPr>
        <w:t>.</w:t>
      </w:r>
    </w:p>
    <w:p w14:paraId="17DA6884" w14:textId="77777777" w:rsidR="005B2E2E" w:rsidRPr="007C5752" w:rsidRDefault="005B2E2E" w:rsidP="00B5535E">
      <w:pPr>
        <w:pStyle w:val="Heading3numbered"/>
      </w:pPr>
      <w:bookmarkStart w:id="3589" w:name="_Ref190781343"/>
      <w:bookmarkStart w:id="3590" w:name="_Toc200492361"/>
      <w:bookmarkStart w:id="3591" w:name="_Toc202536199"/>
      <w:bookmarkStart w:id="3592" w:name="_Toc202536903"/>
      <w:bookmarkStart w:id="3593" w:name="_Toc212194857"/>
      <w:r w:rsidRPr="007C5752">
        <w:t>Interfaces with the site</w:t>
      </w:r>
      <w:bookmarkEnd w:id="3589"/>
      <w:bookmarkEnd w:id="3590"/>
      <w:bookmarkEnd w:id="3591"/>
      <w:bookmarkEnd w:id="3592"/>
      <w:bookmarkEnd w:id="3593"/>
    </w:p>
    <w:p w14:paraId="30E856B0" w14:textId="4FCE60BD" w:rsidR="005B2E2E" w:rsidRPr="007C5752" w:rsidRDefault="00F038E3" w:rsidP="001938F2">
      <w:pPr>
        <w:pStyle w:val="regular"/>
      </w:pPr>
      <w:r w:rsidRPr="007C5752">
        <w:rPr>
          <w:rStyle w:val="Style1Char"/>
          <w:rFonts w:eastAsia="Calibri"/>
          <w:color w:val="auto"/>
        </w:rPr>
        <w:fldChar w:fldCharType="begin"/>
      </w:r>
      <w:r w:rsidRPr="007C5752">
        <w:rPr>
          <w:rStyle w:val="Style1Char"/>
          <w:rFonts w:eastAsia="Calibri"/>
          <w:color w:val="auto"/>
        </w:rPr>
        <w:instrText xml:space="preserve"> REF _Ref190681166 \h </w:instrText>
      </w:r>
      <w:r w:rsidR="00FB79A6" w:rsidRPr="007C5752">
        <w:rPr>
          <w:rStyle w:val="Style1Char"/>
          <w:rFonts w:eastAsia="Calibri"/>
          <w:color w:val="auto"/>
        </w:rPr>
        <w:instrText xml:space="preserve"> \* MERGEFORMAT </w:instrText>
      </w:r>
      <w:r w:rsidRPr="007C5752">
        <w:rPr>
          <w:rStyle w:val="Style1Char"/>
          <w:rFonts w:eastAsia="Calibri"/>
          <w:color w:val="auto"/>
        </w:rPr>
      </w:r>
      <w:r w:rsidRPr="007C5752">
        <w:rPr>
          <w:rStyle w:val="Style1Char"/>
          <w:rFonts w:eastAsia="Calibri"/>
          <w:color w:val="auto"/>
        </w:rPr>
        <w:fldChar w:fldCharType="separate"/>
      </w:r>
      <w:bookmarkStart w:id="3594" w:name="_Toc212194858"/>
      <w:r w:rsidR="00A63B38" w:rsidRPr="00A63B38">
        <w:rPr>
          <w:rStyle w:val="Style1Char"/>
          <w:rFonts w:eastAsia="Calibri"/>
          <w:color w:val="auto"/>
        </w:rPr>
        <w:t>Figure 2</w:t>
      </w:r>
      <w:bookmarkEnd w:id="3594"/>
      <w:r w:rsidRPr="007C5752">
        <w:rPr>
          <w:rStyle w:val="Style1Char"/>
          <w:rFonts w:eastAsia="Calibri"/>
          <w:color w:val="auto"/>
        </w:rPr>
        <w:fldChar w:fldCharType="end"/>
      </w:r>
      <w:r w:rsidRPr="007C5752">
        <w:t xml:space="preserve"> </w:t>
      </w:r>
      <w:r w:rsidR="005B2E2E" w:rsidRPr="007C5752">
        <w:t>gives an overview of the building</w:t>
      </w:r>
      <w:r w:rsidR="005267D3" w:rsidRPr="007C5752">
        <w:t>s</w:t>
      </w:r>
      <w:r w:rsidR="005B2E2E" w:rsidRPr="007C5752">
        <w:t xml:space="preserve"> </w:t>
      </w:r>
      <w:r w:rsidR="005267D3" w:rsidRPr="007C5752">
        <w:t>on site</w:t>
      </w:r>
      <w:r w:rsidR="00EA7164" w:rsidRPr="007C5752">
        <w:t xml:space="preserve"> (details are </w:t>
      </w:r>
      <w:r w:rsidR="00EA7164" w:rsidRPr="007C5752">
        <w:rPr>
          <w:sz w:val="18"/>
          <w:szCs w:val="20"/>
        </w:rPr>
        <w:t xml:space="preserve">given in </w:t>
      </w:r>
      <w:r w:rsidR="00EA7164" w:rsidRPr="007C5752">
        <w:t>[AD1])</w:t>
      </w:r>
      <w:r w:rsidR="007A2C67" w:rsidRPr="007C5752">
        <w:t xml:space="preserve">. </w:t>
      </w:r>
      <w:r w:rsidR="005B2E2E" w:rsidRPr="007C5752">
        <w:t xml:space="preserve">The </w:t>
      </w:r>
      <w:r w:rsidR="005267D3" w:rsidRPr="007C5752">
        <w:t xml:space="preserve">QCELLs </w:t>
      </w:r>
      <w:r w:rsidRPr="007C5752">
        <w:t>are in</w:t>
      </w:r>
      <w:r w:rsidR="005B2E2E" w:rsidRPr="007C5752">
        <w:t xml:space="preserve"> the tunnel (LTU)</w:t>
      </w:r>
      <w:r w:rsidR="007A2C67" w:rsidRPr="007C5752">
        <w:t xml:space="preserve">.  </w:t>
      </w:r>
      <w:r w:rsidR="005B2E2E" w:rsidRPr="007C5752">
        <w:t xml:space="preserve">The QRB </w:t>
      </w:r>
      <w:r w:rsidRPr="007C5752">
        <w:t>is in</w:t>
      </w:r>
      <w:r w:rsidR="005B2E2E" w:rsidRPr="007C5752">
        <w:t xml:space="preserve"> the cold box room and the </w:t>
      </w:r>
      <w:r w:rsidR="00723DA0" w:rsidRPr="007C5752">
        <w:t>WCS</w:t>
      </w:r>
      <w:r w:rsidR="005B2E2E" w:rsidRPr="007C5752">
        <w:t xml:space="preserve"> in the compressor room (CCB)</w:t>
      </w:r>
      <w:r w:rsidR="007A2C67" w:rsidRPr="007C5752">
        <w:t xml:space="preserve">.  </w:t>
      </w:r>
      <w:r w:rsidR="001C410D" w:rsidRPr="007C5752">
        <w:t xml:space="preserve">A transport distance of ~65 m applies. </w:t>
      </w:r>
    </w:p>
    <w:p w14:paraId="5FBC0224" w14:textId="650A87FB" w:rsidR="009205DF" w:rsidRPr="007C5752" w:rsidRDefault="009205DF" w:rsidP="00575005">
      <w:pPr>
        <w:pStyle w:val="RequirementList"/>
      </w:pPr>
      <w:bookmarkStart w:id="3595" w:name="_Toc200492362"/>
      <w:r w:rsidRPr="007C5752">
        <w:t xml:space="preserve">The </w:t>
      </w:r>
      <w:r w:rsidR="00947F24" w:rsidRPr="007C5752">
        <w:t>QPLANT</w:t>
      </w:r>
      <w:r w:rsidRPr="007C5752">
        <w:t xml:space="preserve"> shall be designed to </w:t>
      </w:r>
      <w:r w:rsidR="00EA7164" w:rsidRPr="007C5752">
        <w:t xml:space="preserve">meet </w:t>
      </w:r>
      <w:r w:rsidRPr="007C5752">
        <w:t>the site constraints (buildings, rooms) given in</w:t>
      </w:r>
      <w:r w:rsidR="00712175" w:rsidRPr="007C5752">
        <w:t xml:space="preserve"> AD1</w:t>
      </w:r>
      <w:r w:rsidRPr="007C5752">
        <w:t>.</w:t>
      </w:r>
      <w:bookmarkEnd w:id="3595"/>
    </w:p>
    <w:p w14:paraId="4AAB00DC" w14:textId="4F4F3BE1" w:rsidR="005B2E2E" w:rsidRPr="007C5752" w:rsidRDefault="00EA7164" w:rsidP="00575005">
      <w:pPr>
        <w:pStyle w:val="RequirementList"/>
      </w:pPr>
      <w:bookmarkStart w:id="3596" w:name="_Toc200492363"/>
      <w:r w:rsidRPr="007C5752">
        <w:t>T</w:t>
      </w:r>
      <w:r w:rsidR="00CC309F" w:rsidRPr="007C5752">
        <w:t xml:space="preserve">he Contractor shall provide </w:t>
      </w:r>
      <w:r w:rsidR="005B2E2E" w:rsidRPr="007C5752">
        <w:t xml:space="preserve">the general assembly drawings with </w:t>
      </w:r>
      <w:r w:rsidR="00947F24" w:rsidRPr="007C5752">
        <w:t>QPLANT</w:t>
      </w:r>
      <w:r w:rsidR="005B2E2E" w:rsidRPr="007C5752">
        <w:t xml:space="preserve"> components and 3D models</w:t>
      </w:r>
      <w:r w:rsidR="007A2C67" w:rsidRPr="007C5752">
        <w:t xml:space="preserve">.  </w:t>
      </w:r>
      <w:r w:rsidR="005B2E2E" w:rsidRPr="007C5752">
        <w:t xml:space="preserve">(*.step files </w:t>
      </w:r>
      <w:r w:rsidR="00F92D5A" w:rsidRPr="007C5752">
        <w:t>may</w:t>
      </w:r>
      <w:r w:rsidR="005B2E2E" w:rsidRPr="007C5752">
        <w:t xml:space="preserve"> be used).</w:t>
      </w:r>
      <w:bookmarkEnd w:id="3596"/>
    </w:p>
    <w:p w14:paraId="0D9F9797" w14:textId="7B6DBD9A" w:rsidR="0095094F" w:rsidRPr="007C5752" w:rsidRDefault="0095094F" w:rsidP="0095094F">
      <w:pPr>
        <w:pStyle w:val="RequirementList"/>
        <w:numPr>
          <w:ilvl w:val="0"/>
          <w:numId w:val="0"/>
        </w:numPr>
        <w:ind w:left="502" w:hanging="360"/>
        <w:rPr>
          <w:i/>
          <w:iCs/>
        </w:rPr>
      </w:pPr>
      <w:r w:rsidRPr="007C5752">
        <w:rPr>
          <w:i/>
          <w:iCs/>
        </w:rPr>
        <w:t>In the offer, The Applicant shall quantify the number, size, and location of expected roof/wall penetrations</w:t>
      </w:r>
    </w:p>
    <w:p w14:paraId="1D4CD356" w14:textId="77777777" w:rsidR="00EA4124" w:rsidRPr="007C5752" w:rsidRDefault="00EA4124" w:rsidP="00A87F1B">
      <w:pPr>
        <w:pStyle w:val="Heading4numbered"/>
        <w:rPr>
          <w:lang w:val="en-GB"/>
        </w:rPr>
      </w:pPr>
      <w:bookmarkStart w:id="3597" w:name="_Toc200492364"/>
      <w:bookmarkStart w:id="3598" w:name="_Toc202536200"/>
      <w:r w:rsidRPr="007C5752">
        <w:rPr>
          <w:lang w:val="en-GB"/>
        </w:rPr>
        <w:t>Compressor room</w:t>
      </w:r>
      <w:bookmarkEnd w:id="3597"/>
      <w:bookmarkEnd w:id="3598"/>
    </w:p>
    <w:p w14:paraId="275454CC" w14:textId="05565E63" w:rsidR="00EA4124" w:rsidRPr="007C5752" w:rsidRDefault="00EA4124" w:rsidP="00575005">
      <w:pPr>
        <w:pStyle w:val="RequirementList"/>
      </w:pPr>
      <w:bookmarkStart w:id="3599" w:name="_Toc200492365"/>
      <w:r w:rsidRPr="007C5752">
        <w:t xml:space="preserve">The compressor room shall house </w:t>
      </w:r>
      <w:r w:rsidR="005F55B3" w:rsidRPr="007C5752">
        <w:t xml:space="preserve">the </w:t>
      </w:r>
      <w:r w:rsidR="00A035A2" w:rsidRPr="007C5752">
        <w:t>WCS</w:t>
      </w:r>
      <w:r w:rsidR="007A2C67" w:rsidRPr="007C5752">
        <w:t xml:space="preserve">.  </w:t>
      </w:r>
      <w:r w:rsidR="0006535C" w:rsidRPr="007C5752">
        <w:t xml:space="preserve">(ALL equipment via door entrance of 2.5 m) </w:t>
      </w:r>
      <w:bookmarkEnd w:id="3599"/>
    </w:p>
    <w:p w14:paraId="6945E5AE" w14:textId="77777777" w:rsidR="00DA6D8D" w:rsidRPr="007C5752" w:rsidRDefault="00EA4124" w:rsidP="00575005">
      <w:pPr>
        <w:pStyle w:val="RequirementList"/>
      </w:pPr>
      <w:bookmarkStart w:id="3600" w:name="_Toc200492366"/>
      <w:r w:rsidRPr="007C5752">
        <w:t xml:space="preserve">The </w:t>
      </w:r>
      <w:r w:rsidR="00CB1438" w:rsidRPr="007C5752">
        <w:t>Contractor</w:t>
      </w:r>
      <w:r w:rsidRPr="007C5752">
        <w:t xml:space="preserve"> shall define the positioning </w:t>
      </w:r>
      <w:r w:rsidR="00EF3F64" w:rsidRPr="007C5752">
        <w:t xml:space="preserve">of all equipment in this room </w:t>
      </w:r>
      <w:r w:rsidR="003C7C93" w:rsidRPr="007C5752">
        <w:t xml:space="preserve">in agreement with </w:t>
      </w:r>
      <w:r w:rsidR="0085540D" w:rsidRPr="007C5752">
        <w:t>SCK CEN</w:t>
      </w:r>
      <w:r w:rsidRPr="007C5752">
        <w:t>.</w:t>
      </w:r>
      <w:bookmarkEnd w:id="3600"/>
    </w:p>
    <w:p w14:paraId="398940AB" w14:textId="77777777" w:rsidR="00EA4124" w:rsidRPr="007C5752" w:rsidRDefault="00EA4124" w:rsidP="00575005">
      <w:pPr>
        <w:pStyle w:val="RequirementList"/>
      </w:pPr>
      <w:bookmarkStart w:id="3601" w:name="_Toc200492367"/>
      <w:r w:rsidRPr="007C5752">
        <w:t xml:space="preserve">The compressor units </w:t>
      </w:r>
      <w:r w:rsidR="00450E6F" w:rsidRPr="007C5752">
        <w:t>may</w:t>
      </w:r>
      <w:r w:rsidRPr="007C5752">
        <w:t xml:space="preserve"> be installed and grouped on skids.</w:t>
      </w:r>
      <w:bookmarkEnd w:id="3601"/>
    </w:p>
    <w:p w14:paraId="6182AEA5" w14:textId="374D01A5" w:rsidR="00EA4124" w:rsidRPr="007C5752" w:rsidRDefault="00EA4124" w:rsidP="00575005">
      <w:pPr>
        <w:pStyle w:val="RequirementList"/>
      </w:pPr>
      <w:bookmarkStart w:id="3602" w:name="_Ref192187961"/>
      <w:bookmarkStart w:id="3603" w:name="_Toc200492368"/>
      <w:r w:rsidRPr="007C5752">
        <w:t xml:space="preserve">During the conceptual design phase, the </w:t>
      </w:r>
      <w:r w:rsidR="00CB1438" w:rsidRPr="007C5752">
        <w:t>Contractor</w:t>
      </w:r>
      <w:r w:rsidRPr="007C5752">
        <w:t xml:space="preserve"> shall evaluate the need for </w:t>
      </w:r>
      <w:r w:rsidR="009B385A" w:rsidRPr="007C5752">
        <w:t xml:space="preserve">a </w:t>
      </w:r>
      <w:r w:rsidRPr="007C5752">
        <w:t>crane in the compressor room and shall provide the necessary inputs in</w:t>
      </w:r>
      <w:r w:rsidR="00FB29AB" w:rsidRPr="007C5752">
        <w:t xml:space="preserve"> Conceptual Design Report (weight and dimensions)</w:t>
      </w:r>
      <w:bookmarkEnd w:id="3602"/>
      <w:bookmarkEnd w:id="3603"/>
    </w:p>
    <w:p w14:paraId="6D72D791" w14:textId="77777777" w:rsidR="00054C3E" w:rsidRPr="007C5752" w:rsidRDefault="00EA4124" w:rsidP="00575005">
      <w:pPr>
        <w:pStyle w:val="RequirementList"/>
      </w:pPr>
      <w:bookmarkStart w:id="3604" w:name="_Toc200492369"/>
      <w:r w:rsidRPr="007C5752">
        <w:t xml:space="preserve">The access for the installation of the large components could take place from the road by removal </w:t>
      </w:r>
      <w:r w:rsidR="002F70A5" w:rsidRPr="007C5752">
        <w:t xml:space="preserve">of </w:t>
      </w:r>
      <w:r w:rsidRPr="007C5752">
        <w:t>the wall dismountable panels</w:t>
      </w:r>
      <w:r w:rsidR="007A2C67" w:rsidRPr="007C5752">
        <w:t xml:space="preserve">.  </w:t>
      </w:r>
      <w:r w:rsidRPr="007C5752">
        <w:t xml:space="preserve">SCK will </w:t>
      </w:r>
      <w:r w:rsidR="0085540D" w:rsidRPr="007C5752">
        <w:t>oversee</w:t>
      </w:r>
      <w:r w:rsidRPr="007C5752">
        <w:t xml:space="preserve"> the dismountable panels dismounting and mounting.</w:t>
      </w:r>
      <w:bookmarkEnd w:id="3604"/>
    </w:p>
    <w:p w14:paraId="69C4B788" w14:textId="77777777" w:rsidR="00F53F45" w:rsidRPr="007C5752" w:rsidRDefault="00F53F45" w:rsidP="00A87F1B">
      <w:pPr>
        <w:pStyle w:val="Heading4numbered"/>
        <w:rPr>
          <w:lang w:val="en-GB"/>
        </w:rPr>
      </w:pPr>
      <w:bookmarkStart w:id="3605" w:name="_Toc200492370"/>
      <w:bookmarkStart w:id="3606" w:name="_Toc202536201"/>
      <w:r w:rsidRPr="007C5752">
        <w:rPr>
          <w:lang w:val="en-GB"/>
        </w:rPr>
        <w:t>The cold box room</w:t>
      </w:r>
      <w:bookmarkEnd w:id="3605"/>
      <w:bookmarkEnd w:id="3606"/>
    </w:p>
    <w:p w14:paraId="3AC1BEF0" w14:textId="7628823A" w:rsidR="00F53F45" w:rsidRPr="007C5752" w:rsidRDefault="00F53F45" w:rsidP="00575005">
      <w:pPr>
        <w:pStyle w:val="RequirementList"/>
      </w:pPr>
      <w:bookmarkStart w:id="3607" w:name="_Toc200492371"/>
      <w:r w:rsidRPr="007C5752">
        <w:t>The Cold Box Room</w:t>
      </w:r>
      <w:r w:rsidR="00D66D13" w:rsidRPr="007C5752">
        <w:t xml:space="preserve"> </w:t>
      </w:r>
      <w:r w:rsidRPr="007C5752">
        <w:t xml:space="preserve">shall host the Refrigerator Cold Box and associated warm panels, the electrical cabinets, the gas </w:t>
      </w:r>
      <w:r w:rsidR="00B7042F" w:rsidRPr="007C5752">
        <w:t>analyse</w:t>
      </w:r>
      <w:r w:rsidRPr="007C5752">
        <w:t xml:space="preserve"> and pumping</w:t>
      </w:r>
      <w:r w:rsidR="001A0821" w:rsidRPr="007C5752">
        <w:t xml:space="preserve"> (vacuum)</w:t>
      </w:r>
      <w:r w:rsidRPr="007C5752">
        <w:t xml:space="preserve"> system</w:t>
      </w:r>
      <w:r w:rsidR="00B7042F" w:rsidRPr="007C5752">
        <w:t xml:space="preserve">.  </w:t>
      </w:r>
      <w:r w:rsidRPr="007C5752">
        <w:t xml:space="preserve">The height of </w:t>
      </w:r>
      <w:r w:rsidR="00CC309F" w:rsidRPr="007C5752">
        <w:t xml:space="preserve">the </w:t>
      </w:r>
      <w:r w:rsidRPr="007C5752">
        <w:t>ceiling is around 6.5 meters.</w:t>
      </w:r>
      <w:bookmarkEnd w:id="3607"/>
    </w:p>
    <w:p w14:paraId="35C6D18F" w14:textId="38FE8159" w:rsidR="00D54FCC" w:rsidRPr="007C5752" w:rsidRDefault="00F53F45" w:rsidP="00575005">
      <w:pPr>
        <w:pStyle w:val="RequirementList"/>
      </w:pPr>
      <w:bookmarkStart w:id="3608" w:name="_Ref192187915"/>
      <w:bookmarkStart w:id="3609" w:name="_Toc200492372"/>
      <w:r w:rsidRPr="007C5752">
        <w:t xml:space="preserve">During the </w:t>
      </w:r>
      <w:r w:rsidR="00F7668A" w:rsidRPr="007C5752">
        <w:t>C</w:t>
      </w:r>
      <w:r w:rsidRPr="007C5752">
        <w:t xml:space="preserve">onceptual </w:t>
      </w:r>
      <w:r w:rsidR="00F7668A" w:rsidRPr="007C5752">
        <w:t>D</w:t>
      </w:r>
      <w:r w:rsidRPr="007C5752">
        <w:t>esign phase</w:t>
      </w:r>
      <w:r w:rsidR="00F7668A" w:rsidRPr="007C5752">
        <w:t xml:space="preserve"> (LCP1)</w:t>
      </w:r>
      <w:r w:rsidRPr="007C5752">
        <w:t xml:space="preserve">, the </w:t>
      </w:r>
      <w:r w:rsidR="00CB1438" w:rsidRPr="007C5752">
        <w:t>Contractor</w:t>
      </w:r>
      <w:r w:rsidRPr="007C5752">
        <w:t xml:space="preserve"> shall evaluate the need for crane in the cold box room and shall provide the necessary inputs in the deliverable</w:t>
      </w:r>
      <w:r w:rsidR="00D54FCC" w:rsidRPr="007C5752">
        <w:t xml:space="preserve"> </w:t>
      </w:r>
      <w:bookmarkEnd w:id="3608"/>
      <w:bookmarkEnd w:id="3609"/>
    </w:p>
    <w:p w14:paraId="276222A8" w14:textId="77777777" w:rsidR="00F53F45" w:rsidRPr="007C5752" w:rsidRDefault="00F53F45" w:rsidP="00575005">
      <w:pPr>
        <w:pStyle w:val="RequirementList"/>
      </w:pPr>
      <w:bookmarkStart w:id="3610" w:name="_Toc200492373"/>
      <w:r w:rsidRPr="007C5752">
        <w:t xml:space="preserve">The access for the installation of the large components could take place from the road by removal </w:t>
      </w:r>
      <w:r w:rsidR="002F70A5" w:rsidRPr="007C5752">
        <w:t xml:space="preserve">of </w:t>
      </w:r>
      <w:r w:rsidRPr="007C5752">
        <w:t>the wall dismountable panels</w:t>
      </w:r>
      <w:r w:rsidR="007A2C67" w:rsidRPr="007C5752">
        <w:t xml:space="preserve">.  </w:t>
      </w:r>
      <w:r w:rsidRPr="007C5752">
        <w:t xml:space="preserve">SCK will </w:t>
      </w:r>
      <w:r w:rsidR="0085540D" w:rsidRPr="007C5752">
        <w:t>oversee</w:t>
      </w:r>
      <w:r w:rsidRPr="007C5752">
        <w:t xml:space="preserve"> the dismountable panels dismounting and mounting.</w:t>
      </w:r>
      <w:bookmarkEnd w:id="3610"/>
    </w:p>
    <w:p w14:paraId="7AD85A59" w14:textId="77777777" w:rsidR="00F53F45" w:rsidRPr="007C5752" w:rsidRDefault="00F53F45" w:rsidP="00575005">
      <w:pPr>
        <w:pStyle w:val="RequirementList"/>
      </w:pPr>
      <w:bookmarkStart w:id="3611" w:name="_Toc200492374"/>
      <w:r w:rsidRPr="007C5752">
        <w:t xml:space="preserve">The cold box room </w:t>
      </w:r>
      <w:r w:rsidR="002F70A5" w:rsidRPr="007C5752">
        <w:t xml:space="preserve">shall </w:t>
      </w:r>
      <w:r w:rsidRPr="007C5752">
        <w:t xml:space="preserve">be connected to the compressor room by the different warm lines of the </w:t>
      </w:r>
      <w:r w:rsidR="00947F24" w:rsidRPr="007C5752">
        <w:t>QPLANT</w:t>
      </w:r>
      <w:r w:rsidRPr="007C5752">
        <w:t>.</w:t>
      </w:r>
      <w:bookmarkEnd w:id="3611"/>
    </w:p>
    <w:p w14:paraId="590F07EF" w14:textId="27FDF970" w:rsidR="00F53F45" w:rsidRPr="007C5752" w:rsidRDefault="00F53F45" w:rsidP="00575005">
      <w:pPr>
        <w:pStyle w:val="RequirementList"/>
      </w:pPr>
      <w:bookmarkStart w:id="3612" w:name="_Toc200492375"/>
      <w:r w:rsidRPr="007C5752">
        <w:t>These warm lines of about 60 meters long shall be installed on the roof or below the roof close to the ceiling of the buildings between compressor room and cold box room.</w:t>
      </w:r>
      <w:bookmarkEnd w:id="3612"/>
      <w:r w:rsidR="009B116B" w:rsidRPr="007C5752">
        <w:br/>
      </w:r>
    </w:p>
    <w:p w14:paraId="3DEF6C36" w14:textId="2625AE95" w:rsidR="009B116B" w:rsidRPr="007C5752" w:rsidRDefault="009B116B" w:rsidP="00F7668A">
      <w:pPr>
        <w:pStyle w:val="RequirementList"/>
        <w:numPr>
          <w:ilvl w:val="0"/>
          <w:numId w:val="0"/>
        </w:numPr>
        <w:ind w:left="142"/>
        <w:rPr>
          <w:i/>
          <w:iCs/>
        </w:rPr>
      </w:pPr>
      <w:r w:rsidRPr="007C5752">
        <w:rPr>
          <w:i/>
          <w:iCs/>
        </w:rPr>
        <w:t>In the offer, the Applicant shall give enveloping coldbox</w:t>
      </w:r>
      <w:r w:rsidR="00F7668A" w:rsidRPr="007C5752">
        <w:rPr>
          <w:i/>
          <w:iCs/>
        </w:rPr>
        <w:t xml:space="preserve"> </w:t>
      </w:r>
      <w:r w:rsidRPr="007C5752">
        <w:rPr>
          <w:i/>
          <w:iCs/>
        </w:rPr>
        <w:t>(QRB)</w:t>
      </w:r>
      <w:r w:rsidR="00F7668A" w:rsidRPr="007C5752">
        <w:rPr>
          <w:i/>
          <w:iCs/>
        </w:rPr>
        <w:t xml:space="preserve"> dimensions, </w:t>
      </w:r>
      <w:r w:rsidRPr="007C5752">
        <w:rPr>
          <w:i/>
          <w:iCs/>
        </w:rPr>
        <w:t xml:space="preserve"> lifting mass and clearances and road loads</w:t>
      </w:r>
      <w:r w:rsidR="00F7668A" w:rsidRPr="007C5752">
        <w:rPr>
          <w:i/>
          <w:iCs/>
        </w:rPr>
        <w:t xml:space="preserve">. </w:t>
      </w:r>
    </w:p>
    <w:p w14:paraId="30B0428D" w14:textId="77777777" w:rsidR="00F53F45" w:rsidRPr="007C5752" w:rsidRDefault="00F53F45" w:rsidP="00A87F1B">
      <w:pPr>
        <w:pStyle w:val="Heading4numbered"/>
        <w:rPr>
          <w:lang w:val="en-GB"/>
        </w:rPr>
      </w:pPr>
      <w:bookmarkStart w:id="3613" w:name="_Toc200492376"/>
      <w:bookmarkStart w:id="3614" w:name="_Toc202536202"/>
      <w:r w:rsidRPr="007C5752">
        <w:rPr>
          <w:lang w:val="en-GB"/>
        </w:rPr>
        <w:lastRenderedPageBreak/>
        <w:t>Storage Area</w:t>
      </w:r>
      <w:bookmarkEnd w:id="3613"/>
      <w:bookmarkEnd w:id="3614"/>
    </w:p>
    <w:p w14:paraId="74F5F62F" w14:textId="5FEFD8BE" w:rsidR="00F53F45" w:rsidRPr="007C5752" w:rsidRDefault="00F53F45" w:rsidP="00575005">
      <w:pPr>
        <w:pStyle w:val="RequirementList"/>
      </w:pPr>
      <w:bookmarkStart w:id="3615" w:name="_Toc200492377"/>
      <w:r w:rsidRPr="007C5752">
        <w:t>The gas helium storages and potentially liquid nitrogen storage shall be installed in the storage area (next to the compressor roo</w:t>
      </w:r>
      <w:r w:rsidR="00F7668A" w:rsidRPr="007C5752">
        <w:t>m</w:t>
      </w:r>
      <w:r w:rsidR="007A2C67" w:rsidRPr="007C5752">
        <w:t xml:space="preserve">.  </w:t>
      </w:r>
      <w:r w:rsidRPr="007C5752">
        <w:t xml:space="preserve">The total helium inventory is detailed in </w:t>
      </w:r>
      <w:r w:rsidRPr="007C5752">
        <w:rPr>
          <w:rStyle w:val="AAReferencedChar"/>
          <w:rFonts w:ascii="Century Gothic" w:hAnsi="Century Gothic"/>
          <w:i w:val="0"/>
          <w:iCs w:val="0"/>
          <w:color w:val="auto"/>
          <w:sz w:val="18"/>
        </w:rPr>
        <w:t>§</w:t>
      </w:r>
      <w:r w:rsidRPr="007C5752">
        <w:rPr>
          <w:rStyle w:val="AAReferencedChar"/>
          <w:rFonts w:ascii="Century Gothic" w:hAnsi="Century Gothic"/>
          <w:i w:val="0"/>
          <w:iCs w:val="0"/>
          <w:color w:val="auto"/>
          <w:sz w:val="18"/>
        </w:rPr>
        <w:fldChar w:fldCharType="begin"/>
      </w:r>
      <w:r w:rsidRPr="007C5752">
        <w:rPr>
          <w:rStyle w:val="AAReferencedChar"/>
          <w:rFonts w:ascii="Century Gothic" w:hAnsi="Century Gothic"/>
          <w:i w:val="0"/>
          <w:iCs w:val="0"/>
          <w:color w:val="auto"/>
          <w:sz w:val="18"/>
        </w:rPr>
        <w:instrText xml:space="preserve"> REF _Ref190797195 \r \h  \* MERGEFORMAT </w:instrText>
      </w:r>
      <w:r w:rsidRPr="007C5752">
        <w:rPr>
          <w:rStyle w:val="AAReferencedChar"/>
          <w:rFonts w:ascii="Century Gothic" w:hAnsi="Century Gothic"/>
          <w:i w:val="0"/>
          <w:iCs w:val="0"/>
          <w:color w:val="auto"/>
          <w:sz w:val="18"/>
        </w:rPr>
        <w:fldChar w:fldCharType="separate"/>
      </w:r>
      <w:r w:rsidR="00A63B38">
        <w:rPr>
          <w:rStyle w:val="AAReferencedChar"/>
          <w:rFonts w:ascii="Century Gothic" w:hAnsi="Century Gothic"/>
          <w:b/>
          <w:bCs/>
          <w:i w:val="0"/>
          <w:iCs w:val="0"/>
          <w:color w:val="auto"/>
          <w:sz w:val="18"/>
          <w:lang w:val="en-US"/>
        </w:rPr>
        <w:t>Error! Reference source not found.</w:t>
      </w:r>
      <w:r w:rsidRPr="007C5752">
        <w:rPr>
          <w:rStyle w:val="AAReferencedChar"/>
          <w:rFonts w:ascii="Century Gothic" w:hAnsi="Century Gothic"/>
          <w:i w:val="0"/>
          <w:iCs w:val="0"/>
          <w:color w:val="auto"/>
          <w:sz w:val="18"/>
        </w:rPr>
        <w:fldChar w:fldCharType="end"/>
      </w:r>
      <w:r w:rsidRPr="007C5752">
        <w:rPr>
          <w:rStyle w:val="B3HeadingN3numberedChar"/>
          <w:rFonts w:ascii="Century Gothic" w:eastAsia="Calibri" w:hAnsi="Century Gothic" w:cs="Times New Roman"/>
          <w:noProof w:val="0"/>
          <w:color w:val="auto"/>
          <w:szCs w:val="22"/>
        </w:rPr>
        <w:t xml:space="preserve"> </w:t>
      </w:r>
      <w:r w:rsidRPr="007C5752">
        <w:t>.</w:t>
      </w:r>
      <w:bookmarkEnd w:id="3615"/>
    </w:p>
    <w:p w14:paraId="1AF2568C" w14:textId="77777777" w:rsidR="00CB1438" w:rsidRPr="007C5752" w:rsidRDefault="00F53F45" w:rsidP="00575005">
      <w:pPr>
        <w:pStyle w:val="RequirementList"/>
      </w:pPr>
      <w:bookmarkStart w:id="3616" w:name="_Toc200492378"/>
      <w:r w:rsidRPr="007C5752">
        <w:t>The positioning of the different storages shall consider the possibility of the fluid refilling by trailers.</w:t>
      </w:r>
      <w:bookmarkEnd w:id="3616"/>
    </w:p>
    <w:p w14:paraId="5DEEFADF" w14:textId="77777777" w:rsidR="00F53F45" w:rsidRPr="007C5752" w:rsidRDefault="00F53F45" w:rsidP="00A87F1B">
      <w:pPr>
        <w:pStyle w:val="Heading4numbered"/>
        <w:rPr>
          <w:lang w:val="en-GB"/>
        </w:rPr>
      </w:pPr>
      <w:bookmarkStart w:id="3617" w:name="_Toc200492379"/>
      <w:bookmarkStart w:id="3618" w:name="_Toc202536203"/>
      <w:r w:rsidRPr="007C5752">
        <w:rPr>
          <w:lang w:val="en-GB"/>
        </w:rPr>
        <w:t>Site environmental conditions</w:t>
      </w:r>
      <w:bookmarkEnd w:id="3617"/>
      <w:bookmarkEnd w:id="3618"/>
    </w:p>
    <w:p w14:paraId="341B17D3" w14:textId="584F6FB6" w:rsidR="00F53F45" w:rsidRPr="007C5752" w:rsidRDefault="00F53F45" w:rsidP="00575005">
      <w:pPr>
        <w:pStyle w:val="RequirementList"/>
      </w:pPr>
      <w:bookmarkStart w:id="3619" w:name="_Toc200492380"/>
      <w:r w:rsidRPr="007C5752">
        <w:t xml:space="preserve">The following site operating conditions shall be considered for the design and operation of the </w:t>
      </w:r>
      <w:r w:rsidR="00947F24" w:rsidRPr="007C5752">
        <w:t>QPLANT</w:t>
      </w:r>
      <w:r w:rsidRPr="007C5752">
        <w:t xml:space="preserve"> and auxiliary equipment:</w:t>
      </w:r>
      <w:bookmarkEnd w:id="3619"/>
    </w:p>
    <w:p w14:paraId="635A9D50" w14:textId="77777777" w:rsidR="000C6046" w:rsidRPr="007C5752" w:rsidRDefault="000C6046" w:rsidP="00774312">
      <w:pPr>
        <w:pStyle w:val="RequirementList"/>
        <w:numPr>
          <w:ilvl w:val="0"/>
          <w:numId w:val="0"/>
        </w:numPr>
        <w:ind w:left="720"/>
      </w:pPr>
      <w:r w:rsidRPr="007C5752">
        <w:t>Winter design condition</w:t>
      </w:r>
    </w:p>
    <w:p w14:paraId="2651E42D" w14:textId="77777777" w:rsidR="000C6046" w:rsidRPr="007C5752" w:rsidRDefault="000C6046">
      <w:pPr>
        <w:pStyle w:val="RequirementList"/>
        <w:numPr>
          <w:ilvl w:val="1"/>
          <w:numId w:val="29"/>
        </w:numPr>
      </w:pPr>
      <w:r w:rsidRPr="007C5752">
        <w:t>Dry-bulb temperature: −9.1 °C</w:t>
      </w:r>
    </w:p>
    <w:p w14:paraId="2EAB4B38" w14:textId="77777777" w:rsidR="000C6046" w:rsidRPr="007C5752" w:rsidRDefault="000C6046">
      <w:pPr>
        <w:pStyle w:val="RequirementList"/>
        <w:numPr>
          <w:ilvl w:val="1"/>
          <w:numId w:val="29"/>
        </w:numPr>
      </w:pPr>
      <w:r w:rsidRPr="007C5752">
        <w:t>Relative humidity: 90 %</w:t>
      </w:r>
    </w:p>
    <w:p w14:paraId="7C717802" w14:textId="77777777" w:rsidR="000C6046" w:rsidRPr="007C5752" w:rsidRDefault="000C6046" w:rsidP="00774312">
      <w:pPr>
        <w:pStyle w:val="RequirementList"/>
        <w:numPr>
          <w:ilvl w:val="0"/>
          <w:numId w:val="0"/>
        </w:numPr>
        <w:ind w:left="720"/>
      </w:pPr>
      <w:r w:rsidRPr="007C5752">
        <w:t>Summer design condition</w:t>
      </w:r>
    </w:p>
    <w:p w14:paraId="2815EEAC" w14:textId="77777777" w:rsidR="000C6046" w:rsidRPr="007C5752" w:rsidRDefault="000C6046">
      <w:pPr>
        <w:pStyle w:val="RequirementList"/>
        <w:numPr>
          <w:ilvl w:val="1"/>
          <w:numId w:val="29"/>
        </w:numPr>
      </w:pPr>
      <w:r w:rsidRPr="007C5752">
        <w:t>Dry-bulb temperature: 33.4 °C</w:t>
      </w:r>
    </w:p>
    <w:p w14:paraId="6C71FF65" w14:textId="77777777" w:rsidR="000C6046" w:rsidRPr="007C5752" w:rsidRDefault="000C6046">
      <w:pPr>
        <w:pStyle w:val="RequirementList"/>
        <w:numPr>
          <w:ilvl w:val="1"/>
          <w:numId w:val="29"/>
        </w:numPr>
      </w:pPr>
      <w:r w:rsidRPr="007C5752">
        <w:t>Relative humidity: 39 %</w:t>
      </w:r>
    </w:p>
    <w:p w14:paraId="6C5FA765" w14:textId="77777777" w:rsidR="000C6046" w:rsidRPr="007C5752" w:rsidRDefault="000C6046" w:rsidP="00774312">
      <w:pPr>
        <w:pStyle w:val="RequirementList"/>
        <w:numPr>
          <w:ilvl w:val="0"/>
          <w:numId w:val="0"/>
        </w:numPr>
        <w:ind w:left="502" w:firstLine="207"/>
      </w:pPr>
      <w:r w:rsidRPr="007C5752">
        <w:t>Technical-room ambient range</w:t>
      </w:r>
    </w:p>
    <w:p w14:paraId="6F09A53F" w14:textId="6FDF7CB6" w:rsidR="000C6046" w:rsidRPr="007C5752" w:rsidRDefault="000C6046">
      <w:pPr>
        <w:pStyle w:val="RequirementList"/>
        <w:numPr>
          <w:ilvl w:val="1"/>
          <w:numId w:val="29"/>
        </w:numPr>
      </w:pPr>
      <w:r w:rsidRPr="007C5752">
        <w:t>Cold-box room temperature: 5 °C – 40 °C</w:t>
      </w:r>
      <w:r w:rsidR="00460647" w:rsidRPr="007C5752">
        <w:t xml:space="preserve"> </w:t>
      </w:r>
      <w:r w:rsidRPr="007C5752">
        <w:t>(Range may be reduced for specific cold-box components upon Contractor’s request)</w:t>
      </w:r>
    </w:p>
    <w:p w14:paraId="60155E6A" w14:textId="77777777" w:rsidR="000C6046" w:rsidRPr="007C5752" w:rsidRDefault="000C6046">
      <w:pPr>
        <w:pStyle w:val="RequirementList"/>
        <w:numPr>
          <w:ilvl w:val="1"/>
          <w:numId w:val="29"/>
        </w:numPr>
      </w:pPr>
      <w:r w:rsidRPr="007C5752">
        <w:t>Compressor room temperature: 5 °C – 40 °C</w:t>
      </w:r>
    </w:p>
    <w:p w14:paraId="2ED40484" w14:textId="77777777" w:rsidR="000C6046" w:rsidRPr="007C5752" w:rsidRDefault="000C6046">
      <w:pPr>
        <w:pStyle w:val="RequirementList"/>
        <w:numPr>
          <w:ilvl w:val="1"/>
          <w:numId w:val="29"/>
        </w:numPr>
      </w:pPr>
      <w:r w:rsidRPr="007C5752">
        <w:t>Relative humidity: Not controlled</w:t>
      </w:r>
    </w:p>
    <w:p w14:paraId="16BE0709" w14:textId="77777777" w:rsidR="000C6046" w:rsidRPr="007C5752" w:rsidRDefault="000C6046" w:rsidP="00774312">
      <w:pPr>
        <w:pStyle w:val="RequirementList"/>
        <w:numPr>
          <w:ilvl w:val="0"/>
          <w:numId w:val="0"/>
        </w:numPr>
        <w:ind w:left="502" w:firstLine="207"/>
      </w:pPr>
      <w:r w:rsidRPr="007C5752">
        <w:t>Environmental design loads</w:t>
      </w:r>
    </w:p>
    <w:p w14:paraId="132097E6" w14:textId="77777777" w:rsidR="000C6046" w:rsidRPr="007C5752" w:rsidRDefault="000C6046">
      <w:pPr>
        <w:pStyle w:val="RequirementList"/>
        <w:numPr>
          <w:ilvl w:val="1"/>
          <w:numId w:val="29"/>
        </w:numPr>
      </w:pPr>
      <w:r w:rsidRPr="007C5752">
        <w:t>Wind speed: 49 m s</w:t>
      </w:r>
      <w:r w:rsidRPr="007C5752">
        <w:rPr>
          <w:rFonts w:ascii="Cambria Math" w:hAnsi="Cambria Math" w:cs="Cambria Math"/>
        </w:rPr>
        <w:t>⁻</w:t>
      </w:r>
      <w:r w:rsidRPr="007C5752">
        <w:t>¹ (≈ 176 km h</w:t>
      </w:r>
      <w:r w:rsidRPr="007C5752">
        <w:rPr>
          <w:rFonts w:ascii="Cambria Math" w:hAnsi="Cambria Math" w:cs="Cambria Math"/>
        </w:rPr>
        <w:t>⁻</w:t>
      </w:r>
      <w:r w:rsidRPr="007C5752">
        <w:t>¹), 3 s gust at 25 m height (NBN 460)</w:t>
      </w:r>
    </w:p>
    <w:p w14:paraId="64700BCC" w14:textId="77777777" w:rsidR="000C6046" w:rsidRPr="007C5752" w:rsidRDefault="000C6046">
      <w:pPr>
        <w:pStyle w:val="RequirementList"/>
        <w:numPr>
          <w:ilvl w:val="1"/>
          <w:numId w:val="29"/>
        </w:numPr>
      </w:pPr>
      <w:r w:rsidRPr="007C5752">
        <w:t>Rainfall: 54 mm in 1 h (100-year return)</w:t>
      </w:r>
    </w:p>
    <w:p w14:paraId="3981889F" w14:textId="77777777" w:rsidR="000C6046" w:rsidRPr="007C5752" w:rsidRDefault="000C6046">
      <w:pPr>
        <w:pStyle w:val="RequirementList"/>
        <w:numPr>
          <w:ilvl w:val="1"/>
          <w:numId w:val="29"/>
        </w:numPr>
      </w:pPr>
      <w:r w:rsidRPr="007C5752">
        <w:t>Snow load: 0.50 kN m</w:t>
      </w:r>
      <w:r w:rsidRPr="007C5752">
        <w:rPr>
          <w:rFonts w:ascii="Cambria Math" w:hAnsi="Cambria Math" w:cs="Cambria Math"/>
        </w:rPr>
        <w:t>⁻</w:t>
      </w:r>
      <w:r w:rsidRPr="007C5752">
        <w:t>² (100-year return)</w:t>
      </w:r>
    </w:p>
    <w:p w14:paraId="39630ABD" w14:textId="77777777" w:rsidR="000C6046" w:rsidRPr="007C5752" w:rsidRDefault="000C6046" w:rsidP="00774312">
      <w:pPr>
        <w:pStyle w:val="RequirementList"/>
        <w:numPr>
          <w:ilvl w:val="0"/>
          <w:numId w:val="0"/>
        </w:numPr>
        <w:ind w:left="502" w:firstLine="207"/>
      </w:pPr>
      <w:r w:rsidRPr="007C5752">
        <w:t>Site altitude &amp; coordinates</w:t>
      </w:r>
    </w:p>
    <w:p w14:paraId="279FB95F" w14:textId="77777777" w:rsidR="000C6046" w:rsidRPr="007C5752" w:rsidRDefault="000C6046">
      <w:pPr>
        <w:pStyle w:val="RequirementList"/>
        <w:numPr>
          <w:ilvl w:val="1"/>
          <w:numId w:val="29"/>
        </w:numPr>
      </w:pPr>
      <w:r w:rsidRPr="007C5752">
        <w:t>Elevation: 27 m a.s.l.</w:t>
      </w:r>
    </w:p>
    <w:p w14:paraId="35973AA5" w14:textId="77777777" w:rsidR="000C6046" w:rsidRPr="007C5752" w:rsidRDefault="000C6046">
      <w:pPr>
        <w:pStyle w:val="RequirementList"/>
        <w:numPr>
          <w:ilvl w:val="1"/>
          <w:numId w:val="29"/>
        </w:numPr>
      </w:pPr>
      <w:r w:rsidRPr="007C5752">
        <w:t>Location: 51° 13′ 50″ N</w:t>
      </w:r>
      <w:r w:rsidRPr="007C5752">
        <w:t> </w:t>
      </w:r>
      <w:r w:rsidRPr="007C5752">
        <w:t>5° 05′ 24″ E</w:t>
      </w:r>
    </w:p>
    <w:p w14:paraId="3A14A679" w14:textId="65917382" w:rsidR="00FE5568" w:rsidRPr="007C5752" w:rsidRDefault="00FE5568" w:rsidP="00B5535E">
      <w:pPr>
        <w:pStyle w:val="Heading3numbered"/>
        <w:rPr>
          <w:sz w:val="20"/>
          <w:szCs w:val="20"/>
        </w:rPr>
      </w:pPr>
      <w:bookmarkStart w:id="3620" w:name="_Toc212194859"/>
      <w:bookmarkStart w:id="3621" w:name="_Toc202536204"/>
      <w:bookmarkStart w:id="3622" w:name="_Toc202536904"/>
      <w:r w:rsidRPr="007C5752">
        <w:rPr>
          <w:sz w:val="20"/>
          <w:szCs w:val="20"/>
        </w:rPr>
        <w:t>Interface with support systems (</w:t>
      </w:r>
      <w:commentRangeStart w:id="3623"/>
      <w:r w:rsidRPr="007C5752">
        <w:rPr>
          <w:sz w:val="20"/>
          <w:szCs w:val="20"/>
        </w:rPr>
        <w:t>utilities</w:t>
      </w:r>
      <w:commentRangeEnd w:id="3623"/>
      <w:r w:rsidR="002A3CA6" w:rsidRPr="007C5752">
        <w:rPr>
          <w:rStyle w:val="CommentReference"/>
          <w:rFonts w:eastAsia="Calibri"/>
          <w:color w:val="auto"/>
        </w:rPr>
        <w:commentReference w:id="3623"/>
      </w:r>
      <w:r w:rsidRPr="007C5752">
        <w:rPr>
          <w:sz w:val="20"/>
          <w:szCs w:val="20"/>
        </w:rPr>
        <w:t>)</w:t>
      </w:r>
      <w:bookmarkEnd w:id="3620"/>
      <w:r w:rsidR="002A3CA6" w:rsidRPr="007C5752">
        <w:rPr>
          <w:sz w:val="20"/>
          <w:szCs w:val="20"/>
        </w:rPr>
        <w:t xml:space="preserve"> </w:t>
      </w:r>
    </w:p>
    <w:p w14:paraId="77979011" w14:textId="22A8A026" w:rsidR="00D86B0D" w:rsidRPr="007C5752" w:rsidRDefault="00D26CC6" w:rsidP="00FE5568">
      <w:pPr>
        <w:pStyle w:val="Heading4numbered"/>
        <w:rPr>
          <w:lang w:val="en-GB"/>
        </w:rPr>
      </w:pPr>
      <w:r w:rsidRPr="007C5752">
        <w:rPr>
          <w:lang w:val="en-GB"/>
        </w:rPr>
        <w:t>Electrical Interface Provisioning</w:t>
      </w:r>
      <w:bookmarkEnd w:id="3621"/>
      <w:bookmarkEnd w:id="3622"/>
    </w:p>
    <w:p w14:paraId="0C7EE0A7" w14:textId="07C54098" w:rsidR="00585D8F" w:rsidRPr="007C5752" w:rsidRDefault="00585D8F" w:rsidP="00C6041E">
      <w:pPr>
        <w:pStyle w:val="regular"/>
        <w:contextualSpacing/>
        <w:rPr>
          <w:szCs w:val="20"/>
        </w:rPr>
      </w:pPr>
      <w:bookmarkStart w:id="3624" w:name="_Toc200492382"/>
      <w:r w:rsidRPr="007C5752">
        <w:rPr>
          <w:szCs w:val="20"/>
        </w:rPr>
        <w:t>The SCK CEN site shall provide a dedicated 400 V~, 50 Hz, 3-phase + Neutral (TN-S) electrical supply at the following interface terminal points</w:t>
      </w:r>
      <w:r w:rsidR="00C6041E" w:rsidRPr="007C5752">
        <w:rPr>
          <w:szCs w:val="20"/>
        </w:rPr>
        <w:t xml:space="preserve"> (dedicated to user location inside WCS)</w:t>
      </w:r>
      <w:r w:rsidRPr="007C5752">
        <w:rPr>
          <w:szCs w:val="20"/>
        </w:rPr>
        <w:t>:</w:t>
      </w:r>
    </w:p>
    <w:p w14:paraId="0739D356" w14:textId="77777777" w:rsidR="00774312" w:rsidRPr="007C5752" w:rsidRDefault="00585D8F" w:rsidP="00774312">
      <w:r w:rsidRPr="007C5752">
        <w:t>WCS (Warm Compressor Station, CCB Building):</w:t>
      </w:r>
    </w:p>
    <w:p w14:paraId="2D2FC5CE" w14:textId="20DE323B" w:rsidR="00585D8F" w:rsidRPr="007C5752" w:rsidRDefault="00585D8F" w:rsidP="00774312">
      <w:pPr>
        <w:pStyle w:val="BulletListNormal"/>
        <w:rPr>
          <w:sz w:val="20"/>
          <w:szCs w:val="24"/>
          <w:lang w:val="en-GB"/>
        </w:rPr>
      </w:pPr>
      <w:r w:rsidRPr="007C5752">
        <w:rPr>
          <w:sz w:val="20"/>
          <w:szCs w:val="24"/>
          <w:lang w:val="en-GB"/>
        </w:rPr>
        <w:t xml:space="preserve">HP Compressors </w:t>
      </w:r>
      <w:r w:rsidR="000C6046" w:rsidRPr="007C5752">
        <w:rPr>
          <w:sz w:val="20"/>
          <w:szCs w:val="24"/>
          <w:lang w:val="en-GB"/>
        </w:rPr>
        <w:t>(four (4) individual</w:t>
      </w:r>
      <w:r w:rsidR="00C6041E" w:rsidRPr="007C5752">
        <w:rPr>
          <w:sz w:val="20"/>
          <w:szCs w:val="24"/>
          <w:lang w:val="en-GB"/>
        </w:rPr>
        <w:t>)</w:t>
      </w:r>
    </w:p>
    <w:p w14:paraId="4FAB9200" w14:textId="77777777" w:rsidR="00774312" w:rsidRPr="007C5752" w:rsidRDefault="00585D8F" w:rsidP="00774312">
      <w:pPr>
        <w:pStyle w:val="BulletListNormal"/>
        <w:rPr>
          <w:sz w:val="20"/>
          <w:szCs w:val="24"/>
          <w:lang w:val="en-GB"/>
        </w:rPr>
      </w:pPr>
      <w:r w:rsidRPr="007C5752">
        <w:rPr>
          <w:sz w:val="20"/>
          <w:szCs w:val="24"/>
          <w:lang w:val="en-GB"/>
        </w:rPr>
        <w:t>PVPS (Pressure-Volume Protection System)</w:t>
      </w:r>
      <w:r w:rsidR="00774312" w:rsidRPr="007C5752">
        <w:rPr>
          <w:sz w:val="20"/>
          <w:szCs w:val="24"/>
          <w:lang w:val="en-GB"/>
        </w:rPr>
        <w:t xml:space="preserve"> </w:t>
      </w:r>
    </w:p>
    <w:p w14:paraId="2D06F4AA" w14:textId="3EF81E34" w:rsidR="00585D8F" w:rsidRPr="007C5752" w:rsidRDefault="00585D8F" w:rsidP="00774312">
      <w:pPr>
        <w:pStyle w:val="BulletListNormal"/>
        <w:rPr>
          <w:sz w:val="20"/>
          <w:szCs w:val="24"/>
          <w:lang w:val="en-GB"/>
        </w:rPr>
      </w:pPr>
      <w:r w:rsidRPr="007C5752">
        <w:rPr>
          <w:sz w:val="20"/>
          <w:szCs w:val="24"/>
          <w:lang w:val="en-GB"/>
        </w:rPr>
        <w:t>ORS Electrical Heater</w:t>
      </w:r>
    </w:p>
    <w:p w14:paraId="18DF17CF" w14:textId="77777777" w:rsidR="00774312" w:rsidRPr="007C5752" w:rsidRDefault="00585D8F" w:rsidP="00774312">
      <w:pPr>
        <w:pStyle w:val="BulletListNormal"/>
        <w:rPr>
          <w:sz w:val="20"/>
          <w:szCs w:val="24"/>
          <w:lang w:val="en-GB"/>
        </w:rPr>
      </w:pPr>
      <w:r w:rsidRPr="007C5752">
        <w:rPr>
          <w:sz w:val="20"/>
          <w:szCs w:val="24"/>
          <w:lang w:val="en-GB"/>
        </w:rPr>
        <w:t>Analyzer</w:t>
      </w:r>
      <w:r w:rsidR="00774312" w:rsidRPr="007C5752">
        <w:rPr>
          <w:sz w:val="20"/>
          <w:szCs w:val="24"/>
          <w:lang w:val="en-GB"/>
        </w:rPr>
        <w:t xml:space="preserve"> </w:t>
      </w:r>
    </w:p>
    <w:p w14:paraId="4EC0F512" w14:textId="7FFFF175" w:rsidR="00774312" w:rsidRPr="007C5752" w:rsidRDefault="00585D8F" w:rsidP="00774312">
      <w:pPr>
        <w:pStyle w:val="BulletListNormal"/>
        <w:rPr>
          <w:sz w:val="20"/>
          <w:szCs w:val="24"/>
          <w:lang w:val="en-GB"/>
        </w:rPr>
      </w:pPr>
      <w:r w:rsidRPr="007C5752">
        <w:rPr>
          <w:sz w:val="20"/>
          <w:szCs w:val="24"/>
          <w:lang w:val="en-GB"/>
        </w:rPr>
        <w:t>WCS UPS and Controls</w:t>
      </w:r>
    </w:p>
    <w:p w14:paraId="6F635192" w14:textId="4305C0C4" w:rsidR="00774312" w:rsidRPr="007C5752" w:rsidRDefault="00585D8F" w:rsidP="00774312">
      <w:pPr>
        <w:pStyle w:val="BulletListNormal"/>
        <w:rPr>
          <w:sz w:val="20"/>
          <w:szCs w:val="24"/>
          <w:lang w:val="en-GB"/>
        </w:rPr>
      </w:pPr>
      <w:r w:rsidRPr="007C5752">
        <w:rPr>
          <w:sz w:val="20"/>
          <w:szCs w:val="24"/>
          <w:lang w:val="en-GB"/>
        </w:rPr>
        <w:t>QRB (Cold Box Room, AUB Building):</w:t>
      </w:r>
    </w:p>
    <w:p w14:paraId="750728D7" w14:textId="43675CE3" w:rsidR="00774312" w:rsidRPr="007C5752" w:rsidRDefault="00DC7960" w:rsidP="00774312">
      <w:pPr>
        <w:pStyle w:val="BulletListNormal"/>
        <w:rPr>
          <w:sz w:val="20"/>
          <w:szCs w:val="24"/>
          <w:lang w:val="en-GB"/>
        </w:rPr>
      </w:pPr>
      <w:r w:rsidRPr="007C5752">
        <w:rPr>
          <w:sz w:val="20"/>
          <w:szCs w:val="24"/>
          <w:lang w:val="en-GB"/>
        </w:rPr>
        <w:t>Cold compressors</w:t>
      </w:r>
      <w:r w:rsidR="00585D8F" w:rsidRPr="007C5752">
        <w:rPr>
          <w:sz w:val="20"/>
          <w:szCs w:val="24"/>
          <w:lang w:val="en-GB"/>
        </w:rPr>
        <w:t xml:space="preserve"> </w:t>
      </w:r>
      <w:r w:rsidRPr="007C5752">
        <w:rPr>
          <w:sz w:val="20"/>
          <w:szCs w:val="24"/>
          <w:lang w:val="en-GB"/>
        </w:rPr>
        <w:t>CC1, CC2, CC3</w:t>
      </w:r>
    </w:p>
    <w:p w14:paraId="28BE511F" w14:textId="400759A7" w:rsidR="00774312" w:rsidRPr="007C5752" w:rsidRDefault="00585D8F" w:rsidP="00774312">
      <w:pPr>
        <w:pStyle w:val="BulletListNormal"/>
        <w:rPr>
          <w:sz w:val="20"/>
          <w:szCs w:val="24"/>
          <w:lang w:val="en-GB"/>
        </w:rPr>
      </w:pPr>
      <w:r w:rsidRPr="007C5752">
        <w:rPr>
          <w:sz w:val="20"/>
          <w:szCs w:val="24"/>
          <w:lang w:val="en-GB"/>
        </w:rPr>
        <w:t>QRB Controls</w:t>
      </w:r>
      <w:r w:rsidR="00774312" w:rsidRPr="007C5752">
        <w:rPr>
          <w:sz w:val="20"/>
          <w:szCs w:val="24"/>
          <w:lang w:val="en-GB"/>
        </w:rPr>
        <w:t xml:space="preserve"> </w:t>
      </w:r>
    </w:p>
    <w:p w14:paraId="6901ECD1" w14:textId="7D184FE7" w:rsidR="00585D8F" w:rsidRPr="007C5752" w:rsidRDefault="00585D8F" w:rsidP="00774312">
      <w:pPr>
        <w:pStyle w:val="BulletListNormal"/>
        <w:rPr>
          <w:lang w:val="en-GB"/>
        </w:rPr>
      </w:pPr>
      <w:r w:rsidRPr="007C5752">
        <w:rPr>
          <w:sz w:val="20"/>
          <w:szCs w:val="24"/>
          <w:lang w:val="en-GB"/>
        </w:rPr>
        <w:lastRenderedPageBreak/>
        <w:t>QRB Varia (auxiliary loads and other installed systems)</w:t>
      </w:r>
      <w:r w:rsidR="00C6041E" w:rsidRPr="007C5752">
        <w:rPr>
          <w:lang w:val="en-GB"/>
        </w:rPr>
        <w:br/>
      </w:r>
    </w:p>
    <w:p w14:paraId="7CA0817D" w14:textId="493F77D8" w:rsidR="00324B85" w:rsidRPr="007C5752" w:rsidRDefault="00324B85" w:rsidP="00575005">
      <w:pPr>
        <w:pStyle w:val="RequirementList"/>
      </w:pPr>
      <w:bookmarkStart w:id="3625" w:name="_Toc200492383"/>
      <w:bookmarkEnd w:id="3624"/>
      <w:r w:rsidRPr="007C5752">
        <w:t>The Contractor shall provide the complete Low Voltage (LV) distribution system for QPLANT, including LV</w:t>
      </w:r>
      <w:r w:rsidR="004B152D" w:rsidRPr="007C5752">
        <w:t xml:space="preserve"> cabinets</w:t>
      </w:r>
      <w:r w:rsidRPr="007C5752">
        <w:t>, switchboards, and protection devices.</w:t>
      </w:r>
    </w:p>
    <w:p w14:paraId="34949B76" w14:textId="77777777" w:rsidR="00324B85" w:rsidRPr="007C5752" w:rsidRDefault="00324B85" w:rsidP="00575005">
      <w:pPr>
        <w:pStyle w:val="RequirementList"/>
      </w:pPr>
      <w:r w:rsidRPr="007C5752">
        <w:t>The Contractor shall route, install, and connect all electrical cabling, cable trays, and interfaces for the compressor room, cold box room, and warm helium storage area ‘except for the dedicated supply as per above.</w:t>
      </w:r>
    </w:p>
    <w:p w14:paraId="441CCBDE" w14:textId="74E06186" w:rsidR="00324B85" w:rsidRPr="007C5752" w:rsidRDefault="00324B85" w:rsidP="00575005">
      <w:pPr>
        <w:pStyle w:val="RequirementList"/>
      </w:pPr>
      <w:r w:rsidRPr="007C5752">
        <w:t>All electrical design files—including one-line diagrams, layout plans, and protection studies—shall be submitted for SCK CEN approval</w:t>
      </w:r>
      <w:r w:rsidR="00352FF0" w:rsidRPr="007C5752">
        <w:t xml:space="preserve">.  </w:t>
      </w:r>
      <w:r w:rsidRPr="007C5752">
        <w:t>Grounding interfaces shall be connected to SCK CEN-provided terminals in each area.</w:t>
      </w:r>
    </w:p>
    <w:p w14:paraId="1FC5E0DD" w14:textId="77777777" w:rsidR="00324B85" w:rsidRPr="007C5752" w:rsidRDefault="00324B85" w:rsidP="00575005">
      <w:pPr>
        <w:pStyle w:val="RequirementList"/>
      </w:pPr>
      <w:r w:rsidRPr="007C5752">
        <w:t>The Contractor shall ensure all QPLANT equipment is connected to the respective building grounding network, fully compliant with IEC 60364 and IEC 61000 EMC requirements.</w:t>
      </w:r>
    </w:p>
    <w:p w14:paraId="05503044" w14:textId="6C3BEFF8" w:rsidR="00324B85" w:rsidRPr="007C5752" w:rsidRDefault="00324B85" w:rsidP="00575005">
      <w:pPr>
        <w:pStyle w:val="RequirementList"/>
      </w:pPr>
      <w:r w:rsidRPr="007C5752">
        <w:t>All helium piping, water, air lines, and LV cabling entering each building shall pass through a single shared feedthrough and be connected to equipotential bonding systems to mitigate EMI risks</w:t>
      </w:r>
      <w:r w:rsidR="00352FF0" w:rsidRPr="007C5752">
        <w:t xml:space="preserve">.  </w:t>
      </w:r>
      <w:r w:rsidRPr="007C5752">
        <w:t>EMC best practices and shall apply.</w:t>
      </w:r>
    </w:p>
    <w:p w14:paraId="70585A18" w14:textId="64AF9F00" w:rsidR="00324B85" w:rsidRPr="007C5752" w:rsidRDefault="00324B85" w:rsidP="00575005">
      <w:pPr>
        <w:pStyle w:val="RequirementList"/>
      </w:pPr>
      <w:r w:rsidRPr="007C5752">
        <w:t>The Contractor shall define the required UPS backup scope and loads (HMI, PLCs, network, digital I/O) to ensure full operational redundancy in the event of utility loss</w:t>
      </w:r>
      <w:r w:rsidR="00352FF0" w:rsidRPr="007C5752">
        <w:t xml:space="preserve">.  </w:t>
      </w:r>
      <w:r w:rsidRPr="007C5752">
        <w:t>SCK CEN will provide central UPS backup infrastructure.</w:t>
      </w:r>
    </w:p>
    <w:p w14:paraId="0885502B" w14:textId="77777777" w:rsidR="00324B85" w:rsidRPr="007C5752" w:rsidRDefault="00324B85" w:rsidP="00575005">
      <w:pPr>
        <w:pStyle w:val="RequirementList"/>
      </w:pPr>
      <w:r w:rsidRPr="007C5752">
        <w:t>The Contractor shall submit a risk-based signal classification and UPS demand report, listing all sensors, transmitters, and I/O requiring backup, subject to SCK CEN approval to finalize UPS system dimensioning.</w:t>
      </w:r>
    </w:p>
    <w:p w14:paraId="7D61486D" w14:textId="3CC88924" w:rsidR="00324B85" w:rsidRPr="007C5752" w:rsidRDefault="00324B85" w:rsidP="00575005">
      <w:pPr>
        <w:pStyle w:val="RequirementList"/>
      </w:pPr>
      <w:r w:rsidRPr="007C5752">
        <w:t>Where high voltage (HV) or high-power systems exist, embedded controls shall be powered using a dedicated and segregated low-voltage AC feed</w:t>
      </w:r>
      <w:r w:rsidR="00352FF0" w:rsidRPr="007C5752">
        <w:t xml:space="preserve">.  </w:t>
      </w:r>
      <w:r w:rsidRPr="007C5752">
        <w:t>These feeds shall be galvanically isolated from the HV main circuits.</w:t>
      </w:r>
    </w:p>
    <w:bookmarkEnd w:id="3625"/>
    <w:p w14:paraId="48F86A4B" w14:textId="77777777" w:rsidR="00324B85" w:rsidRPr="007C5752" w:rsidRDefault="003B3AF4" w:rsidP="0095094F">
      <w:pPr>
        <w:pStyle w:val="SysReq3"/>
        <w:ind w:left="0"/>
        <w:rPr>
          <w:lang w:val="en-GB"/>
        </w:rPr>
      </w:pPr>
      <w:r w:rsidRPr="007C5752">
        <w:rPr>
          <w:lang w:val="en-GB"/>
        </w:rPr>
        <w:t>I</w:t>
      </w:r>
      <w:r w:rsidR="00324B85" w:rsidRPr="007C5752">
        <w:rPr>
          <w:lang w:val="en-GB"/>
        </w:rPr>
        <w:t>n the Offer, the Applicant shall:</w:t>
      </w:r>
    </w:p>
    <w:p w14:paraId="7D12A166" w14:textId="77777777" w:rsidR="00324B85" w:rsidRPr="007C5752" w:rsidRDefault="00324B85">
      <w:pPr>
        <w:pStyle w:val="SysReq3"/>
        <w:numPr>
          <w:ilvl w:val="0"/>
          <w:numId w:val="54"/>
        </w:numPr>
        <w:rPr>
          <w:lang w:val="en-GB"/>
        </w:rPr>
      </w:pPr>
      <w:r w:rsidRPr="007C5752">
        <w:rPr>
          <w:lang w:val="en-GB"/>
        </w:rPr>
        <w:t>Provide the total and per-building load assessments (normal and peak demand) to define final terminal point loads.</w:t>
      </w:r>
    </w:p>
    <w:p w14:paraId="4EC6C44F" w14:textId="34895828" w:rsidR="00324B85" w:rsidRPr="007C5752" w:rsidRDefault="00324B85">
      <w:pPr>
        <w:pStyle w:val="SysReq3"/>
        <w:numPr>
          <w:ilvl w:val="0"/>
          <w:numId w:val="54"/>
        </w:numPr>
        <w:rPr>
          <w:lang w:val="en-GB"/>
        </w:rPr>
      </w:pPr>
      <w:r w:rsidRPr="007C5752">
        <w:rPr>
          <w:lang w:val="en-GB"/>
        </w:rPr>
        <w:t xml:space="preserve">Submit </w:t>
      </w:r>
      <w:r w:rsidR="008C00BB" w:rsidRPr="007C5752">
        <w:rPr>
          <w:lang w:val="en-GB"/>
        </w:rPr>
        <w:t xml:space="preserve">Single Line Diagram (One Line Diagrams) </w:t>
      </w:r>
      <w:r w:rsidRPr="007C5752">
        <w:rPr>
          <w:lang w:val="en-GB"/>
        </w:rPr>
        <w:t xml:space="preserve">aligned to the </w:t>
      </w:r>
      <w:r w:rsidR="008C00BB" w:rsidRPr="007C5752">
        <w:rPr>
          <w:lang w:val="en-GB"/>
        </w:rPr>
        <w:t xml:space="preserve">‘spatial split’ (2 rooms in 2 different buildings </w:t>
      </w:r>
      <w:r w:rsidRPr="007C5752">
        <w:rPr>
          <w:lang w:val="en-GB"/>
        </w:rPr>
        <w:t>and terminal point logic described above.</w:t>
      </w:r>
    </w:p>
    <w:p w14:paraId="3A65E716" w14:textId="77777777" w:rsidR="00324B85" w:rsidRPr="007C5752" w:rsidRDefault="00324B85">
      <w:pPr>
        <w:pStyle w:val="SysReq3"/>
        <w:numPr>
          <w:ilvl w:val="0"/>
          <w:numId w:val="54"/>
        </w:numPr>
        <w:rPr>
          <w:lang w:val="en-GB"/>
        </w:rPr>
      </w:pPr>
      <w:r w:rsidRPr="007C5752">
        <w:rPr>
          <w:lang w:val="en-GB"/>
        </w:rPr>
        <w:t>Include a UPS backup proposal, risk analysis, and critical signal identification.</w:t>
      </w:r>
    </w:p>
    <w:p w14:paraId="725F0F68" w14:textId="77777777" w:rsidR="00324B85" w:rsidRPr="007C5752" w:rsidRDefault="00324B85">
      <w:pPr>
        <w:pStyle w:val="SysReq3"/>
        <w:numPr>
          <w:ilvl w:val="0"/>
          <w:numId w:val="54"/>
        </w:numPr>
        <w:rPr>
          <w:lang w:val="en-GB"/>
        </w:rPr>
      </w:pPr>
      <w:r w:rsidRPr="007C5752">
        <w:rPr>
          <w:lang w:val="en-GB"/>
        </w:rPr>
        <w:t>Confirm EMC and equipotential bonding compliance per IEC 61000 and AD 7.</w:t>
      </w:r>
    </w:p>
    <w:p w14:paraId="43DEEF82" w14:textId="77777777" w:rsidR="00324B85" w:rsidRPr="007C5752" w:rsidRDefault="00324B85">
      <w:pPr>
        <w:pStyle w:val="SysReq3"/>
        <w:numPr>
          <w:ilvl w:val="0"/>
          <w:numId w:val="54"/>
        </w:numPr>
        <w:rPr>
          <w:lang w:val="en-GB"/>
        </w:rPr>
      </w:pPr>
      <w:r w:rsidRPr="007C5752">
        <w:rPr>
          <w:lang w:val="en-GB"/>
        </w:rPr>
        <w:t>Declare isolation strategies for embedded electronics in HV environments and list any required auxiliary supplies.</w:t>
      </w:r>
    </w:p>
    <w:p w14:paraId="2D2D2D79" w14:textId="17277A54" w:rsidR="00D86B0D" w:rsidRPr="007C5752" w:rsidRDefault="00D86B0D" w:rsidP="00FE5568">
      <w:pPr>
        <w:pStyle w:val="Heading4numbered"/>
        <w:rPr>
          <w:lang w:val="en-GB"/>
        </w:rPr>
      </w:pPr>
      <w:bookmarkStart w:id="3626" w:name="_Ref190780127"/>
      <w:bookmarkStart w:id="3627" w:name="_Toc200492391"/>
      <w:bookmarkStart w:id="3628" w:name="_Toc202536205"/>
      <w:bookmarkStart w:id="3629" w:name="_Toc202536905"/>
      <w:r w:rsidRPr="007C5752">
        <w:rPr>
          <w:lang w:val="en-GB"/>
        </w:rPr>
        <w:t xml:space="preserve">Interfaces with the </w:t>
      </w:r>
      <w:r w:rsidR="00D54FCC" w:rsidRPr="007C5752">
        <w:rPr>
          <w:lang w:val="en-GB"/>
        </w:rPr>
        <w:t>Water-Cooling</w:t>
      </w:r>
      <w:r w:rsidRPr="007C5752">
        <w:rPr>
          <w:lang w:val="en-GB"/>
        </w:rPr>
        <w:t xml:space="preserve"> Loop</w:t>
      </w:r>
      <w:bookmarkEnd w:id="3626"/>
      <w:bookmarkEnd w:id="3627"/>
      <w:bookmarkEnd w:id="3628"/>
      <w:bookmarkEnd w:id="3629"/>
      <w:r w:rsidR="00EF631B" w:rsidRPr="007C5752">
        <w:rPr>
          <w:lang w:val="en-GB"/>
        </w:rPr>
        <w:t xml:space="preserve"> (NA.PS01.PAB12)</w:t>
      </w:r>
    </w:p>
    <w:p w14:paraId="39364F41" w14:textId="77777777" w:rsidR="00F53F45" w:rsidRPr="007C5752" w:rsidRDefault="00F53F45" w:rsidP="00B5535E">
      <w:r w:rsidRPr="007C5752">
        <w:t xml:space="preserve">Cooling water (mixture with 40 % of propylene glycol) in the compressor room for the warm compressors and in the cold box room for rotating machines (turbines, cold compressors, pumping system) will be provided by </w:t>
      </w:r>
      <w:r w:rsidR="0085540D" w:rsidRPr="007C5752">
        <w:t>SCK CEN</w:t>
      </w:r>
      <w:r w:rsidRPr="007C5752">
        <w:t xml:space="preserve"> site at one point (supply and return) in each building at the dedicated technical rooms (Compressor Room and Cold Box Room).</w:t>
      </w:r>
    </w:p>
    <w:p w14:paraId="63E2B1A1" w14:textId="3EEF1B62" w:rsidR="009A0DC7" w:rsidRPr="007C5752" w:rsidRDefault="009A0DC7" w:rsidP="00B5535E">
      <w:r w:rsidRPr="007C5752">
        <w:t>The nominal cooling water temperature supply is 27°C (+/- 2°C) with an expected temperature difference around 10°C (T</w:t>
      </w:r>
      <w:r w:rsidRPr="007C5752">
        <w:rPr>
          <w:vertAlign w:val="subscript"/>
        </w:rPr>
        <w:t>return</w:t>
      </w:r>
      <w:r w:rsidRPr="007C5752">
        <w:t>-T</w:t>
      </w:r>
      <w:r w:rsidRPr="007C5752">
        <w:rPr>
          <w:vertAlign w:val="subscript"/>
        </w:rPr>
        <w:t>supply</w:t>
      </w:r>
      <w:r w:rsidRPr="007C5752">
        <w:t>).  The Maximum supply temperature is 29 °C.</w:t>
      </w:r>
    </w:p>
    <w:p w14:paraId="3DF12123" w14:textId="320AC166" w:rsidR="00A8415C" w:rsidRPr="007C5752" w:rsidRDefault="00F53F45" w:rsidP="00B5535E">
      <w:r w:rsidRPr="007C5752">
        <w:t>.</w:t>
      </w:r>
    </w:p>
    <w:p w14:paraId="2F8BF210" w14:textId="277797E4" w:rsidR="0095094F" w:rsidRPr="007C5752" w:rsidRDefault="0095094F" w:rsidP="00575005">
      <w:pPr>
        <w:pStyle w:val="RequirementList"/>
      </w:pPr>
      <w:bookmarkStart w:id="3630" w:name="_Toc200492392"/>
      <w:r w:rsidRPr="007C5752">
        <w:t>The Contractor shall assume a maximum supply of cooling water XXX</w:t>
      </w:r>
    </w:p>
    <w:p w14:paraId="669114A7" w14:textId="5324382D" w:rsidR="00F53F45" w:rsidRPr="007C5752" w:rsidRDefault="00F53F45" w:rsidP="00575005">
      <w:pPr>
        <w:pStyle w:val="RequirementList"/>
      </w:pPr>
      <w:r w:rsidRPr="007C5752">
        <w:t xml:space="preserve">The </w:t>
      </w:r>
      <w:r w:rsidR="00CB1438" w:rsidRPr="007C5752">
        <w:t>Contractor</w:t>
      </w:r>
      <w:r w:rsidRPr="007C5752">
        <w:t xml:space="preserve"> shall provide the cooling water expected consumption at the end of the </w:t>
      </w:r>
      <w:r w:rsidR="00D54FCC" w:rsidRPr="007C5752">
        <w:t>Conceptual D</w:t>
      </w:r>
      <w:r w:rsidRPr="007C5752">
        <w:t>esign phase</w:t>
      </w:r>
      <w:r w:rsidR="007A2C67" w:rsidRPr="007C5752">
        <w:t>.</w:t>
      </w:r>
      <w:bookmarkEnd w:id="3630"/>
    </w:p>
    <w:p w14:paraId="66D23BCF" w14:textId="77777777" w:rsidR="00F53F45" w:rsidRPr="007C5752" w:rsidRDefault="00F53F45" w:rsidP="00575005">
      <w:pPr>
        <w:pStyle w:val="RequirementList"/>
      </w:pPr>
      <w:bookmarkStart w:id="3631" w:name="_Toc200492393"/>
      <w:r w:rsidRPr="007C5752">
        <w:t xml:space="preserve">The </w:t>
      </w:r>
      <w:r w:rsidR="00CB1438" w:rsidRPr="007C5752">
        <w:t>Contractor</w:t>
      </w:r>
      <w:r w:rsidRPr="007C5752">
        <w:t xml:space="preserve"> shall distribute the cooling water inside the dedicated technical rooms to the different </w:t>
      </w:r>
      <w:r w:rsidR="00947F24" w:rsidRPr="007C5752">
        <w:t>QPLANT</w:t>
      </w:r>
      <w:r w:rsidRPr="007C5752">
        <w:t xml:space="preserve"> users</w:t>
      </w:r>
      <w:r w:rsidR="007A2C67" w:rsidRPr="007C5752">
        <w:t xml:space="preserve">.  </w:t>
      </w:r>
      <w:r w:rsidRPr="007C5752">
        <w:t xml:space="preserve">The scheme of the cooling water distribution in the buildings shall be </w:t>
      </w:r>
      <w:r w:rsidR="002F70A5" w:rsidRPr="007C5752">
        <w:t xml:space="preserve">subject to approval </w:t>
      </w:r>
      <w:r w:rsidRPr="007C5752">
        <w:t xml:space="preserve">by </w:t>
      </w:r>
      <w:r w:rsidR="0085540D" w:rsidRPr="007C5752">
        <w:t>SCK CEN</w:t>
      </w:r>
      <w:r w:rsidRPr="007C5752">
        <w:t>.</w:t>
      </w:r>
      <w:bookmarkEnd w:id="3631"/>
    </w:p>
    <w:p w14:paraId="2A4D58AE" w14:textId="079A8B77" w:rsidR="00F53F45" w:rsidRPr="007C5752" w:rsidRDefault="00F53F45" w:rsidP="00575005">
      <w:pPr>
        <w:pStyle w:val="RequirementList"/>
      </w:pPr>
      <w:bookmarkStart w:id="3632" w:name="_Toc200492394"/>
      <w:r w:rsidRPr="007C5752">
        <w:lastRenderedPageBreak/>
        <w:t xml:space="preserve">The </w:t>
      </w:r>
      <w:r w:rsidR="00CB1438" w:rsidRPr="007C5752">
        <w:t>Contractor</w:t>
      </w:r>
      <w:r w:rsidRPr="007C5752">
        <w:t xml:space="preserve"> shall install </w:t>
      </w:r>
      <w:r w:rsidR="00465869" w:rsidRPr="007C5752">
        <w:t xml:space="preserve">all </w:t>
      </w:r>
      <w:r w:rsidRPr="007C5752">
        <w:t>necessary instrumentation and additional control elements to measure/control temperature, pressure and mass flow rate of the cooling water loops.</w:t>
      </w:r>
      <w:bookmarkEnd w:id="3632"/>
    </w:p>
    <w:p w14:paraId="744FD4F0" w14:textId="777A007F" w:rsidR="00F53F45" w:rsidRPr="007C5752" w:rsidRDefault="006814D5" w:rsidP="00575005">
      <w:pPr>
        <w:pStyle w:val="RequirementList"/>
      </w:pPr>
      <w:bookmarkStart w:id="3633" w:name="_Toc200492395"/>
      <w:r w:rsidRPr="007C5752">
        <w:t xml:space="preserve">The Contractor </w:t>
      </w:r>
      <w:r w:rsidR="00E50CBD" w:rsidRPr="007C5752">
        <w:t>shall provide</w:t>
      </w:r>
      <w:r w:rsidRPr="007C5752">
        <w:t xml:space="preserve"> local </w:t>
      </w:r>
      <w:r w:rsidR="00F53F45" w:rsidRPr="007C5752">
        <w:t xml:space="preserve">drains considering that the draining of cooling water is a glycol type </w:t>
      </w:r>
      <w:r w:rsidR="00D7138E" w:rsidRPr="007C5752">
        <w:t>waste and</w:t>
      </w:r>
      <w:r w:rsidRPr="007C5752">
        <w:t xml:space="preserve"> </w:t>
      </w:r>
      <w:r w:rsidR="00F53F45" w:rsidRPr="007C5752">
        <w:t xml:space="preserve">therefore </w:t>
      </w:r>
      <w:r w:rsidRPr="007C5752">
        <w:t xml:space="preserve">needs to be </w:t>
      </w:r>
      <w:r w:rsidR="00F53F45" w:rsidRPr="007C5752">
        <w:t>connect</w:t>
      </w:r>
      <w:r w:rsidRPr="007C5752">
        <w:t xml:space="preserve">ed to the </w:t>
      </w:r>
      <w:r w:rsidR="0085540D" w:rsidRPr="007C5752">
        <w:t>SCK CEN</w:t>
      </w:r>
      <w:r w:rsidRPr="007C5752">
        <w:t xml:space="preserve"> PS03 system</w:t>
      </w:r>
      <w:r w:rsidR="007A2C67" w:rsidRPr="007C5752">
        <w:t>.</w:t>
      </w:r>
      <w:bookmarkEnd w:id="3633"/>
    </w:p>
    <w:p w14:paraId="35A8F133" w14:textId="608CB012" w:rsidR="00F53F45" w:rsidRPr="007C5752" w:rsidRDefault="00F53F45" w:rsidP="00FE5568">
      <w:pPr>
        <w:pStyle w:val="Heading4numbered"/>
        <w:rPr>
          <w:lang w:val="en-GB"/>
        </w:rPr>
      </w:pPr>
      <w:bookmarkStart w:id="3634" w:name="_Toc200492396"/>
      <w:bookmarkStart w:id="3635" w:name="_Toc202536206"/>
      <w:bookmarkStart w:id="3636" w:name="_Toc202536906"/>
      <w:r w:rsidRPr="007C5752">
        <w:rPr>
          <w:lang w:val="en-GB"/>
        </w:rPr>
        <w:t xml:space="preserve">Interfaces with </w:t>
      </w:r>
      <w:r w:rsidR="00EF631B" w:rsidRPr="007C5752">
        <w:rPr>
          <w:lang w:val="en-GB"/>
        </w:rPr>
        <w:t>Instrument Air System (NA.PS05.XXX</w:t>
      </w:r>
      <w:bookmarkEnd w:id="3634"/>
      <w:bookmarkEnd w:id="3635"/>
      <w:bookmarkEnd w:id="3636"/>
      <w:r w:rsidR="00EF631B" w:rsidRPr="007C5752">
        <w:rPr>
          <w:lang w:val="en-GB"/>
        </w:rPr>
        <w:t>)</w:t>
      </w:r>
    </w:p>
    <w:p w14:paraId="2D3A0EAA" w14:textId="59B203B5" w:rsidR="00F53F45" w:rsidRPr="007C5752" w:rsidRDefault="00F53F45" w:rsidP="00575005">
      <w:pPr>
        <w:pStyle w:val="RequirementList"/>
      </w:pPr>
      <w:r w:rsidRPr="007C5752">
        <w:t>Instrument air in the compressor room and in the cold box</w:t>
      </w:r>
      <w:r w:rsidR="00465869" w:rsidRPr="007C5752">
        <w:t xml:space="preserve"> room</w:t>
      </w:r>
      <w:r w:rsidRPr="007C5752">
        <w:t xml:space="preserve"> will be provided by </w:t>
      </w:r>
      <w:r w:rsidR="0085540D" w:rsidRPr="007C5752">
        <w:t>SCK CEN</w:t>
      </w:r>
      <w:r w:rsidRPr="007C5752">
        <w:t xml:space="preserve"> site at one point in each </w:t>
      </w:r>
      <w:r w:rsidR="00465869" w:rsidRPr="007C5752">
        <w:t>of</w:t>
      </w:r>
      <w:r w:rsidRPr="007C5752">
        <w:t xml:space="preserve"> the dedicated technical rooms</w:t>
      </w:r>
      <w:r w:rsidR="007A2C67" w:rsidRPr="007C5752">
        <w:t xml:space="preserve">.  </w:t>
      </w:r>
      <w:r w:rsidRPr="007C5752">
        <w:t>Instrument air pressure will be around 9 bar with a dew point lower than -40 °</w:t>
      </w:r>
      <w:r w:rsidR="007A2C67" w:rsidRPr="007C5752">
        <w:t xml:space="preserve">C.  </w:t>
      </w:r>
      <w:r w:rsidRPr="007C5752">
        <w:t xml:space="preserve">For the </w:t>
      </w:r>
      <w:r w:rsidR="00947F24" w:rsidRPr="007C5752">
        <w:t>QPLANT</w:t>
      </w:r>
      <w:r w:rsidRPr="007C5752">
        <w:t>, a maximum of 50 Nm3/h of compressed air will be available.</w:t>
      </w:r>
    </w:p>
    <w:p w14:paraId="27516122" w14:textId="77777777" w:rsidR="00F53F45" w:rsidRPr="007C5752" w:rsidRDefault="00F53F45" w:rsidP="00575005">
      <w:pPr>
        <w:pStyle w:val="RequirementList"/>
      </w:pPr>
      <w:bookmarkStart w:id="3637" w:name="_Toc200492397"/>
      <w:r w:rsidRPr="007C5752">
        <w:t xml:space="preserve">The </w:t>
      </w:r>
      <w:r w:rsidR="00CB1438" w:rsidRPr="007C5752">
        <w:t>Contractor</w:t>
      </w:r>
      <w:r w:rsidRPr="007C5752">
        <w:t xml:space="preserve"> shall provide the compressed air needs at the end of the </w:t>
      </w:r>
      <w:r w:rsidR="002F70A5" w:rsidRPr="007C5752">
        <w:t>Conceptual Design</w:t>
      </w:r>
      <w:r w:rsidRPr="007C5752">
        <w:t xml:space="preserve"> phase.</w:t>
      </w:r>
      <w:bookmarkEnd w:id="3637"/>
    </w:p>
    <w:p w14:paraId="780812DD" w14:textId="77777777" w:rsidR="00F53F45" w:rsidRPr="007C5752" w:rsidRDefault="00F53F45" w:rsidP="00575005">
      <w:pPr>
        <w:pStyle w:val="RequirementList"/>
      </w:pPr>
      <w:bookmarkStart w:id="3638" w:name="_Toc200492398"/>
      <w:r w:rsidRPr="007C5752">
        <w:t xml:space="preserve">The </w:t>
      </w:r>
      <w:r w:rsidR="00CB1438" w:rsidRPr="007C5752">
        <w:t>Contractor</w:t>
      </w:r>
      <w:r w:rsidRPr="007C5752">
        <w:t xml:space="preserve"> shall distribute the compressed air inside the dedicated technical rooms to the different </w:t>
      </w:r>
      <w:r w:rsidR="00947F24" w:rsidRPr="007C5752">
        <w:t>QPLANT</w:t>
      </w:r>
      <w:r w:rsidRPr="007C5752">
        <w:t xml:space="preserve"> users</w:t>
      </w:r>
      <w:r w:rsidR="007A2C67" w:rsidRPr="007C5752">
        <w:t xml:space="preserve">.  </w:t>
      </w:r>
      <w:r w:rsidRPr="007C5752">
        <w:t xml:space="preserve">The scheme of the compressed air distribution shall be submitted to </w:t>
      </w:r>
      <w:r w:rsidR="0085540D" w:rsidRPr="007C5752">
        <w:t>SCK CEN</w:t>
      </w:r>
      <w:r w:rsidRPr="007C5752">
        <w:t>’s approval.</w:t>
      </w:r>
      <w:bookmarkEnd w:id="3638"/>
    </w:p>
    <w:p w14:paraId="68C8AD5B" w14:textId="5644DC1A" w:rsidR="00442533" w:rsidRPr="007C5752" w:rsidRDefault="00027E03" w:rsidP="00FE5568">
      <w:pPr>
        <w:pStyle w:val="Heading4numbered"/>
        <w:rPr>
          <w:lang w:val="en-GB"/>
        </w:rPr>
      </w:pPr>
      <w:bookmarkStart w:id="3639" w:name="_Toc200492399"/>
      <w:bookmarkStart w:id="3640" w:name="_Ref201940876"/>
      <w:bookmarkStart w:id="3641" w:name="_Toc202536207"/>
      <w:bookmarkStart w:id="3642" w:name="_Toc202536907"/>
      <w:r w:rsidRPr="007C5752">
        <w:rPr>
          <w:lang w:val="en-GB"/>
        </w:rPr>
        <w:t>Interfaces with HVAC</w:t>
      </w:r>
      <w:bookmarkEnd w:id="3639"/>
      <w:bookmarkEnd w:id="3640"/>
      <w:bookmarkEnd w:id="3641"/>
      <w:bookmarkEnd w:id="3642"/>
      <w:r w:rsidR="00EF631B" w:rsidRPr="007C5752">
        <w:rPr>
          <w:lang w:val="en-GB"/>
        </w:rPr>
        <w:t xml:space="preserve"> (NA.HV0</w:t>
      </w:r>
      <w:r w:rsidR="00577CC7" w:rsidRPr="007C5752">
        <w:rPr>
          <w:lang w:val="en-GB"/>
        </w:rPr>
        <w:t>2/3</w:t>
      </w:r>
      <w:r w:rsidR="00965676" w:rsidRPr="007C5752">
        <w:rPr>
          <w:lang w:val="en-GB"/>
        </w:rPr>
        <w:t>)</w:t>
      </w:r>
    </w:p>
    <w:p w14:paraId="3666F121" w14:textId="77777777" w:rsidR="00577CC7" w:rsidRPr="007C5752" w:rsidRDefault="00577CC7" w:rsidP="00577CC7">
      <w:pPr>
        <w:rPr>
          <w:i/>
          <w:iCs/>
          <w:u w:color="034694" w:themeColor="accent4"/>
          <w:lang w:eastAsia="fr-FR"/>
        </w:rPr>
      </w:pPr>
      <w:bookmarkStart w:id="3643" w:name="_Toc200492033"/>
      <w:r w:rsidRPr="007C5752">
        <w:rPr>
          <w:i/>
          <w:iCs/>
          <w:u w:color="034694" w:themeColor="accent4"/>
          <w:lang w:eastAsia="fr-FR"/>
        </w:rPr>
        <w:t>In the offer, the Applicant shall specify the terminal point(s) of the HP compressors to the HVAC system including duct cross-section, air-flow rate, and interface flange type.</w:t>
      </w:r>
      <w:bookmarkEnd w:id="3643"/>
    </w:p>
    <w:p w14:paraId="68EFB1C6" w14:textId="77777777" w:rsidR="00577CC7" w:rsidRPr="007C5752" w:rsidRDefault="00577CC7" w:rsidP="00577CC7">
      <w:pPr>
        <w:pStyle w:val="regular"/>
      </w:pPr>
    </w:p>
    <w:p w14:paraId="75AF6CAC" w14:textId="77777777" w:rsidR="00F038E3" w:rsidRPr="007C5752" w:rsidRDefault="00F038E3" w:rsidP="00575005">
      <w:pPr>
        <w:pStyle w:val="RequirementList"/>
      </w:pPr>
      <w:bookmarkStart w:id="3644" w:name="_Toc195629619"/>
      <w:bookmarkStart w:id="3645" w:name="_Toc200492400"/>
      <w:bookmarkStart w:id="3646" w:name="_Toc195629625"/>
      <w:r w:rsidRPr="007C5752">
        <w:t>The Contractor shall provide a quantitative analysis of heat dissipation to the HVAC system covering:</w:t>
      </w:r>
      <w:bookmarkEnd w:id="3644"/>
      <w:bookmarkEnd w:id="3645"/>
    </w:p>
    <w:p w14:paraId="65E902E9" w14:textId="1D452A4C" w:rsidR="00F038E3" w:rsidRPr="007C5752" w:rsidRDefault="00F038E3" w:rsidP="00D7138E">
      <w:pPr>
        <w:pStyle w:val="RequirementList"/>
        <w:numPr>
          <w:ilvl w:val="1"/>
          <w:numId w:val="15"/>
        </w:numPr>
      </w:pPr>
      <w:bookmarkStart w:id="3647" w:name="_Toc195629620"/>
      <w:bookmarkStart w:id="3648" w:name="_Toc200492401"/>
      <w:r w:rsidRPr="007C5752">
        <w:t xml:space="preserve">Heat load to </w:t>
      </w:r>
      <w:r w:rsidR="00F46A4B" w:rsidRPr="007C5752">
        <w:t xml:space="preserve">(compressor and cold box) </w:t>
      </w:r>
      <w:r w:rsidRPr="007C5752">
        <w:t>room and cooling air (in kW) for steady state (24 and 30 QCELL) operational and standby</w:t>
      </w:r>
      <w:bookmarkEnd w:id="3647"/>
      <w:r w:rsidR="00F46A4B" w:rsidRPr="007C5752">
        <w:t xml:space="preserve"> scenarios</w:t>
      </w:r>
      <w:r w:rsidRPr="007C5752">
        <w:t>.</w:t>
      </w:r>
      <w:bookmarkEnd w:id="3648"/>
    </w:p>
    <w:p w14:paraId="37218B5F" w14:textId="77777777" w:rsidR="00F038E3" w:rsidRPr="007C5752" w:rsidRDefault="00F038E3" w:rsidP="00D7138E">
      <w:pPr>
        <w:pStyle w:val="RequirementList"/>
        <w:numPr>
          <w:ilvl w:val="1"/>
          <w:numId w:val="15"/>
        </w:numPr>
      </w:pPr>
      <w:bookmarkStart w:id="3649" w:name="_Toc195629621"/>
      <w:bookmarkStart w:id="3650" w:name="_Toc200492402"/>
      <w:r w:rsidRPr="007C5752">
        <w:t xml:space="preserve">Validation of </w:t>
      </w:r>
      <w:r w:rsidR="0085540D" w:rsidRPr="007C5752">
        <w:t>SCK CEN</w:t>
      </w:r>
      <w:r w:rsidRPr="007C5752">
        <w:t xml:space="preserve"> provided exhaust routing to designated HVAC intake points during commissioning and acceptance testing.</w:t>
      </w:r>
      <w:bookmarkEnd w:id="3649"/>
      <w:bookmarkEnd w:id="3650"/>
    </w:p>
    <w:p w14:paraId="1CEC967A" w14:textId="40323DF7" w:rsidR="00F52C99" w:rsidRPr="007C5752" w:rsidRDefault="00442533" w:rsidP="00575005">
      <w:pPr>
        <w:pStyle w:val="RequirementList"/>
      </w:pPr>
      <w:bookmarkStart w:id="3651" w:name="_Toc200492403"/>
      <w:bookmarkEnd w:id="3646"/>
      <w:r w:rsidRPr="007C5752">
        <w:t>The Contractor shall ensure the integration of the HP compressor exhaust ducting with the Compressor Room</w:t>
      </w:r>
      <w:r w:rsidR="0095094F" w:rsidRPr="007C5752">
        <w:t xml:space="preserve"> HVAC system</w:t>
      </w:r>
      <w:r w:rsidRPr="007C5752">
        <w:t xml:space="preserve"> (WCS in CCB)</w:t>
      </w:r>
      <w:r w:rsidR="007A2C67" w:rsidRPr="007C5752">
        <w:t xml:space="preserve">.  </w:t>
      </w:r>
      <w:r w:rsidR="0085540D" w:rsidRPr="007C5752">
        <w:t>SCK CEN</w:t>
      </w:r>
      <w:r w:rsidR="00F038E3" w:rsidRPr="007C5752">
        <w:t xml:space="preserve"> provides extraction from defined scope boundary.</w:t>
      </w:r>
      <w:bookmarkEnd w:id="3651"/>
    </w:p>
    <w:p w14:paraId="3B558D6E" w14:textId="6FB7585F" w:rsidR="00F52C99" w:rsidRPr="007C5752" w:rsidRDefault="00F52C99" w:rsidP="00575005">
      <w:pPr>
        <w:pStyle w:val="RequirementList"/>
      </w:pPr>
      <w:r w:rsidRPr="007C5752">
        <w:t>The total heat dissipated by the WCS to the surrounding air shall not exceed 120 kW under any steady-state operating condition</w:t>
      </w:r>
      <w:r w:rsidR="00DC7AF3" w:rsidRPr="007C5752">
        <w:t xml:space="preserve"> (including HVAC load from HP compressor ducts)</w:t>
      </w:r>
      <w:r w:rsidRPr="007C5752">
        <w:t>.</w:t>
      </w:r>
    </w:p>
    <w:p w14:paraId="5C1F76E5" w14:textId="77777777" w:rsidR="00F038E3" w:rsidRPr="007C5752" w:rsidRDefault="00F038E3" w:rsidP="008C00BB">
      <w:pPr>
        <w:pStyle w:val="RequirementList"/>
        <w:numPr>
          <w:ilvl w:val="0"/>
          <w:numId w:val="0"/>
        </w:numPr>
        <w:ind w:left="142"/>
      </w:pPr>
    </w:p>
    <w:p w14:paraId="3E212966" w14:textId="77777777" w:rsidR="00F038E3" w:rsidRPr="007C5752" w:rsidRDefault="00F038E3" w:rsidP="00577CC7">
      <w:pPr>
        <w:pStyle w:val="SysReq3"/>
        <w:ind w:left="0"/>
        <w:rPr>
          <w:lang w:val="en-GB"/>
        </w:rPr>
      </w:pPr>
      <w:bookmarkStart w:id="3652" w:name="_Toc200492404"/>
      <w:r w:rsidRPr="007C5752">
        <w:rPr>
          <w:lang w:val="en-GB"/>
        </w:rPr>
        <w:t>In the offer, the Applicant shall furnish interface (HP compressor exhaust outlet/terminal points) quantitative data (heat dissipation, flow rates, pressure drop, …)</w:t>
      </w:r>
      <w:bookmarkEnd w:id="3652"/>
    </w:p>
    <w:p w14:paraId="0514F2DF" w14:textId="77777777" w:rsidR="0095094F" w:rsidRPr="007C5752" w:rsidRDefault="0095094F" w:rsidP="008C00BB">
      <w:pPr>
        <w:pStyle w:val="SysReq3"/>
        <w:ind w:left="0"/>
        <w:rPr>
          <w:lang w:val="en-GB"/>
        </w:rPr>
      </w:pPr>
      <w:bookmarkStart w:id="3653" w:name="_Toc200492405"/>
      <w:bookmarkEnd w:id="3653"/>
    </w:p>
    <w:p w14:paraId="7D3A3CEB" w14:textId="57702A55" w:rsidR="00442533" w:rsidRPr="007C5752" w:rsidRDefault="00442533" w:rsidP="008C00BB">
      <w:pPr>
        <w:pStyle w:val="SysReq3"/>
        <w:ind w:left="0"/>
        <w:rPr>
          <w:lang w:val="en-GB"/>
        </w:rPr>
      </w:pPr>
      <w:r w:rsidRPr="007C5752">
        <w:rPr>
          <w:lang w:val="en-GB"/>
        </w:rPr>
        <w:t>In the offer, The Applicant shall quantify flow rates, temperatures (maximum, nominal, minimum), and provide outlet dimensions and fixed interface and terminal point definition</w:t>
      </w:r>
      <w:r w:rsidR="007A2C67" w:rsidRPr="007C5752">
        <w:rPr>
          <w:lang w:val="en-GB"/>
        </w:rPr>
        <w:t xml:space="preserve">.  </w:t>
      </w:r>
      <w:r w:rsidRPr="007C5752">
        <w:rPr>
          <w:lang w:val="en-GB"/>
        </w:rPr>
        <w:t>The allowable pressure drop from the compressor to the outside shall be specified.</w:t>
      </w:r>
    </w:p>
    <w:p w14:paraId="05F478BF" w14:textId="2ABCB04E" w:rsidR="002A3CA6" w:rsidRPr="007C5752" w:rsidRDefault="002A3CA6" w:rsidP="00562F7B">
      <w:pPr>
        <w:pStyle w:val="Heading4numbered"/>
        <w:rPr>
          <w:b/>
          <w:lang w:val="en-GB"/>
        </w:rPr>
      </w:pPr>
      <w:r w:rsidRPr="007C5752">
        <w:rPr>
          <w:b/>
          <w:lang w:val="en-GB"/>
        </w:rPr>
        <w:t>Heat recovery</w:t>
      </w:r>
    </w:p>
    <w:p w14:paraId="0EC8E087" w14:textId="77777777" w:rsidR="002A3CA6" w:rsidRPr="007C5752" w:rsidRDefault="002A3CA6" w:rsidP="002A3CA6">
      <w:r w:rsidRPr="007C5752">
        <w:t xml:space="preserve">The heat produced by the LP/HP compressor is to be partially recovered to supply a heating system only operating when there is a need for hot water.  </w:t>
      </w:r>
    </w:p>
    <w:p w14:paraId="4B5A43CE" w14:textId="2D1084D3" w:rsidR="002A3CA6" w:rsidRPr="007C5752" w:rsidRDefault="002A3CA6" w:rsidP="002E0A5B">
      <w:pPr>
        <w:pStyle w:val="RequirementList"/>
      </w:pPr>
      <w:r w:rsidRPr="007C5752">
        <w:t xml:space="preserve">At least 65 % of the compression power dissipated as heat by the LP and HP compressors shall be recoverable via the site hot water network (40/50°C) described in </w:t>
      </w:r>
      <w:r w:rsidRPr="007C5752">
        <w:fldChar w:fldCharType="begin"/>
      </w:r>
      <w:r w:rsidRPr="007C5752">
        <w:instrText xml:space="preserve"> REF _Ref201940876 \r \h  \* MERGEFORMAT </w:instrText>
      </w:r>
      <w:r w:rsidRPr="007C5752">
        <w:fldChar w:fldCharType="separate"/>
      </w:r>
      <w:r w:rsidR="00A63B38">
        <w:t>3.7.3.4</w:t>
      </w:r>
      <w:r w:rsidRPr="007C5752">
        <w:fldChar w:fldCharType="end"/>
      </w:r>
      <w:r w:rsidRPr="007C5752">
        <w:t xml:space="preserve">. </w:t>
      </w:r>
    </w:p>
    <w:p w14:paraId="60E8087B" w14:textId="77777777" w:rsidR="002A3CA6" w:rsidRPr="007C5752" w:rsidRDefault="002A3CA6" w:rsidP="002A3CA6">
      <w:pPr>
        <w:pStyle w:val="RequirementList"/>
        <w:numPr>
          <w:ilvl w:val="0"/>
          <w:numId w:val="0"/>
        </w:numPr>
        <w:ind w:left="720"/>
      </w:pPr>
      <w:r w:rsidRPr="007C5752">
        <w:t xml:space="preserve">The heat-recovery function shall operate only when a hot-water demand signal is present. </w:t>
      </w:r>
    </w:p>
    <w:p w14:paraId="409A3DEF" w14:textId="77777777" w:rsidR="002A3CA6" w:rsidRPr="007C5752" w:rsidRDefault="002A3CA6" w:rsidP="002A3CA6">
      <w:pPr>
        <w:pStyle w:val="RequirementList"/>
      </w:pPr>
      <w:r w:rsidRPr="007C5752">
        <w:t>The Contractor shall demonstrate, by heat-balance calculations, that the recovered-water temperature and the percentage of heat recovered meet the 65 % target when the cooling-water supply temperature is 27 °C.</w:t>
      </w:r>
    </w:p>
    <w:p w14:paraId="7846DF33" w14:textId="77777777" w:rsidR="002A3CA6" w:rsidRPr="007C5752" w:rsidRDefault="002A3CA6" w:rsidP="008C00BB">
      <w:pPr>
        <w:pStyle w:val="SysReq3"/>
        <w:ind w:left="0"/>
        <w:rPr>
          <w:lang w:val="en-GB"/>
        </w:rPr>
      </w:pPr>
      <w:r w:rsidRPr="007C5752">
        <w:rPr>
          <w:lang w:val="en-GB"/>
        </w:rPr>
        <w:t>In the offer, the applicant shall quantify the expected heat recovery per operating scenario)</w:t>
      </w:r>
    </w:p>
    <w:p w14:paraId="561F3300" w14:textId="77777777" w:rsidR="002A3CA6" w:rsidRPr="007C5752" w:rsidRDefault="002A3CA6" w:rsidP="002A3CA6">
      <w:pPr>
        <w:pStyle w:val="ListNumber2"/>
        <w:numPr>
          <w:ilvl w:val="0"/>
          <w:numId w:val="0"/>
        </w:numPr>
        <w:ind w:left="643" w:hanging="360"/>
        <w:rPr>
          <w:lang w:eastAsia="fr-FR"/>
        </w:rPr>
      </w:pPr>
    </w:p>
    <w:p w14:paraId="385A55A3" w14:textId="77777777" w:rsidR="00F53F45" w:rsidRPr="007C5752" w:rsidRDefault="00F53F45" w:rsidP="00B5535E">
      <w:pPr>
        <w:pStyle w:val="Heading3numbered"/>
      </w:pPr>
      <w:bookmarkStart w:id="3654" w:name="_Toc200492407"/>
      <w:bookmarkStart w:id="3655" w:name="_Toc202536208"/>
      <w:bookmarkStart w:id="3656" w:name="_Toc202536908"/>
      <w:bookmarkStart w:id="3657" w:name="_Toc212194860"/>
      <w:r w:rsidRPr="007C5752">
        <w:lastRenderedPageBreak/>
        <w:t>Interfaces with the Vacuum System</w:t>
      </w:r>
      <w:bookmarkEnd w:id="3654"/>
      <w:bookmarkEnd w:id="3655"/>
      <w:bookmarkEnd w:id="3656"/>
      <w:bookmarkEnd w:id="3657"/>
    </w:p>
    <w:p w14:paraId="7C9418FD" w14:textId="77777777" w:rsidR="00442533" w:rsidRPr="007C5752" w:rsidRDefault="00F53F45" w:rsidP="00575005">
      <w:pPr>
        <w:pStyle w:val="RequirementList"/>
      </w:pPr>
      <w:bookmarkStart w:id="3658" w:name="_Toc200492408"/>
      <w:bookmarkStart w:id="3659" w:name="_Hlk196409599"/>
      <w:r w:rsidRPr="007C5752">
        <w:t>The exhaust of the vacuum system</w:t>
      </w:r>
      <w:r w:rsidR="00442533" w:rsidRPr="007C5752">
        <w:t>(s)</w:t>
      </w:r>
      <w:r w:rsidRPr="007C5752">
        <w:t xml:space="preserve"> </w:t>
      </w:r>
      <w:r w:rsidR="00442533" w:rsidRPr="007C5752">
        <w:t>from</w:t>
      </w:r>
      <w:r w:rsidRPr="007C5752">
        <w:t xml:space="preserve"> the </w:t>
      </w:r>
      <w:r w:rsidR="00947F24" w:rsidRPr="007C5752">
        <w:t>QPLANT</w:t>
      </w:r>
      <w:r w:rsidRPr="007C5752">
        <w:t xml:space="preserve"> </w:t>
      </w:r>
      <w:r w:rsidR="00442533" w:rsidRPr="007C5752">
        <w:t xml:space="preserve">process rooms </w:t>
      </w:r>
      <w:r w:rsidRPr="007C5752">
        <w:t>shall be collected and vented outside the building</w:t>
      </w:r>
      <w:r w:rsidR="007A2C67" w:rsidRPr="007C5752">
        <w:t xml:space="preserve">.  </w:t>
      </w:r>
      <w:r w:rsidRPr="007C5752">
        <w:t xml:space="preserve">The location of these exhausts shall be </w:t>
      </w:r>
      <w:r w:rsidR="002F70A5" w:rsidRPr="007C5752">
        <w:t xml:space="preserve">subject to approval </w:t>
      </w:r>
      <w:r w:rsidRPr="007C5752">
        <w:t xml:space="preserve">by </w:t>
      </w:r>
      <w:r w:rsidR="0085540D" w:rsidRPr="007C5752">
        <w:t>SCK CEN</w:t>
      </w:r>
      <w:r w:rsidRPr="007C5752">
        <w:t>.</w:t>
      </w:r>
      <w:bookmarkEnd w:id="3658"/>
    </w:p>
    <w:p w14:paraId="1511CF6A" w14:textId="77777777" w:rsidR="00DD5C3A" w:rsidRPr="007C5752" w:rsidRDefault="00DD5C3A" w:rsidP="00DD5C3A">
      <w:pPr>
        <w:pStyle w:val="RequirementList"/>
        <w:numPr>
          <w:ilvl w:val="0"/>
          <w:numId w:val="0"/>
        </w:numPr>
        <w:ind w:left="502"/>
      </w:pPr>
    </w:p>
    <w:p w14:paraId="0423F4DB" w14:textId="660808B6" w:rsidR="00054C3E" w:rsidRPr="007C5752" w:rsidRDefault="00AC254F" w:rsidP="00575005">
      <w:pPr>
        <w:pStyle w:val="RequirementList"/>
      </w:pPr>
      <w:bookmarkStart w:id="3660" w:name="_Toc200492410"/>
      <w:bookmarkEnd w:id="3659"/>
      <w:r w:rsidRPr="007C5752">
        <w:t>The Contractor shall provide the necessary helium to be used during the installation</w:t>
      </w:r>
      <w:r w:rsidR="004849EA" w:rsidRPr="007C5752">
        <w:t>, commissioning phases and acceptance testing</w:t>
      </w:r>
      <w:r w:rsidR="00F53F45" w:rsidRPr="007C5752">
        <w:t xml:space="preserve"> including leak tests and conditioning of the </w:t>
      </w:r>
      <w:r w:rsidR="00947F24" w:rsidRPr="007C5752">
        <w:t>QPLANT</w:t>
      </w:r>
      <w:r w:rsidR="00F53F45" w:rsidRPr="007C5752">
        <w:t xml:space="preserve"> circuits.</w:t>
      </w:r>
      <w:bookmarkEnd w:id="3660"/>
    </w:p>
    <w:p w14:paraId="03A6146E" w14:textId="77777777" w:rsidR="00DD5C3A" w:rsidRPr="007C5752" w:rsidRDefault="00027E03" w:rsidP="00B5535E">
      <w:pPr>
        <w:pStyle w:val="Heading3numbered"/>
      </w:pPr>
      <w:bookmarkStart w:id="3661" w:name="_Toc200492411"/>
      <w:bookmarkStart w:id="3662" w:name="_Toc202536210"/>
      <w:bookmarkStart w:id="3663" w:name="_Toc202536910"/>
      <w:bookmarkStart w:id="3664" w:name="_Toc212194861"/>
      <w:r w:rsidRPr="007C5752">
        <w:t>Interface with LHe (ad-hoc) user and associated helium recovery</w:t>
      </w:r>
      <w:bookmarkEnd w:id="3661"/>
      <w:bookmarkEnd w:id="3662"/>
      <w:bookmarkEnd w:id="3663"/>
      <w:bookmarkEnd w:id="3664"/>
    </w:p>
    <w:p w14:paraId="76934E67" w14:textId="77777777" w:rsidR="00314FA2" w:rsidRPr="007C5752" w:rsidRDefault="00314FA2" w:rsidP="00314FA2">
      <w:pPr>
        <w:pStyle w:val="Heading4numbered"/>
        <w:rPr>
          <w:rStyle w:val="Strong"/>
          <w:b w:val="0"/>
          <w:color w:val="034694"/>
          <w:lang w:val="en-GB"/>
        </w:rPr>
      </w:pPr>
      <w:bookmarkStart w:id="3665" w:name="_Toc200492112"/>
      <w:bookmarkStart w:id="3666" w:name="_Toc202536153"/>
      <w:r w:rsidRPr="007C5752">
        <w:rPr>
          <w:rStyle w:val="Strong"/>
          <w:b w:val="0"/>
          <w:color w:val="034694"/>
          <w:lang w:val="en-GB"/>
        </w:rPr>
        <w:t xml:space="preserve">Recovery and purification </w:t>
      </w:r>
      <w:commentRangeStart w:id="3667"/>
      <w:r w:rsidRPr="007C5752">
        <w:rPr>
          <w:rStyle w:val="Strong"/>
          <w:b w:val="0"/>
          <w:color w:val="034694"/>
          <w:lang w:val="en-GB"/>
        </w:rPr>
        <w:t>system</w:t>
      </w:r>
      <w:commentRangeEnd w:id="3667"/>
      <w:r w:rsidRPr="007C5752">
        <w:rPr>
          <w:rStyle w:val="CommentReference"/>
          <w:rFonts w:eastAsia="Calibri" w:cs="Times New Roman"/>
          <w:i w:val="0"/>
          <w:color w:val="auto"/>
          <w:shd w:val="clear" w:color="auto" w:fill="auto"/>
          <w:lang w:val="en-GB"/>
        </w:rPr>
        <w:commentReference w:id="3667"/>
      </w:r>
      <w:r w:rsidRPr="007C5752">
        <w:rPr>
          <w:rStyle w:val="Strong"/>
          <w:b w:val="0"/>
          <w:color w:val="034694"/>
          <w:lang w:val="en-GB"/>
        </w:rPr>
        <w:t xml:space="preserve"> for ad-hoc user</w:t>
      </w:r>
      <w:bookmarkEnd w:id="3665"/>
      <w:bookmarkEnd w:id="3666"/>
    </w:p>
    <w:p w14:paraId="0C33BE95" w14:textId="77777777" w:rsidR="00314FA2" w:rsidRPr="007C5752" w:rsidRDefault="00314FA2" w:rsidP="00314FA2">
      <w:pPr>
        <w:pStyle w:val="RequirementList"/>
      </w:pPr>
      <w:bookmarkStart w:id="3668" w:name="_Toc200492113"/>
      <w:r w:rsidRPr="007C5752">
        <w:t>The QPLANT shall include a recovery header for helium gas at room temperature and atmospheric pressure collecting safety valves and potentially for future external user.</w:t>
      </w:r>
      <w:bookmarkEnd w:id="3668"/>
    </w:p>
    <w:p w14:paraId="382302AA" w14:textId="77777777" w:rsidR="00314FA2" w:rsidRPr="007C5752" w:rsidRDefault="00314FA2" w:rsidP="00314FA2">
      <w:pPr>
        <w:pStyle w:val="RequirementList"/>
      </w:pPr>
      <w:bookmarkStart w:id="3669" w:name="_Toc200492114"/>
      <w:r w:rsidRPr="007C5752">
        <w:t>Envisaged future external user amounts (future external helium users liquid supply by dewar and gaseous return) will be about 200 litres for initial cooldown and 50 litres/day while the relevant experimental setup is operational).</w:t>
      </w:r>
      <w:bookmarkEnd w:id="3669"/>
    </w:p>
    <w:p w14:paraId="322A17DD" w14:textId="77777777" w:rsidR="00314FA2" w:rsidRPr="007C5752" w:rsidRDefault="00314FA2" w:rsidP="00314FA2">
      <w:pPr>
        <w:pStyle w:val="RequirementList"/>
      </w:pPr>
      <w:bookmarkStart w:id="3670" w:name="_Toc200492115"/>
      <w:r w:rsidRPr="007C5752">
        <w:t>This recovery header shall be connected to the LP of the warm compressors.</w:t>
      </w:r>
      <w:bookmarkEnd w:id="3670"/>
    </w:p>
    <w:p w14:paraId="13E2468A" w14:textId="77777777" w:rsidR="00314FA2" w:rsidRPr="007C5752" w:rsidRDefault="00314FA2" w:rsidP="00314FA2">
      <w:pPr>
        <w:pStyle w:val="RequirementList"/>
      </w:pPr>
      <w:bookmarkStart w:id="3671" w:name="_Toc200492116"/>
      <w:r w:rsidRPr="007C5752">
        <w:t>The pressure and mass flow through the recovery header shall be permanently measured.</w:t>
      </w:r>
      <w:bookmarkEnd w:id="3671"/>
    </w:p>
    <w:p w14:paraId="36C44D93" w14:textId="70C3E2D6" w:rsidR="00314FA2" w:rsidRPr="007C5752" w:rsidRDefault="00314FA2" w:rsidP="00314FA2">
      <w:pPr>
        <w:pStyle w:val="RequirementList"/>
      </w:pPr>
      <w:bookmarkStart w:id="3672" w:name="_Toc200492117"/>
      <w:r w:rsidRPr="007C5752">
        <w:t>The possibility to connect in the future to a recovery gas bag and external purification system shall exist.  The Contractor shall make recommendation on required external purification system, or as a minimum specify the limits (in terms of impurities) to avoid negative impact on the main QPLANT function.</w:t>
      </w:r>
      <w:bookmarkEnd w:id="3672"/>
    </w:p>
    <w:p w14:paraId="42DE8BB9" w14:textId="77777777" w:rsidR="00054DA5" w:rsidRPr="007C5752" w:rsidRDefault="00054DA5" w:rsidP="00054DA5">
      <w:pPr>
        <w:pStyle w:val="Heading4numbered"/>
        <w:rPr>
          <w:sz w:val="22"/>
          <w:szCs w:val="22"/>
          <w:lang w:val="en-GB"/>
        </w:rPr>
      </w:pPr>
      <w:r w:rsidRPr="007C5752">
        <w:rPr>
          <w:sz w:val="22"/>
          <w:szCs w:val="22"/>
          <w:lang w:val="en-GB"/>
        </w:rPr>
        <w:t>General</w:t>
      </w:r>
    </w:p>
    <w:p w14:paraId="6EA30F0C" w14:textId="76D7A9FF" w:rsidR="00054DA5" w:rsidRPr="007C5752" w:rsidRDefault="00054DA5" w:rsidP="00054DA5">
      <w:pPr>
        <w:rPr>
          <w:szCs w:val="20"/>
        </w:rPr>
      </w:pPr>
      <w:r w:rsidRPr="007C5752">
        <w:rPr>
          <w:szCs w:val="20"/>
        </w:rPr>
        <w:t xml:space="preserve">This section defines the physical and functional interface between the Cryoplant (QPLANT) and an external or ad-hoc user consuming liquid helium (LHe) and returning gaseous helium (GHe) to the plant recovery network. </w:t>
      </w:r>
      <w:r w:rsidR="007B444F" w:rsidRPr="007C5752">
        <w:rPr>
          <w:szCs w:val="20"/>
        </w:rPr>
        <w:t xml:space="preserve"> </w:t>
      </w:r>
      <w:r w:rsidRPr="007C5752">
        <w:rPr>
          <w:szCs w:val="20"/>
        </w:rPr>
        <w:t>The interface is located at QRB.EUR (External User Recovery)</w:t>
      </w:r>
      <w:r w:rsidR="00D46239" w:rsidRPr="007C5752">
        <w:rPr>
          <w:szCs w:val="20"/>
        </w:rPr>
        <w:t>.</w:t>
      </w:r>
    </w:p>
    <w:p w14:paraId="00852D35" w14:textId="77777777" w:rsidR="00054DA5" w:rsidRPr="007C5752" w:rsidRDefault="00054DA5" w:rsidP="00054DA5">
      <w:pPr>
        <w:rPr>
          <w:szCs w:val="20"/>
        </w:rPr>
      </w:pPr>
      <w:r w:rsidRPr="007C5752">
        <w:rPr>
          <w:szCs w:val="20"/>
        </w:rPr>
        <w:t>The objective of this interface is to enable safe withdrawal of LHe for experimental use while ensuring that all boil-off helium is recovered under controlled pressure, maintaining gas purity and system stability.</w:t>
      </w:r>
    </w:p>
    <w:p w14:paraId="51732D77" w14:textId="77777777" w:rsidR="00054DA5" w:rsidRPr="007C5752" w:rsidRDefault="00054DA5" w:rsidP="00054DA5">
      <w:pPr>
        <w:pStyle w:val="Heading4numbered"/>
        <w:rPr>
          <w:sz w:val="20"/>
          <w:lang w:val="en-GB"/>
        </w:rPr>
      </w:pPr>
      <w:r w:rsidRPr="007C5752">
        <w:rPr>
          <w:sz w:val="20"/>
          <w:lang w:val="en-GB"/>
        </w:rPr>
        <w:t>Functional Description</w:t>
      </w:r>
    </w:p>
    <w:p w14:paraId="4AA41704" w14:textId="6B3C505D" w:rsidR="00054DA5" w:rsidRPr="007C5752" w:rsidRDefault="00054DA5" w:rsidP="00054DA5">
      <w:pPr>
        <w:rPr>
          <w:szCs w:val="20"/>
        </w:rPr>
      </w:pPr>
      <w:r w:rsidRPr="007C5752">
        <w:rPr>
          <w:szCs w:val="20"/>
        </w:rPr>
        <w:t>The external user shall withdraw liquid helium from a 500 L user-owned Dewar, transferring it in batch mode to the experiment.  The helium boiled off from the experiment shall be routed back to the QPLANT recovery network via the dedicated LP return header</w:t>
      </w:r>
      <w:r w:rsidR="00B60A1D" w:rsidRPr="007C5752">
        <w:rPr>
          <w:szCs w:val="20"/>
        </w:rPr>
        <w:t xml:space="preserve"> (QRB.LP).</w:t>
      </w:r>
    </w:p>
    <w:p w14:paraId="1413E273" w14:textId="77777777" w:rsidR="00054DA5" w:rsidRPr="007C5752" w:rsidRDefault="00054DA5" w:rsidP="00054DA5">
      <w:pPr>
        <w:rPr>
          <w:szCs w:val="20"/>
        </w:rPr>
      </w:pPr>
      <w:r w:rsidRPr="007C5752">
        <w:rPr>
          <w:szCs w:val="20"/>
        </w:rPr>
        <w:t>Typical operating parameters:</w:t>
      </w:r>
    </w:p>
    <w:p w14:paraId="694C2AE0" w14:textId="740625D1" w:rsidR="00054DA5" w:rsidRPr="007C5752" w:rsidRDefault="00054DA5" w:rsidP="00054DA5">
      <w:pPr>
        <w:pStyle w:val="Caption"/>
        <w:keepNext/>
      </w:pPr>
      <w:bookmarkStart w:id="3673" w:name="_Toc212194973"/>
      <w:r w:rsidRPr="007C5752">
        <w:t xml:space="preserve">Table </w:t>
      </w:r>
      <w:r w:rsidRPr="007C5752">
        <w:fldChar w:fldCharType="begin"/>
      </w:r>
      <w:r w:rsidRPr="007C5752">
        <w:instrText xml:space="preserve"> SEQ Table \* ARABIC </w:instrText>
      </w:r>
      <w:r w:rsidRPr="007C5752">
        <w:fldChar w:fldCharType="separate"/>
      </w:r>
      <w:r w:rsidR="00A63B38">
        <w:rPr>
          <w:noProof/>
        </w:rPr>
        <w:t>16</w:t>
      </w:r>
      <w:r w:rsidRPr="007C5752">
        <w:fldChar w:fldCharType="end"/>
      </w:r>
      <w:r w:rsidRPr="007C5752">
        <w:t xml:space="preserve"> External Helium User Quantification</w:t>
      </w:r>
      <w:bookmarkEnd w:id="3673"/>
    </w:p>
    <w:tbl>
      <w:tblPr>
        <w:tblStyle w:val="TableGrid2"/>
        <w:tblW w:w="0" w:type="auto"/>
        <w:jc w:val="center"/>
        <w:tblLook w:val="04A0" w:firstRow="1" w:lastRow="0" w:firstColumn="1" w:lastColumn="0" w:noHBand="0" w:noVBand="1"/>
      </w:tblPr>
      <w:tblGrid>
        <w:gridCol w:w="2268"/>
        <w:gridCol w:w="1428"/>
        <w:gridCol w:w="1719"/>
        <w:gridCol w:w="1819"/>
        <w:gridCol w:w="2107"/>
      </w:tblGrid>
      <w:tr w:rsidR="00562F7B" w:rsidRPr="007C5752" w14:paraId="05300A72" w14:textId="77777777" w:rsidTr="00A87F1B">
        <w:trPr>
          <w:jc w:val="center"/>
        </w:trPr>
        <w:tc>
          <w:tcPr>
            <w:tcW w:w="0" w:type="auto"/>
            <w:shd w:val="clear" w:color="auto" w:fill="EBD9ED" w:themeFill="accent2" w:themeFillTint="33"/>
            <w:hideMark/>
          </w:tcPr>
          <w:p w14:paraId="067941B7" w14:textId="77777777" w:rsidR="00054DA5" w:rsidRPr="007C5752" w:rsidRDefault="00054DA5" w:rsidP="00054DA5">
            <w:pPr>
              <w:spacing w:after="120" w:line="276" w:lineRule="auto"/>
              <w:rPr>
                <w:rFonts w:ascii="Aptos" w:hAnsi="Aptos"/>
                <w:b/>
                <w:bCs/>
                <w:color w:val="984A9C" w:themeColor="accent2"/>
                <w:sz w:val="22"/>
              </w:rPr>
            </w:pPr>
            <w:r w:rsidRPr="007C5752">
              <w:rPr>
                <w:rFonts w:ascii="Aptos" w:hAnsi="Aptos"/>
                <w:b/>
                <w:bCs/>
                <w:color w:val="984A9C" w:themeColor="accent2"/>
                <w:sz w:val="22"/>
              </w:rPr>
              <w:t>Condition</w:t>
            </w:r>
          </w:p>
        </w:tc>
        <w:tc>
          <w:tcPr>
            <w:tcW w:w="0" w:type="auto"/>
            <w:shd w:val="clear" w:color="auto" w:fill="EBD9ED" w:themeFill="accent2" w:themeFillTint="33"/>
            <w:hideMark/>
          </w:tcPr>
          <w:p w14:paraId="74DACA24" w14:textId="77777777" w:rsidR="00054DA5" w:rsidRPr="007C5752" w:rsidRDefault="00054DA5" w:rsidP="00054DA5">
            <w:pPr>
              <w:spacing w:after="120" w:line="276" w:lineRule="auto"/>
              <w:rPr>
                <w:rFonts w:ascii="Aptos" w:hAnsi="Aptos"/>
                <w:b/>
                <w:bCs/>
                <w:color w:val="984A9C" w:themeColor="accent2"/>
                <w:sz w:val="22"/>
              </w:rPr>
            </w:pPr>
            <w:r w:rsidRPr="007C5752">
              <w:rPr>
                <w:rFonts w:ascii="Aptos" w:hAnsi="Aptos"/>
                <w:b/>
                <w:bCs/>
                <w:color w:val="984A9C" w:themeColor="accent2"/>
                <w:sz w:val="22"/>
              </w:rPr>
              <w:t>Liquid He</w:t>
            </w:r>
          </w:p>
        </w:tc>
        <w:tc>
          <w:tcPr>
            <w:tcW w:w="0" w:type="auto"/>
            <w:shd w:val="clear" w:color="auto" w:fill="EBD9ED" w:themeFill="accent2" w:themeFillTint="33"/>
            <w:hideMark/>
          </w:tcPr>
          <w:p w14:paraId="0889BDEB" w14:textId="77777777" w:rsidR="00054DA5" w:rsidRPr="007C5752" w:rsidRDefault="00054DA5" w:rsidP="00054DA5">
            <w:pPr>
              <w:spacing w:after="120" w:line="276" w:lineRule="auto"/>
              <w:rPr>
                <w:rFonts w:ascii="Aptos" w:hAnsi="Aptos"/>
                <w:b/>
                <w:bCs/>
                <w:color w:val="984A9C" w:themeColor="accent2"/>
                <w:sz w:val="22"/>
              </w:rPr>
            </w:pPr>
            <w:r w:rsidRPr="007C5752">
              <w:rPr>
                <w:rFonts w:ascii="Aptos" w:hAnsi="Aptos"/>
                <w:b/>
                <w:bCs/>
                <w:color w:val="984A9C" w:themeColor="accent2"/>
                <w:sz w:val="22"/>
              </w:rPr>
              <w:t>Equivalent Gas</w:t>
            </w:r>
          </w:p>
        </w:tc>
        <w:tc>
          <w:tcPr>
            <w:tcW w:w="0" w:type="auto"/>
            <w:shd w:val="clear" w:color="auto" w:fill="EBD9ED" w:themeFill="accent2" w:themeFillTint="33"/>
            <w:hideMark/>
          </w:tcPr>
          <w:p w14:paraId="27479725" w14:textId="77777777" w:rsidR="00054DA5" w:rsidRPr="007C5752" w:rsidRDefault="00054DA5" w:rsidP="00054DA5">
            <w:pPr>
              <w:spacing w:after="120" w:line="276" w:lineRule="auto"/>
              <w:rPr>
                <w:rFonts w:ascii="Aptos" w:hAnsi="Aptos"/>
                <w:b/>
                <w:bCs/>
                <w:color w:val="984A9C" w:themeColor="accent2"/>
                <w:sz w:val="22"/>
              </w:rPr>
            </w:pPr>
            <w:r w:rsidRPr="007C5752">
              <w:rPr>
                <w:rFonts w:ascii="Aptos" w:hAnsi="Aptos"/>
                <w:b/>
                <w:bCs/>
                <w:color w:val="984A9C" w:themeColor="accent2"/>
                <w:sz w:val="22"/>
              </w:rPr>
              <w:t>Return Rate</w:t>
            </w:r>
          </w:p>
        </w:tc>
        <w:tc>
          <w:tcPr>
            <w:tcW w:w="0" w:type="auto"/>
            <w:shd w:val="clear" w:color="auto" w:fill="EBD9ED" w:themeFill="accent2" w:themeFillTint="33"/>
            <w:hideMark/>
          </w:tcPr>
          <w:p w14:paraId="007E37D1" w14:textId="77777777" w:rsidR="00054DA5" w:rsidRPr="007C5752" w:rsidRDefault="00054DA5" w:rsidP="00054DA5">
            <w:pPr>
              <w:spacing w:after="120" w:line="276" w:lineRule="auto"/>
              <w:rPr>
                <w:rFonts w:ascii="Aptos" w:hAnsi="Aptos"/>
                <w:b/>
                <w:bCs/>
                <w:color w:val="984A9C" w:themeColor="accent2"/>
                <w:sz w:val="22"/>
              </w:rPr>
            </w:pPr>
            <w:r w:rsidRPr="007C5752">
              <w:rPr>
                <w:rFonts w:ascii="Aptos" w:hAnsi="Aptos"/>
                <w:b/>
                <w:bCs/>
                <w:color w:val="984A9C" w:themeColor="accent2"/>
                <w:sz w:val="22"/>
              </w:rPr>
              <w:t>Notes</w:t>
            </w:r>
          </w:p>
        </w:tc>
      </w:tr>
      <w:tr w:rsidR="00A87F1B" w:rsidRPr="007C5752" w14:paraId="3D7BE8B3" w14:textId="77777777" w:rsidTr="00A87F1B">
        <w:trPr>
          <w:jc w:val="center"/>
        </w:trPr>
        <w:tc>
          <w:tcPr>
            <w:tcW w:w="0" w:type="auto"/>
            <w:hideMark/>
          </w:tcPr>
          <w:p w14:paraId="1F0D6FC3"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Cooldown (startup)</w:t>
            </w:r>
          </w:p>
        </w:tc>
        <w:tc>
          <w:tcPr>
            <w:tcW w:w="0" w:type="auto"/>
            <w:hideMark/>
          </w:tcPr>
          <w:p w14:paraId="61856197"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200 L</w:t>
            </w:r>
          </w:p>
        </w:tc>
        <w:tc>
          <w:tcPr>
            <w:tcW w:w="0" w:type="auto"/>
            <w:hideMark/>
          </w:tcPr>
          <w:p w14:paraId="54FDBEED"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149 Nm³</w:t>
            </w:r>
          </w:p>
        </w:tc>
        <w:tc>
          <w:tcPr>
            <w:tcW w:w="0" w:type="auto"/>
            <w:hideMark/>
          </w:tcPr>
          <w:p w14:paraId="25925CD2"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0.31 g/s</w:t>
            </w:r>
          </w:p>
        </w:tc>
        <w:tc>
          <w:tcPr>
            <w:tcW w:w="0" w:type="auto"/>
            <w:hideMark/>
          </w:tcPr>
          <w:p w14:paraId="7AFFAC24"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one-time, short duration</w:t>
            </w:r>
          </w:p>
        </w:tc>
      </w:tr>
      <w:tr w:rsidR="00A87F1B" w:rsidRPr="007C5752" w14:paraId="68317462" w14:textId="77777777" w:rsidTr="00A87F1B">
        <w:trPr>
          <w:jc w:val="center"/>
        </w:trPr>
        <w:tc>
          <w:tcPr>
            <w:tcW w:w="0" w:type="auto"/>
            <w:hideMark/>
          </w:tcPr>
          <w:p w14:paraId="559AEC2C"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Steady operation (typical)</w:t>
            </w:r>
          </w:p>
        </w:tc>
        <w:tc>
          <w:tcPr>
            <w:tcW w:w="0" w:type="auto"/>
            <w:hideMark/>
          </w:tcPr>
          <w:p w14:paraId="33634953"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50 L / day</w:t>
            </w:r>
          </w:p>
        </w:tc>
        <w:tc>
          <w:tcPr>
            <w:tcW w:w="0" w:type="auto"/>
            <w:hideMark/>
          </w:tcPr>
          <w:p w14:paraId="0300B9DE"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37 Nm³ / day</w:t>
            </w:r>
          </w:p>
        </w:tc>
        <w:tc>
          <w:tcPr>
            <w:tcW w:w="0" w:type="auto"/>
            <w:hideMark/>
          </w:tcPr>
          <w:p w14:paraId="4DE71C6A"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0.08 g/s</w:t>
            </w:r>
          </w:p>
        </w:tc>
        <w:tc>
          <w:tcPr>
            <w:tcW w:w="0" w:type="auto"/>
            <w:hideMark/>
          </w:tcPr>
          <w:p w14:paraId="3639F324"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continuous boil-off</w:t>
            </w:r>
          </w:p>
        </w:tc>
      </w:tr>
      <w:tr w:rsidR="00A87F1B" w:rsidRPr="007C5752" w14:paraId="7237F225" w14:textId="77777777" w:rsidTr="00A87F1B">
        <w:trPr>
          <w:jc w:val="center"/>
        </w:trPr>
        <w:tc>
          <w:tcPr>
            <w:tcW w:w="0" w:type="auto"/>
            <w:hideMark/>
          </w:tcPr>
          <w:p w14:paraId="18C60892"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High transient (3 × normal)</w:t>
            </w:r>
          </w:p>
        </w:tc>
        <w:tc>
          <w:tcPr>
            <w:tcW w:w="0" w:type="auto"/>
            <w:hideMark/>
          </w:tcPr>
          <w:p w14:paraId="004388CF"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150 Nm³ / day</w:t>
            </w:r>
          </w:p>
        </w:tc>
        <w:tc>
          <w:tcPr>
            <w:tcW w:w="0" w:type="auto"/>
            <w:hideMark/>
          </w:tcPr>
          <w:p w14:paraId="39E4106B"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 0.24 g/s</w:t>
            </w:r>
          </w:p>
        </w:tc>
        <w:tc>
          <w:tcPr>
            <w:tcW w:w="0" w:type="auto"/>
            <w:hideMark/>
          </w:tcPr>
          <w:p w14:paraId="7D569A95" w14:textId="77777777" w:rsidR="00054DA5" w:rsidRPr="007C5752" w:rsidRDefault="00054DA5" w:rsidP="00054DA5">
            <w:pPr>
              <w:spacing w:after="120" w:line="276" w:lineRule="auto"/>
              <w:rPr>
                <w:rFonts w:ascii="Aptos" w:hAnsi="Aptos"/>
                <w:sz w:val="18"/>
                <w:szCs w:val="16"/>
              </w:rPr>
            </w:pPr>
            <w:r w:rsidRPr="007C5752">
              <w:rPr>
                <w:rFonts w:ascii="Aptos" w:hAnsi="Aptos"/>
                <w:sz w:val="18"/>
                <w:szCs w:val="16"/>
              </w:rPr>
              <w:t>representative upset</w:t>
            </w:r>
          </w:p>
        </w:tc>
        <w:tc>
          <w:tcPr>
            <w:tcW w:w="0" w:type="auto"/>
            <w:hideMark/>
          </w:tcPr>
          <w:p w14:paraId="7E7539D1" w14:textId="5CFCD8DB" w:rsidR="00054DA5" w:rsidRPr="007C5752" w:rsidRDefault="00D46239" w:rsidP="00054DA5">
            <w:pPr>
              <w:spacing w:after="120" w:line="276" w:lineRule="auto"/>
              <w:rPr>
                <w:rFonts w:ascii="Aptos" w:hAnsi="Aptos"/>
                <w:sz w:val="18"/>
                <w:szCs w:val="16"/>
              </w:rPr>
            </w:pPr>
            <w:r w:rsidRPr="007C5752">
              <w:rPr>
                <w:rFonts w:ascii="Aptos" w:hAnsi="Aptos"/>
                <w:sz w:val="18"/>
                <w:szCs w:val="16"/>
              </w:rPr>
              <w:t>Representative upset</w:t>
            </w:r>
          </w:p>
        </w:tc>
      </w:tr>
    </w:tbl>
    <w:p w14:paraId="675172F2" w14:textId="10B13659" w:rsidR="00054DA5" w:rsidRPr="007C5752" w:rsidRDefault="00054DA5" w:rsidP="00054DA5">
      <w:pPr>
        <w:rPr>
          <w:szCs w:val="20"/>
        </w:rPr>
      </w:pPr>
      <w:r w:rsidRPr="007C5752">
        <w:rPr>
          <w:szCs w:val="20"/>
        </w:rPr>
        <w:t>For a 30-day campaign (1 per calendar year), total returned helium ≈ 1 100 – 1 200 Nm³, equivalent to ≈ 200 kg He.</w:t>
      </w:r>
    </w:p>
    <w:p w14:paraId="54A23224" w14:textId="71DDE4CD" w:rsidR="00054DA5" w:rsidRPr="007C5752" w:rsidRDefault="00054DA5" w:rsidP="007B444F">
      <w:pPr>
        <w:pStyle w:val="BulletListNormal"/>
        <w:rPr>
          <w:sz w:val="20"/>
          <w:szCs w:val="24"/>
          <w:lang w:val="en-GB"/>
        </w:rPr>
      </w:pPr>
      <w:r w:rsidRPr="007C5752">
        <w:rPr>
          <w:sz w:val="20"/>
          <w:szCs w:val="24"/>
          <w:lang w:val="en-GB"/>
        </w:rPr>
        <w:lastRenderedPageBreak/>
        <w:t>Return pressure: maintained ≥ 1.00 bar(a), nominal 1.05 bar(a).</w:t>
      </w:r>
    </w:p>
    <w:p w14:paraId="7E1D5240" w14:textId="77777777" w:rsidR="007B444F" w:rsidRPr="007C5752" w:rsidRDefault="007B444F" w:rsidP="007B444F">
      <w:pPr>
        <w:pStyle w:val="BulletListNormal"/>
        <w:rPr>
          <w:sz w:val="20"/>
          <w:szCs w:val="24"/>
          <w:lang w:val="en-GB"/>
        </w:rPr>
      </w:pPr>
      <w:r w:rsidRPr="007C5752">
        <w:rPr>
          <w:sz w:val="20"/>
          <w:szCs w:val="24"/>
          <w:lang w:val="en-GB"/>
        </w:rPr>
        <w:t>Helium purity for acceptance: O₂ ≤ 1 ppm, N₂ ≤ 5 ppm, dew point ≤ –80 °C.</w:t>
      </w:r>
    </w:p>
    <w:p w14:paraId="150D61EC" w14:textId="1319457F" w:rsidR="007B444F" w:rsidRPr="007C5752" w:rsidRDefault="007B444F" w:rsidP="007B444F">
      <w:pPr>
        <w:pStyle w:val="BulletListNormal"/>
        <w:rPr>
          <w:sz w:val="20"/>
          <w:szCs w:val="24"/>
          <w:lang w:val="en-GB"/>
        </w:rPr>
      </w:pPr>
      <w:r w:rsidRPr="007C5752">
        <w:rPr>
          <w:sz w:val="20"/>
          <w:szCs w:val="24"/>
          <w:lang w:val="en-GB"/>
        </w:rPr>
        <w:t>SCK CEN is fully responsible for Dewar logistics, batch filling, and maintaining helium purity</w:t>
      </w:r>
      <w:r w:rsidR="00B60A1D" w:rsidRPr="007C5752">
        <w:rPr>
          <w:sz w:val="20"/>
          <w:szCs w:val="24"/>
          <w:lang w:val="en-GB"/>
        </w:rPr>
        <w:br/>
      </w:r>
    </w:p>
    <w:p w14:paraId="57FA060A" w14:textId="0F94658A" w:rsidR="007B444F" w:rsidRPr="007C5752" w:rsidRDefault="007B444F" w:rsidP="007B444F">
      <w:pPr>
        <w:pStyle w:val="RequirementList"/>
      </w:pPr>
      <w:r w:rsidRPr="007C5752">
        <w:t xml:space="preserve">QPLANT shall accept helium gas into the recovery network only when purity is within specification.  If gas analysis indicates contamination above limits, the recovery valve shall remain </w:t>
      </w:r>
      <w:r w:rsidR="00D46239" w:rsidRPr="007C5752">
        <w:t>closed,</w:t>
      </w:r>
      <w:r w:rsidRPr="007C5752">
        <w:t xml:space="preserve"> and helium shall be vented at the user side.</w:t>
      </w:r>
      <w:r w:rsidRPr="007C5752">
        <w:br/>
      </w:r>
    </w:p>
    <w:p w14:paraId="6D6A7102" w14:textId="7E9F0B8A" w:rsidR="00054DA5" w:rsidRPr="007C5752" w:rsidRDefault="00054DA5" w:rsidP="00AB6CBC">
      <w:pPr>
        <w:pStyle w:val="RequirementList"/>
        <w:numPr>
          <w:ilvl w:val="0"/>
          <w:numId w:val="28"/>
        </w:numPr>
      </w:pPr>
      <w:r w:rsidRPr="007C5752">
        <w:t>No purification or gas clean-up by QPLANT is foreseen for this interface.</w:t>
      </w:r>
    </w:p>
    <w:p w14:paraId="7DBCAF11" w14:textId="466C0CAE" w:rsidR="00DD5C3A" w:rsidRPr="007C5752" w:rsidRDefault="00DD5C3A" w:rsidP="00DD5C3A">
      <w:r w:rsidRPr="007C5752">
        <w:br/>
      </w:r>
    </w:p>
    <w:p w14:paraId="727519F9" w14:textId="11E0F250" w:rsidR="00027E03" w:rsidRPr="007C5752" w:rsidRDefault="00DD5C3A" w:rsidP="00DD5C3A">
      <w:r w:rsidRPr="007C5752">
        <w:br/>
      </w:r>
    </w:p>
    <w:p w14:paraId="3F5456A2" w14:textId="77777777" w:rsidR="00DD5C3A" w:rsidRPr="007C5752" w:rsidRDefault="00DD5C3A" w:rsidP="00D2554C">
      <w:pPr>
        <w:jc w:val="center"/>
      </w:pPr>
      <w:r w:rsidRPr="007C5752">
        <w:object w:dxaOrig="13455" w:dyaOrig="19515" w14:anchorId="35D985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74.75pt" o:ole="">
            <v:imagedata r:id="rId35" o:title="" cropbottom="33354f" cropleft="12512f"/>
          </v:shape>
          <o:OLEObject Type="Embed" ProgID="Visio.Drawing.15" ShapeID="_x0000_i1025" DrawAspect="Content" ObjectID="_1822811208" r:id="rId36"/>
        </w:object>
      </w:r>
    </w:p>
    <w:p w14:paraId="4B70670B" w14:textId="4178094D" w:rsidR="00DD5C3A" w:rsidRPr="007C5752" w:rsidRDefault="00DD5C3A" w:rsidP="00DD5C3A">
      <w:pPr>
        <w:pStyle w:val="Caption"/>
      </w:pPr>
      <w:bookmarkStart w:id="3674" w:name="_Toc212194956"/>
      <w:r w:rsidRPr="007C5752">
        <w:t xml:space="preserve">Figure </w:t>
      </w:r>
      <w:r w:rsidRPr="007C5752">
        <w:fldChar w:fldCharType="begin"/>
      </w:r>
      <w:r w:rsidRPr="007C5752">
        <w:instrText xml:space="preserve"> SEQ Figure \* ARABIC </w:instrText>
      </w:r>
      <w:r w:rsidRPr="007C5752">
        <w:fldChar w:fldCharType="separate"/>
      </w:r>
      <w:r w:rsidR="00A63B38">
        <w:rPr>
          <w:noProof/>
        </w:rPr>
        <w:t>13</w:t>
      </w:r>
      <w:r w:rsidRPr="007C5752">
        <w:fldChar w:fldCharType="end"/>
      </w:r>
      <w:r w:rsidRPr="007C5752">
        <w:t xml:space="preserve"> Routing of QRB.EUR (External User Recovery)</w:t>
      </w:r>
      <w:bookmarkEnd w:id="3674"/>
    </w:p>
    <w:p w14:paraId="511326B6" w14:textId="77777777" w:rsidR="007B444F" w:rsidRPr="007C5752" w:rsidRDefault="007B444F" w:rsidP="007B444F"/>
    <w:p w14:paraId="3DA09A07" w14:textId="51DCCAC5" w:rsidR="007B444F" w:rsidRPr="007C5752" w:rsidRDefault="007B444F" w:rsidP="00F537BD">
      <w:pPr>
        <w:pStyle w:val="RequirementList"/>
      </w:pPr>
      <w:r w:rsidRPr="007C5752">
        <w:t xml:space="preserve">The Contractor shall provide a complete interface assembly at QRB.EUR consisting of a check valve, automated isolation valve, removable end cap, and gas-sampling take-off. </w:t>
      </w:r>
      <w:r w:rsidR="00AE0D8F" w:rsidRPr="007C5752">
        <w:t xml:space="preserve"> </w:t>
      </w:r>
      <w:r w:rsidRPr="007C5752">
        <w:t xml:space="preserve">All components shall be helium-tight and suitable for </w:t>
      </w:r>
      <w:r w:rsidR="00AE0D8F" w:rsidRPr="007C5752">
        <w:t>room temperature helium</w:t>
      </w:r>
      <w:r w:rsidRPr="007C5752">
        <w:t xml:space="preserve">. </w:t>
      </w:r>
    </w:p>
    <w:p w14:paraId="54C89171" w14:textId="4E8D3F2B" w:rsidR="007B444F" w:rsidRPr="007C5752" w:rsidRDefault="007B444F" w:rsidP="00F537BD">
      <w:pPr>
        <w:pStyle w:val="RequirementList"/>
      </w:pPr>
      <w:r w:rsidRPr="007C5752">
        <w:lastRenderedPageBreak/>
        <w:t>The external-user return circuit shall maintain stable suction pressure and flow during all operating conditions.</w:t>
      </w:r>
      <w:r w:rsidRPr="007C5752">
        <w:br/>
        <w:t>The Contractor shall design the return line to maintain 1.05 bar(a) ± 0.02 bar(a) for helium gas flows of 0.06 – 0.08 g/s (steady) and up to 0.30 g/s for short-term transients.</w:t>
      </w:r>
      <w:r w:rsidR="00D46239" w:rsidRPr="007C5752">
        <w:t xml:space="preserve"> </w:t>
      </w:r>
      <w:r w:rsidR="00AE0D8F" w:rsidRPr="007C5752">
        <w:t xml:space="preserve"> </w:t>
      </w:r>
      <w:r w:rsidRPr="007C5752">
        <w:t>Pressure stability and flow compliance shall be verified by continuous logging during commissioning.</w:t>
      </w:r>
    </w:p>
    <w:p w14:paraId="2D80772A" w14:textId="30FD306C" w:rsidR="007B444F" w:rsidRPr="007C5752" w:rsidRDefault="007B444F" w:rsidP="00404AA6">
      <w:pPr>
        <w:pStyle w:val="RequirementList"/>
      </w:pPr>
      <w:r w:rsidRPr="007C5752">
        <w:t>Safe isolation and purge capability shall be ensured for all operational and maintenance modes.</w:t>
      </w:r>
      <w:r w:rsidRPr="007C5752">
        <w:br/>
        <w:t xml:space="preserve">The Contractor shall install remotely operated emergency shut-off valves (ESD) on both the liquid-helium supply and gas-return lines, closing </w:t>
      </w:r>
      <w:commentRangeStart w:id="3675"/>
      <w:r w:rsidRPr="007C5752">
        <w:t>within 5 s of an emergency signal.</w:t>
      </w:r>
      <w:r w:rsidR="00D46239" w:rsidRPr="007C5752">
        <w:t xml:space="preserve">  </w:t>
      </w:r>
      <w:r w:rsidRPr="007C5752">
        <w:t xml:space="preserve">Manual vent/purge ports shall be provided to allow drying </w:t>
      </w:r>
      <w:commentRangeEnd w:id="3675"/>
      <w:r w:rsidR="00D46239" w:rsidRPr="007C5752">
        <w:rPr>
          <w:rStyle w:val="CommentReference"/>
          <w:rFonts w:ascii="Segoe UI" w:hAnsi="Segoe UI"/>
        </w:rPr>
        <w:commentReference w:id="3675"/>
      </w:r>
      <w:r w:rsidRPr="007C5752">
        <w:t>and safe warm-up of the interface and user line.</w:t>
      </w:r>
    </w:p>
    <w:p w14:paraId="38B77548" w14:textId="77777777" w:rsidR="00B60A1D" w:rsidRPr="007C5752" w:rsidRDefault="007B444F" w:rsidP="00AE0D8F">
      <w:pPr>
        <w:pStyle w:val="RequirementList"/>
      </w:pPr>
      <w:r w:rsidRPr="007C5752">
        <w:t>Helium recovery shall only occur when the returned gas purity is within specification.</w:t>
      </w:r>
      <w:r w:rsidRPr="007C5752">
        <w:br/>
        <w:t>QPLANT shall accept gaseous helium only when purity meets O₂ ≤ 1 ppm and N₂ ≤ 5 ppm.</w:t>
      </w:r>
      <w:r w:rsidRPr="007C5752">
        <w:br/>
      </w:r>
    </w:p>
    <w:p w14:paraId="72E6B31F" w14:textId="2624EF17" w:rsidR="00B60A1D" w:rsidRPr="007C5752" w:rsidRDefault="007B444F" w:rsidP="00B60A1D">
      <w:pPr>
        <w:pStyle w:val="RequirementList"/>
      </w:pPr>
      <w:r w:rsidRPr="007C5752">
        <w:t>The Contractor shall integrate an oxygen and dew-point analyzer at QRB.EUR to verify compliance</w:t>
      </w:r>
      <w:r w:rsidR="00B60A1D" w:rsidRPr="007C5752">
        <w:t xml:space="preserve"> and prevent any process contamination</w:t>
      </w:r>
      <w:r w:rsidRPr="007C5752">
        <w:t>.</w:t>
      </w:r>
      <w:r w:rsidR="00B60A1D" w:rsidRPr="007C5752">
        <w:t xml:space="preserve"> </w:t>
      </w:r>
      <w:r w:rsidRPr="007C5752">
        <w:t xml:space="preserve">If the gas is out of specification, the recovery valve shall remain </w:t>
      </w:r>
      <w:r w:rsidR="006E58DA" w:rsidRPr="007C5752">
        <w:t>closed,</w:t>
      </w:r>
      <w:r w:rsidRPr="007C5752">
        <w:t xml:space="preserve"> and the helium shall be vented on the user side.</w:t>
      </w:r>
      <w:r w:rsidR="00B60A1D" w:rsidRPr="007C5752">
        <w:br/>
      </w:r>
      <w:r w:rsidR="00B60A1D" w:rsidRPr="007C5752">
        <w:br/>
      </w:r>
    </w:p>
    <w:p w14:paraId="34685B4D" w14:textId="1772AA4B" w:rsidR="007B444F" w:rsidRPr="007C5752" w:rsidRDefault="007B444F" w:rsidP="00B60A1D">
      <w:pPr>
        <w:pStyle w:val="RequirementList"/>
        <w:numPr>
          <w:ilvl w:val="0"/>
          <w:numId w:val="0"/>
        </w:numPr>
        <w:ind w:left="142"/>
      </w:pPr>
    </w:p>
    <w:p w14:paraId="11A6AAFE" w14:textId="77777777" w:rsidR="007B444F" w:rsidRPr="007C5752" w:rsidRDefault="007B444F" w:rsidP="007B444F"/>
    <w:p w14:paraId="117249F0" w14:textId="77777777" w:rsidR="00F53F45" w:rsidRPr="007C5752" w:rsidRDefault="00F53F45" w:rsidP="00B5535E">
      <w:pPr>
        <w:pStyle w:val="Heading3numbered"/>
      </w:pPr>
      <w:bookmarkStart w:id="3676" w:name="_Toc200492412"/>
      <w:bookmarkStart w:id="3677" w:name="_Toc202536211"/>
      <w:bookmarkStart w:id="3678" w:name="_Toc202536911"/>
      <w:bookmarkStart w:id="3679" w:name="_Toc212194862"/>
      <w:r w:rsidRPr="007C5752">
        <w:t>Liquid Nitrogen (LN2)</w:t>
      </w:r>
      <w:bookmarkEnd w:id="3676"/>
      <w:bookmarkEnd w:id="3677"/>
      <w:bookmarkEnd w:id="3678"/>
      <w:bookmarkEnd w:id="3679"/>
    </w:p>
    <w:p w14:paraId="688B45FD" w14:textId="0F797BF5" w:rsidR="00F53F45" w:rsidRPr="007C5752" w:rsidRDefault="00F53F45" w:rsidP="00575005">
      <w:pPr>
        <w:pStyle w:val="RequirementList"/>
      </w:pPr>
      <w:bookmarkStart w:id="3680" w:name="_Toc200492413"/>
      <w:r w:rsidRPr="007C5752">
        <w:t xml:space="preserve">If liquid nitrogen is used for the </w:t>
      </w:r>
      <w:r w:rsidR="00947F24" w:rsidRPr="007C5752">
        <w:t>QPLANT</w:t>
      </w:r>
      <w:r w:rsidRPr="007C5752">
        <w:t xml:space="preserve"> precooling, the </w:t>
      </w:r>
      <w:r w:rsidR="00CB1438" w:rsidRPr="007C5752">
        <w:t>Contractor</w:t>
      </w:r>
      <w:r w:rsidRPr="007C5752">
        <w:t xml:space="preserve"> </w:t>
      </w:r>
      <w:r w:rsidR="002F70A5" w:rsidRPr="007C5752">
        <w:t xml:space="preserve">shall be </w:t>
      </w:r>
      <w:r w:rsidRPr="007C5752">
        <w:t>responsible for the entire nitrogen equipment including liquid nitrogen tanks, heaters,</w:t>
      </w:r>
      <w:r w:rsidR="0085540D" w:rsidRPr="007C5752">
        <w:t xml:space="preserve"> …</w:t>
      </w:r>
      <w:r w:rsidR="007A2C67" w:rsidRPr="007C5752">
        <w:t xml:space="preserve">.  </w:t>
      </w:r>
      <w:r w:rsidRPr="007C5752">
        <w:t xml:space="preserve">If the liquid nitrogen is not used for the </w:t>
      </w:r>
      <w:r w:rsidR="00947F24" w:rsidRPr="007C5752">
        <w:t>QPLANT</w:t>
      </w:r>
      <w:r w:rsidRPr="007C5752">
        <w:t xml:space="preserve"> precooling, </w:t>
      </w:r>
      <w:r w:rsidR="0085540D" w:rsidRPr="007C5752">
        <w:t>SCK CEN</w:t>
      </w:r>
      <w:r w:rsidRPr="007C5752">
        <w:t xml:space="preserve"> </w:t>
      </w:r>
      <w:r w:rsidR="0095094F" w:rsidRPr="007C5752">
        <w:t>shall pro</w:t>
      </w:r>
      <w:r w:rsidRPr="007C5752">
        <w:t>could provide gas helium for regeneration purpose</w:t>
      </w:r>
      <w:r w:rsidR="007A2C67" w:rsidRPr="007C5752">
        <w:t xml:space="preserve">.  </w:t>
      </w:r>
      <w:bookmarkEnd w:id="3680"/>
    </w:p>
    <w:p w14:paraId="4208F7E4" w14:textId="77777777" w:rsidR="00F53F45" w:rsidRPr="007C5752" w:rsidRDefault="00F53F45" w:rsidP="00575005">
      <w:pPr>
        <w:pStyle w:val="RequirementList"/>
      </w:pPr>
      <w:bookmarkStart w:id="3681" w:name="_Toc200492414"/>
      <w:r w:rsidRPr="007C5752">
        <w:t xml:space="preserve">During installation and commissioning, the </w:t>
      </w:r>
      <w:r w:rsidR="00CB1438" w:rsidRPr="007C5752">
        <w:t>Contractor</w:t>
      </w:r>
      <w:r w:rsidRPr="007C5752">
        <w:t xml:space="preserve"> </w:t>
      </w:r>
      <w:r w:rsidR="002F70A5" w:rsidRPr="007C5752">
        <w:t xml:space="preserve">shall be in </w:t>
      </w:r>
      <w:r w:rsidRPr="007C5752">
        <w:t>charge to supply the necessary nitrogen linked to the</w:t>
      </w:r>
      <w:r w:rsidR="002F70A5" w:rsidRPr="007C5752">
        <w:t>se</w:t>
      </w:r>
      <w:r w:rsidRPr="007C5752">
        <w:t xml:space="preserve"> activities.</w:t>
      </w:r>
      <w:bookmarkEnd w:id="3681"/>
    </w:p>
    <w:p w14:paraId="227010C9" w14:textId="371B5096" w:rsidR="00FE5568" w:rsidRPr="007C5752" w:rsidRDefault="00FE5568" w:rsidP="00B5535E">
      <w:pPr>
        <w:pStyle w:val="Heading3numbered"/>
      </w:pPr>
      <w:bookmarkStart w:id="3682" w:name="_Toc212194863"/>
      <w:bookmarkStart w:id="3683" w:name="_Toc200492415"/>
      <w:bookmarkStart w:id="3684" w:name="_Toc202536212"/>
      <w:bookmarkStart w:id="3685" w:name="_Toc202536912"/>
      <w:r w:rsidRPr="007C5752">
        <w:t>Interfaces with (external) Control System</w:t>
      </w:r>
      <w:bookmarkEnd w:id="3682"/>
    </w:p>
    <w:p w14:paraId="6D1ABEC4" w14:textId="45492728" w:rsidR="00F90BBA" w:rsidRPr="007C5752" w:rsidRDefault="00F53F45" w:rsidP="00FE5568">
      <w:pPr>
        <w:pStyle w:val="Heading4numbered"/>
        <w:rPr>
          <w:lang w:val="en-GB"/>
        </w:rPr>
      </w:pPr>
      <w:r w:rsidRPr="007C5752">
        <w:rPr>
          <w:lang w:val="en-GB"/>
        </w:rPr>
        <w:t xml:space="preserve">Interfaces with </w:t>
      </w:r>
      <w:r w:rsidR="00F90BBA" w:rsidRPr="007C5752">
        <w:rPr>
          <w:lang w:val="en-GB"/>
        </w:rPr>
        <w:t>MCS</w:t>
      </w:r>
      <w:bookmarkEnd w:id="3683"/>
      <w:bookmarkEnd w:id="3684"/>
      <w:bookmarkEnd w:id="3685"/>
      <w:r w:rsidR="00C50D69" w:rsidRPr="007C5752">
        <w:rPr>
          <w:lang w:val="en-GB"/>
        </w:rPr>
        <w:t xml:space="preserve"> </w:t>
      </w:r>
    </w:p>
    <w:p w14:paraId="36155659" w14:textId="5C4478D4" w:rsidR="00422565" w:rsidRPr="007C5752" w:rsidRDefault="00422565" w:rsidP="00575005">
      <w:pPr>
        <w:pStyle w:val="RequirementList"/>
      </w:pPr>
      <w:bookmarkStart w:id="3686" w:name="_Toc200492416"/>
      <w:r w:rsidRPr="007C5752">
        <w:t xml:space="preserve">Where the system has an interface with MCS, the system shall comply to the MCS architecture, </w:t>
      </w:r>
      <w:r w:rsidR="007A2C67" w:rsidRPr="007C5752">
        <w:t>processes,</w:t>
      </w:r>
      <w:r w:rsidRPr="007C5752">
        <w:t xml:space="preserve"> and interfaces</w:t>
      </w:r>
      <w:r w:rsidR="007A2C67" w:rsidRPr="007C5752">
        <w:t xml:space="preserve">.  </w:t>
      </w:r>
      <w:r w:rsidRPr="007C5752">
        <w:t xml:space="preserve">Ref. </w:t>
      </w:r>
      <w:r w:rsidR="0085540D" w:rsidRPr="007C5752">
        <w:t>SCK CEN</w:t>
      </w:r>
      <w:r w:rsidRPr="007C5752">
        <w:t>/38585071.</w:t>
      </w:r>
      <w:bookmarkEnd w:id="3686"/>
    </w:p>
    <w:p w14:paraId="6B9E5298" w14:textId="66590726" w:rsidR="003B0E81" w:rsidRPr="007C5752" w:rsidRDefault="003B0E81" w:rsidP="00575005">
      <w:pPr>
        <w:pStyle w:val="RequirementList"/>
      </w:pPr>
      <w:bookmarkStart w:id="3687" w:name="_Toc200492417"/>
      <w:r w:rsidRPr="007C5752">
        <w:t xml:space="preserve">The interface between </w:t>
      </w:r>
      <w:r w:rsidR="00947F24" w:rsidRPr="007C5752">
        <w:t>QPLANT</w:t>
      </w:r>
      <w:r w:rsidRPr="007C5752">
        <w:t xml:space="preserve"> (Contractor) and Control System (ICS) shall comply to the Slow Fieldbus Control and Monitoring Interfaces type C as listed in MCS Interface Catalogue Ref. </w:t>
      </w:r>
      <w:r w:rsidR="0085540D" w:rsidRPr="007C5752">
        <w:t>SCK CEN</w:t>
      </w:r>
      <w:r w:rsidRPr="007C5752">
        <w:t>/48276492.</w:t>
      </w:r>
      <w:bookmarkEnd w:id="3687"/>
    </w:p>
    <w:p w14:paraId="33D38F40" w14:textId="77777777" w:rsidR="00814C81" w:rsidRPr="007C5752" w:rsidRDefault="00814C81" w:rsidP="00FE5568">
      <w:pPr>
        <w:pStyle w:val="Heading4numbered"/>
        <w:rPr>
          <w:lang w:val="en-GB"/>
        </w:rPr>
      </w:pPr>
      <w:bookmarkStart w:id="3688" w:name="_Toc200492418"/>
      <w:bookmarkStart w:id="3689" w:name="_Toc202536213"/>
      <w:bookmarkStart w:id="3690" w:name="_Toc202536913"/>
      <w:r w:rsidRPr="007C5752">
        <w:rPr>
          <w:lang w:val="en-GB"/>
        </w:rPr>
        <w:t>Interfaces with MIS</w:t>
      </w:r>
      <w:bookmarkEnd w:id="3688"/>
      <w:bookmarkEnd w:id="3689"/>
      <w:bookmarkEnd w:id="3690"/>
    </w:p>
    <w:p w14:paraId="562B51CE" w14:textId="226713CE" w:rsidR="00814C81" w:rsidRPr="007C5752" w:rsidRDefault="00814C81" w:rsidP="00575005">
      <w:pPr>
        <w:pStyle w:val="RequirementList"/>
      </w:pPr>
      <w:bookmarkStart w:id="3691" w:name="_Toc200492419"/>
      <w:r w:rsidRPr="007C5752">
        <w:t xml:space="preserve">Where the system has an interface with MIS, the system shall comply to the MIS architecture, </w:t>
      </w:r>
      <w:r w:rsidR="007A2C67" w:rsidRPr="007C5752">
        <w:t>processes,</w:t>
      </w:r>
      <w:r w:rsidRPr="007C5752">
        <w:t xml:space="preserve"> and interfaces</w:t>
      </w:r>
      <w:r w:rsidR="007A2C67" w:rsidRPr="007C5752">
        <w:t xml:space="preserve">.  </w:t>
      </w:r>
      <w:bookmarkEnd w:id="3691"/>
    </w:p>
    <w:p w14:paraId="56EE3795" w14:textId="575B2CF1" w:rsidR="005D322D" w:rsidRPr="007C5752" w:rsidRDefault="005D322D" w:rsidP="00575005">
      <w:pPr>
        <w:pStyle w:val="RequirementList"/>
        <w:rPr>
          <w:rStyle w:val="AAReferencedChar"/>
          <w:rFonts w:ascii="Century Gothic" w:hAnsi="Century Gothic"/>
          <w:i w:val="0"/>
          <w:iCs w:val="0"/>
          <w:color w:val="auto"/>
          <w:sz w:val="18"/>
        </w:rPr>
      </w:pPr>
      <w:bookmarkStart w:id="3692" w:name="_Toc200492420"/>
      <w:r w:rsidRPr="007C5752">
        <w:t xml:space="preserve">The interface between </w:t>
      </w:r>
      <w:r w:rsidR="00947F24" w:rsidRPr="007C5752">
        <w:t>QPLANT</w:t>
      </w:r>
      <w:r w:rsidRPr="007C5752">
        <w:t xml:space="preserve"> (Contractor) and Interlock System (ICS) shall comply to the Slow control interface catalogue</w:t>
      </w:r>
      <w:r w:rsidR="007A2C67" w:rsidRPr="007C5752">
        <w:t xml:space="preserve">.  </w:t>
      </w:r>
      <w:bookmarkEnd w:id="3692"/>
    </w:p>
    <w:p w14:paraId="5970B693" w14:textId="30D0AB5D" w:rsidR="00AD2B68" w:rsidRPr="007C5752" w:rsidRDefault="005D322D" w:rsidP="00575005">
      <w:pPr>
        <w:pStyle w:val="RequirementList"/>
      </w:pPr>
      <w:bookmarkStart w:id="3693" w:name="_Toc200492421"/>
      <w:r w:rsidRPr="007C5752">
        <w:t xml:space="preserve">Where the system has a slow interlock interface, the slow interlock interface shall comply to the slow interlock interface document: </w:t>
      </w:r>
      <w:bookmarkStart w:id="3694" w:name="_Toc200492423"/>
      <w:bookmarkStart w:id="3695" w:name="_Toc202536214"/>
      <w:bookmarkEnd w:id="3693"/>
      <w:r w:rsidR="002175A0" w:rsidRPr="007C5752">
        <w:t xml:space="preserve">Interfaces with </w:t>
      </w:r>
      <w:r w:rsidR="00633964" w:rsidRPr="007C5752">
        <w:t>MIT</w:t>
      </w:r>
      <w:bookmarkEnd w:id="3694"/>
      <w:bookmarkEnd w:id="3695"/>
    </w:p>
    <w:p w14:paraId="54190070" w14:textId="3FFDD661" w:rsidR="00814C81" w:rsidRPr="007C5752" w:rsidRDefault="00814C81" w:rsidP="00575005">
      <w:pPr>
        <w:pStyle w:val="RequirementList"/>
      </w:pPr>
      <w:bookmarkStart w:id="3696" w:name="_Toc200492424"/>
      <w:r w:rsidRPr="007C5752">
        <w:t xml:space="preserve">Where the system has an interface with MIT, the system shall comply to the MIT architecture, </w:t>
      </w:r>
      <w:r w:rsidR="007A2C67" w:rsidRPr="007C5752">
        <w:t>processes,</w:t>
      </w:r>
      <w:r w:rsidRPr="007C5752">
        <w:t xml:space="preserve"> and interfaces</w:t>
      </w:r>
      <w:r w:rsidR="007A2C67" w:rsidRPr="007C5752">
        <w:t xml:space="preserve">.  </w:t>
      </w:r>
      <w:bookmarkEnd w:id="3696"/>
    </w:p>
    <w:p w14:paraId="5E32BD20" w14:textId="732D34C7" w:rsidR="00E375FB" w:rsidRPr="007C5752" w:rsidRDefault="00E375FB" w:rsidP="00575005">
      <w:pPr>
        <w:pStyle w:val="RequirementList"/>
      </w:pPr>
      <w:bookmarkStart w:id="3697" w:name="_Toc200492425"/>
      <w:r w:rsidRPr="007C5752">
        <w:t xml:space="preserve">The interface between </w:t>
      </w:r>
      <w:r w:rsidR="00947F24" w:rsidRPr="007C5752">
        <w:t>QPLANT</w:t>
      </w:r>
      <w:r w:rsidRPr="007C5752">
        <w:t xml:space="preserve"> (Contractor) </w:t>
      </w:r>
      <w:r w:rsidR="00E50CBD" w:rsidRPr="007C5752">
        <w:t>and SCK</w:t>
      </w:r>
      <w:r w:rsidR="0085540D" w:rsidRPr="007C5752">
        <w:t xml:space="preserve"> CEN</w:t>
      </w:r>
      <w:r w:rsidR="0087769C" w:rsidRPr="007C5752">
        <w:t xml:space="preserve"> </w:t>
      </w:r>
      <w:r w:rsidRPr="007C5752">
        <w:t xml:space="preserve">Information Technology (ICS) shall comply to the MIT interfaces as listed in </w:t>
      </w:r>
      <w:r w:rsidR="007A2C67" w:rsidRPr="007C5752">
        <w:t>catalogue Ref.</w:t>
      </w:r>
      <w:r w:rsidRPr="007C5752">
        <w:t> </w:t>
      </w:r>
      <w:bookmarkEnd w:id="3697"/>
    </w:p>
    <w:p w14:paraId="5B8E58CE" w14:textId="45DF7E55" w:rsidR="00AD2B68" w:rsidRPr="007C5752" w:rsidRDefault="00AD2B68" w:rsidP="00575005">
      <w:pPr>
        <w:pStyle w:val="RequirementList"/>
      </w:pPr>
      <w:bookmarkStart w:id="3698" w:name="_Toc200492426"/>
      <w:r w:rsidRPr="007C5752">
        <w:t xml:space="preserve">The </w:t>
      </w:r>
      <w:r w:rsidR="00947F24" w:rsidRPr="007C5752">
        <w:t>QPLANT</w:t>
      </w:r>
      <w:r w:rsidRPr="007C5752">
        <w:t xml:space="preserve"> shall be physically connected to the MIT network in a redundant, fault tolerant way</w:t>
      </w:r>
      <w:r w:rsidR="007A2C67" w:rsidRPr="007C5752">
        <w:t xml:space="preserve">.  </w:t>
      </w:r>
      <w:r w:rsidRPr="007C5752">
        <w:t>At minimum 2 physical links will be foreseen, each link routed via a separate pathway</w:t>
      </w:r>
      <w:r w:rsidR="007A2C67" w:rsidRPr="007C5752">
        <w:t xml:space="preserve">.  </w:t>
      </w:r>
      <w:r w:rsidRPr="007C5752">
        <w:t xml:space="preserve">The physical connections need to be distributed over at minimum 2 separate physical endpoints on the </w:t>
      </w:r>
      <w:r w:rsidR="00947F24" w:rsidRPr="007C5752">
        <w:t>QPLANT</w:t>
      </w:r>
      <w:r w:rsidRPr="007C5752">
        <w:t xml:space="preserve"> side.</w:t>
      </w:r>
      <w:bookmarkEnd w:id="3698"/>
    </w:p>
    <w:p w14:paraId="7EF1AB0D" w14:textId="14B217C0" w:rsidR="00AD2B68" w:rsidRPr="007C5752" w:rsidRDefault="00AD2B68" w:rsidP="00575005">
      <w:pPr>
        <w:pStyle w:val="RequirementList"/>
      </w:pPr>
      <w:bookmarkStart w:id="3699" w:name="_Toc200492427"/>
      <w:r w:rsidRPr="007C5752">
        <w:lastRenderedPageBreak/>
        <w:t xml:space="preserve">The </w:t>
      </w:r>
      <w:r w:rsidR="00947F24" w:rsidRPr="007C5752">
        <w:t>QPLANT</w:t>
      </w:r>
      <w:r w:rsidRPr="007C5752">
        <w:t xml:space="preserve"> shall be connected to the MIT IP network using a single logical routed connection ("layer 3")</w:t>
      </w:r>
      <w:r w:rsidR="007A2C67" w:rsidRPr="007C5752">
        <w:t xml:space="preserve">.  </w:t>
      </w:r>
      <w:r w:rsidRPr="007C5752">
        <w:t>At both sides, a single gateway IP will be configured as destination IP for packet forwarding.</w:t>
      </w:r>
      <w:bookmarkEnd w:id="3699"/>
    </w:p>
    <w:p w14:paraId="183C1839" w14:textId="5E757311" w:rsidR="00892A67" w:rsidRPr="007C5752" w:rsidRDefault="00892A67" w:rsidP="00575005">
      <w:pPr>
        <w:pStyle w:val="RequirementList"/>
      </w:pPr>
      <w:bookmarkStart w:id="3700" w:name="_Toc200492428"/>
      <w:r w:rsidRPr="007C5752">
        <w:t xml:space="preserve">Where the </w:t>
      </w:r>
      <w:r w:rsidR="00D97476" w:rsidRPr="007C5752">
        <w:t>QPLANT:CIS</w:t>
      </w:r>
      <w:r w:rsidRPr="007C5752">
        <w:t xml:space="preserve"> or one of its components supports system logging, the contractor shall provide system logs remotely through at least one of the protocols mentioned in the MIT interface catalogue chapter "System logging"</w:t>
      </w:r>
      <w:r w:rsidR="007A2C67" w:rsidRPr="007C5752">
        <w:t xml:space="preserve">.  </w:t>
      </w:r>
      <w:bookmarkEnd w:id="3700"/>
    </w:p>
    <w:p w14:paraId="5479F7FB" w14:textId="66C23A4B" w:rsidR="0024074D" w:rsidRPr="007C5752" w:rsidRDefault="0024074D" w:rsidP="00575005">
      <w:pPr>
        <w:pStyle w:val="RequirementList"/>
      </w:pPr>
      <w:bookmarkStart w:id="3701" w:name="_Ref196905460"/>
      <w:bookmarkStart w:id="3702" w:name="_Toc200492429"/>
      <w:r w:rsidRPr="007C5752">
        <w:t xml:space="preserve">Where the </w:t>
      </w:r>
      <w:r w:rsidR="00D97476" w:rsidRPr="007C5752">
        <w:t>QPLANT:CIS</w:t>
      </w:r>
      <w:r w:rsidRPr="007C5752">
        <w:t xml:space="preserve"> support application logging, the System shall log remotely either by using a protocol defined in section "Application logging" of document "MIT interface catalogue"</w:t>
      </w:r>
      <w:r w:rsidR="007A2C67" w:rsidRPr="007C5752">
        <w:t>)</w:t>
      </w:r>
      <w:r w:rsidRPr="007C5752">
        <w:t xml:space="preserve"> or alternatively adhere to the following:</w:t>
      </w:r>
      <w:bookmarkEnd w:id="3701"/>
      <w:bookmarkEnd w:id="3702"/>
    </w:p>
    <w:p w14:paraId="662B37A4" w14:textId="77777777" w:rsidR="0024074D" w:rsidRPr="007C5752" w:rsidRDefault="0024074D">
      <w:pPr>
        <w:pStyle w:val="RequirementList"/>
        <w:numPr>
          <w:ilvl w:val="0"/>
          <w:numId w:val="26"/>
        </w:numPr>
        <w:rPr>
          <w:shd w:val="clear" w:color="auto" w:fill="FFFFFF"/>
        </w:rPr>
      </w:pPr>
      <w:bookmarkStart w:id="3703" w:name="_Toc200492430"/>
      <w:r w:rsidRPr="007C5752">
        <w:rPr>
          <w:shd w:val="clear" w:color="auto" w:fill="FFFFFF"/>
        </w:rPr>
        <w:t>Logs are provided in a data and file format that is machine readable, text based and non-proprietary</w:t>
      </w:r>
      <w:r w:rsidR="007A2C67" w:rsidRPr="007C5752">
        <w:rPr>
          <w:shd w:val="clear" w:color="auto" w:fill="FFFFFF"/>
        </w:rPr>
        <w:t xml:space="preserve">.  </w:t>
      </w:r>
      <w:r w:rsidRPr="007C5752">
        <w:rPr>
          <w:shd w:val="clear" w:color="auto" w:fill="FFFFFF"/>
        </w:rPr>
        <w:t xml:space="preserve">Examples of this </w:t>
      </w:r>
      <w:r w:rsidR="000D266F" w:rsidRPr="007C5752">
        <w:rPr>
          <w:shd w:val="clear" w:color="auto" w:fill="FFFFFF"/>
        </w:rPr>
        <w:t>include but</w:t>
      </w:r>
      <w:r w:rsidRPr="007C5752">
        <w:rPr>
          <w:shd w:val="clear" w:color="auto" w:fill="FFFFFF"/>
        </w:rPr>
        <w:t xml:space="preserve"> are not limited to: CSV (Comma Separated Values), JSON (JavaScript Object Notation), GELF (Graylog Extended Log Format) or “Common Log Format</w:t>
      </w:r>
      <w:r w:rsidR="007A2C67" w:rsidRPr="007C5752">
        <w:rPr>
          <w:shd w:val="clear" w:color="auto" w:fill="FFFFFF"/>
        </w:rPr>
        <w:t>.”</w:t>
      </w:r>
      <w:bookmarkEnd w:id="3703"/>
    </w:p>
    <w:p w14:paraId="23027827" w14:textId="77777777" w:rsidR="0024074D" w:rsidRPr="007C5752" w:rsidRDefault="0024074D">
      <w:pPr>
        <w:pStyle w:val="RequirementList"/>
        <w:numPr>
          <w:ilvl w:val="0"/>
          <w:numId w:val="26"/>
        </w:numPr>
        <w:rPr>
          <w:shd w:val="clear" w:color="auto" w:fill="FFFFFF"/>
        </w:rPr>
      </w:pPr>
      <w:bookmarkStart w:id="3704" w:name="_Toc200492431"/>
      <w:r w:rsidRPr="007C5752">
        <w:rPr>
          <w:shd w:val="clear" w:color="auto" w:fill="FFFFFF"/>
        </w:rPr>
        <w:t>The details of the used log format(s) are provided</w:t>
      </w:r>
      <w:r w:rsidR="007A2C67" w:rsidRPr="007C5752">
        <w:rPr>
          <w:shd w:val="clear" w:color="auto" w:fill="FFFFFF"/>
        </w:rPr>
        <w:t xml:space="preserve">.  </w:t>
      </w:r>
      <w:r w:rsidRPr="007C5752">
        <w:rPr>
          <w:shd w:val="clear" w:color="auto" w:fill="FFFFFF"/>
        </w:rPr>
        <w:t xml:space="preserve">This </w:t>
      </w:r>
      <w:r w:rsidR="000D266F" w:rsidRPr="007C5752">
        <w:rPr>
          <w:shd w:val="clear" w:color="auto" w:fill="FFFFFF"/>
        </w:rPr>
        <w:t>includes but</w:t>
      </w:r>
      <w:r w:rsidRPr="007C5752">
        <w:rPr>
          <w:shd w:val="clear" w:color="auto" w:fill="FFFFFF"/>
        </w:rPr>
        <w:t xml:space="preserve"> is not limited </w:t>
      </w:r>
      <w:r w:rsidR="000D266F" w:rsidRPr="007C5752">
        <w:rPr>
          <w:shd w:val="clear" w:color="auto" w:fill="FFFFFF"/>
        </w:rPr>
        <w:t>to</w:t>
      </w:r>
      <w:r w:rsidRPr="007C5752">
        <w:rPr>
          <w:shd w:val="clear" w:color="auto" w:fill="FFFFFF"/>
        </w:rPr>
        <w:t xml:space="preserve"> the message structure and the possible key/value pairs with their type, </w:t>
      </w:r>
      <w:r w:rsidR="0007473A" w:rsidRPr="007C5752">
        <w:rPr>
          <w:shd w:val="clear" w:color="auto" w:fill="FFFFFF"/>
        </w:rPr>
        <w:t>value,</w:t>
      </w:r>
      <w:r w:rsidRPr="007C5752">
        <w:rPr>
          <w:shd w:val="clear" w:color="auto" w:fill="FFFFFF"/>
        </w:rPr>
        <w:t xml:space="preserve"> and description.</w:t>
      </w:r>
      <w:bookmarkEnd w:id="3704"/>
    </w:p>
    <w:p w14:paraId="30C84763" w14:textId="77777777" w:rsidR="0024074D" w:rsidRPr="007C5752" w:rsidRDefault="0024074D">
      <w:pPr>
        <w:pStyle w:val="RequirementList"/>
        <w:numPr>
          <w:ilvl w:val="0"/>
          <w:numId w:val="26"/>
        </w:numPr>
        <w:rPr>
          <w:shd w:val="clear" w:color="auto" w:fill="FFFFFF"/>
        </w:rPr>
      </w:pPr>
      <w:bookmarkStart w:id="3705" w:name="_Toc200492432"/>
      <w:r w:rsidRPr="007C5752">
        <w:rPr>
          <w:shd w:val="clear" w:color="auto" w:fill="FFFFFF"/>
        </w:rPr>
        <w:t xml:space="preserve">Logs can be encrypted during transport </w:t>
      </w:r>
      <w:r w:rsidR="0085540D" w:rsidRPr="007C5752">
        <w:rPr>
          <w:shd w:val="clear" w:color="auto" w:fill="FFFFFF"/>
        </w:rPr>
        <w:t>if</w:t>
      </w:r>
      <w:r w:rsidRPr="007C5752">
        <w:rPr>
          <w:shd w:val="clear" w:color="auto" w:fill="FFFFFF"/>
        </w:rPr>
        <w:t xml:space="preserve"> the security classification of the data permits this, but in this case the decryption procedure and required secret(s) need to be provided.</w:t>
      </w:r>
      <w:bookmarkEnd w:id="3705"/>
    </w:p>
    <w:p w14:paraId="0E6764EE" w14:textId="64490C16" w:rsidR="0024074D" w:rsidRPr="007C5752" w:rsidRDefault="00EF631B" w:rsidP="00575005">
      <w:pPr>
        <w:pStyle w:val="RequirementList"/>
        <w:rPr>
          <w:shd w:val="clear" w:color="auto" w:fill="FFFFFF"/>
        </w:rPr>
      </w:pPr>
      <w:bookmarkStart w:id="3706" w:name="_Toc200492433"/>
      <w:r w:rsidRPr="007C5752">
        <w:rPr>
          <w:rStyle w:val="regularChar"/>
          <w:lang w:val="en-GB"/>
        </w:rPr>
        <w:t>T</w:t>
      </w:r>
      <w:r w:rsidR="0024074D" w:rsidRPr="007C5752">
        <w:t xml:space="preserve">he </w:t>
      </w:r>
      <w:r w:rsidR="00D97476" w:rsidRPr="007C5752">
        <w:t>QPLANT:CIS</w:t>
      </w:r>
      <w:r w:rsidR="0024074D" w:rsidRPr="007C5752">
        <w:t xml:space="preserve"> shall support timing synchronization by at least one of the protocols</w:t>
      </w:r>
      <w:r w:rsidR="0024074D" w:rsidRPr="007C5752">
        <w:rPr>
          <w:shd w:val="clear" w:color="auto" w:fill="FFFFFF"/>
        </w:rPr>
        <w:t xml:space="preserve"> mentioned in the MIT interface catalogue chapter "Timing synchronization"</w:t>
      </w:r>
      <w:r w:rsidR="007A2C67" w:rsidRPr="007C5752">
        <w:rPr>
          <w:shd w:val="clear" w:color="auto" w:fill="FFFFFF"/>
        </w:rPr>
        <w:t xml:space="preserve">.  </w:t>
      </w:r>
      <w:bookmarkEnd w:id="3706"/>
    </w:p>
    <w:p w14:paraId="2F97A846" w14:textId="78846E98" w:rsidR="0024074D" w:rsidRPr="007C5752" w:rsidRDefault="0024074D" w:rsidP="00575005">
      <w:pPr>
        <w:pStyle w:val="RequirementList"/>
      </w:pPr>
      <w:bookmarkStart w:id="3707" w:name="_Toc200492434"/>
      <w:r w:rsidRPr="007C5752">
        <w:t xml:space="preserve">Where the </w:t>
      </w:r>
      <w:r w:rsidR="00D97476" w:rsidRPr="007C5752">
        <w:t>QPLANT:CIS</w:t>
      </w:r>
      <w:r w:rsidRPr="007C5752">
        <w:t xml:space="preserve"> requires remote </w:t>
      </w:r>
      <w:r w:rsidR="00C91E8F" w:rsidRPr="007C5752">
        <w:t>access;</w:t>
      </w:r>
      <w:r w:rsidRPr="007C5752">
        <w:t xml:space="preserve"> Systems shall provide remote access through at least one of </w:t>
      </w:r>
      <w:r w:rsidR="00E50CBD" w:rsidRPr="007C5752">
        <w:t>the protocols</w:t>
      </w:r>
      <w:r w:rsidRPr="007C5752">
        <w:t xml:space="preserve"> listed in the MIT interface catalogue chapter "Remote access"</w:t>
      </w:r>
      <w:r w:rsidR="007A2C67" w:rsidRPr="007C5752">
        <w:t xml:space="preserve">.  </w:t>
      </w:r>
      <w:bookmarkEnd w:id="3707"/>
    </w:p>
    <w:p w14:paraId="681F468A" w14:textId="3D3B70F7" w:rsidR="001A7F9D" w:rsidRPr="007C5752" w:rsidRDefault="001A7F9D" w:rsidP="00575005">
      <w:pPr>
        <w:pStyle w:val="RequirementList"/>
      </w:pPr>
      <w:bookmarkStart w:id="3708" w:name="_Toc200492435"/>
      <w:r w:rsidRPr="007C5752">
        <w:t xml:space="preserve">The connection of the </w:t>
      </w:r>
      <w:r w:rsidR="00D97476" w:rsidRPr="007C5752">
        <w:t>QPLANT:CIS</w:t>
      </w:r>
      <w:r w:rsidR="006F2CC8" w:rsidRPr="007C5752">
        <w:t xml:space="preserve"> </w:t>
      </w:r>
      <w:r w:rsidRPr="007C5752">
        <w:t>with MIT, shall terminate on a patch panel.</w:t>
      </w:r>
      <w:bookmarkEnd w:id="3708"/>
    </w:p>
    <w:p w14:paraId="12E2166B" w14:textId="77777777" w:rsidR="008C5B3B" w:rsidRPr="007C5752" w:rsidRDefault="008C5B3B" w:rsidP="00B5535E">
      <w:pPr>
        <w:pStyle w:val="Heading2numbered"/>
        <w:keepNext/>
        <w:ind w:left="578" w:hanging="578"/>
      </w:pPr>
      <w:bookmarkStart w:id="3709" w:name="_Toc200492436"/>
      <w:bookmarkStart w:id="3710" w:name="_Toc202536215"/>
      <w:bookmarkStart w:id="3711" w:name="_Toc202536914"/>
      <w:bookmarkStart w:id="3712" w:name="_Toc212194864"/>
      <w:r w:rsidRPr="007C5752">
        <w:t>Factory Testing</w:t>
      </w:r>
      <w:bookmarkEnd w:id="3709"/>
      <w:bookmarkEnd w:id="3710"/>
      <w:bookmarkEnd w:id="3711"/>
      <w:bookmarkEnd w:id="3712"/>
      <w:r w:rsidR="005D257E" w:rsidRPr="007C5752">
        <w:t xml:space="preserve"> </w:t>
      </w:r>
    </w:p>
    <w:p w14:paraId="0682CB22" w14:textId="77777777" w:rsidR="008C5B3B" w:rsidRPr="007C5752" w:rsidRDefault="008C5B3B" w:rsidP="00B5535E">
      <w:pPr>
        <w:pStyle w:val="Heading3numbered"/>
        <w:keepNext/>
      </w:pPr>
      <w:bookmarkStart w:id="3713" w:name="_Toc200492437"/>
      <w:bookmarkStart w:id="3714" w:name="_Toc202536216"/>
      <w:bookmarkStart w:id="3715" w:name="_Toc202536915"/>
      <w:bookmarkStart w:id="3716" w:name="_Toc212194865"/>
      <w:r w:rsidRPr="007C5752">
        <w:t xml:space="preserve">Welding, </w:t>
      </w:r>
      <w:r w:rsidR="007A2C67" w:rsidRPr="007C5752">
        <w:t>pressure,</w:t>
      </w:r>
      <w:r w:rsidRPr="007C5752">
        <w:t xml:space="preserve"> and leak tests</w:t>
      </w:r>
      <w:bookmarkEnd w:id="3713"/>
      <w:bookmarkEnd w:id="3714"/>
      <w:bookmarkEnd w:id="3715"/>
      <w:bookmarkEnd w:id="3716"/>
    </w:p>
    <w:p w14:paraId="39103943" w14:textId="77777777" w:rsidR="008C5B3B" w:rsidRPr="007C5752" w:rsidRDefault="008C5B3B" w:rsidP="00575005">
      <w:pPr>
        <w:pStyle w:val="RequirementList"/>
      </w:pPr>
      <w:bookmarkStart w:id="3717" w:name="_Toc200492439"/>
      <w:r w:rsidRPr="007C5752">
        <w:t>As a minimum, the following tests shall be conducted during construction of the components.</w:t>
      </w:r>
      <w:bookmarkEnd w:id="3717"/>
    </w:p>
    <w:p w14:paraId="2664B304" w14:textId="77777777" w:rsidR="008C5B3B" w:rsidRPr="007C5752" w:rsidRDefault="008C5B3B">
      <w:pPr>
        <w:pStyle w:val="RequirementList"/>
        <w:numPr>
          <w:ilvl w:val="0"/>
          <w:numId w:val="26"/>
        </w:numPr>
        <w:rPr>
          <w:shd w:val="clear" w:color="auto" w:fill="FFFFFF"/>
        </w:rPr>
      </w:pPr>
      <w:bookmarkStart w:id="3718" w:name="_Toc200492441"/>
      <w:r w:rsidRPr="007C5752">
        <w:rPr>
          <w:shd w:val="clear" w:color="auto" w:fill="FFFFFF"/>
        </w:rPr>
        <w:t>Pressure tests shall be performed in accordance with the design and construction code.</w:t>
      </w:r>
      <w:bookmarkEnd w:id="3718"/>
    </w:p>
    <w:p w14:paraId="00346072" w14:textId="77777777" w:rsidR="008C5B3B" w:rsidRPr="007C5752" w:rsidRDefault="008C5B3B">
      <w:pPr>
        <w:pStyle w:val="RequirementList"/>
        <w:numPr>
          <w:ilvl w:val="0"/>
          <w:numId w:val="26"/>
        </w:numPr>
        <w:rPr>
          <w:shd w:val="clear" w:color="auto" w:fill="FFFFFF"/>
        </w:rPr>
      </w:pPr>
      <w:bookmarkStart w:id="3719" w:name="_Toc200492442"/>
      <w:r w:rsidRPr="007C5752">
        <w:rPr>
          <w:shd w:val="clear" w:color="auto" w:fill="FFFFFF"/>
        </w:rPr>
        <w:t>Leak test shall be performed at ambient temperature after the pressure tests.</w:t>
      </w:r>
      <w:bookmarkEnd w:id="3719"/>
    </w:p>
    <w:p w14:paraId="7464AD88" w14:textId="77777777" w:rsidR="008C5B3B" w:rsidRPr="007C5752" w:rsidRDefault="008C5B3B">
      <w:pPr>
        <w:pStyle w:val="RequirementList"/>
        <w:numPr>
          <w:ilvl w:val="0"/>
          <w:numId w:val="26"/>
        </w:numPr>
        <w:rPr>
          <w:shd w:val="clear" w:color="auto" w:fill="FFFFFF"/>
        </w:rPr>
      </w:pPr>
      <w:bookmarkStart w:id="3720" w:name="_Toc200492443"/>
      <w:r w:rsidRPr="007C5752">
        <w:rPr>
          <w:shd w:val="clear" w:color="auto" w:fill="FFFFFF"/>
        </w:rPr>
        <w:t xml:space="preserve">Leak tests of specific cold components (e.g. transfer lines) shall be </w:t>
      </w:r>
      <w:r w:rsidR="0085540D" w:rsidRPr="007C5752">
        <w:rPr>
          <w:shd w:val="clear" w:color="auto" w:fill="FFFFFF"/>
        </w:rPr>
        <w:t>conducted</w:t>
      </w:r>
      <w:r w:rsidRPr="007C5752">
        <w:rPr>
          <w:shd w:val="clear" w:color="auto" w:fill="FFFFFF"/>
        </w:rPr>
        <w:t xml:space="preserve"> after spraying liquid nitrogen on welds.</w:t>
      </w:r>
      <w:bookmarkEnd w:id="3720"/>
    </w:p>
    <w:p w14:paraId="55623C7B" w14:textId="6097661A" w:rsidR="008C5B3B" w:rsidRPr="007C5752" w:rsidRDefault="008C5B3B" w:rsidP="00575005">
      <w:pPr>
        <w:pStyle w:val="RequirementList"/>
        <w:numPr>
          <w:ilvl w:val="0"/>
          <w:numId w:val="0"/>
        </w:numPr>
        <w:ind w:left="720"/>
      </w:pPr>
      <w:bookmarkStart w:id="3721" w:name="_Toc200492444"/>
      <w:r w:rsidRPr="007C5752">
        <w:t xml:space="preserve">The Contractor, </w:t>
      </w:r>
      <w:r w:rsidR="00F8365E" w:rsidRPr="007C5752">
        <w:t>based on his own experience</w:t>
      </w:r>
      <w:r w:rsidRPr="007C5752">
        <w:t xml:space="preserve">, </w:t>
      </w:r>
      <w:r w:rsidR="00F8365E" w:rsidRPr="007C5752">
        <w:t>shall carry out</w:t>
      </w:r>
      <w:r w:rsidRPr="007C5752">
        <w:t xml:space="preserve"> additional tests</w:t>
      </w:r>
      <w:r w:rsidR="00F8365E" w:rsidRPr="007C5752">
        <w:t xml:space="preserve"> as necessary</w:t>
      </w:r>
      <w:r w:rsidRPr="007C5752">
        <w:t xml:space="preserve"> to ensure specified performance </w:t>
      </w:r>
      <w:r w:rsidR="00F8365E" w:rsidRPr="007C5752">
        <w:t xml:space="preserve">and </w:t>
      </w:r>
      <w:r w:rsidRPr="007C5752">
        <w:t>quality.</w:t>
      </w:r>
      <w:bookmarkEnd w:id="3721"/>
    </w:p>
    <w:p w14:paraId="34B72F7F" w14:textId="77777777" w:rsidR="008C5B3B" w:rsidRPr="007C5752" w:rsidRDefault="008C5B3B" w:rsidP="00B5535E">
      <w:pPr>
        <w:pStyle w:val="Heading3numbered"/>
        <w:rPr>
          <w:rFonts w:eastAsia="Calibri"/>
        </w:rPr>
      </w:pPr>
      <w:bookmarkStart w:id="3722" w:name="_Toc192183302"/>
      <w:bookmarkStart w:id="3723" w:name="_Toc192183554"/>
      <w:bookmarkStart w:id="3724" w:name="_Toc192335695"/>
      <w:bookmarkStart w:id="3725" w:name="_Toc192406210"/>
      <w:bookmarkStart w:id="3726" w:name="_Toc192408615"/>
      <w:bookmarkStart w:id="3727" w:name="_Toc192409060"/>
      <w:bookmarkStart w:id="3728" w:name="_Toc192496521"/>
      <w:bookmarkStart w:id="3729" w:name="_Toc192502726"/>
      <w:bookmarkStart w:id="3730" w:name="_Toc192509615"/>
      <w:bookmarkStart w:id="3731" w:name="_Toc192510330"/>
      <w:bookmarkStart w:id="3732" w:name="_Toc192516220"/>
      <w:bookmarkStart w:id="3733" w:name="_Toc192579323"/>
      <w:bookmarkStart w:id="3734" w:name="_Toc192581265"/>
      <w:bookmarkStart w:id="3735" w:name="_Toc192581706"/>
      <w:bookmarkStart w:id="3736" w:name="_Toc192762736"/>
      <w:bookmarkStart w:id="3737" w:name="_Toc192765310"/>
      <w:bookmarkStart w:id="3738" w:name="_Toc192765923"/>
      <w:bookmarkStart w:id="3739" w:name="_Toc192782475"/>
      <w:bookmarkStart w:id="3740" w:name="_Toc192783083"/>
      <w:bookmarkStart w:id="3741" w:name="_Toc192851002"/>
      <w:bookmarkStart w:id="3742" w:name="_Toc192929489"/>
      <w:bookmarkStart w:id="3743" w:name="_Toc192935177"/>
      <w:bookmarkStart w:id="3744" w:name="_Toc193016525"/>
      <w:bookmarkStart w:id="3745" w:name="_Toc200492445"/>
      <w:bookmarkStart w:id="3746" w:name="_Toc202536217"/>
      <w:bookmarkStart w:id="3747" w:name="_Toc202536916"/>
      <w:bookmarkStart w:id="3748" w:name="_Toc212194866"/>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r w:rsidRPr="007C5752">
        <w:t>Tests of components</w:t>
      </w:r>
      <w:bookmarkEnd w:id="3745"/>
      <w:bookmarkEnd w:id="3746"/>
      <w:bookmarkEnd w:id="3747"/>
      <w:bookmarkEnd w:id="3748"/>
    </w:p>
    <w:p w14:paraId="72A5FBCB" w14:textId="49077EA8" w:rsidR="008C5B3B" w:rsidRPr="007C5752" w:rsidRDefault="008C5B3B" w:rsidP="00575005">
      <w:pPr>
        <w:pStyle w:val="RequirementList"/>
      </w:pPr>
      <w:bookmarkStart w:id="3749" w:name="_Toc200492446"/>
      <w:r w:rsidRPr="007C5752">
        <w:t>All possible functional tests at the manufacturer sites shall be performed to detect any faults before delivery and confirm the performances indicated in the technical specification</w:t>
      </w:r>
      <w:r w:rsidR="007A2C67" w:rsidRPr="007C5752">
        <w:t xml:space="preserve">.  </w:t>
      </w:r>
      <w:r w:rsidRPr="007C5752">
        <w:t>These tests shall include at least</w:t>
      </w:r>
      <w:r w:rsidR="003115FA" w:rsidRPr="007C5752">
        <w:t xml:space="preserve"> those mentioned in following requirements.</w:t>
      </w:r>
      <w:bookmarkEnd w:id="3749"/>
    </w:p>
    <w:p w14:paraId="64B980B9" w14:textId="77777777" w:rsidR="008C5B3B" w:rsidRPr="007C5752" w:rsidRDefault="008C5B3B">
      <w:pPr>
        <w:pStyle w:val="RequirementList"/>
        <w:numPr>
          <w:ilvl w:val="0"/>
          <w:numId w:val="26"/>
        </w:numPr>
        <w:rPr>
          <w:shd w:val="clear" w:color="auto" w:fill="FFFFFF"/>
        </w:rPr>
      </w:pPr>
      <w:r w:rsidRPr="007C5752">
        <w:rPr>
          <w:shd w:val="clear" w:color="auto" w:fill="FFFFFF"/>
        </w:rPr>
        <w:t>All helium compressors or pumps shall be tested individually at the manufacturer’s premises</w:t>
      </w:r>
      <w:r w:rsidR="0007473A" w:rsidRPr="007C5752">
        <w:rPr>
          <w:shd w:val="clear" w:color="auto" w:fill="FFFFFF"/>
        </w:rPr>
        <w:t xml:space="preserve">.  </w:t>
      </w:r>
      <w:r w:rsidRPr="007C5752">
        <w:rPr>
          <w:shd w:val="clear" w:color="auto" w:fill="FFFFFF"/>
        </w:rPr>
        <w:t>The measured values shall include at least flow rate, pressures, temperatures, helium leak, noise level and vibrations.</w:t>
      </w:r>
    </w:p>
    <w:p w14:paraId="3B8C1B4A" w14:textId="77777777" w:rsidR="008C5B3B" w:rsidRPr="007C5752" w:rsidRDefault="008C5B3B">
      <w:pPr>
        <w:pStyle w:val="RequirementList"/>
        <w:numPr>
          <w:ilvl w:val="0"/>
          <w:numId w:val="26"/>
        </w:numPr>
        <w:rPr>
          <w:shd w:val="clear" w:color="auto" w:fill="FFFFFF"/>
        </w:rPr>
      </w:pPr>
      <w:r w:rsidRPr="007C5752">
        <w:rPr>
          <w:shd w:val="clear" w:color="auto" w:fill="FFFFFF"/>
        </w:rPr>
        <w:t>Compressor motors shall be tested individually at the manufacturer’s premises</w:t>
      </w:r>
      <w:r w:rsidR="0007473A" w:rsidRPr="007C5752">
        <w:rPr>
          <w:shd w:val="clear" w:color="auto" w:fill="FFFFFF"/>
        </w:rPr>
        <w:t xml:space="preserve">.  </w:t>
      </w:r>
      <w:r w:rsidRPr="007C5752">
        <w:rPr>
          <w:shd w:val="clear" w:color="auto" w:fill="FFFFFF"/>
        </w:rPr>
        <w:t>The measured values shall include at least power consumption, temperatures, noise level, vibrations, efficiency</w:t>
      </w:r>
      <w:r w:rsidR="0085540D" w:rsidRPr="007C5752">
        <w:rPr>
          <w:shd w:val="clear" w:color="auto" w:fill="FFFFFF"/>
        </w:rPr>
        <w:t>, ...</w:t>
      </w:r>
    </w:p>
    <w:p w14:paraId="08FFB6CF" w14:textId="77777777" w:rsidR="008C5B3B" w:rsidRPr="007C5752" w:rsidRDefault="008C5B3B">
      <w:pPr>
        <w:pStyle w:val="RequirementList"/>
        <w:numPr>
          <w:ilvl w:val="0"/>
          <w:numId w:val="26"/>
        </w:numPr>
        <w:rPr>
          <w:shd w:val="clear" w:color="auto" w:fill="FFFFFF"/>
        </w:rPr>
      </w:pPr>
      <w:r w:rsidRPr="007C5752">
        <w:rPr>
          <w:shd w:val="clear" w:color="auto" w:fill="FFFFFF"/>
        </w:rPr>
        <w:t xml:space="preserve">Turbines, cold </w:t>
      </w:r>
      <w:r w:rsidR="007A2C67" w:rsidRPr="007C5752">
        <w:rPr>
          <w:shd w:val="clear" w:color="auto" w:fill="FFFFFF"/>
        </w:rPr>
        <w:t>compressors,</w:t>
      </w:r>
      <w:r w:rsidRPr="007C5752">
        <w:rPr>
          <w:shd w:val="clear" w:color="auto" w:fill="FFFFFF"/>
        </w:rPr>
        <w:t xml:space="preserve"> and cold circulators shall be tested at the manufacturer’s premise at design rotation speed at ambient temperature</w:t>
      </w:r>
      <w:r w:rsidR="0007473A" w:rsidRPr="007C5752">
        <w:rPr>
          <w:shd w:val="clear" w:color="auto" w:fill="FFFFFF"/>
        </w:rPr>
        <w:t xml:space="preserve">.  </w:t>
      </w:r>
      <w:r w:rsidRPr="007C5752">
        <w:rPr>
          <w:shd w:val="clear" w:color="auto" w:fill="FFFFFF"/>
        </w:rPr>
        <w:t>Measurements shall include vibrations, rotor stability and noise.</w:t>
      </w:r>
    </w:p>
    <w:p w14:paraId="5514DD45" w14:textId="77777777" w:rsidR="008C5B3B" w:rsidRPr="007C5752" w:rsidRDefault="008C5B3B">
      <w:pPr>
        <w:pStyle w:val="RequirementList"/>
        <w:numPr>
          <w:ilvl w:val="0"/>
          <w:numId w:val="26"/>
        </w:numPr>
        <w:rPr>
          <w:shd w:val="clear" w:color="auto" w:fill="FFFFFF"/>
        </w:rPr>
      </w:pPr>
      <w:r w:rsidRPr="007C5752">
        <w:rPr>
          <w:shd w:val="clear" w:color="auto" w:fill="FFFFFF"/>
        </w:rPr>
        <w:t>All cryogenic helium valves shall be delivered with leak test certificates of the body and the seat.</w:t>
      </w:r>
    </w:p>
    <w:p w14:paraId="1C797124" w14:textId="77777777" w:rsidR="008C5B3B" w:rsidRPr="007C5752" w:rsidRDefault="008C5B3B">
      <w:pPr>
        <w:pStyle w:val="RequirementList"/>
        <w:numPr>
          <w:ilvl w:val="0"/>
          <w:numId w:val="26"/>
        </w:numPr>
        <w:rPr>
          <w:shd w:val="clear" w:color="auto" w:fill="FFFFFF"/>
        </w:rPr>
      </w:pPr>
      <w:r w:rsidRPr="007C5752">
        <w:rPr>
          <w:shd w:val="clear" w:color="auto" w:fill="FFFFFF"/>
        </w:rPr>
        <w:t>All safety components shall be delivered with the necessary certificates.</w:t>
      </w:r>
    </w:p>
    <w:p w14:paraId="79F63A15" w14:textId="77777777" w:rsidR="008C5B3B" w:rsidRPr="007C5752" w:rsidRDefault="008C5B3B" w:rsidP="00B5535E">
      <w:pPr>
        <w:pStyle w:val="Heading3numbered"/>
      </w:pPr>
      <w:bookmarkStart w:id="3750" w:name="_Toc200492447"/>
      <w:bookmarkStart w:id="3751" w:name="_Toc202536218"/>
      <w:bookmarkStart w:id="3752" w:name="_Toc202536917"/>
      <w:bookmarkStart w:id="3753" w:name="_Toc212194867"/>
      <w:r w:rsidRPr="007C5752">
        <w:t>Electrical, wiring and control system tests</w:t>
      </w:r>
      <w:bookmarkEnd w:id="3750"/>
      <w:bookmarkEnd w:id="3751"/>
      <w:bookmarkEnd w:id="3752"/>
      <w:bookmarkEnd w:id="3753"/>
    </w:p>
    <w:p w14:paraId="761F26D2" w14:textId="77777777" w:rsidR="008C5B3B" w:rsidRPr="007C5752" w:rsidRDefault="008C5B3B" w:rsidP="00575005">
      <w:pPr>
        <w:pStyle w:val="RequirementList"/>
      </w:pPr>
      <w:bookmarkStart w:id="3754" w:name="_Toc200492448"/>
      <w:r w:rsidRPr="007C5752">
        <w:lastRenderedPageBreak/>
        <w:t>After mechanical assembly and cabling of any sub-assembly, the Contractor shall execute a complete electrical and wiring test</w:t>
      </w:r>
      <w:r w:rsidR="007A2C67" w:rsidRPr="007C5752">
        <w:t xml:space="preserve">.  </w:t>
      </w:r>
      <w:r w:rsidRPr="007C5752">
        <w:t>All components and cabling shall conform to the international electrical standards (IEC)</w:t>
      </w:r>
      <w:r w:rsidR="007A2C67" w:rsidRPr="007C5752">
        <w:t xml:space="preserve">.  </w:t>
      </w:r>
      <w:r w:rsidRPr="007C5752">
        <w:t>The electrical and wiring tests shall include at least:</w:t>
      </w:r>
      <w:bookmarkEnd w:id="3754"/>
    </w:p>
    <w:p w14:paraId="24213569" w14:textId="77777777" w:rsidR="008C5B3B" w:rsidRPr="007C5752" w:rsidRDefault="008C5B3B">
      <w:pPr>
        <w:pStyle w:val="RequirementList"/>
        <w:numPr>
          <w:ilvl w:val="0"/>
          <w:numId w:val="25"/>
        </w:numPr>
      </w:pPr>
      <w:bookmarkStart w:id="3755" w:name="_Toc200492449"/>
      <w:r w:rsidRPr="007C5752">
        <w:t>Visual inspection of cabling.</w:t>
      </w:r>
      <w:bookmarkEnd w:id="3755"/>
    </w:p>
    <w:p w14:paraId="290ABF02" w14:textId="77777777" w:rsidR="008C5B3B" w:rsidRPr="007C5752" w:rsidRDefault="008C5B3B">
      <w:pPr>
        <w:pStyle w:val="RequirementList"/>
        <w:numPr>
          <w:ilvl w:val="0"/>
          <w:numId w:val="25"/>
        </w:numPr>
      </w:pPr>
      <w:bookmarkStart w:id="3756" w:name="_Toc200492450"/>
      <w:r w:rsidRPr="007C5752">
        <w:t>Checking of conformity with the electrical wiring diagrams.</w:t>
      </w:r>
      <w:bookmarkEnd w:id="3756"/>
    </w:p>
    <w:p w14:paraId="1C4E7C9B" w14:textId="77777777" w:rsidR="008C5B3B" w:rsidRPr="007C5752" w:rsidRDefault="008C5B3B">
      <w:pPr>
        <w:pStyle w:val="RequirementList"/>
        <w:numPr>
          <w:ilvl w:val="0"/>
          <w:numId w:val="25"/>
        </w:numPr>
      </w:pPr>
      <w:bookmarkStart w:id="3757" w:name="_Toc200492451"/>
      <w:r w:rsidRPr="007C5752">
        <w:t>Checking of correct labelling.</w:t>
      </w:r>
      <w:bookmarkEnd w:id="3757"/>
    </w:p>
    <w:p w14:paraId="0A0F07BA" w14:textId="77777777" w:rsidR="008C5B3B" w:rsidRPr="007C5752" w:rsidRDefault="008C5B3B">
      <w:pPr>
        <w:pStyle w:val="RequirementList"/>
        <w:numPr>
          <w:ilvl w:val="0"/>
          <w:numId w:val="25"/>
        </w:numPr>
      </w:pPr>
      <w:bookmarkStart w:id="3758" w:name="_Toc200492452"/>
      <w:r w:rsidRPr="007C5752">
        <w:t>Checking of the grounding of all components and measuring of insulation resistance for all electrical wiring and electrical components.</w:t>
      </w:r>
      <w:bookmarkEnd w:id="3758"/>
    </w:p>
    <w:p w14:paraId="7DA80DA2" w14:textId="77777777" w:rsidR="008C5B3B" w:rsidRPr="007C5752" w:rsidRDefault="008C5B3B">
      <w:pPr>
        <w:pStyle w:val="RequirementList"/>
        <w:numPr>
          <w:ilvl w:val="0"/>
          <w:numId w:val="25"/>
        </w:numPr>
      </w:pPr>
      <w:bookmarkStart w:id="3759" w:name="_Toc200492453"/>
      <w:r w:rsidRPr="007C5752">
        <w:t>Performing functioning of valves with adjustment of the positioners.</w:t>
      </w:r>
      <w:bookmarkEnd w:id="3759"/>
    </w:p>
    <w:p w14:paraId="3320005B" w14:textId="77777777" w:rsidR="008C5B3B" w:rsidRPr="007C5752" w:rsidRDefault="008C5B3B">
      <w:pPr>
        <w:pStyle w:val="RequirementList"/>
        <w:numPr>
          <w:ilvl w:val="0"/>
          <w:numId w:val="25"/>
        </w:numPr>
      </w:pPr>
      <w:bookmarkStart w:id="3760" w:name="_Toc200492454"/>
      <w:r w:rsidRPr="007C5752">
        <w:t>Checking of the instrumentation cabling.</w:t>
      </w:r>
      <w:bookmarkEnd w:id="3760"/>
    </w:p>
    <w:p w14:paraId="6DBA6A50" w14:textId="77777777" w:rsidR="008C5B3B" w:rsidRPr="007C5752" w:rsidRDefault="008C5B3B">
      <w:pPr>
        <w:pStyle w:val="RequirementList"/>
        <w:numPr>
          <w:ilvl w:val="0"/>
          <w:numId w:val="25"/>
        </w:numPr>
      </w:pPr>
      <w:bookmarkStart w:id="3761" w:name="_Toc200492455"/>
      <w:r w:rsidRPr="007C5752">
        <w:t>Checking of the electrical cabinets (instrumentation, power supply and control) with injection of inlet signals and detection of outlet signals.</w:t>
      </w:r>
      <w:bookmarkEnd w:id="3761"/>
    </w:p>
    <w:p w14:paraId="238D754D" w14:textId="77777777" w:rsidR="008C5B3B" w:rsidRPr="007C5752" w:rsidRDefault="008C5B3B" w:rsidP="00575005">
      <w:pPr>
        <w:pStyle w:val="RequirementList"/>
      </w:pPr>
      <w:bookmarkStart w:id="3762" w:name="_Toc200492456"/>
      <w:r w:rsidRPr="007C5752">
        <w:t>For the WCS electrical tests, before the connection between the motor and the compressor, the Contractor shall:</w:t>
      </w:r>
      <w:bookmarkEnd w:id="3762"/>
    </w:p>
    <w:p w14:paraId="04D9D6BB" w14:textId="77777777" w:rsidR="008C5B3B" w:rsidRPr="007C5752" w:rsidRDefault="008C5B3B">
      <w:pPr>
        <w:pStyle w:val="RequirementList"/>
        <w:numPr>
          <w:ilvl w:val="0"/>
          <w:numId w:val="25"/>
        </w:numPr>
      </w:pPr>
      <w:bookmarkStart w:id="3763" w:name="_Toc200492457"/>
      <w:r w:rsidRPr="007C5752">
        <w:t>Verify the direction of motor rotation.</w:t>
      </w:r>
      <w:bookmarkEnd w:id="3763"/>
    </w:p>
    <w:p w14:paraId="340F698C" w14:textId="77777777" w:rsidR="008C5B3B" w:rsidRPr="007C5752" w:rsidRDefault="008C5B3B">
      <w:pPr>
        <w:pStyle w:val="RequirementList"/>
        <w:numPr>
          <w:ilvl w:val="0"/>
          <w:numId w:val="25"/>
        </w:numPr>
      </w:pPr>
      <w:bookmarkStart w:id="3764" w:name="_Toc200492458"/>
      <w:r w:rsidRPr="007C5752">
        <w:t>Check of phase rotation direction on the electrical cubicle busbar before switching on 3 phases electrical motors.</w:t>
      </w:r>
      <w:bookmarkEnd w:id="3764"/>
    </w:p>
    <w:p w14:paraId="4E5100BE" w14:textId="683DCDA6" w:rsidR="008C5B3B" w:rsidRPr="007C5752" w:rsidRDefault="008C5B3B" w:rsidP="00575005">
      <w:pPr>
        <w:pStyle w:val="RequirementList"/>
      </w:pPr>
      <w:bookmarkStart w:id="3765" w:name="_Toc200492459"/>
      <w:r w:rsidRPr="007C5752">
        <w:t xml:space="preserve">The </w:t>
      </w:r>
      <w:r w:rsidR="00D97476" w:rsidRPr="007C5752">
        <w:t>QPLANT:CIS</w:t>
      </w:r>
      <w:r w:rsidRPr="007C5752">
        <w:t xml:space="preserve"> operation shall be tested in simulation mode before shipment.</w:t>
      </w:r>
      <w:bookmarkEnd w:id="3765"/>
    </w:p>
    <w:p w14:paraId="14964D8C" w14:textId="77777777" w:rsidR="00D93DEF" w:rsidRPr="007C5752" w:rsidRDefault="00D93DEF" w:rsidP="00A34A0A">
      <w:pPr>
        <w:pStyle w:val="Heading3numbered"/>
      </w:pPr>
      <w:bookmarkStart w:id="3766" w:name="_Toc200492460"/>
      <w:bookmarkStart w:id="3767" w:name="_Toc202536219"/>
      <w:bookmarkStart w:id="3768" w:name="_Toc202536918"/>
      <w:bookmarkStart w:id="3769" w:name="_Toc212194868"/>
      <w:r w:rsidRPr="007C5752">
        <w:t>Transport and Storage</w:t>
      </w:r>
      <w:bookmarkEnd w:id="3766"/>
      <w:bookmarkEnd w:id="3767"/>
      <w:bookmarkEnd w:id="3768"/>
      <w:bookmarkEnd w:id="3769"/>
    </w:p>
    <w:p w14:paraId="6529A323" w14:textId="77777777" w:rsidR="00D93DEF" w:rsidRPr="007C5752" w:rsidRDefault="00D93DEF" w:rsidP="00575005">
      <w:pPr>
        <w:pStyle w:val="RequirementList"/>
      </w:pPr>
      <w:bookmarkStart w:id="3770" w:name="_Toc200492461"/>
      <w:r w:rsidRPr="007C5752">
        <w:t xml:space="preserve">The </w:t>
      </w:r>
      <w:r w:rsidR="00CB1438" w:rsidRPr="007C5752">
        <w:t>Contractor</w:t>
      </w:r>
      <w:r w:rsidRPr="007C5752">
        <w:t xml:space="preserve"> is responsible </w:t>
      </w:r>
      <w:r w:rsidR="00B1583F" w:rsidRPr="007C5752">
        <w:t xml:space="preserve">for </w:t>
      </w:r>
      <w:r w:rsidRPr="007C5752">
        <w:t xml:space="preserve">the transport and storage of all the </w:t>
      </w:r>
      <w:r w:rsidR="00947F24" w:rsidRPr="007C5752">
        <w:t>QPLANT</w:t>
      </w:r>
      <w:r w:rsidRPr="007C5752">
        <w:t xml:space="preserve"> components from the manufacturing sites to the </w:t>
      </w:r>
      <w:r w:rsidR="0085540D" w:rsidRPr="007C5752">
        <w:t>SCK CEN</w:t>
      </w:r>
      <w:r w:rsidRPr="007C5752">
        <w:t xml:space="preserve"> final positioning</w:t>
      </w:r>
      <w:r w:rsidR="007A2C67" w:rsidRPr="007C5752">
        <w:t xml:space="preserve">.  </w:t>
      </w:r>
      <w:r w:rsidRPr="007C5752">
        <w:t>It includes the storage, transport, loading, unloading and final positioning activities.</w:t>
      </w:r>
      <w:bookmarkEnd w:id="3770"/>
    </w:p>
    <w:p w14:paraId="09646729" w14:textId="77777777" w:rsidR="00D93DEF" w:rsidRPr="007C5752" w:rsidRDefault="00D93DEF" w:rsidP="00575005">
      <w:pPr>
        <w:pStyle w:val="RequirementList"/>
      </w:pPr>
      <w:bookmarkStart w:id="3771" w:name="_Toc200492462"/>
      <w:r w:rsidRPr="007C5752">
        <w:t>Prior to transportation</w:t>
      </w:r>
      <w:r w:rsidR="00B1583F" w:rsidRPr="007C5752">
        <w:t>,</w:t>
      </w:r>
      <w:r w:rsidRPr="007C5752">
        <w:t xml:space="preserve"> all process circuits of the </w:t>
      </w:r>
      <w:r w:rsidR="00947F24" w:rsidRPr="007C5752">
        <w:t>QPLANT</w:t>
      </w:r>
      <w:r w:rsidRPr="007C5752">
        <w:t xml:space="preserve"> components shall be filled with inert gas at a fixed pressure and sealed during transport</w:t>
      </w:r>
      <w:r w:rsidR="007A2C67" w:rsidRPr="007C5752">
        <w:t xml:space="preserve">.  </w:t>
      </w:r>
      <w:r w:rsidRPr="007C5752">
        <w:t>Necessary caps, blind flanges and hand valves shall be considered at that stage</w:t>
      </w:r>
      <w:r w:rsidR="007A2C67" w:rsidRPr="007C5752">
        <w:t xml:space="preserve">.  </w:t>
      </w:r>
      <w:r w:rsidRPr="007C5752">
        <w:t xml:space="preserve">Pressure gauges shall be installed and checked at the departure from manufacturer premises and at the arrival on </w:t>
      </w:r>
      <w:r w:rsidR="0085540D" w:rsidRPr="007C5752">
        <w:t>SCK CEN</w:t>
      </w:r>
      <w:r w:rsidRPr="007C5752">
        <w:t xml:space="preserve"> site</w:t>
      </w:r>
      <w:r w:rsidR="007A2C67" w:rsidRPr="007C5752">
        <w:t xml:space="preserve">.  </w:t>
      </w:r>
      <w:r w:rsidRPr="007C5752">
        <w:t>It is recommended to provide transportation boxes with appropriate accelerometers for the refrigeration cold box.</w:t>
      </w:r>
      <w:bookmarkEnd w:id="3771"/>
    </w:p>
    <w:p w14:paraId="6BD64385" w14:textId="77777777" w:rsidR="00D93DEF" w:rsidRPr="007C5752" w:rsidRDefault="00D93DEF" w:rsidP="00575005">
      <w:pPr>
        <w:pStyle w:val="RequirementList"/>
      </w:pPr>
      <w:bookmarkStart w:id="3772" w:name="_Toc200492463"/>
      <w:r w:rsidRPr="007C5752">
        <w:t>Appropriate packaging shall protect every item during transport from degrading environment, be suitable for the selected transport and consider temporary storage in the open air.</w:t>
      </w:r>
      <w:bookmarkEnd w:id="3772"/>
    </w:p>
    <w:p w14:paraId="15E924EE" w14:textId="77777777" w:rsidR="00D93DEF" w:rsidRPr="007C5752" w:rsidRDefault="00D93DEF" w:rsidP="00575005">
      <w:pPr>
        <w:pStyle w:val="RequirementList"/>
      </w:pPr>
      <w:bookmarkStart w:id="3773" w:name="_Hlk192567639"/>
      <w:bookmarkStart w:id="3774" w:name="_Toc200492464"/>
      <w:r w:rsidRPr="007C5752">
        <w:t xml:space="preserve">Each package shall be clearly marked with a label stating the </w:t>
      </w:r>
      <w:r w:rsidR="00CB1438" w:rsidRPr="007C5752">
        <w:t>Contractor</w:t>
      </w:r>
      <w:r w:rsidRPr="007C5752">
        <w:t>’s name, the destination, the name of the component and its identification number, the weight, and a link to the documentation</w:t>
      </w:r>
      <w:bookmarkEnd w:id="3773"/>
      <w:r w:rsidR="00161A6D" w:rsidRPr="007C5752">
        <w:t>.</w:t>
      </w:r>
      <w:bookmarkEnd w:id="3774"/>
    </w:p>
    <w:p w14:paraId="2C3A693F" w14:textId="005060D8" w:rsidR="00D93DEF" w:rsidRPr="007C5752" w:rsidRDefault="00D93DEF" w:rsidP="00575005">
      <w:pPr>
        <w:pStyle w:val="RequirementList"/>
      </w:pPr>
      <w:bookmarkStart w:id="3775" w:name="_Toc200492465"/>
      <w:r w:rsidRPr="007C5752">
        <w:t>Prior to transportation, the package units shall be visually inspected at the manufacturer premises and a certificate about proper packaging and availability of the necessary documentation shall be issued</w:t>
      </w:r>
      <w:r w:rsidR="007A2C67" w:rsidRPr="007C5752">
        <w:t xml:space="preserve">.  </w:t>
      </w:r>
      <w:r w:rsidRPr="007C5752">
        <w:t xml:space="preserve">Representatives of the </w:t>
      </w:r>
      <w:r w:rsidR="0085540D" w:rsidRPr="007C5752">
        <w:t>SCK CEN</w:t>
      </w:r>
      <w:r w:rsidRPr="007C5752">
        <w:t xml:space="preserve"> shall be invited by the </w:t>
      </w:r>
      <w:r w:rsidR="00CB1438" w:rsidRPr="007C5752">
        <w:t>Contractor</w:t>
      </w:r>
      <w:r w:rsidRPr="007C5752">
        <w:t xml:space="preserve"> to witness the inspection</w:t>
      </w:r>
      <w:r w:rsidR="007A2C67" w:rsidRPr="007C5752">
        <w:t xml:space="preserve">.  </w:t>
      </w:r>
      <w:bookmarkEnd w:id="3775"/>
    </w:p>
    <w:p w14:paraId="57E464DC" w14:textId="77777777" w:rsidR="00D93DEF" w:rsidRPr="007C5752" w:rsidRDefault="00D93DEF" w:rsidP="00B5535E">
      <w:pPr>
        <w:pStyle w:val="regular"/>
        <w:rPr>
          <w:sz w:val="2"/>
          <w:szCs w:val="2"/>
        </w:rPr>
      </w:pPr>
    </w:p>
    <w:p w14:paraId="6FFE36FE" w14:textId="6A1C56F0" w:rsidR="00D93DEF" w:rsidRPr="007C5752" w:rsidRDefault="00D93DEF" w:rsidP="00A34A0A">
      <w:pPr>
        <w:pStyle w:val="Heading2numbered"/>
        <w:keepNext/>
        <w:keepLines/>
        <w:ind w:left="578" w:hanging="578"/>
        <w:rPr>
          <w:rFonts w:eastAsia="Calibri"/>
        </w:rPr>
      </w:pPr>
      <w:bookmarkStart w:id="3776" w:name="_Toc200492466"/>
      <w:bookmarkStart w:id="3777" w:name="_Toc202536220"/>
      <w:bookmarkStart w:id="3778" w:name="_Toc202536919"/>
      <w:bookmarkStart w:id="3779" w:name="_Toc212194869"/>
      <w:r w:rsidRPr="007C5752">
        <w:rPr>
          <w:rFonts w:eastAsia="Calibri"/>
        </w:rPr>
        <w:t>Ins</w:t>
      </w:r>
      <w:bookmarkEnd w:id="3776"/>
      <w:bookmarkEnd w:id="3777"/>
      <w:bookmarkEnd w:id="3778"/>
      <w:r w:rsidR="00D2554C" w:rsidRPr="007C5752">
        <w:rPr>
          <w:rFonts w:eastAsia="Calibri"/>
        </w:rPr>
        <w:t>pection and Installation</w:t>
      </w:r>
      <w:bookmarkEnd w:id="3779"/>
    </w:p>
    <w:p w14:paraId="31F34A36" w14:textId="74EF3951" w:rsidR="00E9394F" w:rsidRPr="007C5752" w:rsidRDefault="00E9394F" w:rsidP="00E9394F">
      <w:pPr>
        <w:pStyle w:val="regular"/>
      </w:pPr>
      <w:r w:rsidRPr="007C5752">
        <w:t>The Contractor shall provide all mobile vacuum pumping systems required during installation, commissioning, and related project execution activities. This system shall be utilised for the pumping and conditioning of various components, including storage vessels.  It is not part of the permanent scope of supply but shall be temporarily provided for use by the Contractor during contract execution.</w:t>
      </w:r>
    </w:p>
    <w:p w14:paraId="06909DC5" w14:textId="1876CB38" w:rsidR="00D93DEF" w:rsidRPr="007C5752" w:rsidRDefault="00D93DEF" w:rsidP="00575005">
      <w:pPr>
        <w:pStyle w:val="RequirementList"/>
      </w:pPr>
      <w:bookmarkStart w:id="3780" w:name="_Toc200492467"/>
      <w:r w:rsidRPr="007C5752">
        <w:t xml:space="preserve">The </w:t>
      </w:r>
      <w:r w:rsidR="00CB1438" w:rsidRPr="007C5752">
        <w:t>Contractor</w:t>
      </w:r>
      <w:r w:rsidRPr="007C5752">
        <w:t xml:space="preserve"> </w:t>
      </w:r>
      <w:r w:rsidR="002D5DF0" w:rsidRPr="007C5752">
        <w:t xml:space="preserve">shall </w:t>
      </w:r>
      <w:r w:rsidRPr="007C5752">
        <w:t>assembl</w:t>
      </w:r>
      <w:r w:rsidR="002D5DF0" w:rsidRPr="007C5752">
        <w:t>e</w:t>
      </w:r>
      <w:r w:rsidR="00D73181" w:rsidRPr="007C5752">
        <w:t xml:space="preserve"> and install</w:t>
      </w:r>
      <w:r w:rsidRPr="007C5752">
        <w:t xml:space="preserve"> all components (</w:t>
      </w:r>
      <w:r w:rsidR="00731E0B" w:rsidRPr="007C5752">
        <w:t>including all interface connections</w:t>
      </w:r>
      <w:r w:rsidRPr="007C5752">
        <w:t xml:space="preserve">) on the </w:t>
      </w:r>
      <w:r w:rsidR="0085540D" w:rsidRPr="007C5752">
        <w:t>SCK CEN</w:t>
      </w:r>
      <w:r w:rsidRPr="007C5752">
        <w:t xml:space="preserve"> site.</w:t>
      </w:r>
      <w:bookmarkEnd w:id="3780"/>
    </w:p>
    <w:p w14:paraId="75014CD4" w14:textId="2F3601DD" w:rsidR="00D93DEF" w:rsidRPr="007C5752" w:rsidRDefault="00D93DEF" w:rsidP="00575005">
      <w:pPr>
        <w:pStyle w:val="RequirementList"/>
      </w:pPr>
      <w:bookmarkStart w:id="3781" w:name="_Toc200492468"/>
      <w:r w:rsidRPr="007C5752">
        <w:t xml:space="preserve">The </w:t>
      </w:r>
      <w:r w:rsidR="00CB1438" w:rsidRPr="007C5752">
        <w:t>Contractor</w:t>
      </w:r>
      <w:r w:rsidRPr="007C5752">
        <w:t xml:space="preserve"> and its </w:t>
      </w:r>
      <w:r w:rsidR="00C04E8C" w:rsidRPr="007C5752">
        <w:t>subcontractor</w:t>
      </w:r>
      <w:r w:rsidRPr="007C5752">
        <w:t xml:space="preserve">s shall </w:t>
      </w:r>
      <w:r w:rsidR="00D73181" w:rsidRPr="007C5752">
        <w:t xml:space="preserve">apply </w:t>
      </w:r>
      <w:r w:rsidRPr="007C5752">
        <w:t xml:space="preserve">the local regulations applicable on the </w:t>
      </w:r>
      <w:r w:rsidR="0085540D" w:rsidRPr="007C5752">
        <w:t>SCK CEN</w:t>
      </w:r>
      <w:r w:rsidRPr="007C5752">
        <w:t xml:space="preserve"> site, including safety </w:t>
      </w:r>
      <w:r w:rsidR="00731E0B" w:rsidRPr="007C5752">
        <w:t xml:space="preserve">&amp; </w:t>
      </w:r>
      <w:r w:rsidRPr="007C5752">
        <w:t>logistic rules and necessary trainings.</w:t>
      </w:r>
      <w:bookmarkEnd w:id="3781"/>
    </w:p>
    <w:p w14:paraId="4DED5F0B" w14:textId="16E1946C" w:rsidR="00080949" w:rsidRPr="007C5752" w:rsidRDefault="00080949" w:rsidP="00575005">
      <w:pPr>
        <w:pStyle w:val="RequirementList"/>
      </w:pPr>
      <w:bookmarkStart w:id="3782" w:name="_Toc200492469"/>
      <w:r w:rsidRPr="007C5752">
        <w:lastRenderedPageBreak/>
        <w:t xml:space="preserve">For all activities on </w:t>
      </w:r>
      <w:r w:rsidR="0085540D" w:rsidRPr="007C5752">
        <w:t>SCK CEN</w:t>
      </w:r>
      <w:r w:rsidRPr="007C5752">
        <w:t xml:space="preserve"> site, the Contractor shall comply with the </w:t>
      </w:r>
      <w:r w:rsidR="0085540D" w:rsidRPr="007C5752">
        <w:t>SCK CEN</w:t>
      </w:r>
      <w:r w:rsidR="0087769C" w:rsidRPr="007C5752">
        <w:t xml:space="preserve"> </w:t>
      </w:r>
      <w:r w:rsidRPr="007C5752">
        <w:t>Safety and Health Plan</w:t>
      </w:r>
      <w:r w:rsidR="0072117A" w:rsidRPr="007C5752">
        <w:t xml:space="preserve"> AD2</w:t>
      </w:r>
      <w:bookmarkEnd w:id="3782"/>
      <w:r w:rsidR="00E51307" w:rsidRPr="007C5752">
        <w:rPr>
          <w:rStyle w:val="CommentReference"/>
          <w:rFonts w:ascii="Segoe UI" w:hAnsi="Segoe UI"/>
        </w:rPr>
        <w:t>.</w:t>
      </w:r>
    </w:p>
    <w:p w14:paraId="266416EB" w14:textId="6800793A" w:rsidR="00D93DEF" w:rsidRPr="007C5752" w:rsidRDefault="00D93DEF" w:rsidP="00C2291B">
      <w:pPr>
        <w:pStyle w:val="RequirementList"/>
      </w:pPr>
      <w:bookmarkStart w:id="3783" w:name="_Ref192250871"/>
      <w:bookmarkStart w:id="3784" w:name="_Toc200492470"/>
      <w:r w:rsidRPr="007C5752">
        <w:t xml:space="preserve">Utilities (electricity, </w:t>
      </w:r>
      <w:bookmarkStart w:id="3785" w:name="_Hlk191395664"/>
      <w:r w:rsidRPr="007C5752">
        <w:t xml:space="preserve">cooling water, compressed air) except fluids (helium and nitrogen) will </w:t>
      </w:r>
      <w:bookmarkEnd w:id="3785"/>
      <w:r w:rsidRPr="007C5752">
        <w:t xml:space="preserve">be supplied free of charge from </w:t>
      </w:r>
      <w:r w:rsidR="007C4D9C" w:rsidRPr="007C5752">
        <w:t xml:space="preserve">start of </w:t>
      </w:r>
      <w:r w:rsidRPr="007C5752">
        <w:t xml:space="preserve">installation to </w:t>
      </w:r>
      <w:r w:rsidR="007C4D9C" w:rsidRPr="007C5752">
        <w:t xml:space="preserve">end of </w:t>
      </w:r>
      <w:r w:rsidRPr="007C5752">
        <w:t xml:space="preserve">acceptance tests at the </w:t>
      </w:r>
      <w:r w:rsidR="0085540D" w:rsidRPr="007C5752">
        <w:t>SCK CEN</w:t>
      </w:r>
      <w:r w:rsidRPr="007C5752">
        <w:t xml:space="preserve"> site</w:t>
      </w:r>
      <w:r w:rsidR="007A2C67" w:rsidRPr="007C5752">
        <w:t xml:space="preserve">.  </w:t>
      </w:r>
      <w:r w:rsidRPr="007C5752">
        <w:t xml:space="preserve">The </w:t>
      </w:r>
      <w:r w:rsidR="00CB1438" w:rsidRPr="007C5752">
        <w:t>Contractor</w:t>
      </w:r>
      <w:r w:rsidRPr="007C5752">
        <w:t xml:space="preserve"> shall provide a list of needed utilities with date of availability at the end of the conceptual design and updated at the final design </w:t>
      </w:r>
      <w:bookmarkEnd w:id="3783"/>
      <w:bookmarkEnd w:id="3784"/>
    </w:p>
    <w:p w14:paraId="68CFFAC1" w14:textId="77777777" w:rsidR="00D93DEF" w:rsidRPr="007C5752" w:rsidRDefault="00D93DEF" w:rsidP="00575005">
      <w:pPr>
        <w:pStyle w:val="RequirementList"/>
      </w:pPr>
      <w:bookmarkStart w:id="3786" w:name="_Toc200492471"/>
      <w:r w:rsidRPr="007C5752">
        <w:t xml:space="preserve">The existing cranes in the buildings will be made available for the work on site, however, </w:t>
      </w:r>
      <w:r w:rsidR="00CA601A" w:rsidRPr="007C5752">
        <w:t>the Contractor shall provide qualified operators</w:t>
      </w:r>
      <w:r w:rsidRPr="007C5752">
        <w:t>.</w:t>
      </w:r>
      <w:bookmarkEnd w:id="3786"/>
    </w:p>
    <w:p w14:paraId="0DD39F99" w14:textId="77777777" w:rsidR="009A31C2" w:rsidRPr="007C5752" w:rsidRDefault="009A31C2" w:rsidP="00B5535E">
      <w:pPr>
        <w:pStyle w:val="Heading3numbered"/>
      </w:pPr>
      <w:bookmarkStart w:id="3787" w:name="_Toc200492472"/>
      <w:bookmarkStart w:id="3788" w:name="_Toc202536221"/>
      <w:bookmarkStart w:id="3789" w:name="_Toc202536920"/>
      <w:bookmarkStart w:id="3790" w:name="_Toc212194870"/>
      <w:bookmarkStart w:id="3791" w:name="_Ref192757333"/>
      <w:r w:rsidRPr="007C5752">
        <w:t>Incoming inspection</w:t>
      </w:r>
      <w:r w:rsidR="00B15B33" w:rsidRPr="007C5752">
        <w:t xml:space="preserve"> at </w:t>
      </w:r>
      <w:r w:rsidR="0085540D" w:rsidRPr="007C5752">
        <w:t>SCK CEN</w:t>
      </w:r>
      <w:r w:rsidR="00B15B33" w:rsidRPr="007C5752">
        <w:t xml:space="preserve"> site</w:t>
      </w:r>
      <w:bookmarkEnd w:id="3787"/>
      <w:bookmarkEnd w:id="3788"/>
      <w:bookmarkEnd w:id="3789"/>
      <w:bookmarkEnd w:id="3790"/>
    </w:p>
    <w:p w14:paraId="0A9E7020" w14:textId="77777777" w:rsidR="009A31C2" w:rsidRPr="007C5752" w:rsidRDefault="009A31C2" w:rsidP="00575005">
      <w:pPr>
        <w:pStyle w:val="RequirementList"/>
      </w:pPr>
      <w:bookmarkStart w:id="3792" w:name="_Toc200492473"/>
      <w:r w:rsidRPr="007C5752">
        <w:t xml:space="preserve">Upon arrival on the </w:t>
      </w:r>
      <w:r w:rsidR="0085540D" w:rsidRPr="007C5752">
        <w:t>SCK CEN</w:t>
      </w:r>
      <w:r w:rsidRPr="007C5752">
        <w:t xml:space="preserve"> site at Mol, at least the following inspections shall be performed and documented:</w:t>
      </w:r>
      <w:bookmarkEnd w:id="3792"/>
    </w:p>
    <w:p w14:paraId="7B40304C" w14:textId="77777777" w:rsidR="009A31C2" w:rsidRPr="007C5752" w:rsidRDefault="009A31C2">
      <w:pPr>
        <w:pStyle w:val="RequirementList"/>
        <w:numPr>
          <w:ilvl w:val="0"/>
          <w:numId w:val="25"/>
        </w:numPr>
      </w:pPr>
      <w:bookmarkStart w:id="3793" w:name="_Toc200492474"/>
      <w:r w:rsidRPr="007C5752">
        <w:t>Inventory control of components.</w:t>
      </w:r>
      <w:bookmarkEnd w:id="3793"/>
    </w:p>
    <w:p w14:paraId="6889C80C" w14:textId="77777777" w:rsidR="009A31C2" w:rsidRPr="007C5752" w:rsidRDefault="009A31C2">
      <w:pPr>
        <w:pStyle w:val="RequirementList"/>
        <w:numPr>
          <w:ilvl w:val="0"/>
          <w:numId w:val="25"/>
        </w:numPr>
      </w:pPr>
      <w:bookmarkStart w:id="3794" w:name="_Toc200492475"/>
      <w:r w:rsidRPr="007C5752">
        <w:t>Visual inspections: checking for any damage of the packages, examination of the surfaces and welds of the components for cracks.</w:t>
      </w:r>
      <w:bookmarkEnd w:id="3794"/>
    </w:p>
    <w:p w14:paraId="08CC58B1" w14:textId="77777777" w:rsidR="009A31C2" w:rsidRPr="007C5752" w:rsidRDefault="009A31C2">
      <w:pPr>
        <w:pStyle w:val="RequirementList"/>
        <w:numPr>
          <w:ilvl w:val="0"/>
          <w:numId w:val="25"/>
        </w:numPr>
      </w:pPr>
      <w:bookmarkStart w:id="3795" w:name="_Toc200492476"/>
      <w:r w:rsidRPr="007C5752">
        <w:t>Checking of pressure settings of all volumes after transport by the reading of the pressure gauges, and comparison with pressure measured before shipment.</w:t>
      </w:r>
      <w:bookmarkEnd w:id="3795"/>
    </w:p>
    <w:p w14:paraId="22733A18" w14:textId="77777777" w:rsidR="009A31C2" w:rsidRPr="007C5752" w:rsidRDefault="009A31C2">
      <w:pPr>
        <w:pStyle w:val="RequirementList"/>
        <w:numPr>
          <w:ilvl w:val="0"/>
          <w:numId w:val="25"/>
        </w:numPr>
      </w:pPr>
      <w:bookmarkStart w:id="3796" w:name="_Toc200492477"/>
      <w:r w:rsidRPr="007C5752">
        <w:t>Checking of all installed shock detectors and accelerometers.</w:t>
      </w:r>
      <w:bookmarkEnd w:id="3796"/>
    </w:p>
    <w:p w14:paraId="3988829C" w14:textId="278FD492" w:rsidR="009A31C2" w:rsidRPr="007C5752" w:rsidRDefault="009A31C2" w:rsidP="00313927">
      <w:pPr>
        <w:pStyle w:val="RequirementList"/>
        <w:numPr>
          <w:ilvl w:val="0"/>
          <w:numId w:val="0"/>
        </w:numPr>
        <w:ind w:left="502" w:hanging="360"/>
      </w:pPr>
      <w:bookmarkStart w:id="3797" w:name="_Ref192250934"/>
      <w:bookmarkStart w:id="3798" w:name="_Toc200492478"/>
      <w:r w:rsidRPr="007C5752">
        <w:t xml:space="preserve">An incoming inspection report shall be provided by the Contractor and approved by </w:t>
      </w:r>
      <w:r w:rsidR="0085540D" w:rsidRPr="007C5752">
        <w:t>SCK CEN</w:t>
      </w:r>
      <w:r w:rsidRPr="007C5752">
        <w:t xml:space="preserve"> (to be included in deliverable</w:t>
      </w:r>
      <w:r w:rsidR="00687F76" w:rsidRPr="007C5752">
        <w:t xml:space="preserve"> DD09 </w:t>
      </w:r>
      <w:r w:rsidRPr="007C5752">
        <w:t>) before starting installation.</w:t>
      </w:r>
      <w:bookmarkEnd w:id="3797"/>
      <w:bookmarkEnd w:id="3798"/>
    </w:p>
    <w:p w14:paraId="450776FC" w14:textId="77777777" w:rsidR="007F22B7" w:rsidRPr="007C5752" w:rsidRDefault="007F22B7" w:rsidP="00B5535E">
      <w:pPr>
        <w:pStyle w:val="Heading3numbered"/>
      </w:pPr>
      <w:bookmarkStart w:id="3799" w:name="_Toc200492479"/>
      <w:bookmarkStart w:id="3800" w:name="_Toc202536222"/>
      <w:bookmarkStart w:id="3801" w:name="_Toc202536921"/>
      <w:bookmarkStart w:id="3802" w:name="_Toc212194871"/>
      <w:r w:rsidRPr="007C5752">
        <w:t>Test after Mechanical assembly completion</w:t>
      </w:r>
      <w:bookmarkEnd w:id="3799"/>
      <w:bookmarkEnd w:id="3800"/>
      <w:bookmarkEnd w:id="3801"/>
      <w:bookmarkEnd w:id="3802"/>
    </w:p>
    <w:p w14:paraId="08AE82F9" w14:textId="77777777" w:rsidR="00EE4BF6" w:rsidRPr="007C5752" w:rsidRDefault="00EE4BF6" w:rsidP="00EE4BF6">
      <w:pPr>
        <w:pStyle w:val="RequirementList"/>
      </w:pPr>
      <w:bookmarkStart w:id="3803" w:name="_Toc200492480"/>
      <w:r w:rsidRPr="007C5752">
        <w:t>The Contractor shall perform pneumatic pressure tests on all helium service lines to prevent corrosion or degradation of internal surfaces.  The Contractor shall execute the test methodology in accordance with EN 1779, EN 12345, or equivalent industry standards, and shall implement safety precautions per ISO 10297</w:t>
      </w:r>
    </w:p>
    <w:p w14:paraId="29E34E6B" w14:textId="77777777" w:rsidR="00EE4BF6" w:rsidRPr="007C5752" w:rsidRDefault="00EE4BF6" w:rsidP="00EE4BF6">
      <w:pPr>
        <w:pStyle w:val="RequirementList"/>
      </w:pPr>
      <w:r w:rsidRPr="007C5752">
        <w:t>The Contractor shall validate the position of all interfaces during testing, with particular attention to the interface with the QLM.</w:t>
      </w:r>
    </w:p>
    <w:p w14:paraId="4A6C72FE" w14:textId="4F645C4F" w:rsidR="007F22B7" w:rsidRPr="007C5752" w:rsidRDefault="006D5822" w:rsidP="00575005">
      <w:pPr>
        <w:pStyle w:val="RequirementList"/>
      </w:pPr>
      <w:r w:rsidRPr="007C5752">
        <w:t xml:space="preserve">The Contractor shall perform </w:t>
      </w:r>
      <w:r w:rsidR="006E2D4E" w:rsidRPr="007C5752">
        <w:t xml:space="preserve">the following test and verification after mechanical assembly completion and document in </w:t>
      </w:r>
      <w:r w:rsidR="006E2D4E" w:rsidRPr="007C5752">
        <w:rPr>
          <w:rStyle w:val="DD-Char"/>
        </w:rPr>
        <w:fldChar w:fldCharType="begin"/>
      </w:r>
      <w:r w:rsidR="006E2D4E" w:rsidRPr="007C5752">
        <w:rPr>
          <w:rStyle w:val="DD-Char"/>
        </w:rPr>
        <w:instrText xml:space="preserve"> REF _Ref211522352 \r \h  \* MERGEFORMAT </w:instrText>
      </w:r>
      <w:r w:rsidR="006E2D4E" w:rsidRPr="007C5752">
        <w:rPr>
          <w:rStyle w:val="DD-Char"/>
        </w:rPr>
      </w:r>
      <w:r w:rsidR="006E2D4E" w:rsidRPr="007C5752">
        <w:rPr>
          <w:rStyle w:val="DD-Char"/>
        </w:rPr>
        <w:fldChar w:fldCharType="separate"/>
      </w:r>
      <w:r w:rsidR="00A63B38">
        <w:rPr>
          <w:rStyle w:val="DD-Char"/>
        </w:rPr>
        <w:t>DD-5</w:t>
      </w:r>
      <w:r w:rsidR="006E2D4E" w:rsidRPr="007C5752">
        <w:rPr>
          <w:rStyle w:val="DD-Char"/>
        </w:rPr>
        <w:fldChar w:fldCharType="end"/>
      </w:r>
      <w:bookmarkEnd w:id="3803"/>
      <w:r w:rsidR="006E2D4E" w:rsidRPr="007C5752">
        <w:t>.</w:t>
      </w:r>
    </w:p>
    <w:p w14:paraId="3D84651F" w14:textId="77777777" w:rsidR="007F22B7" w:rsidRPr="007C5752" w:rsidRDefault="007F22B7">
      <w:pPr>
        <w:pStyle w:val="RequirementList"/>
        <w:numPr>
          <w:ilvl w:val="0"/>
          <w:numId w:val="25"/>
        </w:numPr>
      </w:pPr>
      <w:bookmarkStart w:id="3804" w:name="_Toc200492481"/>
      <w:r w:rsidRPr="007C5752">
        <w:t>Conformance of the assembly with the piping and instrumentation diagrams, verification of the labelling.</w:t>
      </w:r>
      <w:bookmarkEnd w:id="3804"/>
    </w:p>
    <w:p w14:paraId="1B2830DA" w14:textId="77777777" w:rsidR="007F22B7" w:rsidRPr="007C5752" w:rsidRDefault="007F22B7">
      <w:pPr>
        <w:pStyle w:val="RequirementList"/>
        <w:numPr>
          <w:ilvl w:val="0"/>
          <w:numId w:val="25"/>
        </w:numPr>
        <w:rPr>
          <w:highlight w:val="yellow"/>
        </w:rPr>
      </w:pPr>
      <w:bookmarkStart w:id="3805" w:name="_Toc200492482"/>
      <w:r w:rsidRPr="007C5752">
        <w:rPr>
          <w:highlight w:val="yellow"/>
        </w:rPr>
        <w:t>Inspection of assembly welds shall be performed according the ASME standard</w:t>
      </w:r>
      <w:r w:rsidR="007A2C67" w:rsidRPr="007C5752">
        <w:rPr>
          <w:highlight w:val="yellow"/>
        </w:rPr>
        <w:t xml:space="preserve">.  </w:t>
      </w:r>
      <w:r w:rsidRPr="007C5752">
        <w:rPr>
          <w:highlight w:val="yellow"/>
        </w:rPr>
        <w:t>Moreover, all cryogenic joint welds shall be 100 % X-rayed.</w:t>
      </w:r>
      <w:bookmarkEnd w:id="3805"/>
    </w:p>
    <w:p w14:paraId="6FE6E5D2" w14:textId="77777777" w:rsidR="007F22B7" w:rsidRPr="007C5752" w:rsidRDefault="007F22B7">
      <w:pPr>
        <w:pStyle w:val="RequirementList"/>
        <w:numPr>
          <w:ilvl w:val="0"/>
          <w:numId w:val="25"/>
        </w:numPr>
      </w:pPr>
      <w:bookmarkStart w:id="3806" w:name="_Toc200492483"/>
      <w:r w:rsidRPr="007C5752">
        <w:t>Pressure tests of subassemblies with dry nitrogen gas</w:t>
      </w:r>
      <w:r w:rsidR="007A2C67" w:rsidRPr="007C5752">
        <w:t xml:space="preserve">.  </w:t>
      </w:r>
      <w:r w:rsidRPr="007C5752">
        <w:t>The Contractor shall take in charge all measures concerning safety precautions during these pressure tests.</w:t>
      </w:r>
      <w:bookmarkEnd w:id="3806"/>
    </w:p>
    <w:p w14:paraId="080BA633" w14:textId="3B351ADF" w:rsidR="007F22B7" w:rsidRPr="007C5752" w:rsidRDefault="007F22B7">
      <w:pPr>
        <w:pStyle w:val="RequirementList"/>
        <w:numPr>
          <w:ilvl w:val="0"/>
          <w:numId w:val="25"/>
        </w:numPr>
      </w:pPr>
      <w:bookmarkStart w:id="3807" w:name="_Toc200492484"/>
      <w:r w:rsidRPr="007C5752">
        <w:t xml:space="preserve">Leak tests on subsystems (including warm lines) with recording the vacuum level for at least 24 h shall confirm the maximum leak rates specified in section </w:t>
      </w:r>
      <w:bookmarkEnd w:id="3807"/>
    </w:p>
    <w:p w14:paraId="41F39E36" w14:textId="77777777" w:rsidR="007F22B7" w:rsidRPr="007C5752" w:rsidRDefault="007F22B7">
      <w:pPr>
        <w:pStyle w:val="RequirementList"/>
        <w:numPr>
          <w:ilvl w:val="0"/>
          <w:numId w:val="25"/>
        </w:numPr>
      </w:pPr>
      <w:bookmarkStart w:id="3808" w:name="_Toc200492485"/>
      <w:r w:rsidRPr="007C5752">
        <w:t>All electrical and wiring tests shall be performed on site after assembly.</w:t>
      </w:r>
      <w:bookmarkEnd w:id="3808"/>
    </w:p>
    <w:p w14:paraId="3A09537C" w14:textId="00B45C6A" w:rsidR="007F22B7" w:rsidRPr="007C5752" w:rsidRDefault="007F22B7">
      <w:pPr>
        <w:pStyle w:val="RequirementList"/>
        <w:numPr>
          <w:ilvl w:val="0"/>
          <w:numId w:val="25"/>
        </w:numPr>
      </w:pPr>
      <w:bookmarkStart w:id="3809" w:name="_Toc200492486"/>
      <w:r w:rsidRPr="007C5752">
        <w:t xml:space="preserve">Tests of the measuring chains and instrumentation shall be performed with the test of the </w:t>
      </w:r>
      <w:r w:rsidR="00D97476" w:rsidRPr="007C5752">
        <w:t>QPLANT:CIS</w:t>
      </w:r>
      <w:r w:rsidRPr="007C5752">
        <w:t xml:space="preserve"> and the inlet/outlet signals.</w:t>
      </w:r>
      <w:bookmarkEnd w:id="3809"/>
    </w:p>
    <w:p w14:paraId="12D49C08" w14:textId="77777777" w:rsidR="007F22B7" w:rsidRPr="007C5752" w:rsidRDefault="007F22B7">
      <w:pPr>
        <w:pStyle w:val="RequirementList"/>
        <w:numPr>
          <w:ilvl w:val="0"/>
          <w:numId w:val="25"/>
        </w:numPr>
      </w:pPr>
      <w:bookmarkStart w:id="3810" w:name="_Toc200492487"/>
      <w:r w:rsidRPr="007C5752">
        <w:t>Checking of safety components and particularly the safety valves.</w:t>
      </w:r>
      <w:bookmarkEnd w:id="3810"/>
    </w:p>
    <w:p w14:paraId="0172AC89" w14:textId="054D414A" w:rsidR="007F22B7" w:rsidRPr="007C5752" w:rsidRDefault="007F22B7" w:rsidP="00575005">
      <w:pPr>
        <w:pStyle w:val="RequirementList"/>
      </w:pPr>
      <w:bookmarkStart w:id="3811" w:name="_Toc200492488"/>
      <w:r w:rsidRPr="007C5752">
        <w:t xml:space="preserve">An assembly </w:t>
      </w:r>
      <w:r w:rsidR="00D2554C" w:rsidRPr="007C5752">
        <w:t xml:space="preserve">and installation </w:t>
      </w:r>
      <w:r w:rsidRPr="007C5752">
        <w:t xml:space="preserve">test report shall be provided by the Contractor and approved by </w:t>
      </w:r>
      <w:r w:rsidR="0085540D" w:rsidRPr="007C5752">
        <w:t xml:space="preserve">SCK </w:t>
      </w:r>
      <w:r w:rsidRPr="007C5752">
        <w:t>before starting commissioning.</w:t>
      </w:r>
      <w:bookmarkEnd w:id="3811"/>
    </w:p>
    <w:p w14:paraId="2751BE24" w14:textId="6AFA8E00" w:rsidR="00FB40E3" w:rsidRPr="007C5752" w:rsidRDefault="00294517" w:rsidP="00687F76">
      <w:pPr>
        <w:pStyle w:val="Heading2numbered"/>
        <w:keepNext/>
        <w:keepLines/>
        <w:ind w:left="578" w:hanging="578"/>
        <w:rPr>
          <w:rFonts w:eastAsia="Calibri"/>
        </w:rPr>
      </w:pPr>
      <w:bookmarkStart w:id="3812" w:name="_Toc200492489"/>
      <w:bookmarkStart w:id="3813" w:name="_Toc212194872"/>
      <w:bookmarkStart w:id="3814" w:name="_Toc202536223"/>
      <w:bookmarkStart w:id="3815" w:name="_Toc202536922"/>
      <w:bookmarkStart w:id="3816" w:name="_Ref191397385"/>
      <w:bookmarkStart w:id="3817" w:name="_Ref191397817"/>
      <w:bookmarkEnd w:id="3791"/>
      <w:r w:rsidRPr="007C5752">
        <w:rPr>
          <w:rFonts w:eastAsia="Calibri"/>
        </w:rPr>
        <w:t>Commissioning</w:t>
      </w:r>
      <w:bookmarkEnd w:id="3812"/>
      <w:bookmarkEnd w:id="3813"/>
      <w:r w:rsidR="005D257E" w:rsidRPr="007C5752">
        <w:rPr>
          <w:rFonts w:eastAsia="Calibri"/>
        </w:rPr>
        <w:t xml:space="preserve"> </w:t>
      </w:r>
      <w:bookmarkEnd w:id="3814"/>
      <w:bookmarkEnd w:id="3815"/>
    </w:p>
    <w:p w14:paraId="05F831AA" w14:textId="289C2834" w:rsidR="00FB40E3" w:rsidRPr="007C5752" w:rsidRDefault="00687F76" w:rsidP="00687F76">
      <w:pPr>
        <w:pStyle w:val="RequirementList"/>
      </w:pPr>
      <w:r w:rsidRPr="007C5752">
        <w:t xml:space="preserve">The Contractor </w:t>
      </w:r>
      <w:r w:rsidR="006E2D4E" w:rsidRPr="007C5752">
        <w:t xml:space="preserve">shall perform all </w:t>
      </w:r>
      <w:r w:rsidRPr="007C5752">
        <w:t>standalone</w:t>
      </w:r>
      <w:r w:rsidR="006E2D4E" w:rsidRPr="007C5752">
        <w:t xml:space="preserve"> commissioning</w:t>
      </w:r>
      <w:r w:rsidRPr="007C5752">
        <w:t xml:space="preserve"> (QPLANT without load connected to QCELL)</w:t>
      </w:r>
      <w:r w:rsidR="006E2D4E" w:rsidRPr="007C5752">
        <w:t>.</w:t>
      </w:r>
    </w:p>
    <w:p w14:paraId="3B3E39DF" w14:textId="6B5A1BB1" w:rsidR="00687F76" w:rsidRPr="007C5752" w:rsidRDefault="00687F76" w:rsidP="00687F76">
      <w:pPr>
        <w:pStyle w:val="RequirementList"/>
      </w:pPr>
      <w:r w:rsidRPr="007C5752">
        <w:lastRenderedPageBreak/>
        <w:t xml:space="preserve">The Contractor </w:t>
      </w:r>
      <w:r w:rsidR="006E2D4E" w:rsidRPr="007C5752">
        <w:t xml:space="preserve">shall supply </w:t>
      </w:r>
      <w:r w:rsidRPr="007C5752">
        <w:t>all helium fluid for commissioning and acceptance testing</w:t>
      </w:r>
    </w:p>
    <w:p w14:paraId="200216A3" w14:textId="7936A16E" w:rsidR="00FB40E3" w:rsidRPr="007C5752" w:rsidRDefault="00FB40E3" w:rsidP="00B5535E">
      <w:pPr>
        <w:pStyle w:val="Heading3numbered"/>
      </w:pPr>
      <w:bookmarkStart w:id="3818" w:name="_Toc200492490"/>
      <w:bookmarkStart w:id="3819" w:name="_Toc202536224"/>
      <w:bookmarkStart w:id="3820" w:name="_Toc202536923"/>
      <w:bookmarkStart w:id="3821" w:name="_Toc212194873"/>
      <w:r w:rsidRPr="007C5752">
        <w:t>Tests to be done during</w:t>
      </w:r>
      <w:r w:rsidR="00B00BC4" w:rsidRPr="007C5752">
        <w:t xml:space="preserve"> Standalone</w:t>
      </w:r>
      <w:r w:rsidRPr="007C5752">
        <w:t xml:space="preserve"> Commissioning</w:t>
      </w:r>
      <w:bookmarkStart w:id="3822" w:name="_Toc192762745"/>
      <w:bookmarkStart w:id="3823" w:name="_Toc192765319"/>
      <w:bookmarkEnd w:id="3818"/>
      <w:bookmarkEnd w:id="3819"/>
      <w:bookmarkEnd w:id="3820"/>
      <w:bookmarkEnd w:id="3821"/>
      <w:bookmarkEnd w:id="3822"/>
      <w:bookmarkEnd w:id="3823"/>
    </w:p>
    <w:p w14:paraId="116900D9" w14:textId="77777777" w:rsidR="00FB40E3" w:rsidRPr="007C5752" w:rsidRDefault="00FB40E3" w:rsidP="00575005">
      <w:pPr>
        <w:pStyle w:val="RequirementList"/>
      </w:pPr>
      <w:bookmarkStart w:id="3824" w:name="_Toc200492492"/>
      <w:r w:rsidRPr="007C5752">
        <w:t>The commissioning shall start with preliminary tests to control and check all components at ambient temperature</w:t>
      </w:r>
      <w:r w:rsidR="007A2C67" w:rsidRPr="007C5752">
        <w:t xml:space="preserve">.  </w:t>
      </w:r>
      <w:r w:rsidRPr="007C5752">
        <w:t>The preliminary tests shall include at least the following tasks:</w:t>
      </w:r>
      <w:bookmarkEnd w:id="3824"/>
    </w:p>
    <w:p w14:paraId="04524EC1" w14:textId="77777777" w:rsidR="00FB40E3" w:rsidRPr="007C5752" w:rsidRDefault="00FB40E3">
      <w:pPr>
        <w:pStyle w:val="RequirementList"/>
        <w:numPr>
          <w:ilvl w:val="0"/>
          <w:numId w:val="25"/>
        </w:numPr>
      </w:pPr>
      <w:bookmarkStart w:id="3825" w:name="_Toc200492493"/>
      <w:r w:rsidRPr="007C5752">
        <w:t>Controlling of the instrument circuits and settings on Human Machine Interface.</w:t>
      </w:r>
      <w:bookmarkEnd w:id="3825"/>
    </w:p>
    <w:p w14:paraId="64A3E9A3" w14:textId="77777777" w:rsidR="00FB40E3" w:rsidRPr="007C5752" w:rsidRDefault="00FB40E3">
      <w:pPr>
        <w:pStyle w:val="RequirementList"/>
        <w:numPr>
          <w:ilvl w:val="0"/>
          <w:numId w:val="25"/>
        </w:numPr>
      </w:pPr>
      <w:bookmarkStart w:id="3826" w:name="_Toc200492494"/>
      <w:r w:rsidRPr="007C5752">
        <w:t>Checking of all connections.</w:t>
      </w:r>
      <w:bookmarkEnd w:id="3826"/>
    </w:p>
    <w:p w14:paraId="7F46F827" w14:textId="77777777" w:rsidR="00FB40E3" w:rsidRPr="007C5752" w:rsidRDefault="00FB40E3">
      <w:pPr>
        <w:pStyle w:val="RequirementList"/>
        <w:numPr>
          <w:ilvl w:val="0"/>
          <w:numId w:val="25"/>
        </w:numPr>
      </w:pPr>
      <w:bookmarkStart w:id="3827" w:name="_Toc200492495"/>
      <w:r w:rsidRPr="007C5752">
        <w:t>Operation and checking of all utilities (cooling water, air and vacuum pumping circuits, electrical power supply, oil, nitrogen).</w:t>
      </w:r>
      <w:bookmarkEnd w:id="3827"/>
    </w:p>
    <w:p w14:paraId="60AAE1E8" w14:textId="77777777" w:rsidR="00FB40E3" w:rsidRPr="007C5752" w:rsidRDefault="00FB40E3">
      <w:pPr>
        <w:pStyle w:val="RequirementList"/>
        <w:numPr>
          <w:ilvl w:val="0"/>
          <w:numId w:val="25"/>
        </w:numPr>
      </w:pPr>
      <w:bookmarkStart w:id="3828" w:name="_Toc200492496"/>
      <w:r w:rsidRPr="007C5752">
        <w:t>Conditioning of the circuits (evacuation, purging, flushing), with pure helium gas and calibration of the gas analysers.</w:t>
      </w:r>
      <w:bookmarkEnd w:id="3828"/>
    </w:p>
    <w:p w14:paraId="7E52554E" w14:textId="25183FA2" w:rsidR="00FB40E3" w:rsidRPr="007C5752" w:rsidRDefault="00FB40E3" w:rsidP="00575005">
      <w:pPr>
        <w:pStyle w:val="RequirementList"/>
      </w:pPr>
      <w:bookmarkStart w:id="3829" w:name="_Toc200492498"/>
      <w:r w:rsidRPr="007C5752">
        <w:t xml:space="preserve">Each individual subsystem (vacuum systems, WCS, gas storages, </w:t>
      </w:r>
      <w:r w:rsidR="002036BB" w:rsidRPr="007C5752">
        <w:t>QRB</w:t>
      </w:r>
      <w:r w:rsidRPr="007C5752">
        <w:t>) shall be commissioned during running tests:</w:t>
      </w:r>
      <w:bookmarkEnd w:id="3829"/>
    </w:p>
    <w:p w14:paraId="379F821B" w14:textId="77777777" w:rsidR="00FB40E3" w:rsidRPr="007C5752" w:rsidRDefault="00FB40E3">
      <w:pPr>
        <w:pStyle w:val="RequirementList"/>
        <w:numPr>
          <w:ilvl w:val="0"/>
          <w:numId w:val="25"/>
        </w:numPr>
      </w:pPr>
      <w:bookmarkStart w:id="3830" w:name="_Toc200492499"/>
      <w:r w:rsidRPr="007C5752">
        <w:t>Helium filling and gas management.</w:t>
      </w:r>
      <w:bookmarkEnd w:id="3830"/>
    </w:p>
    <w:p w14:paraId="7D4F0784" w14:textId="77777777" w:rsidR="00FB40E3" w:rsidRPr="007C5752" w:rsidRDefault="00FB40E3">
      <w:pPr>
        <w:pStyle w:val="RequirementList"/>
        <w:numPr>
          <w:ilvl w:val="0"/>
          <w:numId w:val="25"/>
        </w:numPr>
      </w:pPr>
      <w:bookmarkStart w:id="3831" w:name="_Toc200492500"/>
      <w:r w:rsidRPr="007C5752">
        <w:t>Oil removal system.</w:t>
      </w:r>
      <w:bookmarkEnd w:id="3831"/>
    </w:p>
    <w:p w14:paraId="499AC36A" w14:textId="77777777" w:rsidR="00FB40E3" w:rsidRPr="007C5752" w:rsidRDefault="00FB40E3">
      <w:pPr>
        <w:pStyle w:val="RequirementList"/>
        <w:numPr>
          <w:ilvl w:val="0"/>
          <w:numId w:val="25"/>
        </w:numPr>
      </w:pPr>
      <w:bookmarkStart w:id="3832" w:name="_Toc200492502"/>
      <w:r w:rsidRPr="007C5752">
        <w:t>Individual leak test of rotating machines.</w:t>
      </w:r>
      <w:bookmarkEnd w:id="3832"/>
    </w:p>
    <w:p w14:paraId="130E01D0" w14:textId="5816F2AF" w:rsidR="00FB40E3" w:rsidRPr="007C5752" w:rsidRDefault="00FB40E3">
      <w:pPr>
        <w:pStyle w:val="RequirementList"/>
        <w:numPr>
          <w:ilvl w:val="0"/>
          <w:numId w:val="25"/>
        </w:numPr>
      </w:pPr>
      <w:bookmarkStart w:id="3833" w:name="_Toc200492505"/>
      <w:r w:rsidRPr="007C5752">
        <w:t xml:space="preserve">Validation the </w:t>
      </w:r>
      <w:r w:rsidR="00D97476" w:rsidRPr="007C5752">
        <w:t>QPLANT:CIS</w:t>
      </w:r>
      <w:r w:rsidRPr="007C5752">
        <w:t xml:space="preserve"> operation including test of interfaces and test of safety functions and interlocks.</w:t>
      </w:r>
      <w:bookmarkEnd w:id="3833"/>
    </w:p>
    <w:p w14:paraId="1B684DB9" w14:textId="021CE0A3" w:rsidR="00FB40E3" w:rsidRPr="007C5752" w:rsidRDefault="00E50CBD" w:rsidP="00575005">
      <w:pPr>
        <w:pStyle w:val="RequirementList"/>
      </w:pPr>
      <w:bookmarkStart w:id="3834" w:name="_Ref192188711"/>
      <w:bookmarkStart w:id="3835" w:name="_Toc200492506"/>
      <w:r w:rsidRPr="007C5752">
        <w:t xml:space="preserve">The contractor shall provide commissioning test reports for the </w:t>
      </w:r>
      <w:r w:rsidR="00947F24" w:rsidRPr="007C5752">
        <w:t>QPLANT</w:t>
      </w:r>
      <w:r w:rsidRPr="007C5752">
        <w:t xml:space="preserve"> (and separate WCS and QRB as main subsystems</w:t>
      </w:r>
      <w:r w:rsidR="00863800" w:rsidRPr="007C5752">
        <w:t>).  Once approved, the acceptance testing shall commence</w:t>
      </w:r>
      <w:r w:rsidR="00FB40E3" w:rsidRPr="007C5752">
        <w:t>.</w:t>
      </w:r>
      <w:bookmarkEnd w:id="3834"/>
      <w:bookmarkEnd w:id="3835"/>
    </w:p>
    <w:p w14:paraId="0B7A7ECA" w14:textId="77777777" w:rsidR="00F53F45" w:rsidRPr="007C5752" w:rsidRDefault="00F53F45" w:rsidP="00B5535E">
      <w:pPr>
        <w:pStyle w:val="Heading2numbered"/>
      </w:pPr>
      <w:bookmarkStart w:id="3836" w:name="_Toc200492507"/>
      <w:bookmarkStart w:id="3837" w:name="_Toc202536227"/>
      <w:bookmarkStart w:id="3838" w:name="_Toc202536924"/>
      <w:bookmarkStart w:id="3839" w:name="_Ref210584599"/>
      <w:bookmarkStart w:id="3840" w:name="_Ref211259556"/>
      <w:bookmarkStart w:id="3841" w:name="_Toc212194874"/>
      <w:r w:rsidRPr="007C5752">
        <w:t xml:space="preserve">Site </w:t>
      </w:r>
      <w:r w:rsidR="009A243C" w:rsidRPr="007C5752">
        <w:t>Acceptan</w:t>
      </w:r>
      <w:r w:rsidR="006417FB" w:rsidRPr="007C5752">
        <w:t>ce</w:t>
      </w:r>
      <w:r w:rsidR="009A243C" w:rsidRPr="007C5752">
        <w:t xml:space="preserve"> t</w:t>
      </w:r>
      <w:r w:rsidRPr="007C5752">
        <w:t>esting</w:t>
      </w:r>
      <w:bookmarkEnd w:id="3816"/>
      <w:bookmarkEnd w:id="3817"/>
      <w:bookmarkEnd w:id="3836"/>
      <w:bookmarkEnd w:id="3837"/>
      <w:bookmarkEnd w:id="3838"/>
      <w:bookmarkEnd w:id="3839"/>
      <w:bookmarkEnd w:id="3840"/>
      <w:bookmarkEnd w:id="3841"/>
    </w:p>
    <w:p w14:paraId="755EB0EB" w14:textId="3241A5A8" w:rsidR="001D7813" w:rsidRPr="007C5752" w:rsidRDefault="001D7813" w:rsidP="00B5535E">
      <w:r w:rsidRPr="007C5752">
        <w:t xml:space="preserve">All tests described in </w:t>
      </w:r>
      <w:r w:rsidR="00FA5063" w:rsidRPr="007C5752">
        <w:fldChar w:fldCharType="begin"/>
      </w:r>
      <w:r w:rsidR="00FA5063" w:rsidRPr="007C5752">
        <w:instrText xml:space="preserve"> REF _Ref210584599 \n \h  \* MERGEFORMAT </w:instrText>
      </w:r>
      <w:r w:rsidR="00FA5063" w:rsidRPr="007C5752">
        <w:fldChar w:fldCharType="separate"/>
      </w:r>
      <w:r w:rsidR="00A63B38">
        <w:t>3.11</w:t>
      </w:r>
      <w:r w:rsidR="00FA5063" w:rsidRPr="007C5752">
        <w:fldChar w:fldCharType="end"/>
      </w:r>
      <w:r w:rsidRPr="007C5752">
        <w:t xml:space="preserve"> shall be conducted under Contractor responsibility following the local site rules.</w:t>
      </w:r>
    </w:p>
    <w:p w14:paraId="4CB627A6" w14:textId="77777777" w:rsidR="00F53F45" w:rsidRPr="007C5752" w:rsidRDefault="001D7813" w:rsidP="00B5535E">
      <w:pPr>
        <w:pStyle w:val="regular"/>
      </w:pPr>
      <w:r w:rsidRPr="007C5752">
        <w:rPr>
          <w:iCs/>
        </w:rPr>
        <w:t xml:space="preserve">The tests on site consist of an incoming inspection after arrival on site, inspection after positioning of the components, verification after mechanical assembly completion, a commissioning period for the Contractor to prepare the </w:t>
      </w:r>
      <w:r w:rsidR="00947F24" w:rsidRPr="007C5752">
        <w:t>QPLANT</w:t>
      </w:r>
      <w:r w:rsidRPr="007C5752">
        <w:rPr>
          <w:iCs/>
        </w:rPr>
        <w:t xml:space="preserve"> for acceptance capacity tests</w:t>
      </w:r>
      <w:r w:rsidR="007A2C67" w:rsidRPr="007C5752">
        <w:rPr>
          <w:iCs/>
        </w:rPr>
        <w:t xml:space="preserve">.  </w:t>
      </w:r>
      <w:r w:rsidRPr="007C5752">
        <w:t>The acceptance</w:t>
      </w:r>
      <w:r w:rsidRPr="007C5752">
        <w:rPr>
          <w:iCs/>
        </w:rPr>
        <w:t xml:space="preserve"> capacity</w:t>
      </w:r>
      <w:r w:rsidRPr="007C5752">
        <w:t xml:space="preserve"> tests </w:t>
      </w:r>
      <w:r w:rsidR="000D266F" w:rsidRPr="007C5752">
        <w:t>aim</w:t>
      </w:r>
      <w:r w:rsidRPr="007C5752">
        <w:t xml:space="preserve"> at verifying the functional operation and capacity of the </w:t>
      </w:r>
      <w:r w:rsidR="00723DA0" w:rsidRPr="007C5752">
        <w:t>WCS</w:t>
      </w:r>
      <w:r w:rsidRPr="007C5752">
        <w:t xml:space="preserve"> alone and then the functional operation and capacity of the complete </w:t>
      </w:r>
      <w:r w:rsidR="00947F24" w:rsidRPr="007C5752">
        <w:t>QPLANT</w:t>
      </w:r>
      <w:r w:rsidRPr="007C5752">
        <w:t>.</w:t>
      </w:r>
      <w:bookmarkStart w:id="3842" w:name="_Toc192762740"/>
      <w:bookmarkStart w:id="3843" w:name="_Toc192765314"/>
      <w:bookmarkStart w:id="3844" w:name="_Toc192765927"/>
      <w:bookmarkStart w:id="3845" w:name="_Toc192782479"/>
      <w:bookmarkStart w:id="3846" w:name="_Toc192783087"/>
      <w:bookmarkStart w:id="3847" w:name="_Toc192851006"/>
      <w:bookmarkStart w:id="3848" w:name="_Toc192929493"/>
      <w:bookmarkStart w:id="3849" w:name="_Toc192935181"/>
      <w:bookmarkStart w:id="3850" w:name="_Toc193016529"/>
      <w:bookmarkEnd w:id="3842"/>
      <w:bookmarkEnd w:id="3843"/>
      <w:bookmarkEnd w:id="3844"/>
      <w:bookmarkEnd w:id="3845"/>
      <w:bookmarkEnd w:id="3846"/>
      <w:bookmarkEnd w:id="3847"/>
      <w:bookmarkEnd w:id="3848"/>
      <w:bookmarkEnd w:id="3849"/>
      <w:bookmarkEnd w:id="3850"/>
    </w:p>
    <w:p w14:paraId="1577B116" w14:textId="1D8DC30A" w:rsidR="00386172" w:rsidRPr="007C5752" w:rsidRDefault="00386172" w:rsidP="006A5E94">
      <w:pPr>
        <w:pStyle w:val="Heading3numbered"/>
      </w:pPr>
      <w:bookmarkStart w:id="3851" w:name="_Toc212194875"/>
      <w:bookmarkStart w:id="3852" w:name="_Toc200492510"/>
      <w:bookmarkStart w:id="3853" w:name="_Toc202536229"/>
      <w:r w:rsidRPr="007C5752">
        <w:t>General</w:t>
      </w:r>
      <w:bookmarkEnd w:id="3851"/>
      <w:r w:rsidRPr="007C5752">
        <w:t xml:space="preserve"> </w:t>
      </w:r>
      <w:bookmarkEnd w:id="3852"/>
      <w:bookmarkEnd w:id="3853"/>
    </w:p>
    <w:p w14:paraId="3248DD8E" w14:textId="2036061D" w:rsidR="00A00BFA" w:rsidRPr="007C5752" w:rsidRDefault="00A00BFA" w:rsidP="00A00BFA">
      <w:pPr>
        <w:pStyle w:val="RequirementList"/>
      </w:pPr>
      <w:bookmarkStart w:id="3854" w:name="_Toc200492511"/>
      <w:r w:rsidRPr="007C5752">
        <w:t>The Contractor shall perform acceptance capacity tests on site to demonstrate proper operation and verify compliance with the performance requirements defined in in §</w:t>
      </w:r>
      <w:r w:rsidRPr="007C5752">
        <w:fldChar w:fldCharType="begin"/>
      </w:r>
      <w:r w:rsidRPr="007C5752">
        <w:instrText xml:space="preserve"> REF _Ref190771233 \r \h  \* MERGEFORMAT </w:instrText>
      </w:r>
      <w:r w:rsidRPr="007C5752">
        <w:fldChar w:fldCharType="separate"/>
      </w:r>
      <w:r w:rsidR="00A63B38">
        <w:t>3.2</w:t>
      </w:r>
      <w:r w:rsidRPr="007C5752">
        <w:fldChar w:fldCharType="end"/>
      </w:r>
      <w:r w:rsidRPr="007C5752">
        <w:t>, except for the cool-down and warm-up of the QCELLs, which shall be demonstrated once the QCELLs are connected. The Contractor shall nevertheless demonstrate the operation sequences for cool-down and warm-up during these tests.</w:t>
      </w:r>
    </w:p>
    <w:p w14:paraId="0DA19F28" w14:textId="315D228C" w:rsidR="00A00BFA" w:rsidRPr="007C5752" w:rsidRDefault="00A00BFA" w:rsidP="00A00BFA">
      <w:pPr>
        <w:pStyle w:val="RequirementList"/>
        <w:numPr>
          <w:ilvl w:val="0"/>
          <w:numId w:val="0"/>
        </w:numPr>
        <w:ind w:left="502"/>
      </w:pPr>
      <w:r w:rsidRPr="007C5752">
        <w:t>The Contractor shall test and validate all relevant aspects, including mechanical and capacity performance, safety requirements, and process control functionality.</w:t>
      </w:r>
    </w:p>
    <w:p w14:paraId="2EEEE4EE" w14:textId="31310E98" w:rsidR="00A00BFA" w:rsidRPr="007C5752" w:rsidRDefault="00A00BFA" w:rsidP="00575005">
      <w:pPr>
        <w:pStyle w:val="RequirementList"/>
      </w:pPr>
      <w:bookmarkStart w:id="3855" w:name="_Toc200492514"/>
      <w:bookmarkEnd w:id="3854"/>
      <w:r w:rsidRPr="007C5752">
        <w:t xml:space="preserve">The Contractor shall submit a draft of the test program prior to the start of manufacturing and implementation planning.  The Contractor shall submit the definitive version of the acceptance capacity test program no later than ten (10) working days before the planned start of the tests. </w:t>
      </w:r>
    </w:p>
    <w:p w14:paraId="6FA23FAA" w14:textId="77777777" w:rsidR="0035719D" w:rsidRPr="007C5752" w:rsidRDefault="00386172" w:rsidP="0035719D">
      <w:pPr>
        <w:pStyle w:val="RequirementList"/>
      </w:pPr>
      <w:r w:rsidRPr="007C5752">
        <w:t xml:space="preserve">The acceptance capacity tests shall be performed with the specified heat loads applied by heaters on the different cooling circuits to be representative of the operation with </w:t>
      </w:r>
      <w:r w:rsidR="00947F24" w:rsidRPr="007C5752">
        <w:t>QPLANT</w:t>
      </w:r>
      <w:r w:rsidRPr="007C5752">
        <w:t xml:space="preserve"> connected </w:t>
      </w:r>
      <w:r w:rsidR="00E2094A" w:rsidRPr="007C5752">
        <w:t xml:space="preserve">to the </w:t>
      </w:r>
      <w:r w:rsidRPr="007C5752">
        <w:t>accelerator</w:t>
      </w:r>
      <w:r w:rsidR="007A2C67" w:rsidRPr="007C5752">
        <w:t xml:space="preserve">.  </w:t>
      </w:r>
      <w:r w:rsidRPr="007C5752">
        <w:t>Dedicated test cryostat</w:t>
      </w:r>
      <w:r w:rsidR="00E2094A" w:rsidRPr="007C5752">
        <w:t>,</w:t>
      </w:r>
      <w:r w:rsidRPr="007C5752">
        <w:t xml:space="preserve"> if necessary (</w:t>
      </w:r>
      <w:r w:rsidR="00E2094A" w:rsidRPr="007C5752">
        <w:t xml:space="preserve">and </w:t>
      </w:r>
      <w:r w:rsidRPr="007C5752">
        <w:t xml:space="preserve">to be provided by the </w:t>
      </w:r>
      <w:r w:rsidR="00CB1438" w:rsidRPr="007C5752">
        <w:t>Contractor</w:t>
      </w:r>
      <w:r w:rsidRPr="007C5752">
        <w:t>), could be used</w:t>
      </w:r>
      <w:r w:rsidR="007A2C67" w:rsidRPr="007C5752">
        <w:t xml:space="preserve">.  </w:t>
      </w:r>
      <w:r w:rsidRPr="007C5752">
        <w:t>Control valves in relevant circuits shall also simulate appropriate pressure drops.</w:t>
      </w:r>
      <w:bookmarkEnd w:id="3855"/>
    </w:p>
    <w:p w14:paraId="2BCC536B" w14:textId="77777777" w:rsidR="00386172" w:rsidRPr="007C5752" w:rsidRDefault="00723DA0" w:rsidP="006A5E94">
      <w:pPr>
        <w:pStyle w:val="Heading3numbered"/>
      </w:pPr>
      <w:bookmarkStart w:id="3856" w:name="_Toc200492517"/>
      <w:bookmarkStart w:id="3857" w:name="_Toc202536231"/>
      <w:bookmarkStart w:id="3858" w:name="_Toc212194876"/>
      <w:r w:rsidRPr="007C5752">
        <w:t>WCS</w:t>
      </w:r>
      <w:r w:rsidR="00386172" w:rsidRPr="007C5752">
        <w:t xml:space="preserve"> functional tests</w:t>
      </w:r>
      <w:bookmarkEnd w:id="3856"/>
      <w:bookmarkEnd w:id="3857"/>
      <w:bookmarkEnd w:id="3858"/>
    </w:p>
    <w:p w14:paraId="253F1DB8" w14:textId="7E43EBA5" w:rsidR="002036BB" w:rsidRPr="007C5752" w:rsidRDefault="002036BB" w:rsidP="002036BB">
      <w:pPr>
        <w:pStyle w:val="RequirementList"/>
      </w:pPr>
      <w:bookmarkStart w:id="3859" w:name="_Toc200492519"/>
      <w:r w:rsidRPr="007C5752">
        <w:lastRenderedPageBreak/>
        <w:t xml:space="preserve">The Contractor shall perform WCS functional tests before connecting the WCS to the Refrigeration Cold Box.  These tests shall </w:t>
      </w:r>
      <w:r w:rsidR="00B4051D" w:rsidRPr="007C5752">
        <w:t xml:space="preserve">as a minimum </w:t>
      </w:r>
      <w:r w:rsidRPr="007C5752">
        <w:t xml:space="preserve">include </w:t>
      </w:r>
    </w:p>
    <w:p w14:paraId="62F595B1" w14:textId="72F5474A" w:rsidR="00386172" w:rsidRPr="007C5752" w:rsidRDefault="00B4051D" w:rsidP="00B4051D">
      <w:pPr>
        <w:pStyle w:val="RequirementList"/>
        <w:numPr>
          <w:ilvl w:val="0"/>
          <w:numId w:val="25"/>
        </w:numPr>
      </w:pPr>
      <w:r w:rsidRPr="007C5752">
        <w:t>Confirmation</w:t>
      </w:r>
      <w:r w:rsidR="00386172" w:rsidRPr="007C5752">
        <w:t xml:space="preserve"> of mechanical characteristics</w:t>
      </w:r>
      <w:bookmarkEnd w:id="3859"/>
      <w:r w:rsidRPr="007C5752">
        <w:t xml:space="preserve"> and component actuation (e.g. pneumatic valves)</w:t>
      </w:r>
    </w:p>
    <w:p w14:paraId="027C8AE2" w14:textId="77777777" w:rsidR="00386172" w:rsidRPr="007C5752" w:rsidRDefault="00386172">
      <w:pPr>
        <w:pStyle w:val="RequirementList"/>
        <w:numPr>
          <w:ilvl w:val="0"/>
          <w:numId w:val="25"/>
        </w:numPr>
      </w:pPr>
      <w:bookmarkStart w:id="3860" w:name="_Toc200492520"/>
      <w:r w:rsidRPr="007C5752">
        <w:t>Measuring of vibrations, noise, oil pressures and temperatures.</w:t>
      </w:r>
      <w:bookmarkEnd w:id="3860"/>
    </w:p>
    <w:p w14:paraId="7EE8C2EF" w14:textId="052458B3" w:rsidR="00386172" w:rsidRPr="007C5752" w:rsidRDefault="00B4051D">
      <w:pPr>
        <w:pStyle w:val="RequirementList"/>
        <w:numPr>
          <w:ilvl w:val="0"/>
          <w:numId w:val="25"/>
        </w:numPr>
      </w:pPr>
      <w:bookmarkStart w:id="3861" w:name="_Toc200492521"/>
      <w:r w:rsidRPr="007C5752">
        <w:t>Verifying</w:t>
      </w:r>
      <w:r w:rsidR="00386172" w:rsidRPr="007C5752">
        <w:t xml:space="preserve"> of the cooling</w:t>
      </w:r>
      <w:r w:rsidRPr="007C5752">
        <w:t>-</w:t>
      </w:r>
      <w:r w:rsidR="00386172" w:rsidRPr="007C5752">
        <w:t>water system.</w:t>
      </w:r>
      <w:bookmarkEnd w:id="3861"/>
    </w:p>
    <w:p w14:paraId="428B4BEE" w14:textId="77777777" w:rsidR="00386172" w:rsidRPr="007C5752" w:rsidRDefault="00386172">
      <w:pPr>
        <w:pStyle w:val="RequirementList"/>
        <w:numPr>
          <w:ilvl w:val="0"/>
          <w:numId w:val="25"/>
        </w:numPr>
      </w:pPr>
      <w:bookmarkStart w:id="3862" w:name="_Toc200492522"/>
      <w:r w:rsidRPr="007C5752">
        <w:t>Testing of control software and interlocks during operation and simulated failures.</w:t>
      </w:r>
      <w:bookmarkEnd w:id="3862"/>
    </w:p>
    <w:p w14:paraId="74ECB2AA" w14:textId="77777777" w:rsidR="00386172" w:rsidRPr="007C5752" w:rsidRDefault="00386172">
      <w:pPr>
        <w:pStyle w:val="RequirementList"/>
        <w:numPr>
          <w:ilvl w:val="0"/>
          <w:numId w:val="25"/>
        </w:numPr>
      </w:pPr>
      <w:bookmarkStart w:id="3863" w:name="_Toc200492523"/>
      <w:r w:rsidRPr="007C5752">
        <w:t>Measuring of main characteristics such as helium flow rates, pressures, temperatures.</w:t>
      </w:r>
      <w:bookmarkEnd w:id="3863"/>
    </w:p>
    <w:p w14:paraId="378F0F5B" w14:textId="77777777" w:rsidR="00386172" w:rsidRPr="007C5752" w:rsidRDefault="00723DA0" w:rsidP="006A5E94">
      <w:pPr>
        <w:pStyle w:val="Heading3numbered"/>
      </w:pPr>
      <w:bookmarkStart w:id="3864" w:name="_Toc200492524"/>
      <w:bookmarkStart w:id="3865" w:name="_Toc202536232"/>
      <w:bookmarkStart w:id="3866" w:name="_Toc212194877"/>
      <w:r w:rsidRPr="007C5752">
        <w:t>WCS</w:t>
      </w:r>
      <w:r w:rsidR="00386172" w:rsidRPr="007C5752">
        <w:t xml:space="preserve"> capacity tests</w:t>
      </w:r>
      <w:bookmarkEnd w:id="3864"/>
      <w:bookmarkEnd w:id="3865"/>
      <w:bookmarkEnd w:id="3866"/>
    </w:p>
    <w:p w14:paraId="1193A2AD" w14:textId="77777777" w:rsidR="00B4051D" w:rsidRPr="007C5752" w:rsidRDefault="00B4051D" w:rsidP="00575005">
      <w:pPr>
        <w:pStyle w:val="RequirementList"/>
      </w:pPr>
      <w:bookmarkStart w:id="3867" w:name="_Toc200492526"/>
      <w:r w:rsidRPr="007C5752">
        <w:t xml:space="preserve">The Contractor shall perform WCS capacity tests after the successful completion of the functional tests.  The Contractor shall conduct warm tests of the WCS for 48 hours in steady-state conditions corresponding to the maximum mass flow rate and maximum pressure ratio for each stage. </w:t>
      </w:r>
    </w:p>
    <w:p w14:paraId="132F0B78" w14:textId="6FEA77F9" w:rsidR="00B4051D" w:rsidRPr="007C5752" w:rsidRDefault="00B4051D" w:rsidP="00B4051D">
      <w:pPr>
        <w:pStyle w:val="RequirementList"/>
      </w:pPr>
      <w:r w:rsidRPr="007C5752">
        <w:t>The Contractor shall continuously monitor and log the following parameters during the capacity tests:</w:t>
      </w:r>
    </w:p>
    <w:p w14:paraId="0ED7C5FA" w14:textId="77777777" w:rsidR="00B4051D" w:rsidRPr="007C5752" w:rsidRDefault="00B4051D" w:rsidP="00B4051D">
      <w:pPr>
        <w:pStyle w:val="RequirementList"/>
        <w:numPr>
          <w:ilvl w:val="0"/>
          <w:numId w:val="25"/>
        </w:numPr>
      </w:pPr>
      <w:r w:rsidRPr="007C5752">
        <w:t>Mass flow rates delivered by each compressor.</w:t>
      </w:r>
    </w:p>
    <w:p w14:paraId="06D2B0F6" w14:textId="77777777" w:rsidR="00B4051D" w:rsidRPr="007C5752" w:rsidRDefault="00B4051D" w:rsidP="00B4051D">
      <w:pPr>
        <w:pStyle w:val="RequirementList"/>
        <w:numPr>
          <w:ilvl w:val="0"/>
          <w:numId w:val="25"/>
        </w:numPr>
      </w:pPr>
      <w:r w:rsidRPr="007C5752">
        <w:t>Pressures at VLP, LP, and HP levels.</w:t>
      </w:r>
    </w:p>
    <w:p w14:paraId="5BDB7620" w14:textId="77777777" w:rsidR="00B4051D" w:rsidRPr="007C5752" w:rsidRDefault="00B4051D" w:rsidP="00B4051D">
      <w:pPr>
        <w:pStyle w:val="RequirementList"/>
        <w:numPr>
          <w:ilvl w:val="0"/>
          <w:numId w:val="25"/>
        </w:numPr>
      </w:pPr>
      <w:r w:rsidRPr="007C5752">
        <w:t>Helium temperatures.</w:t>
      </w:r>
    </w:p>
    <w:p w14:paraId="0D4FA2A3" w14:textId="77777777" w:rsidR="00B4051D" w:rsidRPr="007C5752" w:rsidRDefault="00B4051D" w:rsidP="00B4051D">
      <w:pPr>
        <w:pStyle w:val="RequirementList"/>
        <w:numPr>
          <w:ilvl w:val="0"/>
          <w:numId w:val="25"/>
        </w:numPr>
      </w:pPr>
      <w:r w:rsidRPr="007C5752">
        <w:t>Cooling-water temperatures.</w:t>
      </w:r>
    </w:p>
    <w:p w14:paraId="431F081A" w14:textId="77777777" w:rsidR="00B4051D" w:rsidRPr="007C5752" w:rsidRDefault="00B4051D" w:rsidP="00B4051D">
      <w:pPr>
        <w:pStyle w:val="RequirementList"/>
        <w:numPr>
          <w:ilvl w:val="0"/>
          <w:numId w:val="25"/>
        </w:numPr>
      </w:pPr>
      <w:r w:rsidRPr="007C5752">
        <w:t>Hydrocarbon concentration after the oil-removal system (ORS) and the performance of the dryer.</w:t>
      </w:r>
    </w:p>
    <w:p w14:paraId="1886B2D3" w14:textId="77777777" w:rsidR="00B4051D" w:rsidRPr="007C5752" w:rsidRDefault="00B4051D" w:rsidP="00B4051D">
      <w:pPr>
        <w:pStyle w:val="RequirementList"/>
        <w:numPr>
          <w:ilvl w:val="0"/>
          <w:numId w:val="25"/>
        </w:numPr>
      </w:pPr>
      <w:r w:rsidRPr="007C5752">
        <w:t>Individual motor currents and voltages.</w:t>
      </w:r>
    </w:p>
    <w:bookmarkEnd w:id="3867"/>
    <w:p w14:paraId="4A32B0DD" w14:textId="0BCF64DE" w:rsidR="006D5822" w:rsidRPr="007C5752" w:rsidRDefault="006D5822" w:rsidP="006D5822">
      <w:pPr>
        <w:pStyle w:val="RequirementList"/>
      </w:pPr>
      <w:r w:rsidRPr="007C5752">
        <w:t>The Contractor shall estimate the uncertainties associated with all measurements. The Contractor shall add or subtract the estimated uncertainty to the measured values, depending on the direction of bias, before comparing the results with the acceptance criteria.</w:t>
      </w:r>
    </w:p>
    <w:p w14:paraId="40061090" w14:textId="220CD22A" w:rsidR="00386172" w:rsidRPr="007C5752" w:rsidRDefault="006D5822" w:rsidP="00575005">
      <w:pPr>
        <w:pStyle w:val="RequirementList"/>
      </w:pPr>
      <w:bookmarkStart w:id="3868" w:name="_Toc200492534"/>
      <w:r w:rsidRPr="007C5752">
        <w:t>The Contractor shall consider the WCS capacity test successful when all compressors operate continuously at full charge for the entire 48-hour test period, with acceptable cooling-water temperatures as defined in §</w:t>
      </w:r>
      <w:r w:rsidRPr="007C5752">
        <w:fldChar w:fldCharType="begin"/>
      </w:r>
      <w:r w:rsidRPr="007C5752">
        <w:instrText xml:space="preserve"> REF _Ref190780127 \r \h  \* MERGEFORMAT </w:instrText>
      </w:r>
      <w:r w:rsidRPr="007C5752">
        <w:fldChar w:fldCharType="separate"/>
      </w:r>
      <w:r w:rsidR="00A63B38">
        <w:t>3.7.3.2</w:t>
      </w:r>
      <w:r w:rsidRPr="007C5752">
        <w:fldChar w:fldCharType="end"/>
      </w:r>
      <w:r w:rsidRPr="007C5752">
        <w:t xml:space="preserve">. The Contractor shall ensure that stability criteria are maintained within ± 3 % for LP and ± 2 % for HP. </w:t>
      </w:r>
      <w:r w:rsidR="00386172" w:rsidRPr="007C5752">
        <w:t>to.</w:t>
      </w:r>
      <w:bookmarkEnd w:id="3868"/>
    </w:p>
    <w:p w14:paraId="490C7338" w14:textId="14B1D405" w:rsidR="00412ADF" w:rsidRPr="007C5752" w:rsidRDefault="00947F24" w:rsidP="006A5E94">
      <w:pPr>
        <w:pStyle w:val="Heading3numbered"/>
      </w:pPr>
      <w:bookmarkStart w:id="3869" w:name="_Toc200492535"/>
      <w:bookmarkStart w:id="3870" w:name="_Toc202536233"/>
      <w:bookmarkStart w:id="3871" w:name="_Toc212194878"/>
      <w:r w:rsidRPr="007C5752">
        <w:t>QPLANT</w:t>
      </w:r>
      <w:r w:rsidR="00386172" w:rsidRPr="007C5752">
        <w:t xml:space="preserve"> functional tests</w:t>
      </w:r>
      <w:bookmarkEnd w:id="3869"/>
      <w:bookmarkEnd w:id="3870"/>
      <w:bookmarkEnd w:id="3871"/>
    </w:p>
    <w:p w14:paraId="4238E74E" w14:textId="0A60A506" w:rsidR="00386172" w:rsidRPr="007C5752" w:rsidRDefault="00386172" w:rsidP="00575005">
      <w:pPr>
        <w:pStyle w:val="RequirementList"/>
      </w:pPr>
      <w:bookmarkStart w:id="3872" w:name="_Toc200492536"/>
      <w:r w:rsidRPr="007C5752">
        <w:t xml:space="preserve">After successful functional and capacity tests of the </w:t>
      </w:r>
      <w:r w:rsidR="00723DA0" w:rsidRPr="007C5752">
        <w:t>WCS</w:t>
      </w:r>
      <w:r w:rsidRPr="007C5752">
        <w:t>, the functional tests of the</w:t>
      </w:r>
      <w:r w:rsidR="00E51307" w:rsidRPr="007C5752">
        <w:t xml:space="preserve"> QRB</w:t>
      </w:r>
      <w:r w:rsidRPr="007C5752">
        <w:t xml:space="preserve">  could start</w:t>
      </w:r>
      <w:r w:rsidR="007A2C67" w:rsidRPr="007C5752">
        <w:t xml:space="preserve">.  </w:t>
      </w:r>
      <w:r w:rsidR="006E58DA" w:rsidRPr="007C5752">
        <w:t>the</w:t>
      </w:r>
      <w:r w:rsidRPr="007C5752">
        <w:t xml:space="preserve"> functional tests shall include at least:</w:t>
      </w:r>
      <w:bookmarkEnd w:id="3872"/>
    </w:p>
    <w:p w14:paraId="1C0E7148" w14:textId="37F74427" w:rsidR="00386172" w:rsidRPr="007C5752" w:rsidRDefault="0043230D">
      <w:pPr>
        <w:pStyle w:val="RequirementList"/>
        <w:numPr>
          <w:ilvl w:val="0"/>
          <w:numId w:val="25"/>
        </w:numPr>
      </w:pPr>
      <w:bookmarkStart w:id="3873" w:name="_Toc200492537"/>
      <w:r w:rsidRPr="007C5752">
        <w:t>Confirmation</w:t>
      </w:r>
      <w:r w:rsidR="00386172" w:rsidRPr="007C5752">
        <w:t xml:space="preserve"> of mechanical characteristics.</w:t>
      </w:r>
      <w:bookmarkEnd w:id="3873"/>
    </w:p>
    <w:p w14:paraId="711C97BE" w14:textId="77777777" w:rsidR="00386172" w:rsidRPr="007C5752" w:rsidRDefault="00386172">
      <w:pPr>
        <w:pStyle w:val="RequirementList"/>
        <w:numPr>
          <w:ilvl w:val="0"/>
          <w:numId w:val="25"/>
        </w:numPr>
      </w:pPr>
      <w:bookmarkStart w:id="3874" w:name="_Toc200492538"/>
      <w:r w:rsidRPr="007C5752">
        <w:t>Measuring of vibrations of the rotating machines.</w:t>
      </w:r>
      <w:bookmarkEnd w:id="3874"/>
    </w:p>
    <w:p w14:paraId="70F643E4" w14:textId="326CD5F2" w:rsidR="00386172" w:rsidRPr="007C5752" w:rsidRDefault="0043230D">
      <w:pPr>
        <w:pStyle w:val="RequirementList"/>
        <w:numPr>
          <w:ilvl w:val="0"/>
          <w:numId w:val="25"/>
        </w:numPr>
      </w:pPr>
      <w:bookmarkStart w:id="3875" w:name="_Toc200492539"/>
      <w:r w:rsidRPr="007C5752">
        <w:t>Confirmation</w:t>
      </w:r>
      <w:r w:rsidR="00386172" w:rsidRPr="007C5752">
        <w:t xml:space="preserve"> of cold absorbers operation in the QRB with a full regeneration cycle on each of the 80 K adsorbers and on the 20 K adsorber.</w:t>
      </w:r>
      <w:bookmarkEnd w:id="3875"/>
    </w:p>
    <w:p w14:paraId="32976303" w14:textId="06D5285F" w:rsidR="001D0394" w:rsidRPr="007C5752" w:rsidRDefault="001D0394" w:rsidP="00575005">
      <w:pPr>
        <w:pStyle w:val="RequirementList"/>
      </w:pPr>
      <w:bookmarkStart w:id="3876" w:name="_Toc200492540"/>
      <w:r w:rsidRPr="007C5752">
        <w:t>The Contractor shall verify the correct operation of the cold adsorbers installed in the QRB</w:t>
      </w:r>
      <w:r w:rsidR="00352FF0" w:rsidRPr="007C5752">
        <w:t xml:space="preserve">.  </w:t>
      </w:r>
      <w:r w:rsidRPr="007C5752">
        <w:t>This verification shall include a complete regeneration cycle performed on each of the 80</w:t>
      </w:r>
      <w:r w:rsidRPr="007C5752">
        <w:rPr>
          <w:rFonts w:ascii="Arial" w:hAnsi="Arial" w:cs="Arial"/>
        </w:rPr>
        <w:t> </w:t>
      </w:r>
      <w:r w:rsidRPr="007C5752">
        <w:t>K adsorbers and on the 20</w:t>
      </w:r>
      <w:r w:rsidRPr="007C5752">
        <w:rPr>
          <w:rFonts w:ascii="Arial" w:hAnsi="Arial" w:cs="Arial"/>
        </w:rPr>
        <w:t> </w:t>
      </w:r>
      <w:r w:rsidRPr="007C5752">
        <w:t>K adsorber</w:t>
      </w:r>
      <w:r w:rsidR="00352FF0" w:rsidRPr="007C5752">
        <w:t xml:space="preserve">.  </w:t>
      </w:r>
      <w:r w:rsidRPr="007C5752">
        <w:t>The process shall confirm proper adsorption functionality and regeneration effectiveness in accordance with the system design specifications.</w:t>
      </w:r>
      <w:bookmarkEnd w:id="3876"/>
    </w:p>
    <w:p w14:paraId="74BE3431" w14:textId="0816ADAF" w:rsidR="00386172" w:rsidRPr="007C5752" w:rsidRDefault="0043230D" w:rsidP="00575005">
      <w:pPr>
        <w:pStyle w:val="RequirementList"/>
      </w:pPr>
      <w:bookmarkStart w:id="3877" w:name="_Toc200492541"/>
      <w:r w:rsidRPr="007C5752">
        <w:t>Confirmation</w:t>
      </w:r>
      <w:r w:rsidR="00386172" w:rsidRPr="007C5752">
        <w:t xml:space="preserve"> of control software and interlocks according to the functional analysis.</w:t>
      </w:r>
      <w:bookmarkEnd w:id="3877"/>
    </w:p>
    <w:p w14:paraId="3FE52E4B" w14:textId="77777777" w:rsidR="00386172" w:rsidRPr="007C5752" w:rsidRDefault="00386172" w:rsidP="00575005">
      <w:pPr>
        <w:pStyle w:val="RequirementList"/>
      </w:pPr>
      <w:bookmarkStart w:id="3878" w:name="_Toc200492542"/>
      <w:r w:rsidRPr="007C5752">
        <w:t>Testing of the rotating machine (cold compressors) at the design points (Minimal and Nominal) and at full speed.</w:t>
      </w:r>
      <w:bookmarkEnd w:id="3878"/>
    </w:p>
    <w:p w14:paraId="562DBBB3" w14:textId="6EE290C3" w:rsidR="00386172" w:rsidRPr="007C5752" w:rsidRDefault="00386172" w:rsidP="00575005">
      <w:pPr>
        <w:pStyle w:val="RequirementList"/>
      </w:pPr>
      <w:bookmarkStart w:id="3879" w:name="_Toc200492543"/>
      <w:r w:rsidRPr="007C5752">
        <w:t xml:space="preserve">Checking of the safe shut down of the </w:t>
      </w:r>
      <w:r w:rsidR="00947F24" w:rsidRPr="007C5752">
        <w:t>QPLANT</w:t>
      </w:r>
      <w:r w:rsidRPr="007C5752">
        <w:t xml:space="preserve"> after the following abnormal modes simulated on the </w:t>
      </w:r>
      <w:r w:rsidR="00D97476" w:rsidRPr="007C5752">
        <w:t>QPLANT:CIS</w:t>
      </w:r>
      <w:r w:rsidRPr="007C5752">
        <w:t>:</w:t>
      </w:r>
      <w:bookmarkEnd w:id="3879"/>
    </w:p>
    <w:p w14:paraId="3386B4AB" w14:textId="00311237" w:rsidR="00386172" w:rsidRPr="007C5752" w:rsidRDefault="00386172" w:rsidP="00575005">
      <w:pPr>
        <w:pStyle w:val="RequirementList"/>
        <w:numPr>
          <w:ilvl w:val="0"/>
          <w:numId w:val="0"/>
        </w:numPr>
        <w:ind w:left="720"/>
      </w:pPr>
      <w:bookmarkStart w:id="3880" w:name="_Toc200492544"/>
      <w:r w:rsidRPr="007C5752">
        <w:t xml:space="preserve">Failure of the </w:t>
      </w:r>
      <w:r w:rsidR="00D97476" w:rsidRPr="007C5752">
        <w:t>QPLANT:CIS</w:t>
      </w:r>
      <w:r w:rsidRPr="007C5752">
        <w:t>.</w:t>
      </w:r>
      <w:bookmarkEnd w:id="3880"/>
    </w:p>
    <w:p w14:paraId="51CDDA83" w14:textId="77777777" w:rsidR="00F52C99" w:rsidRPr="007C5752" w:rsidRDefault="00386172" w:rsidP="00575005">
      <w:pPr>
        <w:pStyle w:val="RequirementList"/>
      </w:pPr>
      <w:bookmarkStart w:id="3881" w:name="_Toc200492545"/>
      <w:r w:rsidRPr="007C5752">
        <w:t>Loss of utilities (electrical power, cooling water, instrument air, vacuum loss, impurities in helium gas).</w:t>
      </w:r>
      <w:bookmarkEnd w:id="3881"/>
      <w:r w:rsidR="00F52C99" w:rsidRPr="007C5752">
        <w:br/>
      </w:r>
      <w:bookmarkStart w:id="3882" w:name="_Toc200492633"/>
      <w:r w:rsidR="00F52C99" w:rsidRPr="007C5752">
        <w:lastRenderedPageBreak/>
        <w:t>In case of any utility losses (electricity, compressed air, water, vacuum, ...), the QPLANT shall ensure the safety of the QPLANT and people.</w:t>
      </w:r>
      <w:bookmarkEnd w:id="3882"/>
    </w:p>
    <w:p w14:paraId="26A65814" w14:textId="77777777" w:rsidR="00386172" w:rsidRPr="007C5752" w:rsidRDefault="00386172" w:rsidP="00575005">
      <w:pPr>
        <w:pStyle w:val="RequirementList"/>
      </w:pPr>
      <w:bookmarkStart w:id="3883" w:name="_Toc200492546"/>
      <w:r w:rsidRPr="007C5752">
        <w:t>Checking of the operation of all valves, instruments, heaters and rotating machines in the Refrigeration Cold Box and warm panels for all the defined operating modes.</w:t>
      </w:r>
      <w:bookmarkEnd w:id="3883"/>
    </w:p>
    <w:p w14:paraId="13DCF504" w14:textId="77777777" w:rsidR="0035719D" w:rsidRPr="007C5752" w:rsidRDefault="0035719D" w:rsidP="0035719D">
      <w:pPr>
        <w:pStyle w:val="RequirementList"/>
        <w:numPr>
          <w:ilvl w:val="0"/>
          <w:numId w:val="0"/>
        </w:numPr>
        <w:ind w:left="502" w:hanging="360"/>
      </w:pPr>
    </w:p>
    <w:p w14:paraId="568DCB8F" w14:textId="77777777" w:rsidR="00386172" w:rsidRPr="007C5752" w:rsidRDefault="00947F24" w:rsidP="006A5E94">
      <w:pPr>
        <w:pStyle w:val="Heading3numbered"/>
      </w:pPr>
      <w:bookmarkStart w:id="3884" w:name="_Toc200492547"/>
      <w:bookmarkStart w:id="3885" w:name="_Toc202536234"/>
      <w:bookmarkStart w:id="3886" w:name="_Toc212194879"/>
      <w:commentRangeStart w:id="3887"/>
      <w:r w:rsidRPr="007C5752">
        <w:t>QPLANT</w:t>
      </w:r>
      <w:r w:rsidR="00386172" w:rsidRPr="007C5752">
        <w:t xml:space="preserve"> capacity tests</w:t>
      </w:r>
      <w:bookmarkEnd w:id="3884"/>
      <w:bookmarkEnd w:id="3885"/>
      <w:commentRangeEnd w:id="3887"/>
      <w:r w:rsidR="009C7980" w:rsidRPr="007C5752">
        <w:rPr>
          <w:rStyle w:val="CommentReference"/>
          <w:rFonts w:eastAsia="Calibri"/>
          <w:color w:val="auto"/>
        </w:rPr>
        <w:commentReference w:id="3887"/>
      </w:r>
      <w:bookmarkEnd w:id="3886"/>
    </w:p>
    <w:p w14:paraId="18C7140E" w14:textId="77777777" w:rsidR="00386172" w:rsidRPr="007C5752" w:rsidRDefault="00386172" w:rsidP="00550A67">
      <w:pPr>
        <w:pStyle w:val="RequirementList"/>
        <w:numPr>
          <w:ilvl w:val="0"/>
          <w:numId w:val="0"/>
        </w:numPr>
        <w:ind w:left="502" w:hanging="360"/>
      </w:pPr>
      <w:bookmarkStart w:id="3888" w:name="_Toc200492548"/>
      <w:r w:rsidRPr="007C5752">
        <w:t xml:space="preserve">The </w:t>
      </w:r>
      <w:r w:rsidR="00947F24" w:rsidRPr="007C5752">
        <w:t>QPLANT</w:t>
      </w:r>
      <w:r w:rsidRPr="007C5752">
        <w:t xml:space="preserve"> capacity tests shall start when all the functional tests described above have been successfully completed and </w:t>
      </w:r>
      <w:commentRangeStart w:id="3889"/>
      <w:r w:rsidRPr="007C5752">
        <w:t>all specified documents</w:t>
      </w:r>
      <w:commentRangeEnd w:id="3889"/>
      <w:r w:rsidR="008B532A" w:rsidRPr="007C5752">
        <w:rPr>
          <w:rStyle w:val="CommentReference"/>
          <w:rFonts w:ascii="Segoe UI" w:hAnsi="Segoe UI"/>
        </w:rPr>
        <w:commentReference w:id="3889"/>
      </w:r>
      <w:r w:rsidRPr="007C5752">
        <w:t xml:space="preserve"> have been provided.</w:t>
      </w:r>
      <w:bookmarkEnd w:id="3888"/>
    </w:p>
    <w:p w14:paraId="28590E2A" w14:textId="66E48BF0" w:rsidR="00386172" w:rsidRPr="007C5752" w:rsidRDefault="00386172" w:rsidP="00575005">
      <w:pPr>
        <w:pStyle w:val="RequirementList"/>
      </w:pPr>
      <w:bookmarkStart w:id="3890" w:name="_Toc200492549"/>
      <w:r w:rsidRPr="007C5752">
        <w:t xml:space="preserve">The </w:t>
      </w:r>
      <w:r w:rsidR="00947F24" w:rsidRPr="007C5752">
        <w:t>QPLANT</w:t>
      </w:r>
      <w:r w:rsidRPr="007C5752">
        <w:t xml:space="preserve"> capacity tests shall be performed for the defined steady state </w:t>
      </w:r>
      <w:r w:rsidR="009C7980" w:rsidRPr="007C5752">
        <w:t>scenario</w:t>
      </w:r>
      <w:r w:rsidRPr="007C5752">
        <w:t xml:space="preserve"> (Cold stand-by; Thermal Shield stand-by; 2 K operation: Minimal and Nominal Design Points).</w:t>
      </w:r>
      <w:bookmarkEnd w:id="3890"/>
    </w:p>
    <w:p w14:paraId="7B813A1F" w14:textId="273F5F0B" w:rsidR="00386172" w:rsidRPr="007C5752" w:rsidRDefault="00386172" w:rsidP="00575005">
      <w:pPr>
        <w:pStyle w:val="RequirementList"/>
      </w:pPr>
      <w:bookmarkStart w:id="3891" w:name="_Toc200492550"/>
      <w:r w:rsidRPr="007C5752">
        <w:t>The capacity tests of the steady state modes will be performed under the environmental conditions and utilities described in</w:t>
      </w:r>
      <w:r w:rsidR="00B50E24" w:rsidRPr="007C5752">
        <w:t xml:space="preserve"> § </w:t>
      </w:r>
      <w:r w:rsidR="00A31355" w:rsidRPr="007C5752">
        <w:fldChar w:fldCharType="begin"/>
      </w:r>
      <w:r w:rsidR="00A31355" w:rsidRPr="007C5752">
        <w:instrText xml:space="preserve"> REF _Ref190799769 \r \h  \* MERGEFORMAT </w:instrText>
      </w:r>
      <w:r w:rsidR="00A31355" w:rsidRPr="007C5752">
        <w:fldChar w:fldCharType="separate"/>
      </w:r>
      <w:r w:rsidR="00A63B38">
        <w:t>3.7</w:t>
      </w:r>
      <w:r w:rsidR="00A31355" w:rsidRPr="007C5752">
        <w:fldChar w:fldCharType="end"/>
      </w:r>
      <w:r w:rsidR="007A2C67" w:rsidRPr="007C5752">
        <w:t xml:space="preserve">.  </w:t>
      </w:r>
      <w:r w:rsidRPr="007C5752">
        <w:t xml:space="preserve">If conditions given are out of range during capacity tests, the </w:t>
      </w:r>
      <w:r w:rsidR="00CB1438" w:rsidRPr="007C5752">
        <w:t>Contractor</w:t>
      </w:r>
      <w:r w:rsidRPr="007C5752">
        <w:t xml:space="preserve"> in agreement with </w:t>
      </w:r>
      <w:r w:rsidR="0085540D" w:rsidRPr="007C5752">
        <w:t>SCK CEN</w:t>
      </w:r>
      <w:r w:rsidRPr="007C5752">
        <w:t xml:space="preserve"> could propose a correction for the measurements.</w:t>
      </w:r>
      <w:bookmarkEnd w:id="3891"/>
    </w:p>
    <w:p w14:paraId="279FA170" w14:textId="67C97AAE" w:rsidR="00386172" w:rsidRPr="007C5752" w:rsidRDefault="00386172" w:rsidP="00575005">
      <w:pPr>
        <w:pStyle w:val="RequirementList"/>
      </w:pPr>
      <w:bookmarkStart w:id="3892" w:name="_Ref190799950"/>
      <w:bookmarkStart w:id="3893" w:name="_Toc200492551"/>
      <w:r w:rsidRPr="007C5752">
        <w:t>During capacity tests, the test heaters shall operate at least the required values defined in the heat loads tabl</w:t>
      </w:r>
      <w:bookmarkEnd w:id="3892"/>
      <w:bookmarkEnd w:id="3893"/>
      <w:r w:rsidR="00550A67" w:rsidRPr="007C5752">
        <w:t>e (</w:t>
      </w:r>
      <w:r w:rsidR="00550A67" w:rsidRPr="007C5752">
        <w:fldChar w:fldCharType="begin"/>
      </w:r>
      <w:r w:rsidR="00550A67" w:rsidRPr="007C5752">
        <w:instrText xml:space="preserve"> REF _Ref201493671 \h </w:instrText>
      </w:r>
      <w:r w:rsidR="00550A67" w:rsidRPr="007C5752">
        <w:fldChar w:fldCharType="separate"/>
      </w:r>
      <w:r w:rsidR="00A63B38" w:rsidRPr="007C5752">
        <w:t xml:space="preserve">Table </w:t>
      </w:r>
      <w:r w:rsidR="00A63B38">
        <w:rPr>
          <w:noProof/>
        </w:rPr>
        <w:t>3</w:t>
      </w:r>
      <w:r w:rsidR="00550A67" w:rsidRPr="007C5752">
        <w:fldChar w:fldCharType="end"/>
      </w:r>
    </w:p>
    <w:p w14:paraId="32010800" w14:textId="77777777" w:rsidR="00386172" w:rsidRPr="007C5752" w:rsidRDefault="00386172" w:rsidP="00575005">
      <w:pPr>
        <w:pStyle w:val="RequirementList"/>
      </w:pPr>
      <w:bookmarkStart w:id="3894" w:name="_Toc200492552"/>
      <w:r w:rsidRPr="007C5752">
        <w:t>During each capacity test, the following values shall be continuously monitored:</w:t>
      </w:r>
      <w:bookmarkEnd w:id="3894"/>
    </w:p>
    <w:p w14:paraId="6C9CB852" w14:textId="77777777" w:rsidR="00386172" w:rsidRPr="007C5752" w:rsidRDefault="00386172">
      <w:pPr>
        <w:pStyle w:val="RequirementList"/>
        <w:numPr>
          <w:ilvl w:val="0"/>
          <w:numId w:val="25"/>
        </w:numPr>
      </w:pPr>
      <w:bookmarkStart w:id="3895" w:name="_Toc200492553"/>
      <w:r w:rsidRPr="007C5752">
        <w:t>mass flow rates, pressures / pressure drops, temperatures at the supply and return lines of the QRB.</w:t>
      </w:r>
      <w:bookmarkEnd w:id="3895"/>
    </w:p>
    <w:p w14:paraId="53581733" w14:textId="77777777" w:rsidR="00386172" w:rsidRPr="007C5752" w:rsidRDefault="00386172">
      <w:pPr>
        <w:pStyle w:val="RequirementList"/>
        <w:numPr>
          <w:ilvl w:val="0"/>
          <w:numId w:val="25"/>
        </w:numPr>
      </w:pPr>
      <w:bookmarkStart w:id="3896" w:name="_Toc200492554"/>
      <w:r w:rsidRPr="007C5752">
        <w:t>liquid levels of LHe thermal baths.</w:t>
      </w:r>
      <w:bookmarkEnd w:id="3896"/>
    </w:p>
    <w:p w14:paraId="757EF1A4" w14:textId="77777777" w:rsidR="00386172" w:rsidRPr="007C5752" w:rsidRDefault="00386172">
      <w:pPr>
        <w:pStyle w:val="RequirementList"/>
        <w:numPr>
          <w:ilvl w:val="0"/>
          <w:numId w:val="25"/>
        </w:numPr>
      </w:pPr>
      <w:bookmarkStart w:id="3897" w:name="_Toc200492555"/>
      <w:r w:rsidRPr="007C5752">
        <w:t xml:space="preserve">main mass flow rates, </w:t>
      </w:r>
      <w:r w:rsidR="007A2C67" w:rsidRPr="007C5752">
        <w:t>pressures,</w:t>
      </w:r>
      <w:r w:rsidRPr="007C5752">
        <w:t xml:space="preserve"> and temperatures VLP, LP HP in the </w:t>
      </w:r>
      <w:r w:rsidR="00723DA0" w:rsidRPr="007C5752">
        <w:t>WCS</w:t>
      </w:r>
      <w:r w:rsidRPr="007C5752">
        <w:t>.</w:t>
      </w:r>
      <w:bookmarkEnd w:id="3897"/>
    </w:p>
    <w:p w14:paraId="220912EC" w14:textId="77777777" w:rsidR="00386172" w:rsidRPr="007C5752" w:rsidRDefault="00386172">
      <w:pPr>
        <w:pStyle w:val="RequirementList"/>
        <w:numPr>
          <w:ilvl w:val="0"/>
          <w:numId w:val="25"/>
        </w:numPr>
      </w:pPr>
      <w:bookmarkStart w:id="3898" w:name="_Toc200492556"/>
      <w:r w:rsidRPr="007C5752">
        <w:t>pressure in storage helium tanks.</w:t>
      </w:r>
      <w:bookmarkEnd w:id="3898"/>
    </w:p>
    <w:p w14:paraId="5127A267" w14:textId="77777777" w:rsidR="00386172" w:rsidRPr="007C5752" w:rsidRDefault="00386172">
      <w:pPr>
        <w:pStyle w:val="RequirementList"/>
        <w:numPr>
          <w:ilvl w:val="0"/>
          <w:numId w:val="25"/>
        </w:numPr>
      </w:pPr>
      <w:bookmarkStart w:id="3899" w:name="_Toc200492557"/>
      <w:r w:rsidRPr="007C5752">
        <w:t>cooling water temperatures and mass flow rate.</w:t>
      </w:r>
      <w:bookmarkEnd w:id="3899"/>
    </w:p>
    <w:p w14:paraId="788E2BDF" w14:textId="77777777" w:rsidR="00386172" w:rsidRPr="007C5752" w:rsidRDefault="00386172">
      <w:pPr>
        <w:pStyle w:val="RequirementList"/>
        <w:numPr>
          <w:ilvl w:val="0"/>
          <w:numId w:val="25"/>
        </w:numPr>
      </w:pPr>
      <w:bookmarkStart w:id="3900" w:name="_Toc200492558"/>
      <w:r w:rsidRPr="007C5752">
        <w:t>individual electrical motor current and voltages.</w:t>
      </w:r>
      <w:bookmarkEnd w:id="3900"/>
    </w:p>
    <w:p w14:paraId="0135FDC8" w14:textId="77777777" w:rsidR="00386172" w:rsidRPr="007C5752" w:rsidRDefault="00386172">
      <w:pPr>
        <w:pStyle w:val="RequirementList"/>
        <w:numPr>
          <w:ilvl w:val="0"/>
          <w:numId w:val="25"/>
        </w:numPr>
      </w:pPr>
      <w:bookmarkStart w:id="3901" w:name="_Toc200492559"/>
      <w:r w:rsidRPr="007C5752">
        <w:t>heat power of electrical heaters.</w:t>
      </w:r>
      <w:bookmarkEnd w:id="3901"/>
    </w:p>
    <w:p w14:paraId="0F558733" w14:textId="77777777" w:rsidR="00386172" w:rsidRPr="007C5752" w:rsidRDefault="00386172" w:rsidP="00575005">
      <w:pPr>
        <w:pStyle w:val="RequirementList"/>
      </w:pPr>
      <w:bookmarkStart w:id="3902" w:name="_Toc200492560"/>
      <w:r w:rsidRPr="007C5752">
        <w:t xml:space="preserve">The </w:t>
      </w:r>
      <w:r w:rsidR="00CB1438" w:rsidRPr="007C5752">
        <w:t>Contractor</w:t>
      </w:r>
      <w:r w:rsidRPr="007C5752">
        <w:t xml:space="preserve"> shall </w:t>
      </w:r>
      <w:r w:rsidR="005041D3" w:rsidRPr="007C5752">
        <w:t xml:space="preserve">estimate </w:t>
      </w:r>
      <w:r w:rsidRPr="007C5752">
        <w:t>uncertainties on the measurements</w:t>
      </w:r>
      <w:r w:rsidR="007A2C67" w:rsidRPr="007C5752">
        <w:t xml:space="preserve">.  </w:t>
      </w:r>
      <w:r w:rsidRPr="007C5752">
        <w:t xml:space="preserve">The </w:t>
      </w:r>
      <w:r w:rsidR="005041D3" w:rsidRPr="007C5752">
        <w:t xml:space="preserve">estimated </w:t>
      </w:r>
      <w:r w:rsidRPr="007C5752">
        <w:t>uncertainty will be added or subtracted (depending on the measurement) to the measured values before checking the acceptance capacity criteria.</w:t>
      </w:r>
      <w:bookmarkEnd w:id="3902"/>
    </w:p>
    <w:p w14:paraId="279670D3" w14:textId="77777777" w:rsidR="0035719D" w:rsidRPr="007C5752" w:rsidRDefault="0035719D" w:rsidP="0035719D">
      <w:pPr>
        <w:pStyle w:val="RequirementList"/>
      </w:pPr>
      <w:r w:rsidRPr="007C5752">
        <w:t>The Contractor shall perform final functional acceptance tests on the helium recovery system to verify flow rates, pressure performance, recovery time, and helium purity against the specified design targets.</w:t>
      </w:r>
    </w:p>
    <w:p w14:paraId="46A44922" w14:textId="77777777" w:rsidR="0035719D" w:rsidRPr="007C5752" w:rsidRDefault="0035719D" w:rsidP="0035719D">
      <w:pPr>
        <w:pStyle w:val="RequirementList"/>
        <w:numPr>
          <w:ilvl w:val="0"/>
          <w:numId w:val="0"/>
        </w:numPr>
        <w:ind w:left="502" w:hanging="360"/>
      </w:pPr>
    </w:p>
    <w:p w14:paraId="5F306314" w14:textId="77777777" w:rsidR="00386172" w:rsidRPr="007C5752" w:rsidRDefault="00386172" w:rsidP="006A5E94">
      <w:pPr>
        <w:pStyle w:val="Heading3numbered"/>
      </w:pPr>
      <w:bookmarkStart w:id="3903" w:name="_Toc200492561"/>
      <w:bookmarkStart w:id="3904" w:name="_Toc202536235"/>
      <w:bookmarkStart w:id="3905" w:name="_Toc212194880"/>
      <w:r w:rsidRPr="007C5752">
        <w:t>Thermal Shield stand-by</w:t>
      </w:r>
      <w:bookmarkEnd w:id="3903"/>
      <w:bookmarkEnd w:id="3904"/>
      <w:bookmarkEnd w:id="3905"/>
    </w:p>
    <w:p w14:paraId="5E55DA68" w14:textId="77777777" w:rsidR="00386172" w:rsidRPr="007C5752" w:rsidRDefault="00386172" w:rsidP="00575005">
      <w:pPr>
        <w:pStyle w:val="RequirementList"/>
      </w:pPr>
      <w:bookmarkStart w:id="3906" w:name="_Toc200492562"/>
      <w:r w:rsidRPr="007C5752">
        <w:t>The Thermal Shield stand-by capacity test shall consist of:</w:t>
      </w:r>
      <w:bookmarkEnd w:id="3906"/>
    </w:p>
    <w:p w14:paraId="1EA8ABBD" w14:textId="77777777" w:rsidR="00A31355" w:rsidRPr="007C5752" w:rsidRDefault="00386172" w:rsidP="00575005">
      <w:pPr>
        <w:pStyle w:val="RequirementList"/>
      </w:pPr>
      <w:bookmarkStart w:id="3907" w:name="_Toc200492563"/>
      <w:r w:rsidRPr="007C5752">
        <w:t>Establish the mass flow rates corresponding to Thermal Shield stand-by mode using the test configuration with the necessary by-pass valves.</w:t>
      </w:r>
      <w:bookmarkEnd w:id="3907"/>
    </w:p>
    <w:p w14:paraId="47D130F9" w14:textId="77777777" w:rsidR="00386172" w:rsidRPr="007C5752" w:rsidRDefault="00386172" w:rsidP="00575005">
      <w:pPr>
        <w:pStyle w:val="RequirementList"/>
      </w:pPr>
      <w:bookmarkStart w:id="3908" w:name="_Toc200492565"/>
      <w:r w:rsidRPr="007C5752">
        <w:t>One 24 hours Thermal Shield stand-by run without operation of the VLP compressors from the cold stand-by mode and followed by the cold stand-by mode.</w:t>
      </w:r>
      <w:bookmarkEnd w:id="3908"/>
    </w:p>
    <w:p w14:paraId="3F50ACF4" w14:textId="2CA9737E" w:rsidR="00386172" w:rsidRPr="007C5752" w:rsidRDefault="00386172" w:rsidP="00575005">
      <w:pPr>
        <w:pStyle w:val="RequirementList"/>
      </w:pPr>
      <w:bookmarkStart w:id="3909" w:name="_Toc200492566"/>
      <w:r w:rsidRPr="007C5752">
        <w:t xml:space="preserve">The capacity tests of the </w:t>
      </w:r>
      <w:r w:rsidR="00947F24" w:rsidRPr="007C5752">
        <w:t>QPLANT</w:t>
      </w:r>
      <w:r w:rsidRPr="007C5752">
        <w:t xml:space="preserve"> during Thermal Shield stand-by mode are deemed as passed if during the full period of the test, without any discontinuous operation, the achieved values verify the performance requirements described in </w:t>
      </w:r>
      <w:r w:rsidR="005041D3" w:rsidRPr="007C5752">
        <w:rPr>
          <w:rStyle w:val="AAReferencedChar"/>
          <w:rFonts w:ascii="Century Gothic" w:hAnsi="Century Gothic"/>
          <w:i w:val="0"/>
          <w:iCs w:val="0"/>
          <w:color w:val="auto"/>
          <w:sz w:val="18"/>
        </w:rPr>
        <w:fldChar w:fldCharType="begin"/>
      </w:r>
      <w:r w:rsidR="005041D3" w:rsidRPr="007C5752">
        <w:rPr>
          <w:rStyle w:val="AAReferencedChar"/>
          <w:rFonts w:ascii="Century Gothic" w:hAnsi="Century Gothic"/>
          <w:i w:val="0"/>
          <w:iCs w:val="0"/>
          <w:color w:val="auto"/>
          <w:sz w:val="18"/>
        </w:rPr>
        <w:instrText xml:space="preserve"> REF _Ref192160998 \h </w:instrText>
      </w:r>
      <w:r w:rsidR="00FB79A6" w:rsidRPr="007C5752">
        <w:rPr>
          <w:rStyle w:val="AAReferencedChar"/>
          <w:rFonts w:ascii="Century Gothic" w:hAnsi="Century Gothic"/>
          <w:i w:val="0"/>
          <w:iCs w:val="0"/>
          <w:color w:val="auto"/>
          <w:sz w:val="18"/>
        </w:rPr>
        <w:instrText xml:space="preserve"> \* MERGEFORMAT </w:instrText>
      </w:r>
      <w:r w:rsidR="005041D3" w:rsidRPr="007C5752">
        <w:rPr>
          <w:rStyle w:val="AAReferencedChar"/>
          <w:rFonts w:ascii="Century Gothic" w:hAnsi="Century Gothic"/>
          <w:i w:val="0"/>
          <w:iCs w:val="0"/>
          <w:color w:val="auto"/>
          <w:sz w:val="18"/>
        </w:rPr>
        <w:fldChar w:fldCharType="separate"/>
      </w:r>
      <w:r w:rsidR="00A63B38">
        <w:rPr>
          <w:rStyle w:val="AAReferencedChar"/>
          <w:rFonts w:ascii="Century Gothic" w:hAnsi="Century Gothic"/>
          <w:b/>
          <w:bCs/>
          <w:i w:val="0"/>
          <w:iCs w:val="0"/>
          <w:color w:val="auto"/>
          <w:sz w:val="18"/>
          <w:lang w:val="en-US"/>
        </w:rPr>
        <w:t>Error! Reference source not found.</w:t>
      </w:r>
      <w:r w:rsidR="005041D3" w:rsidRPr="007C5752">
        <w:rPr>
          <w:rStyle w:val="AAReferencedChar"/>
          <w:rFonts w:ascii="Century Gothic" w:hAnsi="Century Gothic"/>
          <w:i w:val="0"/>
          <w:iCs w:val="0"/>
          <w:color w:val="auto"/>
          <w:sz w:val="18"/>
        </w:rPr>
        <w:fldChar w:fldCharType="end"/>
      </w:r>
      <w:r w:rsidR="00EA56FE" w:rsidRPr="007C5752">
        <w:rPr>
          <w:rStyle w:val="AAReferencedChar"/>
          <w:rFonts w:ascii="Century Gothic" w:hAnsi="Century Gothic"/>
          <w:i w:val="0"/>
          <w:iCs w:val="0"/>
          <w:color w:val="auto"/>
          <w:sz w:val="18"/>
        </w:rPr>
        <w:t xml:space="preserve"> </w:t>
      </w:r>
      <w:r w:rsidR="00EA56FE" w:rsidRPr="007C5752">
        <w:t>a</w:t>
      </w:r>
      <w:r w:rsidRPr="007C5752">
        <w:t xml:space="preserve">nd </w:t>
      </w:r>
      <w:r w:rsidR="005041D3" w:rsidRPr="007C5752">
        <w:fldChar w:fldCharType="begin"/>
      </w:r>
      <w:r w:rsidR="005041D3" w:rsidRPr="007C5752">
        <w:instrText xml:space="preserve"> REF _Ref192161189 \h  \* MERGEFORMAT </w:instrText>
      </w:r>
      <w:r w:rsidR="005041D3" w:rsidRPr="007C5752">
        <w:fldChar w:fldCharType="separate"/>
      </w:r>
      <w:r w:rsidR="00A63B38" w:rsidRPr="00A63B38">
        <w:rPr>
          <w:rFonts w:ascii="Century Gothic" w:hAnsi="Century Gothic"/>
        </w:rPr>
        <w:t>Table 4</w:t>
      </w:r>
      <w:r w:rsidR="005041D3" w:rsidRPr="007C5752">
        <w:fldChar w:fldCharType="end"/>
      </w:r>
      <w:r w:rsidR="003E5C09" w:rsidRPr="007C5752">
        <w:t>.</w:t>
      </w:r>
      <w:bookmarkEnd w:id="3909"/>
    </w:p>
    <w:p w14:paraId="1507E715" w14:textId="77777777" w:rsidR="00386172" w:rsidRPr="007C5752" w:rsidRDefault="00386172" w:rsidP="006A5E94">
      <w:pPr>
        <w:pStyle w:val="Heading3numbered"/>
      </w:pPr>
      <w:bookmarkStart w:id="3910" w:name="_Toc200492567"/>
      <w:bookmarkStart w:id="3911" w:name="_Toc202536236"/>
      <w:bookmarkStart w:id="3912" w:name="_Toc212194881"/>
      <w:r w:rsidRPr="007C5752">
        <w:t>Cold stand-by</w:t>
      </w:r>
      <w:bookmarkEnd w:id="3910"/>
      <w:bookmarkEnd w:id="3911"/>
      <w:bookmarkEnd w:id="3912"/>
    </w:p>
    <w:p w14:paraId="6B38CD52" w14:textId="77777777" w:rsidR="00386172" w:rsidRPr="007C5752" w:rsidRDefault="00386172" w:rsidP="00575005">
      <w:pPr>
        <w:pStyle w:val="RequirementList"/>
      </w:pPr>
      <w:bookmarkStart w:id="3913" w:name="_Toc200492568"/>
      <w:r w:rsidRPr="007C5752">
        <w:t>The cold stand-by capacity test shall consist of:</w:t>
      </w:r>
      <w:bookmarkEnd w:id="3913"/>
    </w:p>
    <w:p w14:paraId="7D29A192" w14:textId="77777777" w:rsidR="00A31355" w:rsidRPr="007C5752" w:rsidRDefault="00386172">
      <w:pPr>
        <w:pStyle w:val="RequirementList"/>
        <w:numPr>
          <w:ilvl w:val="0"/>
          <w:numId w:val="25"/>
        </w:numPr>
      </w:pPr>
      <w:bookmarkStart w:id="3914" w:name="_Toc200492569"/>
      <w:r w:rsidRPr="007C5752">
        <w:t>Filling all the liquid helium baths to their minimal operating levels.</w:t>
      </w:r>
      <w:bookmarkEnd w:id="3914"/>
    </w:p>
    <w:p w14:paraId="412855B3" w14:textId="77777777" w:rsidR="00A31355" w:rsidRPr="007C5752" w:rsidRDefault="00386172">
      <w:pPr>
        <w:pStyle w:val="RequirementList"/>
        <w:numPr>
          <w:ilvl w:val="0"/>
          <w:numId w:val="25"/>
        </w:numPr>
      </w:pPr>
      <w:bookmarkStart w:id="3915" w:name="_Toc200492570"/>
      <w:r w:rsidRPr="007C5752">
        <w:lastRenderedPageBreak/>
        <w:t>Establish the mass flow rates corresponding to cold stand-by mode using the test configuration with the necessary by-pass valves.</w:t>
      </w:r>
      <w:bookmarkEnd w:id="3915"/>
    </w:p>
    <w:p w14:paraId="436C9103" w14:textId="1F12A43E" w:rsidR="00D559E4" w:rsidRPr="007C5752" w:rsidRDefault="00D559E4">
      <w:pPr>
        <w:pStyle w:val="RequirementList"/>
        <w:numPr>
          <w:ilvl w:val="0"/>
          <w:numId w:val="25"/>
        </w:numPr>
      </w:pPr>
      <w:bookmarkStart w:id="3916" w:name="_Toc200492564"/>
      <w:bookmarkStart w:id="3917" w:name="_Toc200492572"/>
      <w:r w:rsidRPr="007C5752">
        <w:t xml:space="preserve">Start heaters as defined in requirement </w:t>
      </w:r>
      <w:r w:rsidRPr="007C5752">
        <w:fldChar w:fldCharType="begin"/>
      </w:r>
      <w:r w:rsidRPr="007C5752">
        <w:instrText xml:space="preserve"> REF _Ref190799950 \r \h </w:instrText>
      </w:r>
      <w:r w:rsidR="00FB79A6" w:rsidRPr="007C5752">
        <w:instrText xml:space="preserve"> \* MERGEFORMAT </w:instrText>
      </w:r>
      <w:r w:rsidRPr="007C5752">
        <w:fldChar w:fldCharType="separate"/>
      </w:r>
      <w:r w:rsidR="00A63B38">
        <w:t>RTM-0445</w:t>
      </w:r>
      <w:r w:rsidRPr="007C5752">
        <w:fldChar w:fldCharType="end"/>
      </w:r>
      <w:r w:rsidRPr="007C5752">
        <w:t>.</w:t>
      </w:r>
      <w:bookmarkEnd w:id="3916"/>
    </w:p>
    <w:p w14:paraId="370409E4" w14:textId="77777777" w:rsidR="00A31355" w:rsidRPr="007C5752" w:rsidRDefault="00386172">
      <w:pPr>
        <w:pStyle w:val="RequirementList"/>
        <w:numPr>
          <w:ilvl w:val="0"/>
          <w:numId w:val="25"/>
        </w:numPr>
      </w:pPr>
      <w:r w:rsidRPr="007C5752">
        <w:t>One 48 hours cold stand-by run without any sub-atmospheric compressor followed by a transition to 2 K operation minimal design point with start of the sub-atmospheric compressors.</w:t>
      </w:r>
      <w:bookmarkEnd w:id="3917"/>
    </w:p>
    <w:p w14:paraId="30FC3596" w14:textId="1556A0AE" w:rsidR="00386172" w:rsidRPr="007C5752" w:rsidRDefault="00386172" w:rsidP="00575005">
      <w:pPr>
        <w:pStyle w:val="RequirementList"/>
      </w:pPr>
      <w:bookmarkStart w:id="3918" w:name="_Toc200492573"/>
      <w:r w:rsidRPr="007C5752">
        <w:t xml:space="preserve">The capacity tests of the </w:t>
      </w:r>
      <w:r w:rsidR="00947F24" w:rsidRPr="007C5752">
        <w:t>QPLANT</w:t>
      </w:r>
      <w:r w:rsidRPr="007C5752">
        <w:t xml:space="preserve"> during cold stand-by mode are deemed as passed if during the full period of the test, without any discontinuous operation, the achieved values verify the performance requirements described in </w:t>
      </w:r>
      <w:r w:rsidR="005041D3" w:rsidRPr="007C5752">
        <w:rPr>
          <w:rStyle w:val="AAReferencedChar"/>
          <w:rFonts w:ascii="Century Gothic" w:hAnsi="Century Gothic"/>
          <w:i w:val="0"/>
          <w:iCs w:val="0"/>
          <w:color w:val="auto"/>
          <w:sz w:val="18"/>
        </w:rPr>
        <w:fldChar w:fldCharType="begin"/>
      </w:r>
      <w:r w:rsidR="005041D3" w:rsidRPr="007C5752">
        <w:rPr>
          <w:rStyle w:val="AAReferencedChar"/>
          <w:rFonts w:ascii="Century Gothic" w:hAnsi="Century Gothic"/>
          <w:i w:val="0"/>
          <w:iCs w:val="0"/>
          <w:color w:val="auto"/>
          <w:sz w:val="18"/>
        </w:rPr>
        <w:instrText xml:space="preserve"> REF _Ref192160998 \h </w:instrText>
      </w:r>
      <w:r w:rsidR="00FB79A6" w:rsidRPr="007C5752">
        <w:rPr>
          <w:rStyle w:val="AAReferencedChar"/>
          <w:rFonts w:ascii="Century Gothic" w:hAnsi="Century Gothic"/>
          <w:i w:val="0"/>
          <w:iCs w:val="0"/>
          <w:color w:val="auto"/>
          <w:sz w:val="18"/>
        </w:rPr>
        <w:instrText xml:space="preserve"> \* MERGEFORMAT </w:instrText>
      </w:r>
      <w:r w:rsidR="005041D3" w:rsidRPr="007C5752">
        <w:rPr>
          <w:rStyle w:val="AAReferencedChar"/>
          <w:rFonts w:ascii="Century Gothic" w:hAnsi="Century Gothic"/>
          <w:i w:val="0"/>
          <w:iCs w:val="0"/>
          <w:color w:val="auto"/>
          <w:sz w:val="18"/>
        </w:rPr>
        <w:fldChar w:fldCharType="separate"/>
      </w:r>
      <w:r w:rsidR="00A63B38">
        <w:rPr>
          <w:rStyle w:val="AAReferencedChar"/>
          <w:rFonts w:ascii="Century Gothic" w:hAnsi="Century Gothic"/>
          <w:b/>
          <w:bCs/>
          <w:i w:val="0"/>
          <w:iCs w:val="0"/>
          <w:color w:val="auto"/>
          <w:sz w:val="18"/>
          <w:lang w:val="en-US"/>
        </w:rPr>
        <w:t>Error! Reference source not found.</w:t>
      </w:r>
      <w:r w:rsidR="005041D3" w:rsidRPr="007C5752">
        <w:rPr>
          <w:rStyle w:val="AAReferencedChar"/>
          <w:rFonts w:ascii="Century Gothic" w:hAnsi="Century Gothic"/>
          <w:i w:val="0"/>
          <w:iCs w:val="0"/>
          <w:color w:val="auto"/>
          <w:sz w:val="18"/>
        </w:rPr>
        <w:fldChar w:fldCharType="end"/>
      </w:r>
      <w:r w:rsidR="005041D3" w:rsidRPr="007C5752">
        <w:rPr>
          <w:rStyle w:val="AAReferencedChar"/>
          <w:rFonts w:ascii="Century Gothic" w:hAnsi="Century Gothic"/>
          <w:i w:val="0"/>
          <w:iCs w:val="0"/>
          <w:color w:val="auto"/>
          <w:sz w:val="18"/>
        </w:rPr>
        <w:t xml:space="preserve"> </w:t>
      </w:r>
      <w:r w:rsidR="005041D3" w:rsidRPr="007C5752">
        <w:t xml:space="preserve">and </w:t>
      </w:r>
      <w:r w:rsidR="005041D3" w:rsidRPr="007C5752">
        <w:fldChar w:fldCharType="begin"/>
      </w:r>
      <w:r w:rsidR="005041D3" w:rsidRPr="007C5752">
        <w:instrText xml:space="preserve"> REF _Ref192161189 \h  \* MERGEFORMAT </w:instrText>
      </w:r>
      <w:r w:rsidR="005041D3" w:rsidRPr="007C5752">
        <w:fldChar w:fldCharType="separate"/>
      </w:r>
      <w:r w:rsidR="00A63B38" w:rsidRPr="00A63B38">
        <w:rPr>
          <w:rFonts w:ascii="Century Gothic" w:hAnsi="Century Gothic"/>
        </w:rPr>
        <w:t>Table 4</w:t>
      </w:r>
      <w:r w:rsidR="005041D3" w:rsidRPr="007C5752">
        <w:fldChar w:fldCharType="end"/>
      </w:r>
      <w:r w:rsidR="003E5C09" w:rsidRPr="007C5752">
        <w:t>.</w:t>
      </w:r>
      <w:bookmarkEnd w:id="3918"/>
    </w:p>
    <w:p w14:paraId="56A09974" w14:textId="77777777" w:rsidR="00386172" w:rsidRPr="007C5752" w:rsidRDefault="00386172" w:rsidP="006A5E94">
      <w:pPr>
        <w:pStyle w:val="Heading3numbered"/>
      </w:pPr>
      <w:bookmarkStart w:id="3919" w:name="_Toc200492574"/>
      <w:bookmarkStart w:id="3920" w:name="_Toc202536237"/>
      <w:bookmarkStart w:id="3921" w:name="_Toc212194882"/>
      <w:r w:rsidRPr="007C5752">
        <w:t>2 K Operation</w:t>
      </w:r>
      <w:bookmarkEnd w:id="3919"/>
      <w:bookmarkEnd w:id="3920"/>
      <w:bookmarkEnd w:id="3921"/>
    </w:p>
    <w:p w14:paraId="6A2BC870" w14:textId="77777777" w:rsidR="00386172" w:rsidRPr="007C5752" w:rsidRDefault="00386172" w:rsidP="00575005">
      <w:pPr>
        <w:pStyle w:val="RequirementList"/>
      </w:pPr>
      <w:bookmarkStart w:id="3922" w:name="_Toc200492575"/>
      <w:r w:rsidRPr="007C5752">
        <w:t>The 2K operation capacity tests in stable conditions shall be performed for the nominal and minimal design points</w:t>
      </w:r>
      <w:r w:rsidR="007A2C67" w:rsidRPr="007C5752">
        <w:t xml:space="preserve">.  </w:t>
      </w:r>
      <w:r w:rsidRPr="007C5752">
        <w:t xml:space="preserve">It shall </w:t>
      </w:r>
      <w:r w:rsidR="000D266F" w:rsidRPr="007C5752">
        <w:t>consist of</w:t>
      </w:r>
      <w:r w:rsidRPr="007C5752">
        <w:t>:</w:t>
      </w:r>
      <w:bookmarkEnd w:id="3922"/>
    </w:p>
    <w:p w14:paraId="2CB54D9A" w14:textId="77777777" w:rsidR="00386172" w:rsidRPr="007C5752" w:rsidRDefault="00386172">
      <w:pPr>
        <w:pStyle w:val="RequirementList"/>
        <w:numPr>
          <w:ilvl w:val="0"/>
          <w:numId w:val="25"/>
        </w:numPr>
      </w:pPr>
      <w:bookmarkStart w:id="3923" w:name="_Toc200492576"/>
      <w:r w:rsidRPr="007C5752">
        <w:t>Establish the mass flow rates corresponding to 2K operation (one test at nominal design point and one test minimal design point) using the test configuration with the necessary by-pass valves and heaters.</w:t>
      </w:r>
      <w:bookmarkEnd w:id="3923"/>
    </w:p>
    <w:p w14:paraId="426EC96A" w14:textId="5003D141" w:rsidR="00386172" w:rsidRPr="007C5752" w:rsidRDefault="00386172">
      <w:pPr>
        <w:pStyle w:val="RequirementList"/>
        <w:numPr>
          <w:ilvl w:val="0"/>
          <w:numId w:val="25"/>
        </w:numPr>
      </w:pPr>
      <w:bookmarkStart w:id="3924" w:name="_Toc200492577"/>
      <w:r w:rsidRPr="007C5752">
        <w:t>Start heaters as defined in requirement</w:t>
      </w:r>
      <w:r w:rsidR="005041D3" w:rsidRPr="007C5752">
        <w:t xml:space="preserve"> </w:t>
      </w:r>
      <w:bookmarkEnd w:id="3924"/>
      <w:r w:rsidR="00D559E4" w:rsidRPr="007C5752">
        <w:fldChar w:fldCharType="begin"/>
      </w:r>
      <w:r w:rsidR="00D559E4" w:rsidRPr="007C5752">
        <w:instrText xml:space="preserve"> REF _Ref190799950 \r \h </w:instrText>
      </w:r>
      <w:r w:rsidR="00FB79A6" w:rsidRPr="007C5752">
        <w:instrText xml:space="preserve"> \* MERGEFORMAT </w:instrText>
      </w:r>
      <w:r w:rsidR="00D559E4" w:rsidRPr="007C5752">
        <w:fldChar w:fldCharType="separate"/>
      </w:r>
      <w:r w:rsidR="00A63B38">
        <w:t>RTM-0445</w:t>
      </w:r>
      <w:r w:rsidR="00D559E4" w:rsidRPr="007C5752">
        <w:fldChar w:fldCharType="end"/>
      </w:r>
    </w:p>
    <w:p w14:paraId="2F31B163" w14:textId="115CD659" w:rsidR="00386172" w:rsidRPr="007C5752" w:rsidRDefault="00386172">
      <w:pPr>
        <w:pStyle w:val="RequirementList"/>
        <w:numPr>
          <w:ilvl w:val="0"/>
          <w:numId w:val="25"/>
        </w:numPr>
      </w:pPr>
      <w:bookmarkStart w:id="3925" w:name="_Toc200492578"/>
      <w:r w:rsidRPr="007C5752">
        <w:t>One 48 hours 2K operation run at nominal design point and one 48 hours 2K operation run at minimal design point, both with VLP compressors operating in the condition defined in</w:t>
      </w:r>
      <w:r w:rsidR="005041D3" w:rsidRPr="007C5752">
        <w:t xml:space="preserve"> </w:t>
      </w:r>
      <w:r w:rsidR="005041D3" w:rsidRPr="007C5752">
        <w:fldChar w:fldCharType="begin"/>
      </w:r>
      <w:r w:rsidR="005041D3" w:rsidRPr="007C5752">
        <w:instrText xml:space="preserve"> REF _Ref192160998 \h </w:instrText>
      </w:r>
      <w:r w:rsidR="00D559E4" w:rsidRPr="007C5752">
        <w:instrText xml:space="preserve"> \* MERGEFORMAT </w:instrText>
      </w:r>
      <w:r w:rsidR="005041D3" w:rsidRPr="007C5752">
        <w:fldChar w:fldCharType="separate"/>
      </w:r>
      <w:r w:rsidR="00A63B38">
        <w:rPr>
          <w:b/>
          <w:bCs/>
          <w:lang w:val="en-US"/>
        </w:rPr>
        <w:t>Error! Reference source not found.</w:t>
      </w:r>
      <w:r w:rsidR="005041D3" w:rsidRPr="007C5752">
        <w:fldChar w:fldCharType="end"/>
      </w:r>
      <w:r w:rsidR="005041D3" w:rsidRPr="007C5752">
        <w:t>.</w:t>
      </w:r>
      <w:bookmarkEnd w:id="3925"/>
    </w:p>
    <w:p w14:paraId="206F008D" w14:textId="77777777" w:rsidR="00386172" w:rsidRPr="007C5752" w:rsidRDefault="00386172">
      <w:pPr>
        <w:pStyle w:val="RequirementList"/>
        <w:numPr>
          <w:ilvl w:val="0"/>
          <w:numId w:val="25"/>
        </w:numPr>
      </w:pPr>
      <w:bookmarkStart w:id="3926" w:name="_Toc200492579"/>
      <w:r w:rsidRPr="007C5752">
        <w:t>During each test, the VLP bath pressure stability shall be better than +/- 0.3 mbar.</w:t>
      </w:r>
      <w:bookmarkEnd w:id="3926"/>
    </w:p>
    <w:p w14:paraId="5D74F60A" w14:textId="2AB0EF75" w:rsidR="00386172" w:rsidRPr="007C5752" w:rsidRDefault="00386172" w:rsidP="00575005">
      <w:pPr>
        <w:pStyle w:val="RequirementList"/>
      </w:pPr>
      <w:bookmarkStart w:id="3927" w:name="_Toc200492580"/>
      <w:r w:rsidRPr="007C5752">
        <w:t xml:space="preserve">The 2K operation capacity tests </w:t>
      </w:r>
      <w:r w:rsidR="00352FF0" w:rsidRPr="007C5752">
        <w:t>are</w:t>
      </w:r>
      <w:r w:rsidRPr="007C5752">
        <w:t xml:space="preserve"> deemed as passed if during all 2 K operation tests, without any discontinuous operation, the achieved values verify the performance requirements described in</w:t>
      </w:r>
      <w:r w:rsidR="005041D3" w:rsidRPr="007C5752">
        <w:t xml:space="preserve"> </w:t>
      </w:r>
      <w:r w:rsidR="005041D3" w:rsidRPr="007C5752">
        <w:fldChar w:fldCharType="begin"/>
      </w:r>
      <w:r w:rsidR="005041D3" w:rsidRPr="007C5752">
        <w:instrText xml:space="preserve"> REF _Ref192160998 \h </w:instrText>
      </w:r>
      <w:r w:rsidR="00A21EDE" w:rsidRPr="007C5752">
        <w:instrText xml:space="preserve"> \* MERGEFORMAT </w:instrText>
      </w:r>
      <w:r w:rsidR="005041D3" w:rsidRPr="007C5752">
        <w:fldChar w:fldCharType="separate"/>
      </w:r>
      <w:r w:rsidR="00A63B38">
        <w:rPr>
          <w:b/>
          <w:bCs/>
          <w:lang w:val="en-US"/>
        </w:rPr>
        <w:t>Error! Reference source not found.</w:t>
      </w:r>
      <w:r w:rsidR="005041D3" w:rsidRPr="007C5752">
        <w:fldChar w:fldCharType="end"/>
      </w:r>
      <w:r w:rsidR="005041D3" w:rsidRPr="007C5752">
        <w:t xml:space="preserve"> and </w:t>
      </w:r>
      <w:r w:rsidR="005041D3" w:rsidRPr="007C5752">
        <w:fldChar w:fldCharType="begin"/>
      </w:r>
      <w:r w:rsidR="005041D3" w:rsidRPr="007C5752">
        <w:instrText xml:space="preserve"> REF _Ref192161189 \h  \* MERGEFORMAT </w:instrText>
      </w:r>
      <w:r w:rsidR="005041D3" w:rsidRPr="007C5752">
        <w:fldChar w:fldCharType="separate"/>
      </w:r>
      <w:r w:rsidR="00A63B38" w:rsidRPr="00A63B38">
        <w:t>Table 4</w:t>
      </w:r>
      <w:r w:rsidR="005041D3" w:rsidRPr="007C5752">
        <w:fldChar w:fldCharType="end"/>
      </w:r>
      <w:r w:rsidR="003E5C09" w:rsidRPr="007C5752">
        <w:t>.</w:t>
      </w:r>
      <w:bookmarkEnd w:id="3927"/>
    </w:p>
    <w:p w14:paraId="6B0FCF26" w14:textId="77777777" w:rsidR="00386172" w:rsidRPr="007C5752" w:rsidRDefault="00947F24" w:rsidP="006A5E94">
      <w:pPr>
        <w:pStyle w:val="Heading3numbered"/>
      </w:pPr>
      <w:bookmarkStart w:id="3928" w:name="_Toc200492581"/>
      <w:bookmarkStart w:id="3929" w:name="_Toc200492582"/>
      <w:bookmarkStart w:id="3930" w:name="_Toc202536238"/>
      <w:bookmarkStart w:id="3931" w:name="_Toc212194883"/>
      <w:bookmarkEnd w:id="3928"/>
      <w:r w:rsidRPr="007C5752">
        <w:t>QPLANT</w:t>
      </w:r>
      <w:r w:rsidR="00386172" w:rsidRPr="007C5752">
        <w:t xml:space="preserve"> transition tests</w:t>
      </w:r>
      <w:bookmarkEnd w:id="3929"/>
      <w:bookmarkEnd w:id="3930"/>
      <w:bookmarkEnd w:id="3931"/>
    </w:p>
    <w:p w14:paraId="588AC5C3" w14:textId="77777777" w:rsidR="00386172" w:rsidRPr="007C5752" w:rsidRDefault="00386172" w:rsidP="00B5535E">
      <w:r w:rsidRPr="007C5752">
        <w:t>The liquefaction rate plus the static heat load on the cavities is to be tested.</w:t>
      </w:r>
    </w:p>
    <w:p w14:paraId="5ED1A57A" w14:textId="77777777" w:rsidR="00A31355" w:rsidRPr="007C5752" w:rsidRDefault="00386172" w:rsidP="00575005">
      <w:pPr>
        <w:pStyle w:val="RequirementList"/>
      </w:pPr>
      <w:bookmarkStart w:id="3932" w:name="_Toc200492583"/>
      <w:r w:rsidRPr="007C5752">
        <w:t>Test of the liquefaction rate at the end of cool-down: the liquefaction rate shall be at least 125 Liters per hours to cope with the filling requirements</w:t>
      </w:r>
      <w:r w:rsidR="007A2C67" w:rsidRPr="007C5752">
        <w:t xml:space="preserve">.  </w:t>
      </w:r>
      <w:r w:rsidRPr="007C5752">
        <w:t xml:space="preserve">With a static heat load of 560 watts applied on helium bath (at 4.5 K), the </w:t>
      </w:r>
      <w:r w:rsidR="00CB1438" w:rsidRPr="007C5752">
        <w:t>Contractor</w:t>
      </w:r>
      <w:r w:rsidRPr="007C5752">
        <w:t xml:space="preserve"> shall demonstrate the liquefaction rate which shall be kept for at least half an hour to validate the test.</w:t>
      </w:r>
      <w:bookmarkEnd w:id="3932"/>
    </w:p>
    <w:p w14:paraId="2BC618C8" w14:textId="77777777" w:rsidR="00A31355" w:rsidRPr="007C5752" w:rsidRDefault="00386172" w:rsidP="00575005">
      <w:pPr>
        <w:pStyle w:val="RequirementList"/>
      </w:pPr>
      <w:bookmarkStart w:id="3933" w:name="_Toc200492584"/>
      <w:r w:rsidRPr="007C5752">
        <w:t xml:space="preserve">Test of the pumping rate of the cryomodule volumes: the </w:t>
      </w:r>
      <w:r w:rsidR="00CB1438" w:rsidRPr="007C5752">
        <w:t>Contractor</w:t>
      </w:r>
      <w:r w:rsidRPr="007C5752">
        <w:t xml:space="preserve"> shall demonstrate using the 2 K helium bath that the pumping of the 2 K helium cryomodule volumes (2900 </w:t>
      </w:r>
      <w:r w:rsidR="006200B1" w:rsidRPr="007C5752">
        <w:t>litres</w:t>
      </w:r>
      <w:r w:rsidRPr="007C5752">
        <w:t>) from 1.3 bars to 26 mbars could be performed in maximum 24 hours, with static heat load of 560 watts applied.</w:t>
      </w:r>
      <w:bookmarkEnd w:id="3933"/>
    </w:p>
    <w:p w14:paraId="69B173DD" w14:textId="77777777" w:rsidR="00386172" w:rsidRPr="007C5752" w:rsidRDefault="00386172" w:rsidP="00575005">
      <w:pPr>
        <w:pStyle w:val="RequirementList"/>
      </w:pPr>
      <w:bookmarkStart w:id="3934" w:name="_Toc200492585"/>
      <w:r w:rsidRPr="007C5752">
        <w:t>Test of stability during transitions between the nominal and the minimal 2 K operation design points: The test of transition between the 2 K operation design points shall be performed with at least two cycles</w:t>
      </w:r>
      <w:r w:rsidR="007A2C67" w:rsidRPr="007C5752">
        <w:t xml:space="preserve">.  </w:t>
      </w:r>
      <w:r w:rsidRPr="007C5752">
        <w:t>It shall consist of:</w:t>
      </w:r>
      <w:bookmarkEnd w:id="3934"/>
    </w:p>
    <w:p w14:paraId="57B6E2DD" w14:textId="77777777" w:rsidR="00386172" w:rsidRPr="007C5752" w:rsidRDefault="00386172" w:rsidP="00575005">
      <w:pPr>
        <w:pStyle w:val="RequirementList"/>
        <w:numPr>
          <w:ilvl w:val="0"/>
          <w:numId w:val="0"/>
        </w:numPr>
        <w:ind w:left="720"/>
      </w:pPr>
      <w:bookmarkStart w:id="3935" w:name="_Toc200492586"/>
      <w:r w:rsidRPr="007C5752">
        <w:t>Two operation cycles from minimal design point to nominal design point and being back to minimal design point, with operation stabilized for 2 hours at each level of heat loads</w:t>
      </w:r>
      <w:r w:rsidR="007A2C67" w:rsidRPr="007C5752">
        <w:t xml:space="preserve">.  </w:t>
      </w:r>
      <w:r w:rsidRPr="007C5752">
        <w:t>The transition duration from minimal to maximal heat load is lower than five seconds.</w:t>
      </w:r>
      <w:bookmarkEnd w:id="3935"/>
    </w:p>
    <w:p w14:paraId="1E2A229C" w14:textId="77777777" w:rsidR="00386172" w:rsidRPr="007C5752" w:rsidRDefault="00386172" w:rsidP="00575005">
      <w:pPr>
        <w:pStyle w:val="RequirementList"/>
      </w:pPr>
      <w:bookmarkStart w:id="3936" w:name="_Toc200492587"/>
      <w:r w:rsidRPr="007C5752">
        <w:t>Establish the mass flow rates and heating power corresponding to 2 K operation initially minimal design point then nominal design point using the test configuration with the necessary by-pass valves and heaters.</w:t>
      </w:r>
      <w:bookmarkEnd w:id="3936"/>
    </w:p>
    <w:p w14:paraId="517E8AD8" w14:textId="77777777" w:rsidR="00386172" w:rsidRPr="007C5752" w:rsidRDefault="00386172" w:rsidP="00575005">
      <w:pPr>
        <w:pStyle w:val="RequirementList"/>
      </w:pPr>
      <w:bookmarkStart w:id="3937" w:name="_Toc200492588"/>
      <w:r w:rsidRPr="007C5752">
        <w:t>The VLP bath pressure shall be kept stable in a range of +/- 0.5 mbar.</w:t>
      </w:r>
      <w:bookmarkEnd w:id="3937"/>
    </w:p>
    <w:p w14:paraId="7EA167F1" w14:textId="77777777" w:rsidR="00386172" w:rsidRPr="007C5752" w:rsidRDefault="00386172" w:rsidP="00575005">
      <w:pPr>
        <w:pStyle w:val="RequirementList"/>
      </w:pPr>
      <w:bookmarkStart w:id="3938" w:name="_Toc200492589"/>
      <w:r w:rsidRPr="007C5752">
        <w:t>The stability of the operation during the transition between the minimal and maximal 2 K operation is to be demonstrated.</w:t>
      </w:r>
      <w:bookmarkEnd w:id="3938"/>
    </w:p>
    <w:p w14:paraId="111D82D6" w14:textId="29D1E0DC" w:rsidR="00FD1825" w:rsidRPr="007C5752" w:rsidRDefault="00FD1825" w:rsidP="00B50E24">
      <w:pPr>
        <w:pStyle w:val="Heading2numbered"/>
        <w:keepNext/>
        <w:ind w:left="578" w:hanging="578"/>
        <w:rPr>
          <w:rFonts w:eastAsia="Calibri"/>
        </w:rPr>
      </w:pPr>
      <w:bookmarkStart w:id="3939" w:name="_Ref190800689"/>
      <w:bookmarkStart w:id="3940" w:name="_Toc200492590"/>
      <w:bookmarkStart w:id="3941" w:name="_Toc202536239"/>
      <w:bookmarkStart w:id="3942" w:name="_Toc212194884"/>
      <w:r w:rsidRPr="007C5752">
        <w:t>Spare Parts</w:t>
      </w:r>
      <w:bookmarkEnd w:id="3939"/>
      <w:bookmarkEnd w:id="3940"/>
      <w:bookmarkEnd w:id="3941"/>
      <w:bookmarkEnd w:id="3942"/>
    </w:p>
    <w:p w14:paraId="5C1DACA6" w14:textId="2F708169" w:rsidR="0093183D" w:rsidRPr="007C5752" w:rsidRDefault="0093183D" w:rsidP="0093183D">
      <w:pPr>
        <w:pStyle w:val="AANormal"/>
        <w:numPr>
          <w:ilvl w:val="0"/>
          <w:numId w:val="10"/>
        </w:numPr>
        <w:rPr>
          <w:lang w:val="en-GB"/>
        </w:rPr>
      </w:pPr>
      <w:r w:rsidRPr="007C5752">
        <w:rPr>
          <w:lang w:val="en-GB"/>
        </w:rPr>
        <w:t>In the offer, they need to give us the list of strategic spare parts needed for 5/10 years. And a price for the whole package. This is the contingent part</w:t>
      </w:r>
    </w:p>
    <w:p w14:paraId="400E61AD" w14:textId="548580A2" w:rsidR="0093183D" w:rsidRPr="007C5752" w:rsidRDefault="0093183D" w:rsidP="0093183D">
      <w:pPr>
        <w:pStyle w:val="AANormal"/>
        <w:numPr>
          <w:ilvl w:val="0"/>
          <w:numId w:val="10"/>
        </w:numPr>
        <w:rPr>
          <w:lang w:val="en-GB"/>
        </w:rPr>
      </w:pPr>
      <w:r w:rsidRPr="007C5752">
        <w:rPr>
          <w:lang w:val="en-GB"/>
        </w:rPr>
        <w:lastRenderedPageBreak/>
        <w:t>In the offer, they need to give us a pricelist for all spare parts per element. This is not contingent part. This is only to fix the price (+price revision formula -&gt; in the main tender doc? See SSA.)</w:t>
      </w:r>
    </w:p>
    <w:p w14:paraId="6A6C08EC" w14:textId="77777777" w:rsidR="00F16A0E" w:rsidRPr="007C5752" w:rsidRDefault="00471455" w:rsidP="00575005">
      <w:pPr>
        <w:pStyle w:val="RequirementList"/>
      </w:pPr>
      <w:r w:rsidRPr="007C5752">
        <w:t>During Contract execution, the Contractor shall expand this list into a detailed breakdown, including part references, failure assumptions, and cost drivers</w:t>
      </w:r>
      <w:r w:rsidR="00352FF0" w:rsidRPr="007C5752">
        <w:t xml:space="preserve">.  </w:t>
      </w:r>
      <w:r w:rsidRPr="007C5752">
        <w:t>A corresponding spares inventory shall be defined, including shelf life and storage constraints, in alignment with the Reliability-Centered Maintenance (RCM) Plan.</w:t>
      </w:r>
    </w:p>
    <w:p w14:paraId="5FBDD5BF" w14:textId="0DF87A29" w:rsidR="00F52C99" w:rsidRPr="007C5752" w:rsidRDefault="00F52C99" w:rsidP="00575005">
      <w:pPr>
        <w:pStyle w:val="RequirementList"/>
      </w:pPr>
      <w:bookmarkStart w:id="3943" w:name="_Toc200492319"/>
      <w:r w:rsidRPr="007C5752">
        <w:t xml:space="preserve"> The Contractor shall maintain and provide an up-to-date internal inventory of all components, equipment, and services delivered as part of the plant.  This inventory must include detailed information on internal applications, devices, network interfaces, and communication protocols used within the plant.  The internal inventory should be updated and shared with the client whenever any changes or updates occur in the plant.</w:t>
      </w:r>
      <w:bookmarkEnd w:id="3943"/>
    </w:p>
    <w:p w14:paraId="3D1E655A" w14:textId="1162A87C" w:rsidR="00C53270" w:rsidRPr="007C5752" w:rsidRDefault="00C53270" w:rsidP="00550A67">
      <w:pPr>
        <w:pStyle w:val="SysReq3"/>
        <w:ind w:left="0"/>
        <w:rPr>
          <w:lang w:val="en-GB"/>
        </w:rPr>
      </w:pPr>
      <w:r w:rsidRPr="007C5752">
        <w:rPr>
          <w:lang w:val="en-GB"/>
        </w:rPr>
        <w:t>In their Offer, the Applicant shall provide a detailed list of all recommended maintenance and capital spare parts required to support the first five (5) years of operation. This list shall include:</w:t>
      </w:r>
    </w:p>
    <w:p w14:paraId="5222F494" w14:textId="77777777" w:rsidR="00C53270" w:rsidRPr="007C5752" w:rsidRDefault="00C53270">
      <w:pPr>
        <w:pStyle w:val="SysReq3"/>
        <w:numPr>
          <w:ilvl w:val="0"/>
          <w:numId w:val="76"/>
        </w:numPr>
        <w:rPr>
          <w:lang w:val="en-GB"/>
        </w:rPr>
      </w:pPr>
      <w:r w:rsidRPr="007C5752">
        <w:rPr>
          <w:lang w:val="en-GB"/>
        </w:rPr>
        <w:t>Identification and description of each spare part.</w:t>
      </w:r>
    </w:p>
    <w:p w14:paraId="220DA52A" w14:textId="77777777" w:rsidR="00C53270" w:rsidRPr="007C5752" w:rsidRDefault="00C53270">
      <w:pPr>
        <w:pStyle w:val="SysReq3"/>
        <w:numPr>
          <w:ilvl w:val="0"/>
          <w:numId w:val="76"/>
        </w:numPr>
        <w:rPr>
          <w:lang w:val="en-GB"/>
        </w:rPr>
      </w:pPr>
      <w:r w:rsidRPr="007C5752">
        <w:rPr>
          <w:lang w:val="en-GB"/>
        </w:rPr>
        <w:t>Preventive maintenance and repair recommendations.</w:t>
      </w:r>
    </w:p>
    <w:p w14:paraId="0085F61B" w14:textId="77777777" w:rsidR="00C53270" w:rsidRPr="007C5752" w:rsidRDefault="00C53270">
      <w:pPr>
        <w:pStyle w:val="SysReq3"/>
        <w:numPr>
          <w:ilvl w:val="0"/>
          <w:numId w:val="76"/>
        </w:numPr>
        <w:rPr>
          <w:lang w:val="en-GB"/>
        </w:rPr>
      </w:pPr>
      <w:r w:rsidRPr="007C5752">
        <w:rPr>
          <w:lang w:val="en-GB"/>
        </w:rPr>
        <w:t>Unit price.</w:t>
      </w:r>
    </w:p>
    <w:p w14:paraId="2E3F25FA" w14:textId="77777777" w:rsidR="00C53270" w:rsidRPr="007C5752" w:rsidRDefault="00C53270">
      <w:pPr>
        <w:pStyle w:val="SysReq3"/>
        <w:numPr>
          <w:ilvl w:val="0"/>
          <w:numId w:val="76"/>
        </w:numPr>
        <w:rPr>
          <w:lang w:val="en-GB"/>
        </w:rPr>
      </w:pPr>
      <w:r w:rsidRPr="007C5752">
        <w:rPr>
          <w:lang w:val="en-GB"/>
        </w:rPr>
        <w:t>Delivery lead times and any associated storage or handling requirements.</w:t>
      </w:r>
    </w:p>
    <w:p w14:paraId="47A0BC31" w14:textId="77777777" w:rsidR="00C53270" w:rsidRPr="007C5752" w:rsidRDefault="00C53270">
      <w:pPr>
        <w:pStyle w:val="SysReq3"/>
        <w:numPr>
          <w:ilvl w:val="0"/>
          <w:numId w:val="76"/>
        </w:numPr>
        <w:rPr>
          <w:lang w:val="en-GB"/>
        </w:rPr>
      </w:pPr>
      <w:r w:rsidRPr="007C5752">
        <w:rPr>
          <w:lang w:val="en-GB"/>
        </w:rPr>
        <w:t>The Applicant shall pay particular attention to operationally critical components—such as turbines, cold compressors, and warm compressors—with long procurement lead times.  These shall be exhaustively identified and justified within the spare parts strategy.</w:t>
      </w:r>
    </w:p>
    <w:p w14:paraId="651D3DC7" w14:textId="77777777" w:rsidR="00550A67" w:rsidRPr="007C5752" w:rsidRDefault="00550A67" w:rsidP="00550A67">
      <w:pPr>
        <w:pStyle w:val="SysReq3"/>
        <w:ind w:left="0"/>
        <w:rPr>
          <w:lang w:val="en-GB"/>
        </w:rPr>
      </w:pPr>
    </w:p>
    <w:p w14:paraId="7C607701" w14:textId="3E29CFFF" w:rsidR="00C53270" w:rsidRPr="007C5752" w:rsidRDefault="00C53270" w:rsidP="00550A67">
      <w:pPr>
        <w:pStyle w:val="SysReq3"/>
        <w:ind w:left="0"/>
        <w:rPr>
          <w:lang w:val="en-GB"/>
        </w:rPr>
      </w:pPr>
      <w:r w:rsidRPr="007C5752">
        <w:rPr>
          <w:lang w:val="en-GB"/>
        </w:rPr>
        <w:t>In its Offer, the Applicant shall provide a top-level list of all Components that meet either of the following criteria:</w:t>
      </w:r>
    </w:p>
    <w:p w14:paraId="1BC269BC" w14:textId="77777777" w:rsidR="00C53270" w:rsidRPr="007C5752" w:rsidRDefault="00C53270">
      <w:pPr>
        <w:pStyle w:val="SysReq3"/>
        <w:numPr>
          <w:ilvl w:val="0"/>
          <w:numId w:val="76"/>
        </w:numPr>
        <w:rPr>
          <w:lang w:val="en-GB"/>
        </w:rPr>
      </w:pPr>
      <w:r w:rsidRPr="007C5752">
        <w:rPr>
          <w:lang w:val="en-GB"/>
        </w:rPr>
        <w:t>a mean time between failures (MTBF) of less than ten (10) years, or</w:t>
      </w:r>
    </w:p>
    <w:p w14:paraId="0C5F1B41" w14:textId="77777777" w:rsidR="00C53270" w:rsidRPr="007C5752" w:rsidRDefault="00C53270">
      <w:pPr>
        <w:pStyle w:val="SysReq3"/>
        <w:numPr>
          <w:ilvl w:val="0"/>
          <w:numId w:val="76"/>
        </w:numPr>
        <w:rPr>
          <w:lang w:val="en-GB"/>
        </w:rPr>
      </w:pPr>
      <w:r w:rsidRPr="007C5752">
        <w:rPr>
          <w:lang w:val="en-GB"/>
        </w:rPr>
        <w:t>a projected replacement rate of two (2) or more times within a forty (40)-year service life.</w:t>
      </w:r>
    </w:p>
    <w:p w14:paraId="37A54ACE" w14:textId="77777777" w:rsidR="00C53270" w:rsidRPr="007C5752" w:rsidRDefault="00C53270">
      <w:pPr>
        <w:pStyle w:val="SysReq3"/>
        <w:numPr>
          <w:ilvl w:val="0"/>
          <w:numId w:val="76"/>
        </w:numPr>
        <w:rPr>
          <w:lang w:val="en-GB"/>
        </w:rPr>
      </w:pPr>
      <w:r w:rsidRPr="007C5752">
        <w:rPr>
          <w:lang w:val="en-GB"/>
        </w:rPr>
        <w:t>This list shall focus on cost-relevant or operationally critical items and need not include minor components where individual replacement costs or impacts are negligible.</w:t>
      </w:r>
    </w:p>
    <w:p w14:paraId="50C5CC71" w14:textId="77777777" w:rsidR="00A044B0" w:rsidRPr="007C5752" w:rsidRDefault="00A044B0" w:rsidP="00A044B0">
      <w:pPr>
        <w:pStyle w:val="Heading2numbered"/>
        <w:rPr>
          <w:szCs w:val="28"/>
        </w:rPr>
      </w:pPr>
      <w:bookmarkStart w:id="3944" w:name="_Ref201310545"/>
      <w:bookmarkStart w:id="3945" w:name="_Toc202536240"/>
      <w:bookmarkStart w:id="3946" w:name="_Toc202536926"/>
      <w:bookmarkStart w:id="3947" w:name="_Toc212194885"/>
      <w:r w:rsidRPr="007C5752">
        <w:rPr>
          <w:szCs w:val="28"/>
        </w:rPr>
        <w:t>After-sales Services</w:t>
      </w:r>
      <w:bookmarkEnd w:id="3944"/>
      <w:bookmarkEnd w:id="3945"/>
      <w:bookmarkEnd w:id="3946"/>
      <w:bookmarkEnd w:id="3947"/>
    </w:p>
    <w:p w14:paraId="4F40E171" w14:textId="77777777" w:rsidR="00A044B0" w:rsidRPr="007C5752" w:rsidRDefault="00A044B0" w:rsidP="00F430AB">
      <w:pPr>
        <w:pStyle w:val="Heading3numbered"/>
        <w:rPr>
          <w:sz w:val="24"/>
        </w:rPr>
      </w:pPr>
      <w:bookmarkStart w:id="3948" w:name="_Toc202536241"/>
      <w:bookmarkStart w:id="3949" w:name="_Toc202536927"/>
      <w:bookmarkStart w:id="3950" w:name="_Toc212194886"/>
      <w:r w:rsidRPr="007C5752">
        <w:t>Level Agreement (Option 3)</w:t>
      </w:r>
      <w:bookmarkEnd w:id="3948"/>
      <w:bookmarkEnd w:id="3949"/>
      <w:bookmarkEnd w:id="3950"/>
    </w:p>
    <w:p w14:paraId="07159674" w14:textId="6DC38600" w:rsidR="00A044B0" w:rsidRPr="007C5752" w:rsidRDefault="00A044B0" w:rsidP="00575005">
      <w:pPr>
        <w:pStyle w:val="0AClause"/>
        <w:rPr>
          <w:lang w:val="en-GB"/>
        </w:rPr>
      </w:pPr>
      <w:r w:rsidRPr="007C5752">
        <w:rPr>
          <w:lang w:val="en-GB"/>
        </w:rPr>
        <w:t xml:space="preserve">It provides one (1) year of post-commissioning operational support.  SCK CEN may, </w:t>
      </w:r>
      <w:commentRangeStart w:id="3951"/>
      <w:r w:rsidRPr="007C5752">
        <w:rPr>
          <w:lang w:val="en-GB"/>
        </w:rPr>
        <w:t>by mutual agreement</w:t>
      </w:r>
      <w:commentRangeEnd w:id="3951"/>
      <w:r w:rsidR="009012EF" w:rsidRPr="007C5752">
        <w:rPr>
          <w:lang w:val="en-GB"/>
        </w:rPr>
        <w:commentReference w:id="3951"/>
      </w:r>
      <w:r w:rsidRPr="007C5752">
        <w:rPr>
          <w:lang w:val="en-GB"/>
        </w:rPr>
        <w:t>, extend the SLA for one (1) additional year.</w:t>
      </w:r>
      <w:r w:rsidR="00F430AB" w:rsidRPr="007C5752">
        <w:rPr>
          <w:lang w:val="en-GB"/>
        </w:rPr>
        <w:t xml:space="preserve"> </w:t>
      </w:r>
      <w:r w:rsidRPr="007C5752">
        <w:rPr>
          <w:lang w:val="en-GB"/>
        </w:rPr>
        <w:t xml:space="preserve"> </w:t>
      </w:r>
      <w:commentRangeStart w:id="3952"/>
      <w:r w:rsidRPr="007C5752">
        <w:rPr>
          <w:lang w:val="en-GB"/>
        </w:rPr>
        <w:t xml:space="preserve">The SLA expressly excludes integrated commissioning activities that involve end-user participation </w:t>
      </w:r>
      <w:commentRangeEnd w:id="3952"/>
      <w:r w:rsidR="009012EF" w:rsidRPr="007C5752">
        <w:rPr>
          <w:lang w:val="en-GB"/>
        </w:rPr>
        <w:commentReference w:id="3952"/>
      </w:r>
      <w:r w:rsidRPr="007C5752">
        <w:rPr>
          <w:lang w:val="en-GB"/>
        </w:rPr>
        <w:t>(e.g. Control and Interlock System (CIS) interfacing or operational testing performed by SCK CEN personnel).</w:t>
      </w:r>
      <w:r w:rsidR="00F430AB" w:rsidRPr="007C5752">
        <w:rPr>
          <w:lang w:val="en-GB"/>
        </w:rPr>
        <w:t xml:space="preserve"> </w:t>
      </w:r>
      <w:r w:rsidRPr="007C5752">
        <w:rPr>
          <w:lang w:val="en-GB"/>
        </w:rPr>
        <w:t xml:space="preserve"> Such activities fall outside the Contractor’s contractual obligations.  For scope details and exclusions, refer to Section </w:t>
      </w:r>
      <w:r w:rsidRPr="007C5752">
        <w:rPr>
          <w:lang w:val="en-GB"/>
        </w:rPr>
        <w:fldChar w:fldCharType="begin"/>
      </w:r>
      <w:r w:rsidRPr="007C5752">
        <w:rPr>
          <w:lang w:val="en-GB"/>
        </w:rPr>
        <w:instrText xml:space="preserve"> REF _Ref201307841 \r \h  \* MERGEFORMAT </w:instrText>
      </w:r>
      <w:r w:rsidRPr="007C5752">
        <w:rPr>
          <w:lang w:val="en-GB"/>
        </w:rPr>
      </w:r>
      <w:r w:rsidRPr="007C5752">
        <w:rPr>
          <w:lang w:val="en-GB"/>
        </w:rPr>
        <w:fldChar w:fldCharType="separate"/>
      </w:r>
      <w:r w:rsidR="00A63B38">
        <w:rPr>
          <w:lang w:val="en-GB"/>
        </w:rPr>
        <w:t>2.1</w:t>
      </w:r>
      <w:r w:rsidRPr="007C5752">
        <w:rPr>
          <w:lang w:val="en-GB"/>
        </w:rPr>
        <w:fldChar w:fldCharType="end"/>
      </w:r>
      <w:r w:rsidR="00F430AB" w:rsidRPr="007C5752">
        <w:rPr>
          <w:lang w:val="en-GB"/>
        </w:rPr>
        <w:t>.</w:t>
      </w:r>
    </w:p>
    <w:p w14:paraId="623990EB" w14:textId="77777777" w:rsidR="00F430AB" w:rsidRPr="007C5752" w:rsidRDefault="00A044B0" w:rsidP="00F430AB">
      <w:pPr>
        <w:pStyle w:val="Heading3numbered"/>
      </w:pPr>
      <w:bookmarkStart w:id="3953" w:name="_Toc202536242"/>
      <w:bookmarkStart w:id="3954" w:name="_Toc202536928"/>
      <w:bookmarkStart w:id="3955" w:name="_Toc212194887"/>
      <w:r w:rsidRPr="007C5752">
        <w:t>Lifetime After-sales Services (applicable when Option 3 is exercised)</w:t>
      </w:r>
      <w:bookmarkEnd w:id="3953"/>
      <w:bookmarkEnd w:id="3954"/>
      <w:bookmarkEnd w:id="3955"/>
    </w:p>
    <w:p w14:paraId="55796ABA" w14:textId="56C2A520" w:rsidR="00F430AB" w:rsidRPr="007C5752" w:rsidRDefault="00C55311" w:rsidP="00575005">
      <w:pPr>
        <w:pStyle w:val="0AClause"/>
        <w:rPr>
          <w:lang w:val="en-GB"/>
        </w:rPr>
      </w:pPr>
      <w:r w:rsidRPr="007C5752">
        <w:rPr>
          <w:lang w:val="en-GB"/>
        </w:rPr>
        <w:t>I</w:t>
      </w:r>
      <w:r w:rsidR="00A044B0" w:rsidRPr="007C5752">
        <w:rPr>
          <w:lang w:val="en-GB"/>
        </w:rPr>
        <w:t xml:space="preserve">f SCK CEN activates Option 3 </w:t>
      </w:r>
      <w:commentRangeStart w:id="3956"/>
      <w:r w:rsidR="00A044B0" w:rsidRPr="007C5752">
        <w:rPr>
          <w:lang w:val="en-GB"/>
        </w:rPr>
        <w:t>at contract award</w:t>
      </w:r>
      <w:commentRangeEnd w:id="3956"/>
      <w:r w:rsidR="009012EF" w:rsidRPr="007C5752">
        <w:rPr>
          <w:lang w:val="en-GB"/>
        </w:rPr>
        <w:commentReference w:id="3956"/>
      </w:r>
      <w:r w:rsidR="00A044B0" w:rsidRPr="007C5752">
        <w:rPr>
          <w:lang w:val="en-GB"/>
        </w:rPr>
        <w:t>, the Contractor shall provide after-sales services for the full lifetime of the QPLANT</w:t>
      </w:r>
      <w:r w:rsidR="00352FF0" w:rsidRPr="007C5752">
        <w:rPr>
          <w:lang w:val="en-GB"/>
        </w:rPr>
        <w:t xml:space="preserve">.  </w:t>
      </w:r>
      <w:r w:rsidR="00A044B0" w:rsidRPr="007C5752">
        <w:rPr>
          <w:lang w:val="en-GB"/>
        </w:rPr>
        <w:t>These services shall include, as a minimum:</w:t>
      </w:r>
    </w:p>
    <w:p w14:paraId="2E0035DE" w14:textId="70923DE4" w:rsidR="00F430AB" w:rsidRPr="007C5752" w:rsidRDefault="00A044B0">
      <w:pPr>
        <w:pStyle w:val="0AClause"/>
        <w:numPr>
          <w:ilvl w:val="0"/>
          <w:numId w:val="72"/>
        </w:numPr>
        <w:rPr>
          <w:lang w:val="en-GB"/>
        </w:rPr>
      </w:pPr>
      <w:r w:rsidRPr="007C5752">
        <w:rPr>
          <w:lang w:val="en-GB"/>
        </w:rPr>
        <w:t xml:space="preserve">A </w:t>
      </w:r>
      <w:r w:rsidR="004E2F07" w:rsidRPr="007C5752">
        <w:rPr>
          <w:lang w:val="en-GB"/>
        </w:rPr>
        <w:t>helpdesk</w:t>
      </w:r>
      <w:r w:rsidRPr="007C5752">
        <w:rPr>
          <w:lang w:val="en-GB"/>
        </w:rPr>
        <w:t xml:space="preserve"> offering remote technical support on Business Days from 07:00 to 19:00 CE(S)T, accessible by telephone, Microsoft Teams, or equivalent tools</w:t>
      </w:r>
      <w:r w:rsidR="00352FF0" w:rsidRPr="007C5752">
        <w:rPr>
          <w:lang w:val="en-GB"/>
        </w:rPr>
        <w:t xml:space="preserve">.  </w:t>
      </w:r>
      <w:r w:rsidRPr="007C5752">
        <w:rPr>
          <w:lang w:val="en-GB"/>
        </w:rPr>
        <w:t>The Contractor shall acknowledge each defect notification within twenty-four (24) hours.</w:t>
      </w:r>
    </w:p>
    <w:p w14:paraId="591F4663" w14:textId="77777777" w:rsidR="00F430AB" w:rsidRPr="007C5752" w:rsidRDefault="00A044B0">
      <w:pPr>
        <w:pStyle w:val="0AClause"/>
        <w:numPr>
          <w:ilvl w:val="0"/>
          <w:numId w:val="72"/>
        </w:numPr>
        <w:rPr>
          <w:lang w:val="en-GB"/>
        </w:rPr>
      </w:pPr>
      <w:r w:rsidRPr="007C5752">
        <w:rPr>
          <w:lang w:val="en-GB"/>
        </w:rPr>
        <w:t>Technical field service to intervene on-site for unforeseen issues requiring corrective maintenance.</w:t>
      </w:r>
    </w:p>
    <w:p w14:paraId="1FDC1B69" w14:textId="77777777" w:rsidR="00F430AB" w:rsidRPr="007C5752" w:rsidRDefault="00A044B0">
      <w:pPr>
        <w:pStyle w:val="0AClause"/>
        <w:numPr>
          <w:ilvl w:val="0"/>
          <w:numId w:val="72"/>
        </w:numPr>
        <w:rPr>
          <w:lang w:val="en-GB"/>
        </w:rPr>
      </w:pPr>
      <w:r w:rsidRPr="007C5752">
        <w:rPr>
          <w:lang w:val="en-GB"/>
        </w:rPr>
        <w:t>An annual maintenance programme covering predictive and preventive activities across all QPLANT subsystems.</w:t>
      </w:r>
    </w:p>
    <w:p w14:paraId="5A143DA5" w14:textId="77777777" w:rsidR="004E2F07" w:rsidRPr="007C5752" w:rsidRDefault="00A044B0">
      <w:pPr>
        <w:pStyle w:val="0AClause"/>
        <w:numPr>
          <w:ilvl w:val="0"/>
          <w:numId w:val="72"/>
        </w:numPr>
        <w:rPr>
          <w:lang w:val="en-GB"/>
        </w:rPr>
      </w:pPr>
      <w:r w:rsidRPr="007C5752">
        <w:rPr>
          <w:lang w:val="en-GB"/>
        </w:rPr>
        <w:t>Comprehensive fault identification, analysis, troubleshooting, and general technical assistance for electrical, mechanical, controls, software, and firmware matters.</w:t>
      </w:r>
    </w:p>
    <w:p w14:paraId="558DCD1D" w14:textId="77777777" w:rsidR="00A044B0" w:rsidRPr="007C5752" w:rsidRDefault="00A044B0">
      <w:pPr>
        <w:pStyle w:val="0AClause"/>
        <w:numPr>
          <w:ilvl w:val="0"/>
          <w:numId w:val="72"/>
        </w:numPr>
        <w:rPr>
          <w:lang w:val="en-GB"/>
        </w:rPr>
      </w:pPr>
      <w:r w:rsidRPr="007C5752">
        <w:rPr>
          <w:lang w:val="en-GB"/>
        </w:rPr>
        <w:t>Deployment only of personnel suitably qualified and experienced for the relevant QPLANT systems.</w:t>
      </w:r>
    </w:p>
    <w:p w14:paraId="3C02BA23" w14:textId="77777777" w:rsidR="00F430AB" w:rsidRPr="007C5752" w:rsidRDefault="00A044B0" w:rsidP="00575005">
      <w:pPr>
        <w:pStyle w:val="0AClause"/>
        <w:rPr>
          <w:lang w:val="en-GB"/>
        </w:rPr>
      </w:pPr>
      <w:r w:rsidRPr="007C5752">
        <w:rPr>
          <w:lang w:val="en-GB"/>
        </w:rPr>
        <w:lastRenderedPageBreak/>
        <w:t>Upon receipt of a support request from SCK CEN, the Contractor shall:</w:t>
      </w:r>
    </w:p>
    <w:p w14:paraId="4FAB9A12" w14:textId="3C7A87EC" w:rsidR="004E2F07" w:rsidRPr="007C5752" w:rsidRDefault="00A044B0">
      <w:pPr>
        <w:pStyle w:val="0AClause"/>
        <w:numPr>
          <w:ilvl w:val="0"/>
          <w:numId w:val="72"/>
        </w:numPr>
        <w:rPr>
          <w:lang w:val="en-GB"/>
        </w:rPr>
      </w:pPr>
      <w:r w:rsidRPr="007C5752">
        <w:rPr>
          <w:lang w:val="en-GB"/>
        </w:rPr>
        <w:t>Complete fault identification and establish a remediation strategy, including preliminary cost and time estimates</w:t>
      </w:r>
      <w:r w:rsidR="00C55311" w:rsidRPr="007C5752">
        <w:rPr>
          <w:lang w:val="en-GB"/>
        </w:rPr>
        <w:t xml:space="preserve"> (step (i))</w:t>
      </w:r>
      <w:r w:rsidRPr="007C5752">
        <w:rPr>
          <w:lang w:val="en-GB"/>
        </w:rPr>
        <w:t>:</w:t>
      </w:r>
    </w:p>
    <w:p w14:paraId="054277B7" w14:textId="4A9F9283" w:rsidR="004E2F07" w:rsidRPr="007C5752" w:rsidRDefault="00B55C3D">
      <w:pPr>
        <w:pStyle w:val="0AClause"/>
        <w:numPr>
          <w:ilvl w:val="1"/>
          <w:numId w:val="72"/>
        </w:numPr>
        <w:rPr>
          <w:lang w:val="en-GB"/>
        </w:rPr>
      </w:pPr>
      <w:r w:rsidRPr="007C5752">
        <w:rPr>
          <w:lang w:val="en-GB"/>
        </w:rPr>
        <w:t>w</w:t>
      </w:r>
      <w:r w:rsidR="00A044B0" w:rsidRPr="007C5752">
        <w:rPr>
          <w:lang w:val="en-GB"/>
        </w:rPr>
        <w:t>ithin three (3) Business Days when on-site presence is unnecessary</w:t>
      </w:r>
    </w:p>
    <w:p w14:paraId="61F74C6B" w14:textId="16230E04" w:rsidR="004E2F07" w:rsidRPr="007C5752" w:rsidRDefault="00A044B0">
      <w:pPr>
        <w:pStyle w:val="0AClause"/>
        <w:numPr>
          <w:ilvl w:val="1"/>
          <w:numId w:val="72"/>
        </w:numPr>
        <w:rPr>
          <w:lang w:val="en-GB"/>
        </w:rPr>
      </w:pPr>
      <w:r w:rsidRPr="007C5752">
        <w:rPr>
          <w:lang w:val="en-GB"/>
        </w:rPr>
        <w:t>within five (5) Business Days when on-site presence is required.</w:t>
      </w:r>
    </w:p>
    <w:p w14:paraId="06B21B2F" w14:textId="77777777" w:rsidR="00C55311" w:rsidRPr="007C5752" w:rsidRDefault="00A044B0">
      <w:pPr>
        <w:pStyle w:val="0AClause"/>
        <w:numPr>
          <w:ilvl w:val="0"/>
          <w:numId w:val="72"/>
        </w:numPr>
        <w:rPr>
          <w:lang w:val="en-GB"/>
        </w:rPr>
      </w:pPr>
      <w:r w:rsidRPr="007C5752">
        <w:rPr>
          <w:lang w:val="en-GB"/>
        </w:rPr>
        <w:t>Propose a remediation plan that minimises LINAC downtime.</w:t>
      </w:r>
    </w:p>
    <w:p w14:paraId="2D513526" w14:textId="7AF7923D" w:rsidR="00B55C3D" w:rsidRPr="007C5752" w:rsidRDefault="00A044B0">
      <w:pPr>
        <w:pStyle w:val="0AClause"/>
        <w:numPr>
          <w:ilvl w:val="0"/>
          <w:numId w:val="72"/>
        </w:numPr>
        <w:rPr>
          <w:lang w:val="en-GB"/>
        </w:rPr>
      </w:pPr>
      <w:r w:rsidRPr="007C5752">
        <w:rPr>
          <w:lang w:val="en-GB"/>
        </w:rPr>
        <w:t>Submit a firm quotation for the solution within three (3) Business Days after completing step (i)</w:t>
      </w:r>
      <w:r w:rsidR="00352FF0" w:rsidRPr="007C5752">
        <w:rPr>
          <w:lang w:val="en-GB"/>
        </w:rPr>
        <w:t xml:space="preserve">.  </w:t>
      </w:r>
      <w:r w:rsidRPr="007C5752">
        <w:rPr>
          <w:lang w:val="en-GB"/>
        </w:rPr>
        <w:t>The quotation shall state:</w:t>
      </w:r>
      <w:r w:rsidR="00B55C3D" w:rsidRPr="007C5752">
        <w:rPr>
          <w:lang w:val="en-GB"/>
        </w:rPr>
        <w:t xml:space="preserve"> </w:t>
      </w:r>
    </w:p>
    <w:p w14:paraId="5FFB6BE2" w14:textId="77777777" w:rsidR="00B55C3D" w:rsidRPr="007C5752" w:rsidRDefault="00A044B0">
      <w:pPr>
        <w:pStyle w:val="0AClause"/>
        <w:numPr>
          <w:ilvl w:val="0"/>
          <w:numId w:val="72"/>
        </w:numPr>
        <w:rPr>
          <w:lang w:val="en-GB"/>
        </w:rPr>
      </w:pPr>
      <w:r w:rsidRPr="007C5752">
        <w:rPr>
          <w:lang w:val="en-GB"/>
        </w:rPr>
        <w:t>a technical description of the proposed solution</w:t>
      </w:r>
      <w:r w:rsidR="00B55C3D" w:rsidRPr="007C5752">
        <w:rPr>
          <w:lang w:val="en-GB"/>
        </w:rPr>
        <w:t xml:space="preserve"> </w:t>
      </w:r>
    </w:p>
    <w:p w14:paraId="1E777B6B" w14:textId="628D40CA" w:rsidR="00B55C3D" w:rsidRPr="007C5752" w:rsidRDefault="00A044B0">
      <w:pPr>
        <w:pStyle w:val="0AClause"/>
        <w:numPr>
          <w:ilvl w:val="0"/>
          <w:numId w:val="72"/>
        </w:numPr>
        <w:rPr>
          <w:lang w:val="en-GB"/>
        </w:rPr>
      </w:pPr>
      <w:r w:rsidRPr="007C5752">
        <w:rPr>
          <w:lang w:val="en-GB"/>
        </w:rPr>
        <w:t xml:space="preserve">fixed price for </w:t>
      </w:r>
      <w:r w:rsidR="004E2F07" w:rsidRPr="007C5752">
        <w:rPr>
          <w:lang w:val="en-GB"/>
        </w:rPr>
        <w:t>implementation.</w:t>
      </w:r>
      <w:r w:rsidR="00B55C3D" w:rsidRPr="007C5752">
        <w:rPr>
          <w:lang w:val="en-GB"/>
        </w:rPr>
        <w:t xml:space="preserve"> </w:t>
      </w:r>
    </w:p>
    <w:p w14:paraId="6C1AEE48" w14:textId="1C30FD70" w:rsidR="004E2F07" w:rsidRPr="007C5752" w:rsidRDefault="00A044B0">
      <w:pPr>
        <w:pStyle w:val="0AClause"/>
        <w:numPr>
          <w:ilvl w:val="0"/>
          <w:numId w:val="72"/>
        </w:numPr>
        <w:rPr>
          <w:lang w:val="en-GB"/>
        </w:rPr>
      </w:pPr>
      <w:r w:rsidRPr="007C5752">
        <w:rPr>
          <w:lang w:val="en-GB"/>
        </w:rPr>
        <w:t xml:space="preserve">lead time for </w:t>
      </w:r>
      <w:r w:rsidR="004E2F07" w:rsidRPr="007C5752">
        <w:rPr>
          <w:lang w:val="en-GB"/>
        </w:rPr>
        <w:t xml:space="preserve">execution. </w:t>
      </w:r>
    </w:p>
    <w:p w14:paraId="603421C9" w14:textId="4ADAD245" w:rsidR="00A044B0" w:rsidRPr="007C5752" w:rsidRDefault="00A044B0">
      <w:pPr>
        <w:pStyle w:val="0AClause"/>
        <w:numPr>
          <w:ilvl w:val="0"/>
          <w:numId w:val="72"/>
        </w:numPr>
        <w:rPr>
          <w:lang w:val="en-GB"/>
        </w:rPr>
      </w:pPr>
      <w:r w:rsidRPr="007C5752">
        <w:rPr>
          <w:lang w:val="en-GB"/>
        </w:rPr>
        <w:t>Provide the solution without undue delay once SCK CEN issues a purchase order or written approval.</w:t>
      </w:r>
    </w:p>
    <w:p w14:paraId="4B010FEF" w14:textId="77777777" w:rsidR="00F430AB" w:rsidRPr="007C5752" w:rsidRDefault="00A044B0" w:rsidP="00575005">
      <w:pPr>
        <w:pStyle w:val="0AClause"/>
        <w:rPr>
          <w:lang w:val="en-GB"/>
        </w:rPr>
      </w:pPr>
      <w:r w:rsidRPr="007C5752">
        <w:rPr>
          <w:lang w:val="en-GB"/>
        </w:rPr>
        <w:t>The Contractor’s offer shall include:</w:t>
      </w:r>
    </w:p>
    <w:p w14:paraId="02CD1D98" w14:textId="77777777" w:rsidR="004E2F07" w:rsidRPr="007C5752" w:rsidRDefault="00A044B0">
      <w:pPr>
        <w:pStyle w:val="0AClause"/>
        <w:numPr>
          <w:ilvl w:val="0"/>
          <w:numId w:val="72"/>
        </w:numPr>
        <w:rPr>
          <w:lang w:val="en-GB"/>
        </w:rPr>
      </w:pPr>
      <w:r w:rsidRPr="007C5752">
        <w:rPr>
          <w:lang w:val="en-GB"/>
        </w:rPr>
        <w:t>A concise description of the after-sales service organisation, including escalation paths and staffing overview.</w:t>
      </w:r>
    </w:p>
    <w:p w14:paraId="11F4F490" w14:textId="77777777" w:rsidR="004E2F07" w:rsidRPr="007C5752" w:rsidRDefault="00A044B0">
      <w:pPr>
        <w:pStyle w:val="0AClause"/>
        <w:numPr>
          <w:ilvl w:val="0"/>
          <w:numId w:val="72"/>
        </w:numPr>
        <w:rPr>
          <w:lang w:val="en-GB"/>
        </w:rPr>
      </w:pPr>
      <w:r w:rsidRPr="007C5752">
        <w:rPr>
          <w:lang w:val="en-GB"/>
        </w:rPr>
        <w:t>Clear procedures for requesting support, listing all contact channels and their availability.</w:t>
      </w:r>
    </w:p>
    <w:p w14:paraId="7D56EF75" w14:textId="20D01315" w:rsidR="00A044B0" w:rsidRPr="007C5752" w:rsidRDefault="00A044B0">
      <w:pPr>
        <w:pStyle w:val="0AClause"/>
        <w:numPr>
          <w:ilvl w:val="0"/>
          <w:numId w:val="72"/>
        </w:numPr>
        <w:rPr>
          <w:lang w:val="en-GB"/>
        </w:rPr>
      </w:pPr>
      <w:r w:rsidRPr="007C5752">
        <w:rPr>
          <w:lang w:val="en-GB"/>
        </w:rPr>
        <w:t>Pricing of after-sales services, including labour hourly rates</w:t>
      </w:r>
      <w:r w:rsidR="00352FF0" w:rsidRPr="007C5752">
        <w:rPr>
          <w:lang w:val="en-GB"/>
        </w:rPr>
        <w:t xml:space="preserve">.  </w:t>
      </w:r>
      <w:r w:rsidRPr="007C5752">
        <w:rPr>
          <w:lang w:val="en-GB"/>
        </w:rPr>
        <w:t>Spare parts or components required for after-sales activities shall be remunerated at prices not exceeding those listed under § 3.8.1.11 “Spare Parts Supply</w:t>
      </w:r>
      <w:r w:rsidR="00352FF0" w:rsidRPr="007C5752">
        <w:rPr>
          <w:lang w:val="en-GB"/>
        </w:rPr>
        <w:t>.”</w:t>
      </w:r>
    </w:p>
    <w:p w14:paraId="0B2D66B9" w14:textId="555E67FA" w:rsidR="00C21268" w:rsidRPr="007C5752" w:rsidRDefault="00C21268" w:rsidP="00B5535E">
      <w:pPr>
        <w:pStyle w:val="Heading2numbered"/>
        <w:keepNext/>
        <w:ind w:left="578" w:hanging="578"/>
      </w:pPr>
      <w:bookmarkStart w:id="3957" w:name="_Toc200492592"/>
      <w:bookmarkStart w:id="3958" w:name="_Toc202536243"/>
      <w:bookmarkStart w:id="3959" w:name="_Toc202536929"/>
      <w:bookmarkStart w:id="3960" w:name="_Toc212194888"/>
      <w:r w:rsidRPr="007C5752">
        <w:t>Documentation</w:t>
      </w:r>
      <w:bookmarkEnd w:id="3957"/>
      <w:bookmarkEnd w:id="3958"/>
      <w:bookmarkEnd w:id="3959"/>
      <w:bookmarkEnd w:id="3960"/>
      <w:r w:rsidR="00641AEF" w:rsidRPr="007C5752">
        <w:t xml:space="preserve"> </w:t>
      </w:r>
      <w:r w:rsidR="00641AEF" w:rsidRPr="007C5752">
        <w:tab/>
      </w:r>
    </w:p>
    <w:p w14:paraId="1C7307D8" w14:textId="77777777" w:rsidR="000D6B15" w:rsidRPr="007C5752" w:rsidRDefault="000D6B15" w:rsidP="000D6B15">
      <w:pPr>
        <w:pStyle w:val="RequirementList"/>
      </w:pPr>
      <w:r w:rsidRPr="007C5752">
        <w:t>All project-related documents, including but not limited to the CAD model, shall be uploaded to the SCK Coreshare platform.</w:t>
      </w:r>
    </w:p>
    <w:p w14:paraId="716B7002" w14:textId="2196B0CA" w:rsidR="00CA389A" w:rsidRPr="007C5752" w:rsidRDefault="000D6B15" w:rsidP="000D6B15">
      <w:pPr>
        <w:pStyle w:val="RequirementList"/>
      </w:pPr>
      <w:r w:rsidRPr="007C5752">
        <w:t>All documents shall follow standardized file naming conventions and metadata formats to ensure clear identification, version control, and lifecycle management.</w:t>
      </w:r>
    </w:p>
    <w:p w14:paraId="6245DD10" w14:textId="24E0A143" w:rsidR="00601AEF" w:rsidRPr="007C5752" w:rsidRDefault="00601AEF" w:rsidP="00601AEF">
      <w:pPr>
        <w:pStyle w:val="Caption"/>
        <w:keepNext/>
        <w:jc w:val="left"/>
      </w:pPr>
      <w:bookmarkStart w:id="3961" w:name="_Toc212194974"/>
      <w:r w:rsidRPr="007C5752">
        <w:t xml:space="preserve">Table </w:t>
      </w:r>
      <w:r w:rsidRPr="007C5752">
        <w:fldChar w:fldCharType="begin"/>
      </w:r>
      <w:r w:rsidRPr="007C5752">
        <w:instrText xml:space="preserve"> SEQ Table \* ARABIC </w:instrText>
      </w:r>
      <w:r w:rsidRPr="007C5752">
        <w:fldChar w:fldCharType="separate"/>
      </w:r>
      <w:r w:rsidR="00A63B38">
        <w:rPr>
          <w:noProof/>
        </w:rPr>
        <w:t>17</w:t>
      </w:r>
      <w:r w:rsidRPr="007C5752">
        <w:fldChar w:fldCharType="end"/>
      </w:r>
      <w:r w:rsidRPr="007C5752">
        <w:t xml:space="preserve"> Project Lifecycle Phases.</w:t>
      </w:r>
      <w:bookmarkEnd w:id="3961"/>
    </w:p>
    <w:p w14:paraId="4DA57874" w14:textId="1985266E" w:rsidR="00601AEF" w:rsidRPr="007C5752" w:rsidRDefault="00601AEF" w:rsidP="00601AEF">
      <w:pPr>
        <w:pStyle w:val="regular"/>
      </w:pPr>
      <w:r w:rsidRPr="007C5752">
        <w:rPr>
          <w:noProof/>
        </w:rPr>
        <w:drawing>
          <wp:inline distT="0" distB="0" distL="0" distR="0" wp14:anchorId="24200DFF" wp14:editId="1C49F36D">
            <wp:extent cx="6645910" cy="1119505"/>
            <wp:effectExtent l="0" t="0" r="2540" b="4445"/>
            <wp:docPr id="9589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0947" name=""/>
                    <pic:cNvPicPr/>
                  </pic:nvPicPr>
                  <pic:blipFill>
                    <a:blip r:embed="rId37"/>
                    <a:stretch>
                      <a:fillRect/>
                    </a:stretch>
                  </pic:blipFill>
                  <pic:spPr>
                    <a:xfrm>
                      <a:off x="0" y="0"/>
                      <a:ext cx="6645910" cy="1119505"/>
                    </a:xfrm>
                    <a:prstGeom prst="rect">
                      <a:avLst/>
                    </a:prstGeom>
                  </pic:spPr>
                </pic:pic>
              </a:graphicData>
            </a:graphic>
          </wp:inline>
        </w:drawing>
      </w:r>
    </w:p>
    <w:p w14:paraId="62DB7B49" w14:textId="2CB47331" w:rsidR="00601AEF" w:rsidRPr="007C5752" w:rsidRDefault="00601AEF" w:rsidP="00601AEF">
      <w:pPr>
        <w:pStyle w:val="regular"/>
      </w:pPr>
      <w:r w:rsidRPr="007C5752">
        <w:t xml:space="preserve">The active project runs from T0 at start of L1 to L6. </w:t>
      </w:r>
    </w:p>
    <w:p w14:paraId="67CA8D90" w14:textId="0E9D1211" w:rsidR="00C21268" w:rsidRPr="007C5752" w:rsidRDefault="00C21268" w:rsidP="00575005">
      <w:pPr>
        <w:pStyle w:val="RequirementList"/>
      </w:pPr>
      <w:bookmarkStart w:id="3962" w:name="_Toc200492593"/>
      <w:r w:rsidRPr="007C5752">
        <w:t xml:space="preserve">Throughout Contract performance the </w:t>
      </w:r>
      <w:r w:rsidR="00CB1438" w:rsidRPr="007C5752">
        <w:t>Contractor</w:t>
      </w:r>
      <w:r w:rsidRPr="007C5752">
        <w:t xml:space="preserve"> shall, at a minimum, deliver the documentation</w:t>
      </w:r>
      <w:r w:rsidR="00C66012" w:rsidRPr="007C5752">
        <w:t xml:space="preserve"> listed in </w:t>
      </w:r>
      <w:r w:rsidR="00C66012" w:rsidRPr="007C5752">
        <w:fldChar w:fldCharType="begin"/>
      </w:r>
      <w:r w:rsidR="00C66012" w:rsidRPr="007C5752">
        <w:instrText xml:space="preserve"> REF _Ref192660562 \h </w:instrText>
      </w:r>
      <w:r w:rsidR="00FB79A6" w:rsidRPr="007C5752">
        <w:instrText xml:space="preserve"> \* MERGEFORMAT </w:instrText>
      </w:r>
      <w:r w:rsidR="00C66012" w:rsidRPr="007C5752">
        <w:fldChar w:fldCharType="separate"/>
      </w:r>
      <w:r w:rsidR="00A63B38" w:rsidRPr="007C5752">
        <w:t xml:space="preserve">Table </w:t>
      </w:r>
      <w:r w:rsidR="00A63B38">
        <w:t>18</w:t>
      </w:r>
      <w:r w:rsidR="00C66012" w:rsidRPr="007C5752">
        <w:fldChar w:fldCharType="end"/>
      </w:r>
      <w:r w:rsidR="00C66012" w:rsidRPr="007C5752">
        <w:t>.</w:t>
      </w:r>
      <w:bookmarkEnd w:id="3962"/>
    </w:p>
    <w:p w14:paraId="60A5BCA7" w14:textId="77777777" w:rsidR="00236CF2" w:rsidRPr="007C5752" w:rsidRDefault="00CF7B12" w:rsidP="00575005">
      <w:pPr>
        <w:pStyle w:val="RequirementList"/>
      </w:pPr>
      <w:bookmarkStart w:id="3963" w:name="_Toc200492594"/>
      <w:r w:rsidRPr="007C5752">
        <w:t xml:space="preserve">As part of </w:t>
      </w:r>
      <w:r w:rsidRPr="007C5752">
        <w:rPr>
          <w:rStyle w:val="AAReferencedChar"/>
          <w:rFonts w:ascii="Century Gothic" w:hAnsi="Century Gothic"/>
          <w:i w:val="0"/>
          <w:iCs w:val="0"/>
          <w:color w:val="auto"/>
          <w:sz w:val="18"/>
        </w:rPr>
        <w:t>#DD04, t</w:t>
      </w:r>
      <w:r w:rsidR="00236CF2" w:rsidRPr="007C5752">
        <w:t xml:space="preserve">he Contractor shall provide the necessary technical data and design datasheets of critical components such as heat exchangers, piping, rotating machines, and valve information with sufficient detail to allow </w:t>
      </w:r>
      <w:r w:rsidR="0085540D" w:rsidRPr="007C5752">
        <w:t>SCK CEN</w:t>
      </w:r>
      <w:r w:rsidR="00236CF2" w:rsidRPr="007C5752">
        <w:t xml:space="preserve"> to model the </w:t>
      </w:r>
      <w:r w:rsidR="00C06174" w:rsidRPr="007C5752">
        <w:t>complete cryogenic</w:t>
      </w:r>
      <w:r w:rsidR="00236CF2" w:rsidRPr="007C5752">
        <w:t xml:space="preserve"> system including the cryogenic plant in simulations.</w:t>
      </w:r>
      <w:bookmarkEnd w:id="3963"/>
    </w:p>
    <w:p w14:paraId="1E564C1E" w14:textId="77777777" w:rsidR="00810CE1" w:rsidRPr="007C5752" w:rsidRDefault="00810CE1" w:rsidP="00575005">
      <w:pPr>
        <w:pStyle w:val="RequirementList"/>
      </w:pPr>
      <w:bookmarkStart w:id="3964" w:name="_Toc200492596"/>
      <w:bookmarkStart w:id="3965" w:name="_Toc200492597"/>
      <w:bookmarkEnd w:id="3964"/>
      <w:r w:rsidRPr="007C5752">
        <w:t xml:space="preserve">The Contractor shall </w:t>
      </w:r>
      <w:r w:rsidR="00FE330C" w:rsidRPr="007C5752">
        <w:t xml:space="preserve">deliver a </w:t>
      </w:r>
      <w:r w:rsidRPr="007C5752">
        <w:t xml:space="preserve">maintenance </w:t>
      </w:r>
      <w:r w:rsidR="00FE330C" w:rsidRPr="007C5752">
        <w:t xml:space="preserve">manual </w:t>
      </w:r>
      <w:r w:rsidRPr="007C5752">
        <w:t>and lifecycle strategy</w:t>
      </w:r>
      <w:r w:rsidR="00FE330C" w:rsidRPr="007C5752">
        <w:t xml:space="preserve"> documentation</w:t>
      </w:r>
      <w:r w:rsidRPr="007C5752">
        <w:t>,</w:t>
      </w:r>
      <w:r w:rsidR="00FE330C" w:rsidRPr="007C5752">
        <w:t xml:space="preserve"> including but not</w:t>
      </w:r>
      <w:r w:rsidRPr="007C5752">
        <w:t xml:space="preserve"> limited</w:t>
      </w:r>
      <w:r w:rsidR="00FE330C" w:rsidRPr="007C5752">
        <w:t xml:space="preserve"> to:</w:t>
      </w:r>
      <w:bookmarkEnd w:id="3965"/>
    </w:p>
    <w:p w14:paraId="6FB2E18E" w14:textId="77777777" w:rsidR="00810CE1" w:rsidRPr="007C5752" w:rsidRDefault="00810CE1">
      <w:pPr>
        <w:pStyle w:val="RequirementList"/>
        <w:numPr>
          <w:ilvl w:val="0"/>
          <w:numId w:val="25"/>
        </w:numPr>
      </w:pPr>
      <w:r w:rsidRPr="007C5752">
        <w:t>Spare inventory and obsolescence plans</w:t>
      </w:r>
    </w:p>
    <w:p w14:paraId="3C83E971" w14:textId="77777777" w:rsidR="00810CE1" w:rsidRPr="007C5752" w:rsidRDefault="00810CE1">
      <w:pPr>
        <w:pStyle w:val="RequirementList"/>
        <w:numPr>
          <w:ilvl w:val="0"/>
          <w:numId w:val="25"/>
        </w:numPr>
      </w:pPr>
      <w:r w:rsidRPr="007C5752">
        <w:t>PPE, alarms, and recovery training</w:t>
      </w:r>
    </w:p>
    <w:p w14:paraId="2B9F5A69" w14:textId="77777777" w:rsidR="00FE330C" w:rsidRPr="007C5752" w:rsidRDefault="00810CE1">
      <w:pPr>
        <w:pStyle w:val="RequirementList"/>
        <w:numPr>
          <w:ilvl w:val="0"/>
          <w:numId w:val="25"/>
        </w:numPr>
      </w:pPr>
      <w:r w:rsidRPr="007C5752">
        <w:t>Simulation-driven scenario testing</w:t>
      </w:r>
    </w:p>
    <w:p w14:paraId="1B5C3721" w14:textId="77777777" w:rsidR="00810CE1" w:rsidRPr="007C5752" w:rsidRDefault="00FE330C">
      <w:pPr>
        <w:pStyle w:val="RequirementList"/>
        <w:numPr>
          <w:ilvl w:val="0"/>
          <w:numId w:val="25"/>
        </w:numPr>
      </w:pPr>
      <w:r w:rsidRPr="007C5752">
        <w:t>OPEX estimations</w:t>
      </w:r>
      <w:r w:rsidR="00810CE1" w:rsidRPr="007C5752">
        <w:t>.</w:t>
      </w:r>
    </w:p>
    <w:p w14:paraId="3BBB9D51" w14:textId="77777777" w:rsidR="0077713E" w:rsidRPr="007C5752" w:rsidRDefault="0077713E">
      <w:pPr>
        <w:pStyle w:val="RequirementList"/>
        <w:numPr>
          <w:ilvl w:val="0"/>
          <w:numId w:val="25"/>
        </w:numPr>
      </w:pPr>
      <w:r w:rsidRPr="007C5752">
        <w:lastRenderedPageBreak/>
        <w:t>Maintenance checks, functional testing</w:t>
      </w:r>
    </w:p>
    <w:p w14:paraId="278F0C56" w14:textId="77777777" w:rsidR="0077713E" w:rsidRPr="007C5752" w:rsidRDefault="0077713E">
      <w:pPr>
        <w:pStyle w:val="RequirementList"/>
        <w:numPr>
          <w:ilvl w:val="0"/>
          <w:numId w:val="25"/>
        </w:numPr>
      </w:pPr>
      <w:r w:rsidRPr="007C5752">
        <w:t>MTBF-based planning and condition diagnostics</w:t>
      </w:r>
    </w:p>
    <w:p w14:paraId="35D905E7" w14:textId="77777777" w:rsidR="0077713E" w:rsidRPr="007C5752" w:rsidRDefault="0077713E">
      <w:pPr>
        <w:pStyle w:val="RequirementList"/>
        <w:numPr>
          <w:ilvl w:val="0"/>
          <w:numId w:val="25"/>
        </w:numPr>
      </w:pPr>
      <w:r w:rsidRPr="007C5752">
        <w:t>Operator commissioning and technician maintenance and replacement involvement</w:t>
      </w:r>
    </w:p>
    <w:p w14:paraId="61C42D68" w14:textId="77777777" w:rsidR="0077713E" w:rsidRPr="007C5752" w:rsidRDefault="0077713E">
      <w:pPr>
        <w:pStyle w:val="RequirementList"/>
        <w:numPr>
          <w:ilvl w:val="0"/>
          <w:numId w:val="25"/>
        </w:numPr>
      </w:pPr>
      <w:r w:rsidRPr="007C5752">
        <w:t>Real-time MTBF vs prediction curve tracking</w:t>
      </w:r>
    </w:p>
    <w:p w14:paraId="3E0EDB5A" w14:textId="77777777" w:rsidR="00D8246E" w:rsidRPr="007C5752" w:rsidRDefault="00D8246E" w:rsidP="00575005">
      <w:pPr>
        <w:pStyle w:val="RequirementList"/>
      </w:pPr>
      <w:bookmarkStart w:id="3966" w:name="_Toc200492598"/>
      <w:r w:rsidRPr="007C5752">
        <w:t xml:space="preserve">The process flow diagrams, process and instrumentation diagrams and temperature-entropy diagrams showing all the operation modes (including cool down) of the </w:t>
      </w:r>
      <w:r w:rsidR="00947F24" w:rsidRPr="007C5752">
        <w:t>QPLANT</w:t>
      </w:r>
      <w:r w:rsidRPr="007C5752">
        <w:t xml:space="preserve"> shall be subject to approval by </w:t>
      </w:r>
      <w:r w:rsidR="0085540D" w:rsidRPr="007C5752">
        <w:t>SCK CEN</w:t>
      </w:r>
      <w:r w:rsidRPr="007C5752">
        <w:t>.</w:t>
      </w:r>
      <w:bookmarkEnd w:id="3966"/>
    </w:p>
    <w:p w14:paraId="61441E0B" w14:textId="57EF7FDA" w:rsidR="007C27AF" w:rsidRPr="007C5752" w:rsidRDefault="007C27AF" w:rsidP="007C27AF">
      <w:pPr>
        <w:pStyle w:val="RequirementList"/>
      </w:pPr>
      <w:r w:rsidRPr="007C5752">
        <w:t>The Contractor shall, at the Preliminary Design Review (PDR)</w:t>
      </w:r>
      <w:r w:rsidR="006C3DD3" w:rsidRPr="007C5752">
        <w:t>, which is the end of the LCP1 (Concept Design)</w:t>
      </w:r>
      <w:r w:rsidRPr="007C5752">
        <w:t xml:space="preserve">, provide 3-D CAD cut-aways and maintenance envelopes demonstrating safe human access to all QRB components and instrumentation located inside the vacuum vessel. </w:t>
      </w:r>
    </w:p>
    <w:p w14:paraId="4902A97C" w14:textId="77777777" w:rsidR="007C27AF" w:rsidRPr="007C5752" w:rsidRDefault="007C27AF" w:rsidP="00990AC6">
      <w:pPr>
        <w:pStyle w:val="RequirementList"/>
        <w:numPr>
          <w:ilvl w:val="0"/>
          <w:numId w:val="0"/>
        </w:numPr>
        <w:ind w:left="142"/>
      </w:pPr>
    </w:p>
    <w:p w14:paraId="5B01ED1A" w14:textId="77777777" w:rsidR="00B00BC4" w:rsidRPr="007C5752" w:rsidRDefault="00B00BC4" w:rsidP="00575005">
      <w:pPr>
        <w:pStyle w:val="RequirementList"/>
        <w:numPr>
          <w:ilvl w:val="0"/>
          <w:numId w:val="0"/>
        </w:numPr>
        <w:ind w:left="720"/>
      </w:pPr>
    </w:p>
    <w:p w14:paraId="73F1DD60" w14:textId="739313AD" w:rsidR="00C21268" w:rsidRPr="007C5752" w:rsidRDefault="00C21268" w:rsidP="00B5535E">
      <w:pPr>
        <w:pStyle w:val="AASemiBold"/>
        <w:rPr>
          <w:lang w:eastAsia="fr-FR"/>
        </w:rPr>
      </w:pPr>
      <w:bookmarkStart w:id="3967" w:name="_Ref192660562"/>
      <w:bookmarkStart w:id="3968" w:name="_Toc201310424"/>
      <w:bookmarkStart w:id="3969" w:name="_Toc212194975"/>
      <w:r w:rsidRPr="007C5752">
        <w:rPr>
          <w:lang w:eastAsia="fr-FR"/>
        </w:rPr>
        <w:t xml:space="preserve">Table </w:t>
      </w:r>
      <w:r w:rsidRPr="007C5752">
        <w:rPr>
          <w:lang w:eastAsia="fr-FR"/>
        </w:rPr>
        <w:fldChar w:fldCharType="begin"/>
      </w:r>
      <w:r w:rsidRPr="007C5752">
        <w:rPr>
          <w:lang w:eastAsia="fr-FR"/>
        </w:rPr>
        <w:instrText xml:space="preserve"> SEQ Table \* ARABIC </w:instrText>
      </w:r>
      <w:r w:rsidRPr="007C5752">
        <w:rPr>
          <w:lang w:eastAsia="fr-FR"/>
        </w:rPr>
        <w:fldChar w:fldCharType="separate"/>
      </w:r>
      <w:r w:rsidR="00A63B38">
        <w:rPr>
          <w:noProof/>
          <w:lang w:eastAsia="fr-FR"/>
        </w:rPr>
        <w:t>18</w:t>
      </w:r>
      <w:r w:rsidRPr="007C5752">
        <w:rPr>
          <w:lang w:eastAsia="fr-FR"/>
        </w:rPr>
        <w:fldChar w:fldCharType="end"/>
      </w:r>
      <w:bookmarkEnd w:id="3967"/>
      <w:r w:rsidRPr="007C5752">
        <w:rPr>
          <w:lang w:eastAsia="fr-FR"/>
        </w:rPr>
        <w:t xml:space="preserve"> Documentation </w:t>
      </w:r>
      <w:r w:rsidR="0029663C" w:rsidRPr="007C5752">
        <w:rPr>
          <w:lang w:eastAsia="fr-FR"/>
        </w:rPr>
        <w:t xml:space="preserve">and </w:t>
      </w:r>
      <w:r w:rsidR="0063737F" w:rsidRPr="007C5752">
        <w:rPr>
          <w:lang w:eastAsia="fr-FR"/>
        </w:rPr>
        <w:t>Deliverables</w:t>
      </w:r>
      <w:bookmarkEnd w:id="3968"/>
      <w:bookmarkEnd w:id="3969"/>
    </w:p>
    <w:tbl>
      <w:tblPr>
        <w:tblStyle w:val="TableGrid2"/>
        <w:tblW w:w="0" w:type="auto"/>
        <w:tblLook w:val="04A0" w:firstRow="1" w:lastRow="0" w:firstColumn="1" w:lastColumn="0" w:noHBand="0" w:noVBand="1"/>
      </w:tblPr>
      <w:tblGrid>
        <w:gridCol w:w="800"/>
        <w:gridCol w:w="5965"/>
        <w:gridCol w:w="1463"/>
        <w:gridCol w:w="1502"/>
      </w:tblGrid>
      <w:tr w:rsidR="00AD5CF5" w:rsidRPr="007C5752" w14:paraId="360487E5" w14:textId="77777777" w:rsidTr="006C3DD3">
        <w:tc>
          <w:tcPr>
            <w:tcW w:w="0" w:type="auto"/>
            <w:shd w:val="clear" w:color="auto" w:fill="EBD9ED" w:themeFill="accent2" w:themeFillTint="33"/>
            <w:hideMark/>
          </w:tcPr>
          <w:p w14:paraId="6A125D24" w14:textId="77777777" w:rsidR="00187AC2" w:rsidRPr="007C5752" w:rsidRDefault="00187AC2">
            <w:pPr>
              <w:jc w:val="center"/>
              <w:rPr>
                <w:rFonts w:ascii="Aptos" w:hAnsi="Aptos"/>
                <w:b/>
                <w:bCs/>
                <w:sz w:val="19"/>
                <w:szCs w:val="19"/>
              </w:rPr>
            </w:pPr>
            <w:r w:rsidRPr="007C5752">
              <w:rPr>
                <w:rStyle w:val="Strong"/>
                <w:rFonts w:ascii="Aptos" w:hAnsi="Aptos"/>
                <w:sz w:val="19"/>
                <w:szCs w:val="19"/>
              </w:rPr>
              <w:t>Deliverable ID</w:t>
            </w:r>
          </w:p>
        </w:tc>
        <w:tc>
          <w:tcPr>
            <w:tcW w:w="0" w:type="auto"/>
            <w:shd w:val="clear" w:color="auto" w:fill="EBD9ED" w:themeFill="accent2" w:themeFillTint="33"/>
            <w:hideMark/>
          </w:tcPr>
          <w:p w14:paraId="5D8C11BB" w14:textId="77777777" w:rsidR="00187AC2" w:rsidRPr="007C5752" w:rsidRDefault="00187AC2">
            <w:pPr>
              <w:jc w:val="center"/>
              <w:rPr>
                <w:rFonts w:ascii="Aptos" w:hAnsi="Aptos"/>
                <w:b/>
                <w:bCs/>
                <w:sz w:val="19"/>
                <w:szCs w:val="19"/>
              </w:rPr>
            </w:pPr>
            <w:r w:rsidRPr="007C5752">
              <w:rPr>
                <w:rStyle w:val="Strong"/>
                <w:rFonts w:ascii="Aptos" w:hAnsi="Aptos"/>
                <w:sz w:val="19"/>
                <w:szCs w:val="19"/>
              </w:rPr>
              <w:t>Title / Content</w:t>
            </w:r>
          </w:p>
        </w:tc>
        <w:tc>
          <w:tcPr>
            <w:tcW w:w="0" w:type="auto"/>
            <w:shd w:val="clear" w:color="auto" w:fill="EBD9ED" w:themeFill="accent2" w:themeFillTint="33"/>
            <w:hideMark/>
          </w:tcPr>
          <w:p w14:paraId="61912319" w14:textId="01100337" w:rsidR="00187AC2" w:rsidRPr="007C5752" w:rsidRDefault="00187AC2">
            <w:pPr>
              <w:jc w:val="center"/>
              <w:rPr>
                <w:rFonts w:ascii="Aptos" w:hAnsi="Aptos"/>
                <w:b/>
                <w:bCs/>
                <w:sz w:val="19"/>
                <w:szCs w:val="19"/>
              </w:rPr>
            </w:pPr>
            <w:r w:rsidRPr="007C5752">
              <w:rPr>
                <w:rStyle w:val="Strong"/>
                <w:rFonts w:ascii="Aptos" w:hAnsi="Aptos"/>
                <w:sz w:val="19"/>
                <w:szCs w:val="19"/>
              </w:rPr>
              <w:t>Phase</w:t>
            </w:r>
          </w:p>
        </w:tc>
        <w:tc>
          <w:tcPr>
            <w:tcW w:w="0" w:type="auto"/>
            <w:shd w:val="clear" w:color="auto" w:fill="EBD9ED" w:themeFill="accent2" w:themeFillTint="33"/>
            <w:hideMark/>
          </w:tcPr>
          <w:p w14:paraId="17FC7311" w14:textId="77777777" w:rsidR="00187AC2" w:rsidRPr="007C5752" w:rsidRDefault="00187AC2">
            <w:pPr>
              <w:jc w:val="center"/>
              <w:rPr>
                <w:rFonts w:ascii="Aptos" w:hAnsi="Aptos"/>
                <w:b/>
                <w:bCs/>
                <w:sz w:val="19"/>
                <w:szCs w:val="19"/>
              </w:rPr>
            </w:pPr>
            <w:r w:rsidRPr="007C5752">
              <w:rPr>
                <w:rStyle w:val="Strong"/>
                <w:rFonts w:ascii="Aptos" w:hAnsi="Aptos"/>
                <w:sz w:val="19"/>
                <w:szCs w:val="19"/>
              </w:rPr>
              <w:t>Due Date / Milestone</w:t>
            </w:r>
          </w:p>
        </w:tc>
      </w:tr>
      <w:tr w:rsidR="00187AC2" w:rsidRPr="007C5752" w14:paraId="54AB90EB" w14:textId="77777777" w:rsidTr="006C3DD3">
        <w:tc>
          <w:tcPr>
            <w:tcW w:w="0" w:type="auto"/>
            <w:hideMark/>
          </w:tcPr>
          <w:p w14:paraId="66DE1A4E" w14:textId="1BF0839C" w:rsidR="00187AC2" w:rsidRPr="007C5752" w:rsidRDefault="00187AC2">
            <w:pPr>
              <w:pStyle w:val="ListParagraph"/>
              <w:numPr>
                <w:ilvl w:val="0"/>
                <w:numId w:val="79"/>
              </w:numPr>
              <w:rPr>
                <w:rFonts w:ascii="Aptos" w:hAnsi="Aptos"/>
                <w:sz w:val="19"/>
                <w:szCs w:val="19"/>
              </w:rPr>
            </w:pPr>
          </w:p>
        </w:tc>
        <w:tc>
          <w:tcPr>
            <w:tcW w:w="0" w:type="auto"/>
            <w:hideMark/>
          </w:tcPr>
          <w:p w14:paraId="71A4126D" w14:textId="59E442EB" w:rsidR="00187AC2" w:rsidRPr="007C5752" w:rsidRDefault="00187AC2">
            <w:pPr>
              <w:rPr>
                <w:rFonts w:ascii="Aptos" w:hAnsi="Aptos"/>
                <w:sz w:val="19"/>
                <w:szCs w:val="19"/>
              </w:rPr>
            </w:pPr>
            <w:r w:rsidRPr="007C5752">
              <w:rPr>
                <w:rFonts w:ascii="Aptos" w:hAnsi="Aptos"/>
                <w:sz w:val="19"/>
                <w:szCs w:val="19"/>
              </w:rPr>
              <w:t>Project Management Plan (execution of project) including management dashboard, schedule, meeting processes, doc list, reporting/storage</w:t>
            </w:r>
          </w:p>
        </w:tc>
        <w:tc>
          <w:tcPr>
            <w:tcW w:w="0" w:type="auto"/>
            <w:hideMark/>
          </w:tcPr>
          <w:p w14:paraId="3E63D59C" w14:textId="486A6F64" w:rsidR="00187AC2" w:rsidRPr="007C5752" w:rsidRDefault="00187AC2">
            <w:pPr>
              <w:rPr>
                <w:rFonts w:ascii="Aptos" w:hAnsi="Aptos"/>
                <w:sz w:val="19"/>
                <w:szCs w:val="19"/>
              </w:rPr>
            </w:pPr>
            <w:r w:rsidRPr="007C5752">
              <w:rPr>
                <w:rFonts w:ascii="Aptos" w:hAnsi="Aptos"/>
                <w:sz w:val="19"/>
                <w:szCs w:val="19"/>
              </w:rPr>
              <w:t>Project Management</w:t>
            </w:r>
            <w:r w:rsidR="00313927" w:rsidRPr="007C5752">
              <w:rPr>
                <w:rFonts w:ascii="Aptos" w:hAnsi="Aptos"/>
                <w:sz w:val="19"/>
                <w:szCs w:val="19"/>
              </w:rPr>
              <w:t xml:space="preserve"> (L0, L1)</w:t>
            </w:r>
          </w:p>
        </w:tc>
        <w:tc>
          <w:tcPr>
            <w:tcW w:w="0" w:type="auto"/>
            <w:hideMark/>
          </w:tcPr>
          <w:p w14:paraId="17069ED0" w14:textId="77777777" w:rsidR="00187AC2" w:rsidRPr="007C5752" w:rsidRDefault="00187AC2">
            <w:pPr>
              <w:rPr>
                <w:rFonts w:ascii="Aptos" w:hAnsi="Aptos"/>
                <w:sz w:val="19"/>
                <w:szCs w:val="19"/>
              </w:rPr>
            </w:pPr>
            <w:r w:rsidRPr="007C5752">
              <w:rPr>
                <w:rFonts w:ascii="Aptos" w:hAnsi="Aptos"/>
                <w:sz w:val="19"/>
                <w:szCs w:val="19"/>
              </w:rPr>
              <w:t>SIG + 1 month</w:t>
            </w:r>
          </w:p>
        </w:tc>
      </w:tr>
      <w:tr w:rsidR="00187AC2" w:rsidRPr="007C5752" w14:paraId="6251DBD2" w14:textId="77777777" w:rsidTr="006C3DD3">
        <w:tc>
          <w:tcPr>
            <w:tcW w:w="0" w:type="auto"/>
            <w:hideMark/>
          </w:tcPr>
          <w:p w14:paraId="54E36628" w14:textId="22E23355" w:rsidR="00187AC2" w:rsidRPr="007C5752" w:rsidRDefault="00187AC2">
            <w:pPr>
              <w:pStyle w:val="ListParagraph"/>
              <w:numPr>
                <w:ilvl w:val="0"/>
                <w:numId w:val="79"/>
              </w:numPr>
              <w:rPr>
                <w:rFonts w:ascii="Aptos" w:hAnsi="Aptos"/>
                <w:sz w:val="19"/>
                <w:szCs w:val="19"/>
              </w:rPr>
            </w:pPr>
          </w:p>
        </w:tc>
        <w:tc>
          <w:tcPr>
            <w:tcW w:w="0" w:type="auto"/>
            <w:hideMark/>
          </w:tcPr>
          <w:p w14:paraId="32D2DDC1" w14:textId="77777777" w:rsidR="00187AC2" w:rsidRPr="007C5752" w:rsidRDefault="00187AC2">
            <w:pPr>
              <w:rPr>
                <w:rFonts w:ascii="Aptos" w:hAnsi="Aptos"/>
                <w:sz w:val="19"/>
                <w:szCs w:val="19"/>
              </w:rPr>
            </w:pPr>
            <w:r w:rsidRPr="007C5752">
              <w:rPr>
                <w:rFonts w:ascii="Aptos" w:hAnsi="Aptos"/>
                <w:sz w:val="19"/>
                <w:szCs w:val="19"/>
              </w:rPr>
              <w:t>Quality Assurance Plan, including compliancy matrix, test plans (incl. control system), reports, functional safety lifecycle, certificates mgmt., NCR/CR processes</w:t>
            </w:r>
          </w:p>
        </w:tc>
        <w:tc>
          <w:tcPr>
            <w:tcW w:w="0" w:type="auto"/>
            <w:hideMark/>
          </w:tcPr>
          <w:p w14:paraId="5E920B0E" w14:textId="6E82F3FD" w:rsidR="00187AC2" w:rsidRPr="007C5752" w:rsidRDefault="00187AC2">
            <w:pPr>
              <w:rPr>
                <w:rFonts w:ascii="Aptos" w:hAnsi="Aptos"/>
                <w:sz w:val="19"/>
                <w:szCs w:val="19"/>
              </w:rPr>
            </w:pPr>
            <w:r w:rsidRPr="007C5752">
              <w:rPr>
                <w:rFonts w:ascii="Aptos" w:hAnsi="Aptos"/>
                <w:sz w:val="19"/>
                <w:szCs w:val="19"/>
              </w:rPr>
              <w:t>QA/QC</w:t>
            </w:r>
            <w:r w:rsidR="00313927" w:rsidRPr="007C5752">
              <w:rPr>
                <w:rFonts w:ascii="Aptos" w:hAnsi="Aptos"/>
                <w:sz w:val="19"/>
                <w:szCs w:val="19"/>
              </w:rPr>
              <w:t xml:space="preserve"> (L1)</w:t>
            </w:r>
          </w:p>
        </w:tc>
        <w:tc>
          <w:tcPr>
            <w:tcW w:w="0" w:type="auto"/>
            <w:hideMark/>
          </w:tcPr>
          <w:p w14:paraId="23BEFF0A" w14:textId="77777777" w:rsidR="00187AC2" w:rsidRPr="007C5752" w:rsidRDefault="00187AC2">
            <w:pPr>
              <w:rPr>
                <w:rFonts w:ascii="Aptos" w:hAnsi="Aptos"/>
                <w:sz w:val="19"/>
                <w:szCs w:val="19"/>
              </w:rPr>
            </w:pPr>
            <w:r w:rsidRPr="007C5752">
              <w:rPr>
                <w:rFonts w:ascii="Aptos" w:hAnsi="Aptos"/>
                <w:sz w:val="19"/>
                <w:szCs w:val="19"/>
              </w:rPr>
              <w:t>SIG + 1 month</w:t>
            </w:r>
          </w:p>
        </w:tc>
      </w:tr>
      <w:tr w:rsidR="00187AC2" w:rsidRPr="007C5752" w14:paraId="26D964F8" w14:textId="77777777" w:rsidTr="006C3DD3">
        <w:tc>
          <w:tcPr>
            <w:tcW w:w="0" w:type="auto"/>
            <w:hideMark/>
          </w:tcPr>
          <w:p w14:paraId="2E738335" w14:textId="78115962" w:rsidR="00187AC2" w:rsidRPr="007C5752" w:rsidRDefault="00187AC2">
            <w:pPr>
              <w:pStyle w:val="ListParagraph"/>
              <w:numPr>
                <w:ilvl w:val="0"/>
                <w:numId w:val="79"/>
              </w:numPr>
              <w:rPr>
                <w:rFonts w:ascii="Aptos" w:hAnsi="Aptos"/>
                <w:sz w:val="19"/>
                <w:szCs w:val="19"/>
              </w:rPr>
            </w:pPr>
            <w:bookmarkStart w:id="3970" w:name="_Ref211441724"/>
          </w:p>
        </w:tc>
        <w:bookmarkEnd w:id="3970"/>
        <w:tc>
          <w:tcPr>
            <w:tcW w:w="0" w:type="auto"/>
            <w:hideMark/>
          </w:tcPr>
          <w:p w14:paraId="207D43D4" w14:textId="77777777" w:rsidR="00187AC2" w:rsidRPr="007C5752" w:rsidRDefault="00187AC2">
            <w:pPr>
              <w:rPr>
                <w:rFonts w:ascii="Aptos" w:hAnsi="Aptos"/>
                <w:sz w:val="19"/>
                <w:szCs w:val="19"/>
              </w:rPr>
            </w:pPr>
            <w:r w:rsidRPr="007C5752">
              <w:rPr>
                <w:rFonts w:ascii="Aptos" w:hAnsi="Aptos"/>
                <w:sz w:val="19"/>
                <w:szCs w:val="19"/>
              </w:rPr>
              <w:t>Conceptual Design File: description of Cryoplant, PFDs/P&amp;IDs, T–s diagrams, process calcs, plant layout &amp; CAD models, utility requirements</w:t>
            </w:r>
          </w:p>
        </w:tc>
        <w:tc>
          <w:tcPr>
            <w:tcW w:w="0" w:type="auto"/>
            <w:hideMark/>
          </w:tcPr>
          <w:p w14:paraId="009FCFA5" w14:textId="20B45402" w:rsidR="00187AC2" w:rsidRPr="007C5752" w:rsidRDefault="00187AC2">
            <w:pPr>
              <w:rPr>
                <w:rFonts w:ascii="Aptos" w:hAnsi="Aptos"/>
                <w:sz w:val="19"/>
                <w:szCs w:val="19"/>
              </w:rPr>
            </w:pPr>
            <w:r w:rsidRPr="007C5752">
              <w:rPr>
                <w:rFonts w:ascii="Aptos" w:hAnsi="Aptos"/>
                <w:sz w:val="19"/>
                <w:szCs w:val="19"/>
              </w:rPr>
              <w:t>Conceptual Design</w:t>
            </w:r>
            <w:r w:rsidR="00313927" w:rsidRPr="007C5752">
              <w:rPr>
                <w:rFonts w:ascii="Aptos" w:hAnsi="Aptos"/>
                <w:sz w:val="19"/>
                <w:szCs w:val="19"/>
              </w:rPr>
              <w:t xml:space="preserve"> (L1)</w:t>
            </w:r>
          </w:p>
        </w:tc>
        <w:tc>
          <w:tcPr>
            <w:tcW w:w="0" w:type="auto"/>
            <w:hideMark/>
          </w:tcPr>
          <w:p w14:paraId="0DEDA631" w14:textId="77777777" w:rsidR="00187AC2" w:rsidRPr="007C5752" w:rsidRDefault="00187AC2">
            <w:pPr>
              <w:rPr>
                <w:rFonts w:ascii="Aptos" w:hAnsi="Aptos"/>
                <w:sz w:val="19"/>
                <w:szCs w:val="19"/>
              </w:rPr>
            </w:pPr>
            <w:r w:rsidRPr="007C5752">
              <w:rPr>
                <w:rFonts w:ascii="Aptos" w:hAnsi="Aptos"/>
                <w:sz w:val="19"/>
                <w:szCs w:val="19"/>
              </w:rPr>
              <w:t>SIG + 5 months</w:t>
            </w:r>
          </w:p>
        </w:tc>
      </w:tr>
      <w:tr w:rsidR="00187AC2" w:rsidRPr="007C5752" w14:paraId="2F1F6764" w14:textId="77777777" w:rsidTr="006C3DD3">
        <w:tc>
          <w:tcPr>
            <w:tcW w:w="0" w:type="auto"/>
            <w:hideMark/>
          </w:tcPr>
          <w:p w14:paraId="7D03517C" w14:textId="52AD071D" w:rsidR="00187AC2" w:rsidRPr="007C5752" w:rsidRDefault="00187AC2">
            <w:pPr>
              <w:pStyle w:val="ListParagraph"/>
              <w:numPr>
                <w:ilvl w:val="0"/>
                <w:numId w:val="79"/>
              </w:numPr>
              <w:rPr>
                <w:rFonts w:ascii="Aptos" w:hAnsi="Aptos"/>
                <w:sz w:val="19"/>
                <w:szCs w:val="19"/>
              </w:rPr>
            </w:pPr>
            <w:bookmarkStart w:id="3971" w:name="_Ref211484637"/>
          </w:p>
        </w:tc>
        <w:bookmarkEnd w:id="3971"/>
        <w:tc>
          <w:tcPr>
            <w:tcW w:w="0" w:type="auto"/>
            <w:hideMark/>
          </w:tcPr>
          <w:p w14:paraId="035A089F" w14:textId="77777777" w:rsidR="00187AC2" w:rsidRPr="007C5752" w:rsidRDefault="00187AC2">
            <w:pPr>
              <w:rPr>
                <w:rFonts w:ascii="Aptos" w:hAnsi="Aptos"/>
                <w:sz w:val="19"/>
                <w:szCs w:val="19"/>
              </w:rPr>
            </w:pPr>
            <w:r w:rsidRPr="007C5752">
              <w:rPr>
                <w:rFonts w:ascii="Aptos" w:hAnsi="Aptos"/>
                <w:sz w:val="19"/>
                <w:szCs w:val="19"/>
              </w:rPr>
              <w:t>Detailed Design File: final P&amp;IDs, T–s diagrams, calculation notes, list of components, interface list, detailed drawings, safety report, control system architecture, procurement specs, spares list</w:t>
            </w:r>
          </w:p>
        </w:tc>
        <w:tc>
          <w:tcPr>
            <w:tcW w:w="0" w:type="auto"/>
            <w:hideMark/>
          </w:tcPr>
          <w:p w14:paraId="300977EE" w14:textId="4B767659" w:rsidR="00187AC2" w:rsidRPr="007C5752" w:rsidRDefault="00187AC2">
            <w:pPr>
              <w:rPr>
                <w:rFonts w:ascii="Aptos" w:hAnsi="Aptos"/>
                <w:sz w:val="19"/>
                <w:szCs w:val="19"/>
              </w:rPr>
            </w:pPr>
            <w:r w:rsidRPr="007C5752">
              <w:rPr>
                <w:rFonts w:ascii="Aptos" w:hAnsi="Aptos"/>
                <w:sz w:val="19"/>
                <w:szCs w:val="19"/>
              </w:rPr>
              <w:t>Detailed Design</w:t>
            </w:r>
            <w:r w:rsidR="00313927" w:rsidRPr="007C5752">
              <w:rPr>
                <w:rFonts w:ascii="Aptos" w:hAnsi="Aptos"/>
                <w:sz w:val="19"/>
                <w:szCs w:val="19"/>
              </w:rPr>
              <w:t xml:space="preserve"> (L2)</w:t>
            </w:r>
          </w:p>
        </w:tc>
        <w:tc>
          <w:tcPr>
            <w:tcW w:w="0" w:type="auto"/>
            <w:hideMark/>
          </w:tcPr>
          <w:p w14:paraId="764AB9D4" w14:textId="77777777" w:rsidR="00187AC2" w:rsidRPr="007C5752" w:rsidRDefault="00187AC2">
            <w:pPr>
              <w:rPr>
                <w:rFonts w:ascii="Aptos" w:hAnsi="Aptos"/>
                <w:sz w:val="19"/>
                <w:szCs w:val="19"/>
              </w:rPr>
            </w:pPr>
            <w:r w:rsidRPr="007C5752">
              <w:rPr>
                <w:rFonts w:ascii="Aptos" w:hAnsi="Aptos"/>
                <w:sz w:val="19"/>
                <w:szCs w:val="19"/>
              </w:rPr>
              <w:t>SIG + 9 months</w:t>
            </w:r>
          </w:p>
        </w:tc>
      </w:tr>
      <w:tr w:rsidR="00187AC2" w:rsidRPr="007C5752" w14:paraId="41D244C3" w14:textId="77777777" w:rsidTr="006C3DD3">
        <w:tc>
          <w:tcPr>
            <w:tcW w:w="0" w:type="auto"/>
            <w:hideMark/>
          </w:tcPr>
          <w:p w14:paraId="62CE212C" w14:textId="04D84F2D" w:rsidR="00187AC2" w:rsidRPr="007C5752" w:rsidRDefault="00187AC2">
            <w:pPr>
              <w:pStyle w:val="ListParagraph"/>
              <w:numPr>
                <w:ilvl w:val="0"/>
                <w:numId w:val="79"/>
              </w:numPr>
              <w:rPr>
                <w:rFonts w:ascii="Aptos" w:hAnsi="Aptos"/>
                <w:sz w:val="19"/>
                <w:szCs w:val="19"/>
              </w:rPr>
            </w:pPr>
            <w:bookmarkStart w:id="3972" w:name="_Ref211522352"/>
          </w:p>
        </w:tc>
        <w:bookmarkEnd w:id="3972"/>
        <w:tc>
          <w:tcPr>
            <w:tcW w:w="0" w:type="auto"/>
            <w:hideMark/>
          </w:tcPr>
          <w:p w14:paraId="18DB7785" w14:textId="77777777" w:rsidR="00187AC2" w:rsidRPr="007C5752" w:rsidRDefault="00187AC2">
            <w:pPr>
              <w:rPr>
                <w:rFonts w:ascii="Aptos" w:hAnsi="Aptos"/>
                <w:sz w:val="19"/>
                <w:szCs w:val="19"/>
              </w:rPr>
            </w:pPr>
            <w:r w:rsidRPr="007C5752">
              <w:rPr>
                <w:rFonts w:ascii="Aptos" w:hAnsi="Aptos"/>
                <w:sz w:val="19"/>
                <w:szCs w:val="19"/>
              </w:rPr>
              <w:t>Manufacturing &amp; Inspection Plan (MIP): test program, FAT, SAT, commissioning &amp; acceptance tests, fabrication &amp; welding reports, certificates, instrumentation/electrical documentation</w:t>
            </w:r>
          </w:p>
        </w:tc>
        <w:tc>
          <w:tcPr>
            <w:tcW w:w="0" w:type="auto"/>
            <w:hideMark/>
          </w:tcPr>
          <w:p w14:paraId="3684D753" w14:textId="022C083D" w:rsidR="00187AC2" w:rsidRPr="007C5752" w:rsidRDefault="00313927">
            <w:pPr>
              <w:rPr>
                <w:rFonts w:ascii="Aptos" w:hAnsi="Aptos"/>
                <w:sz w:val="19"/>
                <w:szCs w:val="19"/>
              </w:rPr>
            </w:pPr>
            <w:r w:rsidRPr="007C5752">
              <w:rPr>
                <w:rFonts w:ascii="Aptos" w:hAnsi="Aptos"/>
                <w:sz w:val="19"/>
                <w:szCs w:val="19"/>
              </w:rPr>
              <w:t>Constuction (L3)</w:t>
            </w:r>
          </w:p>
        </w:tc>
        <w:tc>
          <w:tcPr>
            <w:tcW w:w="0" w:type="auto"/>
            <w:hideMark/>
          </w:tcPr>
          <w:p w14:paraId="214552DC" w14:textId="77777777" w:rsidR="00187AC2" w:rsidRPr="007C5752" w:rsidRDefault="00187AC2">
            <w:pPr>
              <w:rPr>
                <w:rFonts w:ascii="Aptos" w:hAnsi="Aptos"/>
                <w:sz w:val="19"/>
                <w:szCs w:val="19"/>
              </w:rPr>
            </w:pPr>
            <w:r w:rsidRPr="007C5752">
              <w:rPr>
                <w:rFonts w:ascii="Aptos" w:hAnsi="Aptos"/>
                <w:sz w:val="19"/>
                <w:szCs w:val="19"/>
              </w:rPr>
              <w:t>SIG + 12 months</w:t>
            </w:r>
          </w:p>
        </w:tc>
      </w:tr>
      <w:tr w:rsidR="00187AC2" w:rsidRPr="007C5752" w14:paraId="06C8A001" w14:textId="77777777" w:rsidTr="006C3DD3">
        <w:tc>
          <w:tcPr>
            <w:tcW w:w="0" w:type="auto"/>
            <w:hideMark/>
          </w:tcPr>
          <w:p w14:paraId="3AA4D391" w14:textId="72D5FA8B" w:rsidR="00187AC2" w:rsidRPr="007C5752" w:rsidRDefault="00187AC2">
            <w:pPr>
              <w:pStyle w:val="ListParagraph"/>
              <w:numPr>
                <w:ilvl w:val="0"/>
                <w:numId w:val="79"/>
              </w:numPr>
              <w:rPr>
                <w:rFonts w:ascii="Aptos" w:hAnsi="Aptos"/>
                <w:sz w:val="19"/>
                <w:szCs w:val="19"/>
              </w:rPr>
            </w:pPr>
          </w:p>
        </w:tc>
        <w:tc>
          <w:tcPr>
            <w:tcW w:w="0" w:type="auto"/>
            <w:hideMark/>
          </w:tcPr>
          <w:p w14:paraId="60553CA3" w14:textId="77777777" w:rsidR="00187AC2" w:rsidRPr="007C5752" w:rsidRDefault="00187AC2">
            <w:pPr>
              <w:rPr>
                <w:rFonts w:ascii="Aptos" w:hAnsi="Aptos"/>
                <w:sz w:val="19"/>
                <w:szCs w:val="19"/>
              </w:rPr>
            </w:pPr>
            <w:r w:rsidRPr="007C5752">
              <w:rPr>
                <w:rFonts w:ascii="Aptos" w:hAnsi="Aptos"/>
                <w:sz w:val="19"/>
                <w:szCs w:val="19"/>
              </w:rPr>
              <w:t>Cryoplant Control System Dossier: draft &amp; final programs, source code (Bitbucket), alarms/signals list, architecture, software documentation, calibration certs</w:t>
            </w:r>
          </w:p>
        </w:tc>
        <w:tc>
          <w:tcPr>
            <w:tcW w:w="0" w:type="auto"/>
            <w:hideMark/>
          </w:tcPr>
          <w:p w14:paraId="410426AF" w14:textId="3FC431FD" w:rsidR="00187AC2" w:rsidRPr="007C5752" w:rsidRDefault="00187AC2">
            <w:pPr>
              <w:rPr>
                <w:rFonts w:ascii="Aptos" w:hAnsi="Aptos"/>
                <w:sz w:val="19"/>
                <w:szCs w:val="19"/>
              </w:rPr>
            </w:pPr>
            <w:r w:rsidRPr="007C5752">
              <w:rPr>
                <w:rFonts w:ascii="Aptos" w:hAnsi="Aptos"/>
                <w:sz w:val="19"/>
                <w:szCs w:val="19"/>
              </w:rPr>
              <w:t>Controls</w:t>
            </w:r>
            <w:r w:rsidR="00313927" w:rsidRPr="007C5752">
              <w:rPr>
                <w:rFonts w:ascii="Aptos" w:hAnsi="Aptos"/>
                <w:sz w:val="19"/>
                <w:szCs w:val="19"/>
              </w:rPr>
              <w:t xml:space="preserve"> (L1, L2, </w:t>
            </w:r>
          </w:p>
        </w:tc>
        <w:tc>
          <w:tcPr>
            <w:tcW w:w="0" w:type="auto"/>
            <w:hideMark/>
          </w:tcPr>
          <w:p w14:paraId="574CEFE0" w14:textId="77777777" w:rsidR="00187AC2" w:rsidRPr="007C5752" w:rsidRDefault="00187AC2">
            <w:pPr>
              <w:rPr>
                <w:rFonts w:ascii="Aptos" w:hAnsi="Aptos"/>
                <w:sz w:val="19"/>
                <w:szCs w:val="19"/>
              </w:rPr>
            </w:pPr>
            <w:r w:rsidRPr="007C5752">
              <w:rPr>
                <w:rFonts w:ascii="Aptos" w:hAnsi="Aptos"/>
                <w:sz w:val="19"/>
                <w:szCs w:val="19"/>
              </w:rPr>
              <w:t>DD05 + updates</w:t>
            </w:r>
          </w:p>
        </w:tc>
      </w:tr>
      <w:tr w:rsidR="00187AC2" w:rsidRPr="007C5752" w14:paraId="45793712" w14:textId="77777777" w:rsidTr="006C3DD3">
        <w:tc>
          <w:tcPr>
            <w:tcW w:w="0" w:type="auto"/>
            <w:hideMark/>
          </w:tcPr>
          <w:p w14:paraId="59AEE9CE" w14:textId="57ABA414" w:rsidR="00187AC2" w:rsidRPr="007C5752" w:rsidRDefault="00187AC2">
            <w:pPr>
              <w:pStyle w:val="ListParagraph"/>
              <w:numPr>
                <w:ilvl w:val="0"/>
                <w:numId w:val="79"/>
              </w:numPr>
              <w:rPr>
                <w:rFonts w:ascii="Aptos" w:hAnsi="Aptos"/>
                <w:sz w:val="19"/>
                <w:szCs w:val="19"/>
              </w:rPr>
            </w:pPr>
          </w:p>
        </w:tc>
        <w:tc>
          <w:tcPr>
            <w:tcW w:w="0" w:type="auto"/>
            <w:hideMark/>
          </w:tcPr>
          <w:p w14:paraId="264C5A74" w14:textId="77777777" w:rsidR="00187AC2" w:rsidRPr="007C5752" w:rsidRDefault="00187AC2">
            <w:pPr>
              <w:rPr>
                <w:rFonts w:ascii="Aptos" w:hAnsi="Aptos"/>
                <w:sz w:val="19"/>
                <w:szCs w:val="19"/>
              </w:rPr>
            </w:pPr>
            <w:r w:rsidRPr="007C5752">
              <w:rPr>
                <w:rFonts w:ascii="Aptos" w:hAnsi="Aptos"/>
                <w:sz w:val="19"/>
                <w:szCs w:val="19"/>
              </w:rPr>
              <w:t>Packaging &amp; Transportation Plan</w:t>
            </w:r>
          </w:p>
        </w:tc>
        <w:tc>
          <w:tcPr>
            <w:tcW w:w="0" w:type="auto"/>
            <w:hideMark/>
          </w:tcPr>
          <w:p w14:paraId="5A36ED14" w14:textId="56E84340" w:rsidR="00187AC2" w:rsidRPr="007C5752" w:rsidRDefault="00187AC2">
            <w:pPr>
              <w:rPr>
                <w:rFonts w:ascii="Aptos" w:hAnsi="Aptos"/>
                <w:sz w:val="19"/>
                <w:szCs w:val="19"/>
              </w:rPr>
            </w:pPr>
            <w:r w:rsidRPr="007C5752">
              <w:rPr>
                <w:rFonts w:ascii="Aptos" w:hAnsi="Aptos"/>
                <w:sz w:val="19"/>
                <w:szCs w:val="19"/>
              </w:rPr>
              <w:t>Manufacturing</w:t>
            </w:r>
            <w:r w:rsidR="00313927" w:rsidRPr="007C5752">
              <w:rPr>
                <w:rFonts w:ascii="Aptos" w:hAnsi="Aptos"/>
                <w:sz w:val="19"/>
                <w:szCs w:val="19"/>
              </w:rPr>
              <w:t xml:space="preserve"> (L3)</w:t>
            </w:r>
          </w:p>
        </w:tc>
        <w:tc>
          <w:tcPr>
            <w:tcW w:w="0" w:type="auto"/>
            <w:hideMark/>
          </w:tcPr>
          <w:p w14:paraId="08320969" w14:textId="77777777" w:rsidR="00187AC2" w:rsidRPr="007C5752" w:rsidRDefault="00187AC2">
            <w:pPr>
              <w:rPr>
                <w:rFonts w:ascii="Aptos" w:hAnsi="Aptos"/>
                <w:sz w:val="19"/>
                <w:szCs w:val="19"/>
              </w:rPr>
            </w:pPr>
            <w:r w:rsidRPr="007C5752">
              <w:rPr>
                <w:rFonts w:ascii="Aptos" w:hAnsi="Aptos"/>
                <w:sz w:val="19"/>
                <w:szCs w:val="19"/>
              </w:rPr>
              <w:t>Before shipment</w:t>
            </w:r>
          </w:p>
        </w:tc>
      </w:tr>
      <w:tr w:rsidR="00187AC2" w:rsidRPr="007C5752" w14:paraId="35DB57D1" w14:textId="77777777" w:rsidTr="006C3DD3">
        <w:tc>
          <w:tcPr>
            <w:tcW w:w="0" w:type="auto"/>
            <w:hideMark/>
          </w:tcPr>
          <w:p w14:paraId="56427D30" w14:textId="61C9E9D7" w:rsidR="00187AC2" w:rsidRPr="007C5752" w:rsidRDefault="00187AC2">
            <w:pPr>
              <w:pStyle w:val="ListParagraph"/>
              <w:numPr>
                <w:ilvl w:val="0"/>
                <w:numId w:val="79"/>
              </w:numPr>
              <w:rPr>
                <w:rFonts w:ascii="Aptos" w:hAnsi="Aptos"/>
                <w:sz w:val="19"/>
                <w:szCs w:val="19"/>
              </w:rPr>
            </w:pPr>
            <w:bookmarkStart w:id="3973" w:name="_Ref211486861"/>
          </w:p>
        </w:tc>
        <w:bookmarkEnd w:id="3973"/>
        <w:tc>
          <w:tcPr>
            <w:tcW w:w="0" w:type="auto"/>
            <w:hideMark/>
          </w:tcPr>
          <w:p w14:paraId="4FC98E80" w14:textId="77777777" w:rsidR="00187AC2" w:rsidRPr="007C5752" w:rsidRDefault="00187AC2">
            <w:pPr>
              <w:rPr>
                <w:rFonts w:ascii="Aptos" w:hAnsi="Aptos"/>
                <w:sz w:val="19"/>
                <w:szCs w:val="19"/>
              </w:rPr>
            </w:pPr>
            <w:r w:rsidRPr="007C5752">
              <w:rPr>
                <w:rFonts w:ascii="Aptos" w:hAnsi="Aptos"/>
                <w:sz w:val="19"/>
                <w:szCs w:val="19"/>
              </w:rPr>
              <w:t>Installation File: incoming inspection, installation tests, assembly reports, certificates, Non-Conformity handling</w:t>
            </w:r>
          </w:p>
        </w:tc>
        <w:tc>
          <w:tcPr>
            <w:tcW w:w="0" w:type="auto"/>
            <w:hideMark/>
          </w:tcPr>
          <w:p w14:paraId="026CAC34" w14:textId="22CBD751" w:rsidR="00187AC2" w:rsidRPr="007C5752" w:rsidRDefault="00187AC2">
            <w:pPr>
              <w:rPr>
                <w:rFonts w:ascii="Aptos" w:hAnsi="Aptos"/>
                <w:sz w:val="19"/>
                <w:szCs w:val="19"/>
              </w:rPr>
            </w:pPr>
            <w:r w:rsidRPr="007C5752">
              <w:rPr>
                <w:rFonts w:ascii="Aptos" w:hAnsi="Aptos"/>
                <w:sz w:val="19"/>
                <w:szCs w:val="19"/>
              </w:rPr>
              <w:t>Installation Phase</w:t>
            </w:r>
            <w:r w:rsidR="00313927" w:rsidRPr="007C5752">
              <w:rPr>
                <w:rFonts w:ascii="Aptos" w:hAnsi="Aptos"/>
                <w:sz w:val="19"/>
                <w:szCs w:val="19"/>
              </w:rPr>
              <w:t xml:space="preserve"> (L4</w:t>
            </w:r>
          </w:p>
        </w:tc>
        <w:tc>
          <w:tcPr>
            <w:tcW w:w="0" w:type="auto"/>
            <w:hideMark/>
          </w:tcPr>
          <w:p w14:paraId="1E17095B" w14:textId="77777777" w:rsidR="00187AC2" w:rsidRPr="007C5752" w:rsidRDefault="00187AC2">
            <w:pPr>
              <w:rPr>
                <w:rFonts w:ascii="Aptos" w:hAnsi="Aptos"/>
                <w:sz w:val="19"/>
                <w:szCs w:val="19"/>
              </w:rPr>
            </w:pPr>
            <w:r w:rsidRPr="007C5752">
              <w:rPr>
                <w:rFonts w:ascii="Aptos" w:hAnsi="Aptos"/>
                <w:sz w:val="19"/>
                <w:szCs w:val="19"/>
              </w:rPr>
              <w:t>Prior to commissioning</w:t>
            </w:r>
          </w:p>
        </w:tc>
      </w:tr>
      <w:tr w:rsidR="00187AC2" w:rsidRPr="007C5752" w14:paraId="4CE18086" w14:textId="77777777" w:rsidTr="006C3DD3">
        <w:tc>
          <w:tcPr>
            <w:tcW w:w="0" w:type="auto"/>
            <w:hideMark/>
          </w:tcPr>
          <w:p w14:paraId="3AC4B049" w14:textId="0F8FFFF7" w:rsidR="00187AC2" w:rsidRPr="007C5752" w:rsidRDefault="00187AC2">
            <w:pPr>
              <w:pStyle w:val="ListParagraph"/>
              <w:numPr>
                <w:ilvl w:val="0"/>
                <w:numId w:val="79"/>
              </w:numPr>
              <w:rPr>
                <w:rFonts w:ascii="Aptos" w:hAnsi="Aptos"/>
                <w:sz w:val="19"/>
                <w:szCs w:val="19"/>
              </w:rPr>
            </w:pPr>
          </w:p>
        </w:tc>
        <w:tc>
          <w:tcPr>
            <w:tcW w:w="0" w:type="auto"/>
            <w:hideMark/>
          </w:tcPr>
          <w:p w14:paraId="26ABC5AD" w14:textId="77777777" w:rsidR="00187AC2" w:rsidRPr="007C5752" w:rsidRDefault="00187AC2">
            <w:pPr>
              <w:rPr>
                <w:rFonts w:ascii="Aptos" w:hAnsi="Aptos"/>
                <w:sz w:val="19"/>
                <w:szCs w:val="19"/>
              </w:rPr>
            </w:pPr>
            <w:r w:rsidRPr="007C5752">
              <w:rPr>
                <w:rFonts w:ascii="Aptos" w:hAnsi="Aptos"/>
                <w:sz w:val="19"/>
                <w:szCs w:val="19"/>
              </w:rPr>
              <w:t>Commissioning File: commissioning procedures, test reports, operator involvement, maintenance training, functional tests</w:t>
            </w:r>
          </w:p>
        </w:tc>
        <w:tc>
          <w:tcPr>
            <w:tcW w:w="0" w:type="auto"/>
            <w:hideMark/>
          </w:tcPr>
          <w:p w14:paraId="26CB3991" w14:textId="77777777" w:rsidR="00187AC2" w:rsidRPr="007C5752" w:rsidRDefault="00187AC2">
            <w:pPr>
              <w:rPr>
                <w:rFonts w:ascii="Aptos" w:hAnsi="Aptos"/>
                <w:sz w:val="19"/>
                <w:szCs w:val="19"/>
              </w:rPr>
            </w:pPr>
            <w:r w:rsidRPr="007C5752">
              <w:rPr>
                <w:rFonts w:ascii="Aptos" w:hAnsi="Aptos"/>
                <w:sz w:val="19"/>
                <w:szCs w:val="19"/>
              </w:rPr>
              <w:t>Commissioning</w:t>
            </w:r>
          </w:p>
        </w:tc>
        <w:tc>
          <w:tcPr>
            <w:tcW w:w="0" w:type="auto"/>
            <w:hideMark/>
          </w:tcPr>
          <w:p w14:paraId="5D6C4099" w14:textId="77777777" w:rsidR="00187AC2" w:rsidRPr="007C5752" w:rsidRDefault="00187AC2">
            <w:pPr>
              <w:rPr>
                <w:rFonts w:ascii="Aptos" w:hAnsi="Aptos"/>
                <w:sz w:val="19"/>
                <w:szCs w:val="19"/>
              </w:rPr>
            </w:pPr>
            <w:r w:rsidRPr="007C5752">
              <w:rPr>
                <w:rFonts w:ascii="Aptos" w:hAnsi="Aptos"/>
                <w:sz w:val="19"/>
                <w:szCs w:val="19"/>
              </w:rPr>
              <w:t>10 WD prior to commissioning</w:t>
            </w:r>
          </w:p>
        </w:tc>
      </w:tr>
      <w:tr w:rsidR="00187AC2" w:rsidRPr="007C5752" w14:paraId="03528AF0" w14:textId="77777777" w:rsidTr="006C3DD3">
        <w:tc>
          <w:tcPr>
            <w:tcW w:w="0" w:type="auto"/>
            <w:hideMark/>
          </w:tcPr>
          <w:p w14:paraId="020C830E" w14:textId="3DE1E825" w:rsidR="00187AC2" w:rsidRPr="007C5752" w:rsidRDefault="00187AC2">
            <w:pPr>
              <w:pStyle w:val="ListParagraph"/>
              <w:numPr>
                <w:ilvl w:val="0"/>
                <w:numId w:val="79"/>
              </w:numPr>
              <w:rPr>
                <w:rFonts w:ascii="Aptos" w:hAnsi="Aptos"/>
                <w:sz w:val="19"/>
                <w:szCs w:val="19"/>
              </w:rPr>
            </w:pPr>
            <w:bookmarkStart w:id="3974" w:name="_Ref211487205"/>
          </w:p>
        </w:tc>
        <w:bookmarkEnd w:id="3974"/>
        <w:tc>
          <w:tcPr>
            <w:tcW w:w="0" w:type="auto"/>
            <w:hideMark/>
          </w:tcPr>
          <w:p w14:paraId="350C528E" w14:textId="77777777" w:rsidR="00187AC2" w:rsidRPr="007C5752" w:rsidRDefault="00187AC2">
            <w:pPr>
              <w:rPr>
                <w:rFonts w:ascii="Aptos" w:hAnsi="Aptos"/>
                <w:sz w:val="19"/>
                <w:szCs w:val="19"/>
              </w:rPr>
            </w:pPr>
            <w:r w:rsidRPr="007C5752">
              <w:rPr>
                <w:rFonts w:ascii="Aptos" w:hAnsi="Aptos"/>
                <w:sz w:val="19"/>
                <w:szCs w:val="19"/>
              </w:rPr>
              <w:t>Acceptance Test File: FAT &amp; SAT reports, performance verification, acceptance protocols</w:t>
            </w:r>
          </w:p>
        </w:tc>
        <w:tc>
          <w:tcPr>
            <w:tcW w:w="0" w:type="auto"/>
            <w:hideMark/>
          </w:tcPr>
          <w:p w14:paraId="34C7DA58" w14:textId="77777777" w:rsidR="00187AC2" w:rsidRPr="007C5752" w:rsidRDefault="00187AC2">
            <w:pPr>
              <w:rPr>
                <w:rFonts w:ascii="Aptos" w:hAnsi="Aptos"/>
                <w:sz w:val="19"/>
                <w:szCs w:val="19"/>
              </w:rPr>
            </w:pPr>
            <w:r w:rsidRPr="007C5752">
              <w:rPr>
                <w:rFonts w:ascii="Aptos" w:hAnsi="Aptos"/>
                <w:sz w:val="19"/>
                <w:szCs w:val="19"/>
              </w:rPr>
              <w:t>Acceptance</w:t>
            </w:r>
          </w:p>
        </w:tc>
        <w:tc>
          <w:tcPr>
            <w:tcW w:w="0" w:type="auto"/>
            <w:hideMark/>
          </w:tcPr>
          <w:p w14:paraId="72103AC2" w14:textId="77777777" w:rsidR="00187AC2" w:rsidRPr="007C5752" w:rsidRDefault="00187AC2">
            <w:pPr>
              <w:rPr>
                <w:rFonts w:ascii="Aptos" w:hAnsi="Aptos"/>
                <w:sz w:val="19"/>
                <w:szCs w:val="19"/>
              </w:rPr>
            </w:pPr>
            <w:r w:rsidRPr="007C5752">
              <w:rPr>
                <w:rFonts w:ascii="Aptos" w:hAnsi="Aptos"/>
                <w:sz w:val="19"/>
                <w:szCs w:val="19"/>
              </w:rPr>
              <w:t>End of Acceptance Tests</w:t>
            </w:r>
          </w:p>
        </w:tc>
      </w:tr>
      <w:tr w:rsidR="00187AC2" w:rsidRPr="007C5752" w14:paraId="2083E999" w14:textId="77777777" w:rsidTr="006C3DD3">
        <w:tc>
          <w:tcPr>
            <w:tcW w:w="0" w:type="auto"/>
            <w:hideMark/>
          </w:tcPr>
          <w:p w14:paraId="10A8BBE2" w14:textId="59AB2FAA" w:rsidR="00187AC2" w:rsidRPr="007C5752" w:rsidRDefault="00187AC2">
            <w:pPr>
              <w:pStyle w:val="ListParagraph"/>
              <w:numPr>
                <w:ilvl w:val="0"/>
                <w:numId w:val="79"/>
              </w:numPr>
              <w:rPr>
                <w:rFonts w:ascii="Aptos" w:hAnsi="Aptos"/>
                <w:sz w:val="19"/>
                <w:szCs w:val="19"/>
              </w:rPr>
            </w:pPr>
            <w:bookmarkStart w:id="3975" w:name="_Ref211487722"/>
          </w:p>
        </w:tc>
        <w:bookmarkEnd w:id="3975"/>
        <w:tc>
          <w:tcPr>
            <w:tcW w:w="0" w:type="auto"/>
            <w:hideMark/>
          </w:tcPr>
          <w:p w14:paraId="343C8467" w14:textId="77777777" w:rsidR="00187AC2" w:rsidRPr="007C5752" w:rsidRDefault="00187AC2">
            <w:pPr>
              <w:rPr>
                <w:rFonts w:ascii="Aptos" w:hAnsi="Aptos"/>
                <w:sz w:val="19"/>
                <w:szCs w:val="19"/>
              </w:rPr>
            </w:pPr>
            <w:r w:rsidRPr="007C5752">
              <w:rPr>
                <w:rFonts w:ascii="Aptos" w:hAnsi="Aptos"/>
                <w:sz w:val="19"/>
                <w:szCs w:val="19"/>
              </w:rPr>
              <w:t>Final Documentation File: operation manual, maintenance plan, spare parts plan, lifecycle strategy, final reports, complete doc package</w:t>
            </w:r>
          </w:p>
        </w:tc>
        <w:tc>
          <w:tcPr>
            <w:tcW w:w="0" w:type="auto"/>
            <w:hideMark/>
          </w:tcPr>
          <w:p w14:paraId="10B02FD9" w14:textId="4C07C5DD" w:rsidR="00187AC2" w:rsidRPr="007C5752" w:rsidRDefault="00313927">
            <w:pPr>
              <w:rPr>
                <w:rFonts w:ascii="Aptos" w:hAnsi="Aptos"/>
                <w:sz w:val="19"/>
                <w:szCs w:val="19"/>
              </w:rPr>
            </w:pPr>
            <w:r w:rsidRPr="007C5752">
              <w:rPr>
                <w:rFonts w:ascii="Aptos" w:hAnsi="Aptos"/>
                <w:sz w:val="19"/>
                <w:szCs w:val="19"/>
              </w:rPr>
              <w:t>Acceptance testing</w:t>
            </w:r>
          </w:p>
        </w:tc>
        <w:tc>
          <w:tcPr>
            <w:tcW w:w="0" w:type="auto"/>
            <w:hideMark/>
          </w:tcPr>
          <w:p w14:paraId="522855CC" w14:textId="77777777" w:rsidR="00187AC2" w:rsidRPr="007C5752" w:rsidRDefault="00187AC2">
            <w:pPr>
              <w:rPr>
                <w:rFonts w:ascii="Aptos" w:hAnsi="Aptos"/>
                <w:sz w:val="19"/>
                <w:szCs w:val="19"/>
              </w:rPr>
            </w:pPr>
            <w:r w:rsidRPr="007C5752">
              <w:rPr>
                <w:rFonts w:ascii="Aptos" w:hAnsi="Aptos"/>
                <w:sz w:val="19"/>
                <w:szCs w:val="19"/>
              </w:rPr>
              <w:t>1 month after Acceptance</w:t>
            </w:r>
          </w:p>
        </w:tc>
      </w:tr>
      <w:tr w:rsidR="00187AC2" w:rsidRPr="007C5752" w14:paraId="770A3001" w14:textId="77777777" w:rsidTr="006C3DD3">
        <w:tc>
          <w:tcPr>
            <w:tcW w:w="0" w:type="auto"/>
            <w:hideMark/>
          </w:tcPr>
          <w:p w14:paraId="7FA5489A" w14:textId="2C7CA374" w:rsidR="00187AC2" w:rsidRPr="007C5752" w:rsidRDefault="00187AC2">
            <w:pPr>
              <w:pStyle w:val="ListParagraph"/>
              <w:numPr>
                <w:ilvl w:val="0"/>
                <w:numId w:val="79"/>
              </w:numPr>
              <w:rPr>
                <w:rFonts w:ascii="Aptos" w:hAnsi="Aptos"/>
                <w:sz w:val="19"/>
                <w:szCs w:val="19"/>
              </w:rPr>
            </w:pPr>
          </w:p>
        </w:tc>
        <w:tc>
          <w:tcPr>
            <w:tcW w:w="0" w:type="auto"/>
            <w:hideMark/>
          </w:tcPr>
          <w:p w14:paraId="02DF3ABA" w14:textId="77777777" w:rsidR="00187AC2" w:rsidRPr="007C5752" w:rsidRDefault="00187AC2">
            <w:pPr>
              <w:rPr>
                <w:rFonts w:ascii="Aptos" w:hAnsi="Aptos"/>
                <w:sz w:val="19"/>
                <w:szCs w:val="19"/>
              </w:rPr>
            </w:pPr>
            <w:r w:rsidRPr="007C5752">
              <w:rPr>
                <w:rFonts w:ascii="Aptos" w:hAnsi="Aptos"/>
                <w:sz w:val="19"/>
                <w:szCs w:val="19"/>
              </w:rPr>
              <w:t>Reliability-Centred Maintenance (RCM) &amp; Lifecycle Cost Management (LCM) Plans: MTBF data, spares, OPEX, preventive functional test plan</w:t>
            </w:r>
          </w:p>
        </w:tc>
        <w:tc>
          <w:tcPr>
            <w:tcW w:w="0" w:type="auto"/>
            <w:hideMark/>
          </w:tcPr>
          <w:p w14:paraId="48DCB1EF" w14:textId="77777777" w:rsidR="00187AC2" w:rsidRPr="007C5752" w:rsidRDefault="00187AC2">
            <w:pPr>
              <w:rPr>
                <w:rFonts w:ascii="Aptos" w:hAnsi="Aptos"/>
                <w:sz w:val="19"/>
                <w:szCs w:val="19"/>
              </w:rPr>
            </w:pPr>
            <w:r w:rsidRPr="007C5752">
              <w:rPr>
                <w:rFonts w:ascii="Aptos" w:hAnsi="Aptos"/>
                <w:sz w:val="19"/>
                <w:szCs w:val="19"/>
              </w:rPr>
              <w:t>Lifecycle Mgmt</w:t>
            </w:r>
          </w:p>
        </w:tc>
        <w:tc>
          <w:tcPr>
            <w:tcW w:w="0" w:type="auto"/>
            <w:hideMark/>
          </w:tcPr>
          <w:p w14:paraId="55A2F8CA" w14:textId="77777777" w:rsidR="00187AC2" w:rsidRPr="007C5752" w:rsidRDefault="00187AC2">
            <w:pPr>
              <w:rPr>
                <w:rFonts w:ascii="Aptos" w:hAnsi="Aptos"/>
                <w:sz w:val="19"/>
                <w:szCs w:val="19"/>
              </w:rPr>
            </w:pPr>
            <w:r w:rsidRPr="007C5752">
              <w:rPr>
                <w:rFonts w:ascii="Aptos" w:hAnsi="Aptos"/>
                <w:sz w:val="19"/>
                <w:szCs w:val="19"/>
              </w:rPr>
              <w:t>With DD12</w:t>
            </w:r>
          </w:p>
        </w:tc>
      </w:tr>
      <w:tr w:rsidR="00187AC2" w:rsidRPr="007C5752" w14:paraId="79197B6F" w14:textId="77777777" w:rsidTr="006C3DD3">
        <w:tc>
          <w:tcPr>
            <w:tcW w:w="0" w:type="auto"/>
            <w:hideMark/>
          </w:tcPr>
          <w:p w14:paraId="5CE09165" w14:textId="1EDBCAA3" w:rsidR="00187AC2" w:rsidRPr="007C5752" w:rsidRDefault="00187AC2">
            <w:pPr>
              <w:pStyle w:val="ListParagraph"/>
              <w:numPr>
                <w:ilvl w:val="0"/>
                <w:numId w:val="79"/>
              </w:numPr>
              <w:rPr>
                <w:rFonts w:ascii="Aptos" w:hAnsi="Aptos"/>
                <w:sz w:val="19"/>
                <w:szCs w:val="19"/>
              </w:rPr>
            </w:pPr>
          </w:p>
        </w:tc>
        <w:tc>
          <w:tcPr>
            <w:tcW w:w="0" w:type="auto"/>
            <w:hideMark/>
          </w:tcPr>
          <w:p w14:paraId="2E36B36C" w14:textId="77777777" w:rsidR="00187AC2" w:rsidRPr="007C5752" w:rsidRDefault="00187AC2">
            <w:pPr>
              <w:rPr>
                <w:rFonts w:ascii="Aptos" w:hAnsi="Aptos"/>
                <w:sz w:val="19"/>
                <w:szCs w:val="19"/>
              </w:rPr>
            </w:pPr>
            <w:r w:rsidRPr="007C5752">
              <w:rPr>
                <w:rFonts w:ascii="Aptos" w:hAnsi="Aptos"/>
                <w:sz w:val="19"/>
                <w:szCs w:val="19"/>
              </w:rPr>
              <w:t>CAD Models &amp; 3D integration files (Creo/STEP/BIM), uploaded to SCK Coreshare with metadata</w:t>
            </w:r>
          </w:p>
        </w:tc>
        <w:tc>
          <w:tcPr>
            <w:tcW w:w="0" w:type="auto"/>
            <w:hideMark/>
          </w:tcPr>
          <w:p w14:paraId="038E0703" w14:textId="77777777" w:rsidR="00187AC2" w:rsidRPr="007C5752" w:rsidRDefault="00187AC2">
            <w:pPr>
              <w:rPr>
                <w:rFonts w:ascii="Aptos" w:hAnsi="Aptos"/>
                <w:sz w:val="19"/>
                <w:szCs w:val="19"/>
              </w:rPr>
            </w:pPr>
            <w:r w:rsidRPr="007C5752">
              <w:rPr>
                <w:rFonts w:ascii="Aptos" w:hAnsi="Aptos"/>
                <w:sz w:val="19"/>
                <w:szCs w:val="19"/>
              </w:rPr>
              <w:t>Throughout</w:t>
            </w:r>
          </w:p>
        </w:tc>
        <w:tc>
          <w:tcPr>
            <w:tcW w:w="0" w:type="auto"/>
            <w:hideMark/>
          </w:tcPr>
          <w:p w14:paraId="7AAFAA38" w14:textId="77777777" w:rsidR="00187AC2" w:rsidRPr="007C5752" w:rsidRDefault="00187AC2">
            <w:pPr>
              <w:rPr>
                <w:rFonts w:ascii="Aptos" w:hAnsi="Aptos"/>
                <w:sz w:val="19"/>
                <w:szCs w:val="19"/>
              </w:rPr>
            </w:pPr>
            <w:r w:rsidRPr="007C5752">
              <w:rPr>
                <w:rFonts w:ascii="Aptos" w:hAnsi="Aptos"/>
                <w:sz w:val="19"/>
                <w:szCs w:val="19"/>
              </w:rPr>
              <w:t>At each design milestone</w:t>
            </w:r>
          </w:p>
        </w:tc>
      </w:tr>
      <w:tr w:rsidR="00187AC2" w:rsidRPr="007C5752" w14:paraId="5BE8F789" w14:textId="77777777" w:rsidTr="006C3DD3">
        <w:tc>
          <w:tcPr>
            <w:tcW w:w="0" w:type="auto"/>
            <w:hideMark/>
          </w:tcPr>
          <w:p w14:paraId="61A1478F" w14:textId="5FFEA32B" w:rsidR="00187AC2" w:rsidRPr="007C5752" w:rsidRDefault="00187AC2">
            <w:pPr>
              <w:pStyle w:val="ListParagraph"/>
              <w:numPr>
                <w:ilvl w:val="0"/>
                <w:numId w:val="79"/>
              </w:numPr>
              <w:rPr>
                <w:rFonts w:ascii="Aptos" w:hAnsi="Aptos"/>
                <w:sz w:val="19"/>
                <w:szCs w:val="19"/>
              </w:rPr>
            </w:pPr>
          </w:p>
        </w:tc>
        <w:tc>
          <w:tcPr>
            <w:tcW w:w="0" w:type="auto"/>
            <w:hideMark/>
          </w:tcPr>
          <w:p w14:paraId="03432B12" w14:textId="77777777" w:rsidR="00187AC2" w:rsidRPr="007C5752" w:rsidRDefault="00187AC2">
            <w:pPr>
              <w:rPr>
                <w:rFonts w:ascii="Aptos" w:hAnsi="Aptos"/>
                <w:sz w:val="19"/>
                <w:szCs w:val="19"/>
              </w:rPr>
            </w:pPr>
            <w:r w:rsidRPr="007C5752">
              <w:rPr>
                <w:rFonts w:ascii="Aptos" w:hAnsi="Aptos"/>
                <w:sz w:val="19"/>
                <w:szCs w:val="19"/>
              </w:rPr>
              <w:t>OEM Documentation: datasheets, manuals, certificates (COTS equipment)</w:t>
            </w:r>
          </w:p>
        </w:tc>
        <w:tc>
          <w:tcPr>
            <w:tcW w:w="0" w:type="auto"/>
            <w:hideMark/>
          </w:tcPr>
          <w:p w14:paraId="42D7F727" w14:textId="77777777" w:rsidR="00187AC2" w:rsidRPr="007C5752" w:rsidRDefault="00187AC2">
            <w:pPr>
              <w:rPr>
                <w:rFonts w:ascii="Aptos" w:hAnsi="Aptos"/>
                <w:sz w:val="19"/>
                <w:szCs w:val="19"/>
              </w:rPr>
            </w:pPr>
            <w:r w:rsidRPr="007C5752">
              <w:rPr>
                <w:rFonts w:ascii="Aptos" w:hAnsi="Aptos"/>
                <w:sz w:val="19"/>
                <w:szCs w:val="19"/>
              </w:rPr>
              <w:t>OEM phase</w:t>
            </w:r>
          </w:p>
        </w:tc>
        <w:tc>
          <w:tcPr>
            <w:tcW w:w="0" w:type="auto"/>
            <w:hideMark/>
          </w:tcPr>
          <w:p w14:paraId="7231740D" w14:textId="77777777" w:rsidR="00187AC2" w:rsidRPr="007C5752" w:rsidRDefault="00187AC2">
            <w:pPr>
              <w:rPr>
                <w:rFonts w:ascii="Aptos" w:hAnsi="Aptos"/>
                <w:sz w:val="19"/>
                <w:szCs w:val="19"/>
              </w:rPr>
            </w:pPr>
            <w:r w:rsidRPr="007C5752">
              <w:rPr>
                <w:rFonts w:ascii="Aptos" w:hAnsi="Aptos"/>
                <w:sz w:val="19"/>
                <w:szCs w:val="19"/>
              </w:rPr>
              <w:t>Along supply</w:t>
            </w:r>
          </w:p>
        </w:tc>
      </w:tr>
      <w:tr w:rsidR="00187AC2" w:rsidRPr="007C5752" w14:paraId="3A71DC5E" w14:textId="77777777" w:rsidTr="006C3DD3">
        <w:tc>
          <w:tcPr>
            <w:tcW w:w="0" w:type="auto"/>
          </w:tcPr>
          <w:p w14:paraId="1DEDAC41" w14:textId="5F687A81" w:rsidR="00187AC2" w:rsidRPr="007C5752" w:rsidRDefault="00187AC2">
            <w:pPr>
              <w:pStyle w:val="ListParagraph"/>
              <w:numPr>
                <w:ilvl w:val="0"/>
                <w:numId w:val="79"/>
              </w:numPr>
              <w:rPr>
                <w:rFonts w:ascii="Aptos" w:hAnsi="Aptos"/>
                <w:sz w:val="19"/>
                <w:szCs w:val="19"/>
              </w:rPr>
            </w:pPr>
          </w:p>
        </w:tc>
        <w:tc>
          <w:tcPr>
            <w:tcW w:w="0" w:type="auto"/>
          </w:tcPr>
          <w:p w14:paraId="117A82A5" w14:textId="7C86F802" w:rsidR="00187AC2" w:rsidRPr="007C5752" w:rsidRDefault="00187AC2" w:rsidP="00187AC2">
            <w:pPr>
              <w:pStyle w:val="RequirementList"/>
              <w:numPr>
                <w:ilvl w:val="0"/>
                <w:numId w:val="0"/>
              </w:numPr>
            </w:pPr>
            <w:r w:rsidRPr="007C5752">
              <w:t>VLAREM dossier: Noise Study</w:t>
            </w:r>
          </w:p>
          <w:p w14:paraId="41F5F5B5" w14:textId="77777777" w:rsidR="00187AC2" w:rsidRPr="007C5752" w:rsidRDefault="00187AC2">
            <w:pPr>
              <w:rPr>
                <w:rFonts w:ascii="Aptos" w:hAnsi="Aptos"/>
                <w:sz w:val="19"/>
                <w:szCs w:val="19"/>
              </w:rPr>
            </w:pPr>
          </w:p>
        </w:tc>
        <w:tc>
          <w:tcPr>
            <w:tcW w:w="0" w:type="auto"/>
          </w:tcPr>
          <w:p w14:paraId="13DFEE28" w14:textId="6821D7EE" w:rsidR="00187AC2" w:rsidRPr="007C5752" w:rsidRDefault="00577CC7">
            <w:pPr>
              <w:rPr>
                <w:rFonts w:ascii="Aptos" w:hAnsi="Aptos"/>
                <w:sz w:val="19"/>
                <w:szCs w:val="19"/>
              </w:rPr>
            </w:pPr>
            <w:r w:rsidRPr="007C5752">
              <w:rPr>
                <w:rFonts w:ascii="Aptos" w:hAnsi="Aptos"/>
                <w:sz w:val="19"/>
                <w:szCs w:val="19"/>
              </w:rPr>
              <w:t>Detailed Design</w:t>
            </w:r>
          </w:p>
        </w:tc>
        <w:tc>
          <w:tcPr>
            <w:tcW w:w="0" w:type="auto"/>
          </w:tcPr>
          <w:p w14:paraId="10C0405D" w14:textId="77777777" w:rsidR="00187AC2" w:rsidRPr="007C5752" w:rsidRDefault="00187AC2">
            <w:pPr>
              <w:rPr>
                <w:rFonts w:ascii="Aptos" w:hAnsi="Aptos"/>
                <w:sz w:val="19"/>
                <w:szCs w:val="19"/>
              </w:rPr>
            </w:pPr>
          </w:p>
        </w:tc>
      </w:tr>
    </w:tbl>
    <w:p w14:paraId="5BEEAA50" w14:textId="77777777" w:rsidR="00C21268" w:rsidRPr="007C5752" w:rsidRDefault="00C21268" w:rsidP="00B5535E">
      <w:pPr>
        <w:rPr>
          <w:rStyle w:val="ADClauseChar"/>
          <w:bCs/>
        </w:rPr>
      </w:pPr>
    </w:p>
    <w:p w14:paraId="6E08B380" w14:textId="77777777" w:rsidR="0028305F" w:rsidRPr="007C5752" w:rsidRDefault="0028305F" w:rsidP="00B5535E">
      <w:pPr>
        <w:spacing w:after="160" w:line="259" w:lineRule="auto"/>
        <w:rPr>
          <w:rStyle w:val="ADClauseChar"/>
          <w:rFonts w:ascii="Segoe UI Semibold" w:hAnsi="Segoe UI Semibold"/>
          <w:bCs/>
          <w:color w:val="984A9C"/>
          <w:sz w:val="32"/>
          <w:szCs w:val="26"/>
          <w:shd w:val="clear" w:color="auto" w:fill="FFFFFF"/>
        </w:rPr>
      </w:pPr>
      <w:r w:rsidRPr="007C5752">
        <w:rPr>
          <w:rStyle w:val="ADClauseChar"/>
          <w:rFonts w:ascii="Segoe UI Semibold" w:hAnsi="Segoe UI Semibold"/>
          <w:sz w:val="32"/>
        </w:rPr>
        <w:br w:type="page"/>
      </w:r>
    </w:p>
    <w:p w14:paraId="5EDB19AD" w14:textId="77777777" w:rsidR="00404E46" w:rsidRPr="007C5752" w:rsidRDefault="00C843F3" w:rsidP="00B5535E">
      <w:pPr>
        <w:pStyle w:val="Heading1numbered"/>
        <w:rPr>
          <w:rStyle w:val="ADClauseChar"/>
          <w:rFonts w:ascii="Segoe UI Semibold" w:hAnsi="Segoe UI Semibold"/>
          <w:sz w:val="32"/>
        </w:rPr>
      </w:pPr>
      <w:bookmarkStart w:id="3976" w:name="_Toc196376043"/>
      <w:bookmarkStart w:id="3977" w:name="_Toc196376044"/>
      <w:bookmarkStart w:id="3978" w:name="_Toc196376045"/>
      <w:bookmarkStart w:id="3979" w:name="_Toc196376046"/>
      <w:bookmarkStart w:id="3980" w:name="_Toc196376047"/>
      <w:bookmarkStart w:id="3981" w:name="_Toc196376048"/>
      <w:bookmarkStart w:id="3982" w:name="_Toc196376049"/>
      <w:bookmarkStart w:id="3983" w:name="_Toc196376050"/>
      <w:bookmarkStart w:id="3984" w:name="_Toc196376051"/>
      <w:bookmarkStart w:id="3985" w:name="_Toc196376052"/>
      <w:bookmarkStart w:id="3986" w:name="_Toc196376053"/>
      <w:bookmarkStart w:id="3987" w:name="_Toc196376054"/>
      <w:bookmarkStart w:id="3988" w:name="_Toc196376055"/>
      <w:bookmarkStart w:id="3989" w:name="_Toc196376056"/>
      <w:bookmarkStart w:id="3990" w:name="_Toc196376057"/>
      <w:bookmarkStart w:id="3991" w:name="_Toc196376058"/>
      <w:bookmarkStart w:id="3992" w:name="_Toc196376059"/>
      <w:bookmarkStart w:id="3993" w:name="_Toc196376060"/>
      <w:bookmarkStart w:id="3994" w:name="_Toc196376061"/>
      <w:bookmarkStart w:id="3995" w:name="_Toc196376062"/>
      <w:bookmarkStart w:id="3996" w:name="_Toc196376063"/>
      <w:bookmarkStart w:id="3997" w:name="_Toc196376064"/>
      <w:bookmarkStart w:id="3998" w:name="_Toc200492599"/>
      <w:bookmarkStart w:id="3999" w:name="_Toc202536244"/>
      <w:bookmarkStart w:id="4000" w:name="_Toc202536930"/>
      <w:bookmarkStart w:id="4001" w:name="_Toc212194889"/>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r w:rsidRPr="007C5752">
        <w:rPr>
          <w:bCs w:val="0"/>
        </w:rPr>
        <w:lastRenderedPageBreak/>
        <w:t>Reliability</w:t>
      </w:r>
      <w:r w:rsidR="004F4CB0" w:rsidRPr="007C5752">
        <w:rPr>
          <w:bCs w:val="0"/>
        </w:rPr>
        <w:t xml:space="preserve"> </w:t>
      </w:r>
      <w:r w:rsidRPr="007C5752">
        <w:t>Centred</w:t>
      </w:r>
      <w:r w:rsidRPr="007C5752">
        <w:rPr>
          <w:bCs w:val="0"/>
        </w:rPr>
        <w:t xml:space="preserve"> Maintenance</w:t>
      </w:r>
      <w:r w:rsidR="004F4CB0" w:rsidRPr="007C5752">
        <w:rPr>
          <w:bCs w:val="0"/>
        </w:rPr>
        <w:t xml:space="preserve"> &amp; </w:t>
      </w:r>
      <w:r w:rsidR="004F4CB0" w:rsidRPr="007C5752">
        <w:rPr>
          <w:rStyle w:val="ADClauseChar"/>
          <w:rFonts w:ascii="Segoe UI Semibold" w:hAnsi="Segoe UI Semibold"/>
          <w:sz w:val="32"/>
        </w:rPr>
        <w:t>Lifecycle Cost Management</w:t>
      </w:r>
      <w:bookmarkEnd w:id="3998"/>
      <w:bookmarkEnd w:id="3999"/>
      <w:bookmarkEnd w:id="4000"/>
      <w:bookmarkEnd w:id="4001"/>
    </w:p>
    <w:p w14:paraId="662FED14" w14:textId="666F9226" w:rsidR="009247EB" w:rsidRPr="007C5752" w:rsidRDefault="009247EB" w:rsidP="00DE7EB5">
      <w:pPr>
        <w:pStyle w:val="RequirementList"/>
      </w:pPr>
      <w:bookmarkStart w:id="4002" w:name="_Toc200492600"/>
      <w:r w:rsidRPr="007C5752">
        <w:t>The Contractor shall provide the detailed maintenance plan for all the QPLANT main components to meet the reliability requirements.</w:t>
      </w:r>
    </w:p>
    <w:p w14:paraId="0AE6A3A6" w14:textId="77777777" w:rsidR="00E12247" w:rsidRPr="007C5752" w:rsidRDefault="00E12247" w:rsidP="00DE7EB5">
      <w:pPr>
        <w:pStyle w:val="RequirementList"/>
      </w:pPr>
      <w:bookmarkStart w:id="4003" w:name="_Toc200491835"/>
      <w:r w:rsidRPr="007C5752">
        <w:t>The Contractor shall provide the detailed maintenance plan for all the QPLANT main components to meet the reliability requirements.</w:t>
      </w:r>
      <w:bookmarkEnd w:id="4003"/>
    </w:p>
    <w:p w14:paraId="55785380" w14:textId="77777777" w:rsidR="00E12247" w:rsidRPr="007C5752" w:rsidRDefault="00E12247" w:rsidP="00DE7EB5">
      <w:pPr>
        <w:pStyle w:val="RequirementList"/>
      </w:pPr>
      <w:bookmarkStart w:id="4004" w:name="_Toc200491837"/>
      <w:r w:rsidRPr="007C5752">
        <w:t>The Contractor shall deliver a preventive Functional Test Plan as part of the maintenance plan.</w:t>
      </w:r>
      <w:bookmarkEnd w:id="4004"/>
    </w:p>
    <w:p w14:paraId="2FCE99EA" w14:textId="77777777" w:rsidR="0050020C" w:rsidRPr="007C5752" w:rsidRDefault="0050020C" w:rsidP="0050020C">
      <w:pPr>
        <w:pStyle w:val="RequirementList"/>
      </w:pPr>
      <w:commentRangeStart w:id="4005"/>
      <w:r w:rsidRPr="007C5752">
        <w:t>The Contractor shall provide the detailed maintenance plan for all the QPLANT main components to meet the reliability requirements.  The Contractor shall also deliver a Reliability-Centered Maintenance (RCM) Plan, defining failure modes, MTBF, inspection/replacement intervals, and spares recommendations for each system component.  Specific strategies including but not limited to:</w:t>
      </w:r>
    </w:p>
    <w:p w14:paraId="23F36819" w14:textId="77777777" w:rsidR="0050020C" w:rsidRPr="007C5752" w:rsidRDefault="0050020C">
      <w:pPr>
        <w:pStyle w:val="RequirementList"/>
        <w:numPr>
          <w:ilvl w:val="0"/>
          <w:numId w:val="69"/>
        </w:numPr>
      </w:pPr>
      <w:r w:rsidRPr="007C5752">
        <w:t>Run to failure</w:t>
      </w:r>
    </w:p>
    <w:p w14:paraId="4BED4280" w14:textId="77777777" w:rsidR="0050020C" w:rsidRPr="007C5752" w:rsidRDefault="0050020C">
      <w:pPr>
        <w:pStyle w:val="RequirementList"/>
        <w:numPr>
          <w:ilvl w:val="0"/>
          <w:numId w:val="69"/>
        </w:numPr>
      </w:pPr>
      <w:r w:rsidRPr="007C5752">
        <w:t>Time-based replacement</w:t>
      </w:r>
    </w:p>
    <w:p w14:paraId="681D03E9" w14:textId="77777777" w:rsidR="0050020C" w:rsidRPr="007C5752" w:rsidRDefault="0050020C">
      <w:pPr>
        <w:pStyle w:val="RequirementList"/>
        <w:numPr>
          <w:ilvl w:val="0"/>
          <w:numId w:val="69"/>
        </w:numPr>
      </w:pPr>
      <w:r w:rsidRPr="007C5752">
        <w:t>Condition-based maintenance</w:t>
      </w:r>
    </w:p>
    <w:p w14:paraId="3C2BF290" w14:textId="77777777" w:rsidR="0050020C" w:rsidRPr="007C5752" w:rsidRDefault="0050020C">
      <w:pPr>
        <w:pStyle w:val="RequirementList"/>
        <w:numPr>
          <w:ilvl w:val="0"/>
          <w:numId w:val="69"/>
        </w:numPr>
      </w:pPr>
      <w:r w:rsidRPr="007C5752">
        <w:t xml:space="preserve">Functional verification (testing)  </w:t>
      </w:r>
    </w:p>
    <w:p w14:paraId="7D054DE2" w14:textId="77777777" w:rsidR="0050020C" w:rsidRPr="007C5752" w:rsidRDefault="0050020C">
      <w:pPr>
        <w:pStyle w:val="RequirementList"/>
        <w:numPr>
          <w:ilvl w:val="0"/>
          <w:numId w:val="69"/>
        </w:numPr>
      </w:pPr>
      <w:r w:rsidRPr="007C5752">
        <w:t>Preventive Functional Test Plan RCM plan</w:t>
      </w:r>
      <w:commentRangeEnd w:id="4005"/>
      <w:r w:rsidRPr="007C5752">
        <w:rPr>
          <w:rStyle w:val="CommentReference"/>
          <w:rFonts w:ascii="Segoe UI" w:hAnsi="Segoe UI"/>
        </w:rPr>
        <w:commentReference w:id="4005"/>
      </w:r>
    </w:p>
    <w:p w14:paraId="1674FC82" w14:textId="24658870" w:rsidR="00DF6F58" w:rsidRPr="007C5752" w:rsidRDefault="00DF6F58" w:rsidP="00575005">
      <w:pPr>
        <w:pStyle w:val="RequirementList"/>
      </w:pPr>
      <w:r w:rsidRPr="007C5752">
        <w:t xml:space="preserve">The Contractor shall implement a Lifecycle Cost Management (LCM) strategy in alignment with a fixed-price contractual framework. </w:t>
      </w:r>
      <w:r w:rsidR="00EF0A92" w:rsidRPr="007C5752">
        <w:t xml:space="preserve"> </w:t>
      </w:r>
      <w:r w:rsidRPr="007C5752">
        <w:t>The LCM shall support informed decision-making across the full system lifecycle.</w:t>
      </w:r>
    </w:p>
    <w:bookmarkEnd w:id="4002"/>
    <w:p w14:paraId="7DC76059" w14:textId="77777777" w:rsidR="00B55C3D" w:rsidRPr="007C5752" w:rsidRDefault="00EF0A92" w:rsidP="00575005">
      <w:pPr>
        <w:pStyle w:val="RequirementList"/>
      </w:pPr>
      <w:r w:rsidRPr="007C5752">
        <w:t>The LCM strategy shall integrate the following cost domains as per ISO 15288:2023:</w:t>
      </w:r>
    </w:p>
    <w:p w14:paraId="523CAEDD" w14:textId="77777777" w:rsidR="00B55C3D" w:rsidRPr="007C5752" w:rsidRDefault="00EF0A92">
      <w:pPr>
        <w:pStyle w:val="RequirementList"/>
        <w:numPr>
          <w:ilvl w:val="0"/>
          <w:numId w:val="32"/>
        </w:numPr>
      </w:pPr>
      <w:r w:rsidRPr="007C5752">
        <w:t>Capital Expenditure (CAPEX)</w:t>
      </w:r>
    </w:p>
    <w:p w14:paraId="148FE326" w14:textId="77777777" w:rsidR="00B55C3D" w:rsidRPr="007C5752" w:rsidRDefault="00EF0A92">
      <w:pPr>
        <w:pStyle w:val="RequirementList"/>
        <w:numPr>
          <w:ilvl w:val="0"/>
          <w:numId w:val="32"/>
        </w:numPr>
      </w:pPr>
      <w:r w:rsidRPr="007C5752">
        <w:t>Operational Expenditure (OPEX)</w:t>
      </w:r>
    </w:p>
    <w:p w14:paraId="15C9AD7F" w14:textId="77777777" w:rsidR="00B55C3D" w:rsidRPr="007C5752" w:rsidRDefault="00EF0A92">
      <w:pPr>
        <w:pStyle w:val="RequirementList"/>
        <w:numPr>
          <w:ilvl w:val="0"/>
          <w:numId w:val="32"/>
        </w:numPr>
      </w:pPr>
      <w:r w:rsidRPr="007C5752">
        <w:t>Maintenance forecasting and spares planning</w:t>
      </w:r>
    </w:p>
    <w:p w14:paraId="3F8519DF" w14:textId="77777777" w:rsidR="00B55C3D" w:rsidRPr="007C5752" w:rsidRDefault="00EF0A92">
      <w:pPr>
        <w:pStyle w:val="RequirementList"/>
        <w:numPr>
          <w:ilvl w:val="0"/>
          <w:numId w:val="32"/>
        </w:numPr>
      </w:pPr>
      <w:r w:rsidRPr="007C5752">
        <w:t>Upgrade and obsolescence strategy</w:t>
      </w:r>
      <w:r w:rsidR="00B55C3D" w:rsidRPr="007C5752">
        <w:t xml:space="preserve"> </w:t>
      </w:r>
    </w:p>
    <w:p w14:paraId="2107C7F8" w14:textId="2268D91D" w:rsidR="00EF0A92" w:rsidRPr="007C5752" w:rsidRDefault="00EF0A92">
      <w:pPr>
        <w:pStyle w:val="RequirementList"/>
        <w:numPr>
          <w:ilvl w:val="0"/>
          <w:numId w:val="32"/>
        </w:numPr>
      </w:pPr>
      <w:r w:rsidRPr="007C5752">
        <w:t>End-of-life and disposal provisions</w:t>
      </w:r>
    </w:p>
    <w:p w14:paraId="428F262C" w14:textId="77777777" w:rsidR="00EF0A92" w:rsidRPr="007C5752" w:rsidRDefault="00EF0A92" w:rsidP="00575005">
      <w:pPr>
        <w:pStyle w:val="RequirementList"/>
      </w:pPr>
      <w:r w:rsidRPr="007C5752">
        <w:t>The Contractor shall ensure compliance with ISO 15686-5 (Lifecycle Costing), IEC 60300-3-3 (Reliability-Centred Maintenance), and ISO 55000 (Asset Management) in the definition of the RCM and LCM strategy.</w:t>
      </w:r>
    </w:p>
    <w:p w14:paraId="1F4FF502" w14:textId="4D9F0B35" w:rsidR="00EF0A92" w:rsidRPr="007C5752" w:rsidRDefault="00EF0A92" w:rsidP="00575005">
      <w:pPr>
        <w:pStyle w:val="RequirementList"/>
        <w:numPr>
          <w:ilvl w:val="0"/>
          <w:numId w:val="0"/>
        </w:numPr>
        <w:rPr>
          <w:rFonts w:ascii="Segoe UI" w:hAnsi="Segoe UI" w:cs="Segoe UI"/>
          <w:sz w:val="20"/>
          <w:szCs w:val="20"/>
          <w:u w:color="984A9C" w:themeColor="accent2"/>
          <w:lang w:eastAsia="fr-FR"/>
        </w:rPr>
      </w:pPr>
      <w:r w:rsidRPr="007C5752">
        <w:rPr>
          <w:rStyle w:val="SysReq3Char"/>
          <w:bCs/>
          <w:lang w:val="en-GB"/>
        </w:rPr>
        <w:t>In the offer, the Applicant shall i</w:t>
      </w:r>
      <w:r w:rsidRPr="007C5752">
        <w:rPr>
          <w:rFonts w:ascii="Segoe UI" w:hAnsi="Segoe UI" w:cs="Segoe UI"/>
          <w:sz w:val="20"/>
          <w:szCs w:val="20"/>
          <w:u w:color="984A9C" w:themeColor="accent2"/>
          <w:lang w:eastAsia="fr-FR"/>
        </w:rPr>
        <w:t>nclude, as part of their Offer, a brief dossier supporting the proposed RCM and LCM approach</w:t>
      </w:r>
      <w:r w:rsidR="00352FF0" w:rsidRPr="007C5752">
        <w:rPr>
          <w:rFonts w:ascii="Segoe UI" w:hAnsi="Segoe UI" w:cs="Segoe UI"/>
          <w:sz w:val="20"/>
          <w:szCs w:val="20"/>
          <w:u w:color="984A9C" w:themeColor="accent2"/>
          <w:lang w:eastAsia="fr-FR"/>
        </w:rPr>
        <w:t xml:space="preserve">.  </w:t>
      </w:r>
      <w:r w:rsidRPr="007C5752">
        <w:rPr>
          <w:rFonts w:ascii="Segoe UI" w:hAnsi="Segoe UI" w:cs="Segoe UI"/>
          <w:sz w:val="20"/>
          <w:szCs w:val="20"/>
          <w:u w:color="984A9C" w:themeColor="accent2"/>
          <w:lang w:eastAsia="fr-FR"/>
        </w:rPr>
        <w:t>This dossier shall include:</w:t>
      </w:r>
    </w:p>
    <w:p w14:paraId="59770FF6" w14:textId="77777777" w:rsidR="00EF0A92" w:rsidRPr="007C5752" w:rsidRDefault="00EF0A92">
      <w:pPr>
        <w:pStyle w:val="RequirementList"/>
        <w:numPr>
          <w:ilvl w:val="0"/>
          <w:numId w:val="55"/>
        </w:numPr>
        <w:rPr>
          <w:rStyle w:val="SysReq3Char"/>
          <w:i w:val="0"/>
          <w:lang w:val="en-GB" w:eastAsia="en-US"/>
        </w:rPr>
      </w:pPr>
      <w:r w:rsidRPr="007C5752">
        <w:rPr>
          <w:rStyle w:val="SysReq3Char"/>
          <w:lang w:val="en-GB"/>
        </w:rPr>
        <w:t>Summary of the proposed RCM strategy (e.g. run-to-failure, time-based, condition-based)</w:t>
      </w:r>
    </w:p>
    <w:p w14:paraId="47AC4016" w14:textId="5C53E90C" w:rsidR="00EF0A92" w:rsidRPr="007C5752" w:rsidRDefault="00EF0A92">
      <w:pPr>
        <w:pStyle w:val="RequirementList"/>
        <w:numPr>
          <w:ilvl w:val="0"/>
          <w:numId w:val="55"/>
        </w:numPr>
        <w:rPr>
          <w:rStyle w:val="SysReq3Char"/>
          <w:i w:val="0"/>
          <w:lang w:val="en-GB" w:eastAsia="en-US"/>
        </w:rPr>
      </w:pPr>
      <w:r w:rsidRPr="007C5752">
        <w:rPr>
          <w:rStyle w:val="SysReq3Char"/>
          <w:lang w:val="en-GB"/>
        </w:rPr>
        <w:t xml:space="preserve">MTBF values for major QPLANT and </w:t>
      </w:r>
      <w:r w:rsidR="00D97476" w:rsidRPr="007C5752">
        <w:rPr>
          <w:rStyle w:val="SysReq3Char"/>
          <w:lang w:val="en-GB"/>
        </w:rPr>
        <w:t>QPLANT:CIS</w:t>
      </w:r>
      <w:r w:rsidRPr="007C5752">
        <w:rPr>
          <w:rStyle w:val="SysReq3Char"/>
          <w:lang w:val="en-GB"/>
        </w:rPr>
        <w:t xml:space="preserve"> components</w:t>
      </w:r>
    </w:p>
    <w:p w14:paraId="36235F2A" w14:textId="77777777" w:rsidR="00EF0A92" w:rsidRPr="007C5752" w:rsidRDefault="00EF0A92">
      <w:pPr>
        <w:pStyle w:val="RequirementList"/>
        <w:numPr>
          <w:ilvl w:val="0"/>
          <w:numId w:val="55"/>
        </w:numPr>
        <w:rPr>
          <w:rStyle w:val="SysReq3Char"/>
          <w:i w:val="0"/>
          <w:lang w:val="en-GB" w:eastAsia="en-US"/>
        </w:rPr>
      </w:pPr>
      <w:r w:rsidRPr="007C5752">
        <w:rPr>
          <w:rStyle w:val="SysReq3Char"/>
          <w:lang w:val="en-GB"/>
        </w:rPr>
        <w:t>Spare part strategy and indicative critical inventory items</w:t>
      </w:r>
    </w:p>
    <w:p w14:paraId="06069991" w14:textId="34D70316" w:rsidR="00EF0A92" w:rsidRPr="007C5752" w:rsidRDefault="00EF0A92">
      <w:pPr>
        <w:pStyle w:val="RequirementList"/>
        <w:numPr>
          <w:ilvl w:val="0"/>
          <w:numId w:val="55"/>
        </w:numPr>
        <w:rPr>
          <w:rStyle w:val="SysReq3Char"/>
          <w:i w:val="0"/>
          <w:lang w:val="en-GB" w:eastAsia="en-US"/>
        </w:rPr>
      </w:pPr>
      <w:r w:rsidRPr="007C5752">
        <w:rPr>
          <w:rStyle w:val="SysReq3Char"/>
          <w:lang w:val="en-GB"/>
        </w:rPr>
        <w:t>Expected OPEX contributors (e.g. electricity, labour</w:t>
      </w:r>
      <w:r w:rsidR="00012F56" w:rsidRPr="007C5752">
        <w:rPr>
          <w:rStyle w:val="SysReq3Char"/>
          <w:lang w:val="en-GB"/>
        </w:rPr>
        <w:t>, (liquid nitrogen</w:t>
      </w:r>
      <w:r w:rsidRPr="007C5752">
        <w:rPr>
          <w:rStyle w:val="SysReq3Char"/>
          <w:lang w:val="en-GB"/>
        </w:rPr>
        <w:t>)</w:t>
      </w:r>
    </w:p>
    <w:p w14:paraId="463DF1D8" w14:textId="77777777" w:rsidR="00EF0A92" w:rsidRPr="007C5752" w:rsidRDefault="00EF0A92">
      <w:pPr>
        <w:pStyle w:val="RequirementList"/>
        <w:numPr>
          <w:ilvl w:val="0"/>
          <w:numId w:val="55"/>
        </w:numPr>
        <w:rPr>
          <w:rStyle w:val="SysReq3Char"/>
          <w:lang w:val="en-GB"/>
        </w:rPr>
      </w:pPr>
      <w:r w:rsidRPr="007C5752">
        <w:rPr>
          <w:rStyle w:val="SysReq3Char"/>
          <w:lang w:val="en-GB"/>
        </w:rPr>
        <w:t>High-level process-flow &amp; safety-integrity summary (PFD/SIL)</w:t>
      </w:r>
    </w:p>
    <w:p w14:paraId="5173BEB7" w14:textId="77777777" w:rsidR="00EF0A92" w:rsidRPr="007C5752" w:rsidRDefault="00EF0A92" w:rsidP="00575005">
      <w:pPr>
        <w:pStyle w:val="RequirementList"/>
        <w:numPr>
          <w:ilvl w:val="0"/>
          <w:numId w:val="0"/>
        </w:numPr>
        <w:rPr>
          <w:rStyle w:val="SysReq3Char"/>
          <w:bCs/>
          <w:lang w:val="en-GB"/>
        </w:rPr>
      </w:pPr>
      <w:r w:rsidRPr="007C5752">
        <w:rPr>
          <w:rStyle w:val="SysReq3Char"/>
          <w:bCs/>
          <w:lang w:val="en-GB"/>
        </w:rPr>
        <w:t>If a modelling tool (e.g. process twin or diagnostic simulation) is offered, outline the expected benefits, any additional hardware/software (BoM) and incremental cost; if no model is offered, provide a brief rationale and alternative diagnostic approach</w:t>
      </w:r>
    </w:p>
    <w:p w14:paraId="606844C0" w14:textId="77777777" w:rsidR="00EF0A92" w:rsidRPr="007C5752" w:rsidRDefault="00EF0A92">
      <w:pPr>
        <w:pStyle w:val="RequirementList"/>
        <w:numPr>
          <w:ilvl w:val="0"/>
          <w:numId w:val="56"/>
        </w:numPr>
        <w:rPr>
          <w:rStyle w:val="SysReq3Char"/>
          <w:lang w:val="en-GB"/>
        </w:rPr>
      </w:pPr>
      <w:r w:rsidRPr="007C5752">
        <w:rPr>
          <w:rStyle w:val="SysReq3Char"/>
          <w:lang w:val="en-GB"/>
        </w:rPr>
        <w:t>Planned maintenance &amp; diagnostic activities for a five-year horizon</w:t>
      </w:r>
    </w:p>
    <w:p w14:paraId="1B226486" w14:textId="2C77E74A" w:rsidR="00EF0A92" w:rsidRPr="007C5752" w:rsidRDefault="00EF0A92">
      <w:pPr>
        <w:pStyle w:val="RequirementList"/>
        <w:numPr>
          <w:ilvl w:val="0"/>
          <w:numId w:val="56"/>
        </w:numPr>
        <w:rPr>
          <w:rStyle w:val="SysReq3Char"/>
          <w:lang w:val="en-GB"/>
        </w:rPr>
      </w:pPr>
      <w:r w:rsidRPr="007C5752">
        <w:rPr>
          <w:rStyle w:val="SysReq3Char"/>
          <w:lang w:val="en-GB"/>
        </w:rPr>
        <w:t xml:space="preserve"> A clearly labelled item “RCM &amp; LCM implementation” in the fixed-price breakdown</w:t>
      </w:r>
      <w:r w:rsidR="00352FF0" w:rsidRPr="007C5752">
        <w:rPr>
          <w:rStyle w:val="SysReq3Char"/>
          <w:lang w:val="en-GB"/>
        </w:rPr>
        <w:t xml:space="preserve">.  </w:t>
      </w:r>
      <w:r w:rsidRPr="007C5752">
        <w:rPr>
          <w:rStyle w:val="SysReq3Char"/>
          <w:lang w:val="en-GB"/>
        </w:rPr>
        <w:t>If already included in the lump sum, the Offer shall state “included in lump sum – no separate charge.”</w:t>
      </w:r>
    </w:p>
    <w:p w14:paraId="11773C4E" w14:textId="77777777" w:rsidR="00C843F3" w:rsidRPr="007C5752" w:rsidRDefault="00AA33D8" w:rsidP="00B5535E">
      <w:pPr>
        <w:pStyle w:val="Heading1numbered"/>
        <w:rPr>
          <w:rStyle w:val="ADClauseChar"/>
          <w:rFonts w:ascii="Segoe UI Semibold" w:hAnsi="Segoe UI Semibold"/>
          <w:sz w:val="32"/>
        </w:rPr>
      </w:pPr>
      <w:bookmarkStart w:id="4006" w:name="_Toc200492611"/>
      <w:bookmarkStart w:id="4007" w:name="_Toc202536245"/>
      <w:bookmarkStart w:id="4008" w:name="_Toc202536931"/>
      <w:bookmarkStart w:id="4009" w:name="_Toc212194890"/>
      <w:r w:rsidRPr="007C5752">
        <w:rPr>
          <w:rStyle w:val="ADClauseChar"/>
          <w:rFonts w:ascii="Segoe UI Semibold" w:hAnsi="Segoe UI Semibold"/>
          <w:sz w:val="32"/>
        </w:rPr>
        <w:lastRenderedPageBreak/>
        <w:t xml:space="preserve">Safety, </w:t>
      </w:r>
      <w:r w:rsidR="00C843F3" w:rsidRPr="007C5752">
        <w:rPr>
          <w:rStyle w:val="ADClauseChar"/>
          <w:rFonts w:ascii="Segoe UI Semibold" w:hAnsi="Segoe UI Semibold"/>
          <w:sz w:val="32"/>
        </w:rPr>
        <w:t>Codes and Standards</w:t>
      </w:r>
      <w:bookmarkEnd w:id="4006"/>
      <w:bookmarkEnd w:id="4007"/>
      <w:bookmarkEnd w:id="4008"/>
      <w:bookmarkEnd w:id="4009"/>
    </w:p>
    <w:p w14:paraId="265124B9" w14:textId="77777777" w:rsidR="00AA33D8" w:rsidRPr="007C5752" w:rsidRDefault="00AA33D8" w:rsidP="00B5535E">
      <w:pPr>
        <w:pStyle w:val="Heading2numbered"/>
      </w:pPr>
      <w:bookmarkStart w:id="4010" w:name="_Toc200492612"/>
      <w:bookmarkStart w:id="4011" w:name="_Toc202536246"/>
      <w:bookmarkStart w:id="4012" w:name="_Toc202536932"/>
      <w:bookmarkStart w:id="4013" w:name="_Toc212194891"/>
      <w:r w:rsidRPr="007C5752">
        <w:t>Safety</w:t>
      </w:r>
      <w:bookmarkEnd w:id="4010"/>
      <w:bookmarkEnd w:id="4011"/>
      <w:bookmarkEnd w:id="4012"/>
      <w:bookmarkEnd w:id="4013"/>
    </w:p>
    <w:p w14:paraId="1168B7A2" w14:textId="77777777" w:rsidR="00387495" w:rsidRPr="007C5752" w:rsidRDefault="00387495" w:rsidP="00387495">
      <w:pPr>
        <w:pStyle w:val="RequirementList"/>
      </w:pPr>
      <w:r w:rsidRPr="007C5752">
        <w:t>Burst disk outlets shall be routed to avoid cold burn or asphyxiation risks.</w:t>
      </w:r>
    </w:p>
    <w:p w14:paraId="79598C07" w14:textId="77777777" w:rsidR="00387495" w:rsidRPr="007C5752" w:rsidRDefault="00387495" w:rsidP="00387495">
      <w:pPr>
        <w:pStyle w:val="RequirementList"/>
      </w:pPr>
      <w:r w:rsidRPr="007C5752">
        <w:t>Emergency or rapid venting operations shall be executed via the S</w:t>
      </w:r>
      <w:r w:rsidRPr="007C5752">
        <w:noBreakHyphen/>
        <w:t>line (QINFRA.S) or by direct QCELL bursting disk exhaust (not part of QPLANT scope) venting to atmosphere as designed. Transfers of inventory to QINFRA shall be performed only in accordance with approved safety procedures, after verification that no personnel are present in affected areas, and with active monitoring and relief provisions in place.</w:t>
      </w:r>
    </w:p>
    <w:p w14:paraId="7B5DE200" w14:textId="1D75C129" w:rsidR="00387495" w:rsidRPr="007C5752" w:rsidRDefault="00387495" w:rsidP="00387495">
      <w:pPr>
        <w:pStyle w:val="RequirementList"/>
        <w:rPr>
          <w:lang w:eastAsia="fr-FR"/>
        </w:rPr>
      </w:pPr>
      <w:r w:rsidRPr="007C5752">
        <w:t>For</w:t>
      </w:r>
      <w:r w:rsidRPr="007C5752">
        <w:rPr>
          <w:lang w:eastAsia="fr-FR"/>
        </w:rPr>
        <w:t xml:space="preserve"> any 3</w:t>
      </w:r>
      <w:r w:rsidRPr="007C5752">
        <w:rPr>
          <w:vertAlign w:val="superscript"/>
          <w:lang w:eastAsia="fr-FR"/>
        </w:rPr>
        <w:t>rd</w:t>
      </w:r>
      <w:r w:rsidRPr="007C5752">
        <w:rPr>
          <w:lang w:eastAsia="fr-FR"/>
        </w:rPr>
        <w:t xml:space="preserve"> party (e.g. PED auditor)</w:t>
      </w:r>
      <w:r w:rsidR="00863800" w:rsidRPr="007C5752">
        <w:rPr>
          <w:lang w:eastAsia="fr-FR"/>
        </w:rPr>
        <w:t xml:space="preserve"> inspection or certification needed for requirements compliance, </w:t>
      </w:r>
      <w:r w:rsidRPr="007C5752">
        <w:rPr>
          <w:lang w:eastAsia="fr-FR"/>
        </w:rPr>
        <w:t xml:space="preserve">the </w:t>
      </w:r>
      <w:commentRangeStart w:id="4014"/>
      <w:r w:rsidRPr="007C5752">
        <w:rPr>
          <w:lang w:eastAsia="fr-FR"/>
        </w:rPr>
        <w:t>Contractor</w:t>
      </w:r>
      <w:commentRangeEnd w:id="4014"/>
      <w:r w:rsidRPr="007C5752">
        <w:rPr>
          <w:rStyle w:val="CommentReference"/>
          <w:rFonts w:ascii="Segoe UI" w:hAnsi="Segoe UI"/>
        </w:rPr>
        <w:commentReference w:id="4014"/>
      </w:r>
      <w:r w:rsidRPr="007C5752">
        <w:rPr>
          <w:lang w:eastAsia="fr-FR"/>
        </w:rPr>
        <w:t xml:space="preserve"> shall bare the full cost and should preferentially use the SCK CEN nominated local representative unless logistically not possible.</w:t>
      </w:r>
    </w:p>
    <w:p w14:paraId="5BB404C5" w14:textId="77777777" w:rsidR="00387495" w:rsidRPr="007C5752" w:rsidRDefault="00387495" w:rsidP="00387495">
      <w:pPr>
        <w:pStyle w:val="RequirementList"/>
      </w:pPr>
      <w:r w:rsidRPr="007C5752">
        <w:t>The Contractor shall propose oxygen</w:t>
      </w:r>
      <w:r w:rsidRPr="007C5752">
        <w:rPr>
          <w:rFonts w:ascii="Cambria Math" w:hAnsi="Cambria Math" w:cs="Cambria Math"/>
        </w:rPr>
        <w:t>‑</w:t>
      </w:r>
      <w:r w:rsidRPr="007C5752">
        <w:t>deficiency</w:t>
      </w:r>
      <w:r w:rsidRPr="007C5752">
        <w:rPr>
          <w:rFonts w:ascii="Cambria Math" w:hAnsi="Cambria Math" w:cs="Cambria Math"/>
        </w:rPr>
        <w:t>‑</w:t>
      </w:r>
      <w:r w:rsidRPr="007C5752">
        <w:t>monitor (ODH) locations; final placement approved by SCK</w:t>
      </w:r>
      <w:r w:rsidRPr="007C5752">
        <w:rPr>
          <w:rFonts w:ascii="Arial" w:hAnsi="Arial" w:cs="Arial"/>
        </w:rPr>
        <w:t> </w:t>
      </w:r>
      <w:r w:rsidRPr="007C5752">
        <w:t>CEN.  The Contractor shall recommend and guide SCK CEN to define the location of the oxygen deficiency detectors in the QPLANT buildings.</w:t>
      </w:r>
    </w:p>
    <w:p w14:paraId="2427F3A0" w14:textId="177E80E3" w:rsidR="00387495" w:rsidRPr="007C5752" w:rsidRDefault="000D6B15" w:rsidP="000D6B15">
      <w:pPr>
        <w:pStyle w:val="regular"/>
        <w:ind w:firstLine="502"/>
      </w:pPr>
      <w:r w:rsidRPr="007C5752">
        <w:t xml:space="preserve">NOTE: </w:t>
      </w:r>
      <w:r w:rsidR="00387495" w:rsidRPr="007C5752">
        <w:t>SCK CEN is responsible for ODH sensors and linking to site alarm and access control.</w:t>
      </w:r>
    </w:p>
    <w:p w14:paraId="2BBA16D8" w14:textId="77777777" w:rsidR="00387495" w:rsidRPr="007C5752" w:rsidRDefault="00387495" w:rsidP="00387495">
      <w:pPr>
        <w:pStyle w:val="RequirementList"/>
      </w:pPr>
      <w:r w:rsidRPr="007C5752">
        <w:t>Redundant measurement channels and stand-by heaters shall be provided for all inaccessible components and for components whose failure would jeopardise operation or safety.</w:t>
      </w:r>
    </w:p>
    <w:p w14:paraId="69CD7930" w14:textId="15A2C27B" w:rsidR="00AF404E" w:rsidRPr="007C5752" w:rsidRDefault="00AF404E" w:rsidP="00DE7EB5">
      <w:pPr>
        <w:pStyle w:val="RequirementList"/>
      </w:pPr>
      <w:r w:rsidRPr="007C5752">
        <w:t xml:space="preserve">Cold helium volumes shall be protected by safety devices in accordance with EN 17527 (supplemented, where applicable, by API 520/521/580 for warm service).  Any cold volume that can be isolated by valves, plus all insulation vacuum volumes, shall have dedicated safety devices.  </w:t>
      </w:r>
    </w:p>
    <w:p w14:paraId="12872282" w14:textId="77777777" w:rsidR="00D851B1" w:rsidRPr="007C5752" w:rsidRDefault="00D851B1" w:rsidP="00D851B1">
      <w:pPr>
        <w:pStyle w:val="RequirementList"/>
      </w:pPr>
      <w:r w:rsidRPr="007C5752">
        <w:t>Safety exhausts shall be collected  where feasible or safely vented to the outside.</w:t>
      </w:r>
    </w:p>
    <w:p w14:paraId="16CB5BA2" w14:textId="77777777" w:rsidR="00D851B1" w:rsidRPr="007C5752" w:rsidRDefault="00D851B1" w:rsidP="00D851B1">
      <w:pPr>
        <w:pStyle w:val="RequirementList"/>
        <w:numPr>
          <w:ilvl w:val="0"/>
          <w:numId w:val="0"/>
        </w:numPr>
        <w:ind w:left="502" w:hanging="360"/>
      </w:pPr>
    </w:p>
    <w:p w14:paraId="38FE33E5" w14:textId="745DBBFB" w:rsidR="00A55B96" w:rsidRPr="007C5752" w:rsidRDefault="00A55B96" w:rsidP="006805D5">
      <w:pPr>
        <w:pStyle w:val="Heading3numbered"/>
      </w:pPr>
      <w:bookmarkStart w:id="4015" w:name="_Toc212194892"/>
      <w:r w:rsidRPr="007C5752">
        <w:t>Hazard definitions and typical mitigation devices</w:t>
      </w:r>
      <w:bookmarkEnd w:id="4015"/>
    </w:p>
    <w:tbl>
      <w:tblPr>
        <w:tblStyle w:val="TableGri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645"/>
        <w:gridCol w:w="2508"/>
        <w:gridCol w:w="3282"/>
      </w:tblGrid>
      <w:tr w:rsidR="006805D5" w:rsidRPr="007C5752" w14:paraId="7B729F42" w14:textId="77777777" w:rsidTr="006805D5">
        <w:tc>
          <w:tcPr>
            <w:tcW w:w="0" w:type="auto"/>
            <w:hideMark/>
          </w:tcPr>
          <w:p w14:paraId="0B19BD6C" w14:textId="77777777" w:rsidR="00A55B96" w:rsidRPr="007C5752" w:rsidRDefault="00A55B96" w:rsidP="006805D5">
            <w:pPr>
              <w:pStyle w:val="Style5"/>
              <w:rPr>
                <w:rFonts w:ascii="Aptos" w:hAnsi="Aptos"/>
                <w:b/>
                <w:bCs/>
                <w:i w:val="0"/>
                <w:iCs/>
                <w:color w:val="000000" w:themeColor="text1"/>
                <w:lang w:val="en-GB"/>
              </w:rPr>
            </w:pPr>
            <w:r w:rsidRPr="007C5752">
              <w:rPr>
                <w:rFonts w:ascii="Aptos" w:hAnsi="Aptos"/>
                <w:b/>
                <w:bCs/>
                <w:i w:val="0"/>
                <w:iCs/>
                <w:color w:val="000000" w:themeColor="text1"/>
                <w:lang w:val="en-GB"/>
              </w:rPr>
              <w:t>Hazard category</w:t>
            </w:r>
          </w:p>
        </w:tc>
        <w:tc>
          <w:tcPr>
            <w:tcW w:w="0" w:type="auto"/>
            <w:hideMark/>
          </w:tcPr>
          <w:p w14:paraId="75849AEB" w14:textId="4F48E881" w:rsidR="00A55B96" w:rsidRPr="007C5752" w:rsidRDefault="006805D5" w:rsidP="006805D5">
            <w:pPr>
              <w:pStyle w:val="Style5"/>
              <w:rPr>
                <w:rFonts w:ascii="Aptos" w:hAnsi="Aptos"/>
                <w:b/>
                <w:bCs/>
                <w:i w:val="0"/>
                <w:iCs/>
                <w:color w:val="000000" w:themeColor="text1"/>
                <w:lang w:val="en-GB"/>
              </w:rPr>
            </w:pPr>
            <w:r w:rsidRPr="007C5752">
              <w:rPr>
                <w:rFonts w:ascii="Aptos" w:hAnsi="Aptos"/>
                <w:b/>
                <w:bCs/>
                <w:i w:val="0"/>
                <w:iCs/>
                <w:color w:val="000000" w:themeColor="text1"/>
                <w:lang w:val="en-GB"/>
              </w:rPr>
              <w:t>Terminology</w:t>
            </w:r>
          </w:p>
        </w:tc>
        <w:tc>
          <w:tcPr>
            <w:tcW w:w="0" w:type="auto"/>
            <w:hideMark/>
          </w:tcPr>
          <w:p w14:paraId="7B381C88" w14:textId="77777777" w:rsidR="00A55B96" w:rsidRPr="007C5752" w:rsidRDefault="00A55B96" w:rsidP="006805D5">
            <w:pPr>
              <w:pStyle w:val="Style5"/>
              <w:rPr>
                <w:rFonts w:ascii="Aptos" w:hAnsi="Aptos"/>
                <w:b/>
                <w:bCs/>
                <w:i w:val="0"/>
                <w:iCs/>
                <w:color w:val="000000" w:themeColor="text1"/>
                <w:lang w:val="en-GB"/>
              </w:rPr>
            </w:pPr>
            <w:r w:rsidRPr="007C5752">
              <w:rPr>
                <w:rFonts w:ascii="Aptos" w:hAnsi="Aptos"/>
                <w:b/>
                <w:bCs/>
                <w:i w:val="0"/>
                <w:iCs/>
                <w:color w:val="000000" w:themeColor="text1"/>
                <w:lang w:val="en-GB"/>
              </w:rPr>
              <w:t>Typical detection / protection device</w:t>
            </w:r>
          </w:p>
        </w:tc>
        <w:tc>
          <w:tcPr>
            <w:tcW w:w="0" w:type="auto"/>
            <w:hideMark/>
          </w:tcPr>
          <w:p w14:paraId="32AB94A7" w14:textId="77777777" w:rsidR="00A55B96" w:rsidRPr="007C5752" w:rsidRDefault="00A55B96" w:rsidP="006805D5">
            <w:pPr>
              <w:pStyle w:val="Style5"/>
              <w:rPr>
                <w:rFonts w:ascii="Aptos" w:hAnsi="Aptos"/>
                <w:b/>
                <w:bCs/>
                <w:i w:val="0"/>
                <w:iCs/>
                <w:color w:val="000000" w:themeColor="text1"/>
                <w:lang w:val="en-GB"/>
              </w:rPr>
            </w:pPr>
            <w:r w:rsidRPr="007C5752">
              <w:rPr>
                <w:rFonts w:ascii="Aptos" w:hAnsi="Aptos"/>
                <w:b/>
                <w:bCs/>
                <w:i w:val="0"/>
                <w:iCs/>
                <w:color w:val="000000" w:themeColor="text1"/>
                <w:lang w:val="en-GB"/>
              </w:rPr>
              <w:t>Notes (cryogenic helium context)</w:t>
            </w:r>
          </w:p>
        </w:tc>
      </w:tr>
      <w:tr w:rsidR="006805D5" w:rsidRPr="007C5752" w14:paraId="4BF9D7CC" w14:textId="77777777" w:rsidTr="006805D5">
        <w:tc>
          <w:tcPr>
            <w:tcW w:w="0" w:type="auto"/>
            <w:hideMark/>
          </w:tcPr>
          <w:p w14:paraId="7754A9F3"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Reduction of ambient O₂ below safe physiological limits</w:t>
            </w:r>
          </w:p>
        </w:tc>
        <w:tc>
          <w:tcPr>
            <w:tcW w:w="0" w:type="auto"/>
            <w:hideMark/>
          </w:tcPr>
          <w:p w14:paraId="0608BC9A"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Oxygen-Deficiency-Hazard (ODH)</w:t>
            </w:r>
          </w:p>
        </w:tc>
        <w:tc>
          <w:tcPr>
            <w:tcW w:w="0" w:type="auto"/>
            <w:hideMark/>
          </w:tcPr>
          <w:p w14:paraId="18381406"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Fixed ODH monitor (electro-chemical or paramagnetic cell)</w:t>
            </w:r>
          </w:p>
        </w:tc>
        <w:tc>
          <w:tcPr>
            <w:tcW w:w="0" w:type="auto"/>
            <w:hideMark/>
          </w:tcPr>
          <w:p w14:paraId="3A64E6DF"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Primary life-safety hazard during helium releases or continuous Safety-Line venting.</w:t>
            </w:r>
          </w:p>
        </w:tc>
      </w:tr>
      <w:tr w:rsidR="006805D5" w:rsidRPr="007C5752" w14:paraId="7F0B4063" w14:textId="77777777" w:rsidTr="006805D5">
        <w:tc>
          <w:tcPr>
            <w:tcW w:w="0" w:type="auto"/>
            <w:hideMark/>
          </w:tcPr>
          <w:p w14:paraId="4AD87E55"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Complete deprivation of oxygen to the body</w:t>
            </w:r>
          </w:p>
        </w:tc>
        <w:tc>
          <w:tcPr>
            <w:tcW w:w="0" w:type="auto"/>
            <w:hideMark/>
          </w:tcPr>
          <w:p w14:paraId="6E7358D2"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Asphyxiation / anoxia</w:t>
            </w:r>
          </w:p>
        </w:tc>
        <w:tc>
          <w:tcPr>
            <w:tcW w:w="0" w:type="auto"/>
            <w:hideMark/>
          </w:tcPr>
          <w:p w14:paraId="5A23573D" w14:textId="68B1235F"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 (medical condition; not detected by plant instrumentation)</w:t>
            </w:r>
          </w:p>
        </w:tc>
        <w:tc>
          <w:tcPr>
            <w:tcW w:w="0" w:type="auto"/>
            <w:hideMark/>
          </w:tcPr>
          <w:p w14:paraId="18D6AF2E"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Final consequence if ODH is not mitigated.</w:t>
            </w:r>
          </w:p>
        </w:tc>
      </w:tr>
      <w:tr w:rsidR="006805D5" w:rsidRPr="007C5752" w14:paraId="33A8E10F" w14:textId="77777777" w:rsidTr="006805D5">
        <w:tc>
          <w:tcPr>
            <w:tcW w:w="0" w:type="auto"/>
            <w:hideMark/>
          </w:tcPr>
          <w:p w14:paraId="6DB21D82"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Local freezing of tissue due to contact with cryogens</w:t>
            </w:r>
          </w:p>
        </w:tc>
        <w:tc>
          <w:tcPr>
            <w:tcW w:w="0" w:type="auto"/>
            <w:hideMark/>
          </w:tcPr>
          <w:p w14:paraId="6522F4B1" w14:textId="21DE09AB" w:rsidR="00A55B96" w:rsidRPr="007C5752" w:rsidRDefault="006805D5" w:rsidP="006805D5">
            <w:pPr>
              <w:pStyle w:val="Style5"/>
              <w:rPr>
                <w:rFonts w:ascii="Aptos" w:hAnsi="Aptos"/>
                <w:i w:val="0"/>
                <w:iCs/>
                <w:color w:val="000000" w:themeColor="text1"/>
                <w:lang w:val="en-GB"/>
              </w:rPr>
            </w:pPr>
            <w:r w:rsidRPr="007C5752">
              <w:rPr>
                <w:rFonts w:ascii="Aptos" w:hAnsi="Aptos"/>
                <w:i w:val="0"/>
                <w:iCs/>
                <w:color w:val="000000" w:themeColor="text1"/>
                <w:lang w:val="en-GB"/>
              </w:rPr>
              <w:t>Cold burn</w:t>
            </w:r>
            <w:r w:rsidR="00A55B96" w:rsidRPr="007C5752">
              <w:rPr>
                <w:rFonts w:ascii="Aptos" w:hAnsi="Aptos"/>
                <w:i w:val="0"/>
                <w:iCs/>
                <w:color w:val="000000" w:themeColor="text1"/>
                <w:lang w:val="en-GB"/>
              </w:rPr>
              <w:t xml:space="preserve"> (cryogenic frostbite)</w:t>
            </w:r>
          </w:p>
        </w:tc>
        <w:tc>
          <w:tcPr>
            <w:tcW w:w="0" w:type="auto"/>
            <w:hideMark/>
          </w:tcPr>
          <w:p w14:paraId="09121CDF"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IR skin sensor, PPE requirement, duty-holder training</w:t>
            </w:r>
          </w:p>
        </w:tc>
        <w:tc>
          <w:tcPr>
            <w:tcW w:w="0" w:type="auto"/>
            <w:hideMark/>
          </w:tcPr>
          <w:p w14:paraId="16EA4013" w14:textId="77777777" w:rsidR="00A55B96" w:rsidRPr="007C5752" w:rsidRDefault="00A55B96" w:rsidP="006805D5">
            <w:pPr>
              <w:pStyle w:val="Style5"/>
              <w:rPr>
                <w:rFonts w:ascii="Aptos" w:hAnsi="Aptos"/>
                <w:i w:val="0"/>
                <w:iCs/>
                <w:color w:val="000000" w:themeColor="text1"/>
                <w:lang w:val="en-GB"/>
              </w:rPr>
            </w:pPr>
            <w:r w:rsidRPr="007C5752">
              <w:rPr>
                <w:rFonts w:ascii="Aptos" w:hAnsi="Aptos"/>
                <w:i w:val="0"/>
                <w:iCs/>
                <w:color w:val="000000" w:themeColor="text1"/>
                <w:lang w:val="en-GB"/>
              </w:rPr>
              <w:t>Secondary hazard during liquid discharge or cold-gas impingement.</w:t>
            </w:r>
          </w:p>
        </w:tc>
      </w:tr>
    </w:tbl>
    <w:p w14:paraId="30A207FE" w14:textId="77777777" w:rsidR="00F975F6" w:rsidRPr="007C5752" w:rsidRDefault="00F975F6" w:rsidP="00F975F6">
      <w:pPr>
        <w:pStyle w:val="Heading3numbered"/>
      </w:pPr>
      <w:bookmarkStart w:id="4016" w:name="_Toc212194893"/>
      <w:r w:rsidRPr="007C5752">
        <w:t>ODH Monitoring Architecture and Responsibilities</w:t>
      </w:r>
      <w:bookmarkEnd w:id="4016"/>
    </w:p>
    <w:p w14:paraId="00CE9C90" w14:textId="77777777" w:rsidR="00F975F6" w:rsidRPr="007C5752" w:rsidRDefault="00F975F6" w:rsidP="00550A67">
      <w:pPr>
        <w:rPr>
          <w:rStyle w:val="Strong"/>
          <w:b w:val="0"/>
          <w:bCs/>
          <w:color w:val="auto"/>
        </w:rPr>
      </w:pPr>
      <w:r w:rsidRPr="007C5752">
        <w:rPr>
          <w:rStyle w:val="Strong"/>
          <w:b w:val="0"/>
          <w:bCs/>
          <w:color w:val="auto"/>
        </w:rPr>
        <w:t>Free-Issue Equipment (FIE)</w:t>
      </w:r>
    </w:p>
    <w:p w14:paraId="1158E794" w14:textId="77777777" w:rsidR="00F975F6" w:rsidRPr="007C5752" w:rsidRDefault="00F975F6" w:rsidP="00F975F6">
      <w:pPr>
        <w:pStyle w:val="regular"/>
      </w:pPr>
      <w:r w:rsidRPr="007C5752">
        <w:t>Fixed ODH monitors, compliant with EN 50104:2019 and rated to performance class SIL-2, shall be supplied by SCK CEN. SCK CEN retains responsibility for the certification and demonstration of SIL-2 compliance for the instrumentation forming part of the ODH safety function.</w:t>
      </w:r>
    </w:p>
    <w:p w14:paraId="1D436613" w14:textId="77777777" w:rsidR="00F975F6" w:rsidRPr="007C5752" w:rsidRDefault="00F975F6" w:rsidP="00596B82">
      <w:pPr>
        <w:pStyle w:val="Heading4numbered"/>
        <w:rPr>
          <w:lang w:val="en-GB"/>
        </w:rPr>
      </w:pPr>
      <w:r w:rsidRPr="007C5752">
        <w:rPr>
          <w:lang w:val="en-GB"/>
        </w:rPr>
        <w:t>Contractor Responsibilities</w:t>
      </w:r>
    </w:p>
    <w:p w14:paraId="1AB8D323" w14:textId="3DAFA8EA" w:rsidR="00F975F6" w:rsidRPr="007C5752" w:rsidRDefault="00F975F6" w:rsidP="00550A67">
      <w:pPr>
        <w:pStyle w:val="RequirementList"/>
      </w:pPr>
      <w:r w:rsidRPr="007C5752">
        <w:t>The contractor shall:</w:t>
      </w:r>
    </w:p>
    <w:p w14:paraId="7AFFF9A4" w14:textId="0F0B509E" w:rsidR="00F975F6" w:rsidRPr="007C5752" w:rsidRDefault="00F975F6">
      <w:pPr>
        <w:pStyle w:val="RequirementList"/>
        <w:numPr>
          <w:ilvl w:val="0"/>
          <w:numId w:val="69"/>
        </w:numPr>
      </w:pPr>
      <w:r w:rsidRPr="007C5752">
        <w:t>Install, cable, configure, and commission all ODH monitors</w:t>
      </w:r>
      <w:r w:rsidR="00D8543E" w:rsidRPr="007C5752">
        <w:t xml:space="preserve"> provided by SCK CEN</w:t>
      </w:r>
      <w:r w:rsidRPr="007C5752">
        <w:t>.</w:t>
      </w:r>
    </w:p>
    <w:p w14:paraId="4918F9B8" w14:textId="77777777" w:rsidR="00F975F6" w:rsidRPr="007C5752" w:rsidRDefault="00F975F6">
      <w:pPr>
        <w:pStyle w:val="RequirementList"/>
        <w:numPr>
          <w:ilvl w:val="0"/>
          <w:numId w:val="69"/>
        </w:numPr>
      </w:pPr>
      <w:r w:rsidRPr="007C5752">
        <w:lastRenderedPageBreak/>
        <w:t>Ensure the electrical signal from each sensor is split and redundantly routed:</w:t>
      </w:r>
    </w:p>
    <w:p w14:paraId="5E30EC79" w14:textId="77777777" w:rsidR="00F975F6" w:rsidRPr="007C5752" w:rsidRDefault="00F975F6">
      <w:pPr>
        <w:pStyle w:val="RequirementList"/>
        <w:numPr>
          <w:ilvl w:val="1"/>
          <w:numId w:val="69"/>
        </w:numPr>
      </w:pPr>
      <w:r w:rsidRPr="007C5752">
        <w:t>One signal path to SCK CEN systems (for SIL validation), and</w:t>
      </w:r>
    </w:p>
    <w:p w14:paraId="15ECB5A0" w14:textId="656D2420" w:rsidR="00F975F6" w:rsidRPr="007C5752" w:rsidRDefault="00F975F6">
      <w:pPr>
        <w:pStyle w:val="RequirementList"/>
        <w:numPr>
          <w:ilvl w:val="1"/>
          <w:numId w:val="69"/>
        </w:numPr>
      </w:pPr>
      <w:r w:rsidRPr="007C5752">
        <w:t xml:space="preserve">One signal path to </w:t>
      </w:r>
      <w:r w:rsidR="00D97476" w:rsidRPr="007C5752">
        <w:t>QPLANT:CIS</w:t>
      </w:r>
      <w:r w:rsidRPr="007C5752">
        <w:t xml:space="preserve"> (for local alarms and interlocks).</w:t>
      </w:r>
    </w:p>
    <w:p w14:paraId="35008288" w14:textId="25F0E65D" w:rsidR="00F975F6" w:rsidRPr="007C5752" w:rsidRDefault="00F975F6">
      <w:pPr>
        <w:pStyle w:val="RequirementList"/>
        <w:numPr>
          <w:ilvl w:val="0"/>
          <w:numId w:val="69"/>
        </w:numPr>
      </w:pPr>
      <w:r w:rsidRPr="007C5752">
        <w:t xml:space="preserve">Integrate all alarm thresholds, zoning logic, and mitigation responses into </w:t>
      </w:r>
      <w:r w:rsidR="00D97476" w:rsidRPr="007C5752">
        <w:t>QPLANT:CIS</w:t>
      </w:r>
      <w:r w:rsidRPr="007C5752">
        <w:t>.</w:t>
      </w:r>
    </w:p>
    <w:p w14:paraId="6F9C7937" w14:textId="77777777" w:rsidR="00F975F6" w:rsidRPr="007C5752" w:rsidRDefault="00F975F6">
      <w:pPr>
        <w:pStyle w:val="RequirementList"/>
        <w:numPr>
          <w:ilvl w:val="0"/>
          <w:numId w:val="69"/>
        </w:numPr>
      </w:pPr>
      <w:r w:rsidRPr="007C5752">
        <w:t>Perform functional testing of all ODH alarm chains during QPLANT acceptance.</w:t>
      </w:r>
    </w:p>
    <w:p w14:paraId="60E31CB4" w14:textId="77777777" w:rsidR="00F975F6" w:rsidRPr="007C5752" w:rsidRDefault="00F975F6">
      <w:pPr>
        <w:pStyle w:val="RequirementList"/>
        <w:numPr>
          <w:ilvl w:val="0"/>
          <w:numId w:val="69"/>
        </w:numPr>
      </w:pPr>
      <w:r w:rsidRPr="007C5752">
        <w:t>Identify the optimal number and location of sensors required to cover the compressor room and coldbox room, based on helium Worst-Credible Scenario (WCS) leak analysis.</w:t>
      </w:r>
    </w:p>
    <w:p w14:paraId="03D10A9F" w14:textId="77777777" w:rsidR="00F975F6" w:rsidRPr="007C5752" w:rsidRDefault="00F975F6" w:rsidP="00596B82">
      <w:pPr>
        <w:pStyle w:val="Heading4numbered"/>
        <w:rPr>
          <w:lang w:val="en-GB"/>
        </w:rPr>
      </w:pPr>
      <w:r w:rsidRPr="007C5752">
        <w:rPr>
          <w:lang w:val="en-GB"/>
        </w:rPr>
        <w:t>Interface Clarification</w:t>
      </w:r>
    </w:p>
    <w:p w14:paraId="05913874" w14:textId="28DF86DF" w:rsidR="00F975F6" w:rsidRPr="007C5752" w:rsidRDefault="00F975F6" w:rsidP="009E3AE2">
      <w:pPr>
        <w:pStyle w:val="regular"/>
      </w:pPr>
      <w:r w:rsidRPr="007C5752">
        <w:t>SCK CEN retains full functional authority over all ODH safety signal paths</w:t>
      </w:r>
      <w:r w:rsidR="00352FF0" w:rsidRPr="007C5752">
        <w:t xml:space="preserve">.  </w:t>
      </w:r>
      <w:r w:rsidRPr="007C5752">
        <w:t xml:space="preserve">Integration of these signals into </w:t>
      </w:r>
      <w:r w:rsidR="00D97476" w:rsidRPr="007C5752">
        <w:t>QPLANT:CIS</w:t>
      </w:r>
      <w:r w:rsidRPr="007C5752">
        <w:t xml:space="preserve"> must not interfere with or compromise the SIL-2 certified safety loop. </w:t>
      </w:r>
      <w:r w:rsidR="00CF746A" w:rsidRPr="007C5752">
        <w:t xml:space="preserve"> </w:t>
      </w:r>
      <w:r w:rsidRPr="007C5752">
        <w:t>The signal duplication is for plant alarm and interlock logic only.</w:t>
      </w:r>
    </w:p>
    <w:p w14:paraId="1431A247" w14:textId="6E6CB5DF" w:rsidR="00F975F6" w:rsidRPr="007C5752" w:rsidRDefault="00F975F6" w:rsidP="00575005">
      <w:pPr>
        <w:pStyle w:val="RequirementList"/>
      </w:pPr>
      <w:r w:rsidRPr="007C5752">
        <w:t>The Contractor shall install, cable, configure, and commission the Free-Issue Equipment (ODH monitors), integrating them into the QPLANT control and safety systems.</w:t>
      </w:r>
    </w:p>
    <w:p w14:paraId="4F2B4978" w14:textId="2C65AC49" w:rsidR="00F975F6" w:rsidRPr="007C5752" w:rsidRDefault="00F975F6" w:rsidP="00575005">
      <w:pPr>
        <w:pStyle w:val="RequirementList"/>
      </w:pPr>
      <w:r w:rsidRPr="007C5752">
        <w:t>The Contractor shall ensure the electrical signal from each sensor is split and redundantly routed:</w:t>
      </w:r>
    </w:p>
    <w:p w14:paraId="4AAE6BF7" w14:textId="77777777" w:rsidR="00F975F6" w:rsidRPr="007C5752" w:rsidRDefault="00F975F6">
      <w:pPr>
        <w:pStyle w:val="RequirementList"/>
        <w:numPr>
          <w:ilvl w:val="0"/>
          <w:numId w:val="31"/>
        </w:numPr>
      </w:pPr>
      <w:r w:rsidRPr="007C5752">
        <w:t>One signal path to SCK CEN systems (for SIL validation), and</w:t>
      </w:r>
    </w:p>
    <w:p w14:paraId="2070C7BC" w14:textId="6E603F70" w:rsidR="00F975F6" w:rsidRPr="007C5752" w:rsidRDefault="00F975F6">
      <w:pPr>
        <w:pStyle w:val="RequirementList"/>
        <w:numPr>
          <w:ilvl w:val="0"/>
          <w:numId w:val="31"/>
        </w:numPr>
      </w:pPr>
      <w:r w:rsidRPr="007C5752">
        <w:t xml:space="preserve">One signal path to </w:t>
      </w:r>
      <w:r w:rsidR="00D97476" w:rsidRPr="007C5752">
        <w:t>QPLANT:CIS</w:t>
      </w:r>
      <w:r w:rsidRPr="007C5752">
        <w:t xml:space="preserve"> (for alarm integration and interlocks).</w:t>
      </w:r>
    </w:p>
    <w:p w14:paraId="21AB4B72" w14:textId="164FC369" w:rsidR="00F975F6" w:rsidRPr="007C5752" w:rsidRDefault="00F975F6" w:rsidP="00575005">
      <w:pPr>
        <w:pStyle w:val="RequirementList"/>
      </w:pPr>
      <w:r w:rsidRPr="007C5752">
        <w:t xml:space="preserve">The Contractor shall implement the physical and logical integration of ODH signals into </w:t>
      </w:r>
      <w:r w:rsidR="00D97476" w:rsidRPr="007C5752">
        <w:t>QPLANT:CIS</w:t>
      </w:r>
      <w:r w:rsidRPr="007C5752">
        <w:t>, including alarm thresholds, zoning logic, and mitigation responses</w:t>
      </w:r>
      <w:r w:rsidR="00352FF0" w:rsidRPr="007C5752">
        <w:t xml:space="preserve">.  </w:t>
      </w:r>
      <w:r w:rsidRPr="007C5752">
        <w:t>Functional verification and end-to-end testing of all ODH alarm functions shall be demonstrated during QPLANT acceptance.</w:t>
      </w:r>
    </w:p>
    <w:p w14:paraId="437A0737" w14:textId="448FB1A6" w:rsidR="00F975F6" w:rsidRPr="007C5752" w:rsidRDefault="00F975F6" w:rsidP="00575005">
      <w:pPr>
        <w:pStyle w:val="RequirementList"/>
      </w:pPr>
      <w:r w:rsidRPr="007C5752">
        <w:t>The Contractor shall install the owner-supplied ODH monitors at every access point and in each enclosed zone where a credible helium release could reduce ambient O₂ below 19.5 % (v/v) within 60 seconds under WCS leak conditions</w:t>
      </w:r>
      <w:r w:rsidR="00352FF0" w:rsidRPr="007C5752">
        <w:t xml:space="preserve">.  </w:t>
      </w:r>
      <w:r w:rsidRPr="007C5752">
        <w:t>Sensor positioning, cabling, and functional tests fall under Contractor scope.</w:t>
      </w:r>
    </w:p>
    <w:p w14:paraId="3B73A8AA" w14:textId="60D310D8" w:rsidR="00F975F6" w:rsidRPr="007C5752" w:rsidRDefault="00F975F6" w:rsidP="00575005">
      <w:pPr>
        <w:pStyle w:val="RequirementList"/>
        <w:rPr>
          <w:b/>
          <w:bCs/>
          <w:lang w:eastAsia="fr-FR"/>
        </w:rPr>
      </w:pPr>
      <w:r w:rsidRPr="007C5752">
        <w:rPr>
          <w:lang w:eastAsia="fr-FR"/>
        </w:rPr>
        <w:t>The Contractor shall provide all technical inputs required for SCK CEN to complete the final ODH configuration and SIL justification.  At minimum, this includes:</w:t>
      </w:r>
    </w:p>
    <w:p w14:paraId="5F1A59DF" w14:textId="77777777" w:rsidR="00F975F6" w:rsidRPr="007C5752" w:rsidRDefault="00F975F6">
      <w:pPr>
        <w:pStyle w:val="RequirementList"/>
        <w:numPr>
          <w:ilvl w:val="0"/>
          <w:numId w:val="25"/>
        </w:numPr>
      </w:pPr>
      <w:r w:rsidRPr="007C5752">
        <w:t>Helium inventory (by zone),</w:t>
      </w:r>
    </w:p>
    <w:p w14:paraId="10F6B13B" w14:textId="77777777" w:rsidR="00F975F6" w:rsidRPr="007C5752" w:rsidRDefault="00F975F6">
      <w:pPr>
        <w:pStyle w:val="RequirementList"/>
        <w:numPr>
          <w:ilvl w:val="0"/>
          <w:numId w:val="25"/>
        </w:numPr>
      </w:pPr>
      <w:r w:rsidRPr="007C5752">
        <w:t>Piping layout drawings and enclosure volumes,</w:t>
      </w:r>
    </w:p>
    <w:p w14:paraId="62F9E984" w14:textId="77777777" w:rsidR="00F975F6" w:rsidRPr="007C5752" w:rsidRDefault="00F975F6">
      <w:pPr>
        <w:pStyle w:val="RequirementList"/>
        <w:numPr>
          <w:ilvl w:val="0"/>
          <w:numId w:val="25"/>
        </w:numPr>
      </w:pPr>
      <w:r w:rsidRPr="007C5752">
        <w:t>Leak rate assumptions based on QPLANT operational scenarios,</w:t>
      </w:r>
    </w:p>
    <w:p w14:paraId="288058ED" w14:textId="77777777" w:rsidR="00F975F6" w:rsidRPr="007C5752" w:rsidRDefault="00F975F6">
      <w:pPr>
        <w:pStyle w:val="RequirementList"/>
        <w:numPr>
          <w:ilvl w:val="0"/>
          <w:numId w:val="25"/>
        </w:numPr>
      </w:pPr>
      <w:r w:rsidRPr="007C5752">
        <w:t>Ventilation performance data,</w:t>
      </w:r>
    </w:p>
    <w:p w14:paraId="5EE04C1F" w14:textId="77777777" w:rsidR="00F975F6" w:rsidRPr="007C5752" w:rsidRDefault="00F975F6">
      <w:pPr>
        <w:pStyle w:val="RequirementList"/>
        <w:numPr>
          <w:ilvl w:val="0"/>
          <w:numId w:val="25"/>
        </w:numPr>
      </w:pPr>
      <w:r w:rsidRPr="007C5752">
        <w:t>Defined ODH zoning boundaries and access control criteria.</w:t>
      </w:r>
    </w:p>
    <w:p w14:paraId="5B9FE5BA" w14:textId="1305825E" w:rsidR="00CF746A" w:rsidRPr="007C5752" w:rsidRDefault="00012F56" w:rsidP="00550A67">
      <w:pPr>
        <w:pStyle w:val="SysReq3"/>
        <w:ind w:left="0"/>
        <w:rPr>
          <w:lang w:val="en-GB"/>
        </w:rPr>
      </w:pPr>
      <w:r w:rsidRPr="007C5752">
        <w:rPr>
          <w:lang w:val="en-GB"/>
        </w:rPr>
        <w:t>In the offer the Applicant shall</w:t>
      </w:r>
      <w:r w:rsidR="00F975F6" w:rsidRPr="007C5752">
        <w:rPr>
          <w:lang w:val="en-GB"/>
        </w:rPr>
        <w:t xml:space="preserve"> </w:t>
      </w:r>
      <w:r w:rsidRPr="007C5752">
        <w:rPr>
          <w:lang w:val="en-GB"/>
        </w:rPr>
        <w:t xml:space="preserve">explicitly </w:t>
      </w:r>
      <w:r w:rsidR="00F975F6" w:rsidRPr="007C5752">
        <w:rPr>
          <w:lang w:val="en-GB"/>
        </w:rPr>
        <w:t xml:space="preserve">state explicitly whether the ODH system status (e.g. alarm thresholds reached, zone evacuation triggered) constitutes a functional input to </w:t>
      </w:r>
      <w:r w:rsidR="00D97476" w:rsidRPr="007C5752">
        <w:rPr>
          <w:lang w:val="en-GB"/>
        </w:rPr>
        <w:t>QPLANT:CIS</w:t>
      </w:r>
      <w:r w:rsidR="00F975F6" w:rsidRPr="007C5752">
        <w:rPr>
          <w:lang w:val="en-GB"/>
        </w:rPr>
        <w:t xml:space="preserve"> logic</w:t>
      </w:r>
      <w:r w:rsidR="00352FF0" w:rsidRPr="007C5752">
        <w:rPr>
          <w:lang w:val="en-GB"/>
        </w:rPr>
        <w:t xml:space="preserve">.  </w:t>
      </w:r>
      <w:r w:rsidR="00F975F6" w:rsidRPr="007C5752">
        <w:rPr>
          <w:lang w:val="en-GB"/>
        </w:rPr>
        <w:t>If applicable, the Offer shall describe the intended system behaviour, logic dependencies, and impact on cryogenic system operation (e.g., automatic warm-up, valve interlocks, or shutdowns).</w:t>
      </w:r>
    </w:p>
    <w:p w14:paraId="0313E49F" w14:textId="6AE92F78" w:rsidR="000E4DA1" w:rsidRPr="007C5752" w:rsidRDefault="000E4DA1" w:rsidP="00CF746A">
      <w:r w:rsidRPr="007C5752">
        <w:t>SCK CEN shall retain overall responsibility for the ODH system's compliance with functional safety requirements</w:t>
      </w:r>
      <w:r w:rsidR="00352FF0" w:rsidRPr="007C5752">
        <w:t xml:space="preserve">.  </w:t>
      </w:r>
      <w:r w:rsidRPr="007C5752">
        <w:t xml:space="preserve">The signals from all ODH sensors remain under SCK CEN ownership, and their duplication to </w:t>
      </w:r>
      <w:r w:rsidR="00D97476" w:rsidRPr="007C5752">
        <w:t>QPLANT:CIS</w:t>
      </w:r>
      <w:r w:rsidRPr="007C5752">
        <w:t xml:space="preserve"> shall not alter or interrupt their role in the certified safety chain.</w:t>
      </w:r>
    </w:p>
    <w:p w14:paraId="2F2570D5" w14:textId="219A3384" w:rsidR="00C55311" w:rsidRPr="007C5752" w:rsidRDefault="00C55311" w:rsidP="00863800">
      <w:pPr>
        <w:pStyle w:val="Heading4numbered"/>
        <w:rPr>
          <w:b/>
          <w:lang w:val="en-GB"/>
        </w:rPr>
      </w:pPr>
      <w:bookmarkStart w:id="4017" w:name="_Toc200492349"/>
      <w:bookmarkStart w:id="4018" w:name="_Toc202536194"/>
      <w:r w:rsidRPr="007C5752">
        <w:rPr>
          <w:b/>
          <w:lang w:val="en-GB"/>
        </w:rPr>
        <w:t>Control Systems and PLC safety</w:t>
      </w:r>
      <w:bookmarkEnd w:id="4017"/>
      <w:bookmarkEnd w:id="4018"/>
    </w:p>
    <w:p w14:paraId="4A6674D8" w14:textId="77777777" w:rsidR="00C55311" w:rsidRPr="007C5752" w:rsidRDefault="00C55311" w:rsidP="00575005">
      <w:pPr>
        <w:pStyle w:val="RequirementList"/>
      </w:pPr>
      <w:bookmarkStart w:id="4019" w:name="_Toc200492350"/>
      <w:r w:rsidRPr="007C5752">
        <w:t>Internal interlocks: The QPLANT shall not rely on the MIS, unless the interlock must be propagated to or relies on other systems.</w:t>
      </w:r>
      <w:bookmarkEnd w:id="4019"/>
    </w:p>
    <w:p w14:paraId="579D57A9" w14:textId="77777777" w:rsidR="00C55311" w:rsidRPr="007C5752" w:rsidRDefault="00C55311" w:rsidP="00575005">
      <w:pPr>
        <w:pStyle w:val="RequirementList"/>
      </w:pPr>
      <w:bookmarkStart w:id="4020" w:name="_Toc200492351"/>
      <w:r w:rsidRPr="007C5752">
        <w:t>Interlock status to MCS: The QPLANT shall ensure that the status of each interlock is monitorable through the MCS control interface.</w:t>
      </w:r>
      <w:bookmarkEnd w:id="4020"/>
    </w:p>
    <w:p w14:paraId="4A38DC64" w14:textId="77777777" w:rsidR="00C55311" w:rsidRPr="007C5752" w:rsidRDefault="00C55311" w:rsidP="00575005">
      <w:pPr>
        <w:pStyle w:val="RequirementList"/>
      </w:pPr>
      <w:bookmarkStart w:id="4021" w:name="_Toc200492352"/>
      <w:r w:rsidRPr="007C5752">
        <w:lastRenderedPageBreak/>
        <w:t>Personnel protection standards: When the system has personnel protection, the systems personnel protection shall be designed according to standards IEC 61508 (Functional Safety) or one of the sector-specific derived standards (IEC 62061, IEC 61511) or alternative (e.g. ISO 13849-1).</w:t>
      </w:r>
      <w:bookmarkStart w:id="4022" w:name="_Toc200492353"/>
      <w:bookmarkEnd w:id="4021"/>
      <w:bookmarkEnd w:id="4022"/>
    </w:p>
    <w:p w14:paraId="2D1C7E4D" w14:textId="77777777" w:rsidR="009248B1" w:rsidRPr="007C5752" w:rsidRDefault="009248B1" w:rsidP="00863800">
      <w:pPr>
        <w:pStyle w:val="Heading4numbered"/>
        <w:rPr>
          <w:b/>
          <w:lang w:val="en-GB"/>
        </w:rPr>
      </w:pPr>
      <w:bookmarkStart w:id="4023" w:name="_Toc200491939"/>
      <w:bookmarkStart w:id="4024" w:name="_Toc202536119"/>
      <w:r w:rsidRPr="007C5752">
        <w:rPr>
          <w:b/>
          <w:lang w:val="en-GB"/>
        </w:rPr>
        <w:t>Hard-Wired Safety-Interlock Instrumentation</w:t>
      </w:r>
      <w:bookmarkEnd w:id="4023"/>
      <w:bookmarkEnd w:id="4024"/>
    </w:p>
    <w:p w14:paraId="39260C84" w14:textId="77777777" w:rsidR="009248B1" w:rsidRPr="007C5752" w:rsidRDefault="009248B1" w:rsidP="00DE7EB5">
      <w:pPr>
        <w:pStyle w:val="RequirementList"/>
      </w:pPr>
      <w:bookmarkStart w:id="4025" w:name="_Toc200491941"/>
      <w:r w:rsidRPr="007C5752">
        <w:t>The Contractor shall design and implement fail-safe, hard-wired interlock circuits (i.e. dedicated relay or safety-PLC loops that remain fully functional in the event of a control-system failure) to prevent mechanical or thermal damage to the following critical equipment classes: compressors, turbines, pumps, and electrical heaters.</w:t>
      </w:r>
    </w:p>
    <w:bookmarkEnd w:id="4025"/>
    <w:p w14:paraId="03BAF4CE" w14:textId="19EE91C4" w:rsidR="009248B1" w:rsidRPr="007C5752" w:rsidRDefault="009248B1" w:rsidP="00575005">
      <w:pPr>
        <w:pStyle w:val="RequirementList"/>
      </w:pPr>
      <w:r w:rsidRPr="007C5752">
        <w:t xml:space="preserve">Electrical </w:t>
      </w:r>
      <w:ins w:id="4026" w:author="Dekempeneer Erik" w:date="2025-07-11T15:29:00Z">
        <w:r w:rsidRPr="007C5752">
          <w:t>c</w:t>
        </w:r>
      </w:ins>
      <w:r w:rsidRPr="007C5752">
        <w:t>ontacts associated with the hard-wired interlock sensors (flow, pressure, temperature, level, valve-end switches, etc.) shall be wired “positive-logic” (open = abnormal/trip) so that any loss of signal, power, or cable integrity forces the affected component to a safe state.</w:t>
      </w:r>
    </w:p>
    <w:p w14:paraId="364E35F0" w14:textId="77777777" w:rsidR="009248B1" w:rsidRPr="007C5752" w:rsidRDefault="009248B1" w:rsidP="00DA4309">
      <w:pPr>
        <w:pStyle w:val="RequirementList"/>
      </w:pPr>
      <w:bookmarkStart w:id="4027" w:name="_Toc202536120"/>
      <w:r w:rsidRPr="007C5752">
        <w:t>The Contractor’s own risk assessment shall determine the final list of equipment, set points, and reaction times</w:t>
      </w:r>
    </w:p>
    <w:p w14:paraId="71780D61" w14:textId="39314A80" w:rsidR="009248B1" w:rsidRPr="007C5752" w:rsidRDefault="009248B1">
      <w:pPr>
        <w:pStyle w:val="RequirementList"/>
        <w:numPr>
          <w:ilvl w:val="0"/>
          <w:numId w:val="20"/>
        </w:numPr>
      </w:pPr>
      <w:r w:rsidRPr="007C5752">
        <w:t>the resulting safety-interlock</w:t>
      </w:r>
      <w:r w:rsidR="00C634AC" w:rsidRPr="007C5752">
        <w:t xml:space="preserve"> list </w:t>
      </w:r>
      <w:r w:rsidRPr="007C5752">
        <w:t>hall be submitted with the Detailed Design file.</w:t>
      </w:r>
      <w:bookmarkEnd w:id="4027"/>
    </w:p>
    <w:p w14:paraId="04E06551" w14:textId="77777777" w:rsidR="00DA4309" w:rsidRPr="007C5752" w:rsidRDefault="00DA4309">
      <w:pPr>
        <w:pStyle w:val="RequirementList"/>
        <w:numPr>
          <w:ilvl w:val="0"/>
          <w:numId w:val="20"/>
        </w:numPr>
      </w:pPr>
      <w:r w:rsidRPr="007C5752">
        <w:t>Safety-significant or reliability-critical SSCs such as sensors and instrumentation, control and shut-off valves, pressure relief devices and bursting disks, actuators, regulators, and any components affecting operational safety or availability.</w:t>
      </w:r>
    </w:p>
    <w:p w14:paraId="1FDC84E7" w14:textId="77777777" w:rsidR="00AA33D8" w:rsidRPr="007C5752" w:rsidRDefault="00AA33D8" w:rsidP="00CB55CB">
      <w:pPr>
        <w:pStyle w:val="Heading2numbered"/>
      </w:pPr>
      <w:bookmarkStart w:id="4028" w:name="_Toc200492614"/>
      <w:bookmarkStart w:id="4029" w:name="_Toc202536247"/>
      <w:bookmarkStart w:id="4030" w:name="_Toc202536933"/>
      <w:bookmarkStart w:id="4031" w:name="_Toc212194894"/>
      <w:r w:rsidRPr="007C5752">
        <w:t>Codes and Standards</w:t>
      </w:r>
      <w:bookmarkEnd w:id="4028"/>
      <w:bookmarkEnd w:id="4029"/>
      <w:bookmarkEnd w:id="4030"/>
      <w:bookmarkEnd w:id="4031"/>
    </w:p>
    <w:p w14:paraId="5F4A50D9" w14:textId="77777777" w:rsidR="004800B2" w:rsidRPr="007C5752" w:rsidRDefault="004800B2" w:rsidP="00575005">
      <w:pPr>
        <w:pStyle w:val="RequirementList"/>
      </w:pPr>
      <w:bookmarkStart w:id="4032" w:name="_Toc200492617"/>
      <w:bookmarkStart w:id="4033" w:name="_Toc200492623"/>
      <w:bookmarkEnd w:id="4032"/>
      <w:r w:rsidRPr="007C5752">
        <w:t>The Contractor shall provide an EU declaration of conformity for the QPLANT and CE mark all QPLANT components.  Therefore, the Contractor shall at least:</w:t>
      </w:r>
      <w:bookmarkEnd w:id="4033"/>
    </w:p>
    <w:p w14:paraId="410C7C29" w14:textId="62CFBB17" w:rsidR="004800B2" w:rsidRPr="007C5752" w:rsidRDefault="004800B2" w:rsidP="00575005">
      <w:pPr>
        <w:pStyle w:val="RequirementList"/>
        <w:numPr>
          <w:ilvl w:val="0"/>
          <w:numId w:val="0"/>
        </w:numPr>
        <w:ind w:left="720"/>
      </w:pPr>
      <w:r w:rsidRPr="007C5752">
        <w:t>Identify all EU directives applicable to the QPLANT and ensure compliance with said EU directives.  The directive</w:t>
      </w:r>
      <w:r w:rsidR="00A55B96" w:rsidRPr="007C5752">
        <w:t>s</w:t>
      </w:r>
      <w:r w:rsidRPr="007C5752">
        <w:t xml:space="preserve"> listed below </w:t>
      </w:r>
      <w:r w:rsidR="00A55B96" w:rsidRPr="007C5752">
        <w:t>are</w:t>
      </w:r>
      <w:r w:rsidRPr="007C5752">
        <w:t xml:space="preserve"> identified by SCK CEN as a minimum requirement but does not exclude other directives from being applicable</w:t>
      </w:r>
      <w:r w:rsidR="00B5535E" w:rsidRPr="007C5752">
        <w:t>:</w:t>
      </w:r>
    </w:p>
    <w:p w14:paraId="1703F6E1" w14:textId="77777777" w:rsidR="004800B2" w:rsidRPr="007C5752" w:rsidRDefault="004800B2">
      <w:pPr>
        <w:pStyle w:val="RequirementList"/>
        <w:numPr>
          <w:ilvl w:val="0"/>
          <w:numId w:val="25"/>
        </w:numPr>
      </w:pPr>
      <w:r w:rsidRPr="007C5752">
        <w:t>Low Voltage Directive 2014/35/EU</w:t>
      </w:r>
    </w:p>
    <w:p w14:paraId="0E22E23E" w14:textId="56494469" w:rsidR="004800B2" w:rsidRPr="007C5752" w:rsidRDefault="004800B2">
      <w:pPr>
        <w:pStyle w:val="RequirementList"/>
        <w:numPr>
          <w:ilvl w:val="0"/>
          <w:numId w:val="25"/>
        </w:numPr>
      </w:pPr>
      <w:r w:rsidRPr="007C5752">
        <w:t>Machinery Directive 2006/42/EC</w:t>
      </w:r>
    </w:p>
    <w:p w14:paraId="6B4E2975" w14:textId="77777777" w:rsidR="004800B2" w:rsidRPr="007C5752" w:rsidRDefault="004800B2">
      <w:pPr>
        <w:pStyle w:val="RequirementList"/>
        <w:numPr>
          <w:ilvl w:val="0"/>
          <w:numId w:val="25"/>
        </w:numPr>
      </w:pPr>
      <w:r w:rsidRPr="007C5752">
        <w:t>EMC Directive 2014/30/EU</w:t>
      </w:r>
    </w:p>
    <w:p w14:paraId="30994B8A" w14:textId="77777777" w:rsidR="004800B2" w:rsidRPr="007C5752" w:rsidRDefault="004800B2">
      <w:pPr>
        <w:pStyle w:val="RequirementList"/>
        <w:numPr>
          <w:ilvl w:val="0"/>
          <w:numId w:val="25"/>
        </w:numPr>
      </w:pPr>
      <w:r w:rsidRPr="007C5752">
        <w:t>Pressure Equipment Directive (2014/68/EU)</w:t>
      </w:r>
    </w:p>
    <w:p w14:paraId="03F3C57A" w14:textId="77777777" w:rsidR="00B75500" w:rsidRPr="007C5752" w:rsidRDefault="00C01489" w:rsidP="00575005">
      <w:pPr>
        <w:pStyle w:val="RequirementList"/>
      </w:pPr>
      <w:bookmarkStart w:id="4034" w:name="_Toc200492628"/>
      <w:bookmarkEnd w:id="4034"/>
      <w:r w:rsidRPr="007C5752">
        <w:t>The contractor shall i</w:t>
      </w:r>
      <w:r w:rsidR="00B75500" w:rsidRPr="007C5752">
        <w:t>dentify the applicable standards (harmonized or non</w:t>
      </w:r>
      <w:r w:rsidR="00B75500" w:rsidRPr="007C5752">
        <w:noBreakHyphen/>
        <w:t>harmonized), and technical specifications that support compliance with the essential requirements outlined in the EU directive(s).</w:t>
      </w:r>
    </w:p>
    <w:p w14:paraId="39EB92B7" w14:textId="30FBC3AA" w:rsidR="00B75500" w:rsidRPr="007C5752" w:rsidRDefault="00C01489" w:rsidP="00575005">
      <w:pPr>
        <w:pStyle w:val="RequirementList"/>
        <w:numPr>
          <w:ilvl w:val="0"/>
          <w:numId w:val="0"/>
        </w:numPr>
        <w:ind w:left="720"/>
      </w:pPr>
      <w:r w:rsidRPr="007C5752">
        <w:t>The Contractor shall S</w:t>
      </w:r>
      <w:r w:rsidR="00B75500" w:rsidRPr="007C5752">
        <w:t xml:space="preserve">ubmit the technical file, at the latest before shipment to </w:t>
      </w:r>
      <w:r w:rsidR="0085540D" w:rsidRPr="007C5752">
        <w:t>SCK CEN</w:t>
      </w:r>
      <w:r w:rsidR="00B75500" w:rsidRPr="007C5752">
        <w:t xml:space="preserve"> of </w:t>
      </w:r>
      <w:r w:rsidR="00947F24" w:rsidRPr="007C5752">
        <w:t>QPLANT</w:t>
      </w:r>
      <w:r w:rsidR="00B75500" w:rsidRPr="007C5752">
        <w:t xml:space="preserve"> parts, to demonstrate conformity with the directive(s)</w:t>
      </w:r>
      <w:r w:rsidR="00352FF0" w:rsidRPr="007C5752">
        <w:t xml:space="preserve">.  </w:t>
      </w:r>
      <w:r w:rsidR="00B75500" w:rsidRPr="007C5752">
        <w:t>The technical file shall include:</w:t>
      </w:r>
    </w:p>
    <w:p w14:paraId="1D685591" w14:textId="77777777" w:rsidR="00B75500" w:rsidRPr="007C5752" w:rsidRDefault="00B75500">
      <w:pPr>
        <w:pStyle w:val="RequirementList"/>
        <w:numPr>
          <w:ilvl w:val="0"/>
          <w:numId w:val="25"/>
        </w:numPr>
      </w:pPr>
      <w:bookmarkStart w:id="4035" w:name="_Toc200492629"/>
      <w:r w:rsidRPr="007C5752">
        <w:t xml:space="preserve">A general description of the </w:t>
      </w:r>
      <w:bookmarkEnd w:id="4035"/>
      <w:r w:rsidR="00C01489" w:rsidRPr="007C5752">
        <w:t>QPLANT</w:t>
      </w:r>
    </w:p>
    <w:p w14:paraId="46A76268" w14:textId="77777777" w:rsidR="00B75500" w:rsidRPr="007C5752" w:rsidRDefault="00B75500">
      <w:pPr>
        <w:pStyle w:val="RequirementList"/>
        <w:numPr>
          <w:ilvl w:val="0"/>
          <w:numId w:val="25"/>
        </w:numPr>
      </w:pPr>
      <w:bookmarkStart w:id="4036" w:name="_Toc200492630"/>
      <w:r w:rsidRPr="007C5752">
        <w:t>An overall drawing of the product, as well as other drawings to cover specific aspects of the product, such as circuit diagrams</w:t>
      </w:r>
      <w:r w:rsidR="007A2C67" w:rsidRPr="007C5752">
        <w:t xml:space="preserve">.  </w:t>
      </w:r>
      <w:r w:rsidRPr="007C5752">
        <w:t xml:space="preserve">The drawings shall, where appropriate, be accompanied with descriptions and explanations to understand the </w:t>
      </w:r>
      <w:r w:rsidR="00947F24" w:rsidRPr="007C5752">
        <w:t>product.</w:t>
      </w:r>
      <w:bookmarkEnd w:id="4036"/>
    </w:p>
    <w:p w14:paraId="1E771B9B" w14:textId="77777777" w:rsidR="00B75500" w:rsidRPr="007C5752" w:rsidRDefault="00B75500">
      <w:pPr>
        <w:pStyle w:val="RequirementList"/>
        <w:numPr>
          <w:ilvl w:val="0"/>
          <w:numId w:val="25"/>
        </w:numPr>
      </w:pPr>
      <w:r w:rsidRPr="007C5752">
        <w:t xml:space="preserve">The HAZOP reports </w:t>
      </w:r>
      <w:r w:rsidR="000D266F" w:rsidRPr="007C5752">
        <w:t>for</w:t>
      </w:r>
      <w:r w:rsidR="00B5535E" w:rsidRPr="007C5752">
        <w:t xml:space="preserve"> </w:t>
      </w:r>
      <w:bookmarkStart w:id="4037" w:name="_Toc200492631"/>
      <w:r w:rsidR="00947F24" w:rsidRPr="007C5752">
        <w:t>QPLANT</w:t>
      </w:r>
      <w:bookmarkEnd w:id="4037"/>
      <w:r w:rsidR="00B5535E" w:rsidRPr="007C5752">
        <w:t xml:space="preserve"> </w:t>
      </w:r>
    </w:p>
    <w:p w14:paraId="5A6ACB65" w14:textId="77777777" w:rsidR="00B75500" w:rsidRPr="007C5752" w:rsidRDefault="00B75500">
      <w:pPr>
        <w:pStyle w:val="RequirementList"/>
        <w:numPr>
          <w:ilvl w:val="0"/>
          <w:numId w:val="25"/>
        </w:numPr>
      </w:pPr>
      <w:bookmarkStart w:id="4038" w:name="_Toc200492632"/>
      <w:r w:rsidRPr="007C5752">
        <w:t xml:space="preserve">The Interfaces with other </w:t>
      </w:r>
      <w:r w:rsidR="0085540D" w:rsidRPr="007C5752">
        <w:t>SCK CEN</w:t>
      </w:r>
      <w:r w:rsidR="001A79E1" w:rsidRPr="007C5752">
        <w:t xml:space="preserve"> </w:t>
      </w:r>
      <w:r w:rsidRPr="007C5752">
        <w:t>systems</w:t>
      </w:r>
      <w:bookmarkEnd w:id="4038"/>
      <w:r w:rsidR="00C01489" w:rsidRPr="007C5752">
        <w:t>:</w:t>
      </w:r>
    </w:p>
    <w:p w14:paraId="4E09C379" w14:textId="77777777" w:rsidR="00B75500" w:rsidRPr="007C5752" w:rsidRDefault="00B75500" w:rsidP="00575005">
      <w:pPr>
        <w:pStyle w:val="RequirementList"/>
        <w:numPr>
          <w:ilvl w:val="1"/>
          <w:numId w:val="17"/>
        </w:numPr>
      </w:pPr>
      <w:r w:rsidRPr="007C5752">
        <w:t xml:space="preserve">The description of the protective measures implemented to eliminate identified hazards or to reduce risks and, when appropriate, the indication of the residual risks associated with the </w:t>
      </w:r>
      <w:r w:rsidR="000D266F" w:rsidRPr="007C5752">
        <w:t>QPLANT.</w:t>
      </w:r>
    </w:p>
    <w:p w14:paraId="679CD45E" w14:textId="77777777" w:rsidR="00B75500" w:rsidRPr="007C5752" w:rsidRDefault="00B75500" w:rsidP="00575005">
      <w:pPr>
        <w:pStyle w:val="RequirementList"/>
        <w:numPr>
          <w:ilvl w:val="1"/>
          <w:numId w:val="17"/>
        </w:numPr>
      </w:pPr>
      <w:r w:rsidRPr="007C5752">
        <w:t xml:space="preserve">The </w:t>
      </w:r>
      <w:r w:rsidR="00BE5C9A" w:rsidRPr="007C5752">
        <w:t xml:space="preserve">list of </w:t>
      </w:r>
      <w:r w:rsidRPr="007C5752">
        <w:t>standards and other technical specifications used</w:t>
      </w:r>
      <w:r w:rsidR="00613965" w:rsidRPr="007C5752">
        <w:t xml:space="preserve"> </w:t>
      </w:r>
      <w:r w:rsidR="00BE5C9A" w:rsidRPr="007C5752">
        <w:t>to show compliance with the essential requirements outlined in the EU directive(s</w:t>
      </w:r>
      <w:r w:rsidR="000D266F" w:rsidRPr="007C5752">
        <w:t>).</w:t>
      </w:r>
    </w:p>
    <w:p w14:paraId="068C0B12" w14:textId="77777777" w:rsidR="00B75500" w:rsidRPr="007C5752" w:rsidRDefault="00B75500" w:rsidP="00575005">
      <w:pPr>
        <w:pStyle w:val="RequirementList"/>
        <w:numPr>
          <w:ilvl w:val="1"/>
          <w:numId w:val="17"/>
        </w:numPr>
      </w:pPr>
      <w:r w:rsidRPr="007C5752">
        <w:t xml:space="preserve">Instructions and other information for the safe use of the product covering at least, but not limited to, handling, shipping, installation, integration, operation, maintenance, de-commissioning, disposal, </w:t>
      </w:r>
      <w:r w:rsidR="001B6C41" w:rsidRPr="007C5752">
        <w:t>...</w:t>
      </w:r>
      <w:r w:rsidRPr="007C5752">
        <w:t xml:space="preserve"> in English, and Dutch</w:t>
      </w:r>
    </w:p>
    <w:p w14:paraId="45915AC0" w14:textId="77777777" w:rsidR="00B75500" w:rsidRPr="007C5752" w:rsidRDefault="00B75500" w:rsidP="00575005">
      <w:pPr>
        <w:pStyle w:val="RequirementList"/>
        <w:numPr>
          <w:ilvl w:val="1"/>
          <w:numId w:val="17"/>
        </w:numPr>
      </w:pPr>
      <w:r w:rsidRPr="007C5752">
        <w:t xml:space="preserve">Where appropriate, copies of the EU declaration of conformity of components incorporated into the </w:t>
      </w:r>
      <w:r w:rsidR="000D266F" w:rsidRPr="007C5752">
        <w:t>assembly.</w:t>
      </w:r>
    </w:p>
    <w:p w14:paraId="74534DD7" w14:textId="77777777" w:rsidR="00B75500" w:rsidRPr="007C5752" w:rsidRDefault="00B75500" w:rsidP="00575005">
      <w:pPr>
        <w:pStyle w:val="RequirementList"/>
        <w:numPr>
          <w:ilvl w:val="1"/>
          <w:numId w:val="17"/>
        </w:numPr>
      </w:pPr>
      <w:r w:rsidRPr="007C5752">
        <w:lastRenderedPageBreak/>
        <w:t xml:space="preserve">A copy of the </w:t>
      </w:r>
      <w:r w:rsidR="00947F24" w:rsidRPr="007C5752">
        <w:t>QPLANT</w:t>
      </w:r>
      <w:r w:rsidRPr="007C5752">
        <w:t xml:space="preserve"> EU declaration of conformity in the original language, in English, and </w:t>
      </w:r>
      <w:r w:rsidR="000D266F" w:rsidRPr="007C5752">
        <w:t>Dutch.</w:t>
      </w:r>
    </w:p>
    <w:p w14:paraId="3ADE25FF" w14:textId="77777777" w:rsidR="00B75500" w:rsidRPr="007C5752" w:rsidRDefault="00B75500" w:rsidP="00575005">
      <w:pPr>
        <w:pStyle w:val="RequirementList"/>
        <w:numPr>
          <w:ilvl w:val="1"/>
          <w:numId w:val="17"/>
        </w:numPr>
      </w:pPr>
      <w:r w:rsidRPr="007C5752">
        <w:t xml:space="preserve">A copy of the nameplate(s) with CE </w:t>
      </w:r>
      <w:r w:rsidR="000D266F" w:rsidRPr="007C5752">
        <w:t>mark.</w:t>
      </w:r>
    </w:p>
    <w:p w14:paraId="776468E5" w14:textId="77777777" w:rsidR="00BE5C9A" w:rsidRPr="007C5752" w:rsidRDefault="00C01489" w:rsidP="00575005">
      <w:pPr>
        <w:pStyle w:val="RequirementList"/>
        <w:numPr>
          <w:ilvl w:val="0"/>
          <w:numId w:val="16"/>
        </w:numPr>
      </w:pPr>
      <w:r w:rsidRPr="007C5752">
        <w:t>The Contractor shall s</w:t>
      </w:r>
      <w:r w:rsidR="00BE5C9A" w:rsidRPr="007C5752">
        <w:t xml:space="preserve">ubmit specific detailed parts of the technical file, when requested by </w:t>
      </w:r>
      <w:r w:rsidR="0085540D" w:rsidRPr="007C5752">
        <w:t>SCK CEN</w:t>
      </w:r>
      <w:r w:rsidR="00BE5C9A" w:rsidRPr="007C5752">
        <w:t>, to demonstrate conformity with the directive(s) in English</w:t>
      </w:r>
      <w:r w:rsidR="007A2C67" w:rsidRPr="007C5752">
        <w:t xml:space="preserve">.  </w:t>
      </w:r>
      <w:r w:rsidR="00BE5C9A" w:rsidRPr="007C5752">
        <w:t>The detailed parts of the technical file are:</w:t>
      </w:r>
    </w:p>
    <w:p w14:paraId="62192169" w14:textId="77777777" w:rsidR="00BE5C9A" w:rsidRPr="007C5752" w:rsidRDefault="00BE5C9A" w:rsidP="00575005">
      <w:pPr>
        <w:pStyle w:val="RequirementList"/>
        <w:numPr>
          <w:ilvl w:val="1"/>
          <w:numId w:val="17"/>
        </w:numPr>
      </w:pPr>
      <w:r w:rsidRPr="007C5752">
        <w:t xml:space="preserve">Full detailed </w:t>
      </w:r>
      <w:r w:rsidR="000D266F" w:rsidRPr="007C5752">
        <w:t>drawings.</w:t>
      </w:r>
    </w:p>
    <w:p w14:paraId="79239BAC" w14:textId="77777777" w:rsidR="00BE5C9A" w:rsidRPr="007C5752" w:rsidRDefault="00BE5C9A" w:rsidP="00575005">
      <w:pPr>
        <w:pStyle w:val="RequirementList"/>
        <w:numPr>
          <w:ilvl w:val="1"/>
          <w:numId w:val="17"/>
        </w:numPr>
      </w:pPr>
      <w:r w:rsidRPr="007C5752">
        <w:t>Calculation notes,</w:t>
      </w:r>
    </w:p>
    <w:p w14:paraId="66181037" w14:textId="77777777" w:rsidR="00BE5C9A" w:rsidRPr="007C5752" w:rsidRDefault="00BE5C9A" w:rsidP="00575005">
      <w:pPr>
        <w:pStyle w:val="RequirementList"/>
        <w:numPr>
          <w:ilvl w:val="1"/>
          <w:numId w:val="17"/>
        </w:numPr>
      </w:pPr>
      <w:r w:rsidRPr="007C5752">
        <w:t xml:space="preserve">Test reports, certificates, </w:t>
      </w:r>
      <w:r w:rsidR="001B6C41" w:rsidRPr="007C5752">
        <w:t>...</w:t>
      </w:r>
    </w:p>
    <w:p w14:paraId="5F3C87B5" w14:textId="77777777" w:rsidR="00CB55CB" w:rsidRPr="007C5752" w:rsidRDefault="00CB55CB" w:rsidP="00CB55CB">
      <w:pPr>
        <w:pStyle w:val="RequirementList"/>
        <w:numPr>
          <w:ilvl w:val="0"/>
          <w:numId w:val="0"/>
        </w:numPr>
        <w:ind w:left="1440"/>
      </w:pPr>
    </w:p>
    <w:p w14:paraId="205BC6C0" w14:textId="77777777" w:rsidR="00CE20A0" w:rsidRPr="007C5752" w:rsidRDefault="00CE20A0" w:rsidP="00CB55CB">
      <w:pPr>
        <w:pStyle w:val="Heading3numbered"/>
        <w:keepNext/>
      </w:pPr>
      <w:bookmarkStart w:id="4039" w:name="_Toc212194895"/>
      <w:bookmarkStart w:id="4040" w:name="_Toc200492635"/>
      <w:bookmarkStart w:id="4041" w:name="_Toc202536248"/>
      <w:bookmarkStart w:id="4042" w:name="_Toc202536934"/>
      <w:r w:rsidRPr="007C5752">
        <w:t>Electromagnetic interference</w:t>
      </w:r>
      <w:bookmarkEnd w:id="4039"/>
    </w:p>
    <w:p w14:paraId="7BE47C0D" w14:textId="77777777" w:rsidR="00CE20A0" w:rsidRPr="007C5752" w:rsidRDefault="00CE20A0" w:rsidP="00CE20A0">
      <w:pPr>
        <w:pStyle w:val="RequirementList"/>
      </w:pPr>
      <w:r w:rsidRPr="007C5752">
        <w:t>The Contractor shall propose a solution, subject to approval by SCK CEN, to minimize the effects of electromagnetic interference (EMI) as referenced in [AD 7].  The solution shall address shielding, cabling, signal routing, voltage level separation, and grounding strategy.</w:t>
      </w:r>
    </w:p>
    <w:p w14:paraId="077809CB" w14:textId="77777777" w:rsidR="00CE20A0" w:rsidRPr="007C5752" w:rsidRDefault="00CE20A0" w:rsidP="00CE20A0">
      <w:pPr>
        <w:pStyle w:val="RequirementList"/>
      </w:pPr>
      <w:r w:rsidRPr="007C5752">
        <w:t xml:space="preserve">The EMI mitigation design shall ensure that all instrumentation and control signals operate within their specified accuracy limits under </w:t>
      </w:r>
      <w:commentRangeStart w:id="4043"/>
      <w:r w:rsidRPr="007C5752">
        <w:t>defined electromagnetic environments</w:t>
      </w:r>
      <w:commentRangeEnd w:id="4043"/>
      <w:r w:rsidRPr="007C5752">
        <w:rPr>
          <w:rStyle w:val="CommentReference"/>
          <w:rFonts w:ascii="Segoe UI" w:hAnsi="Segoe UI"/>
        </w:rPr>
        <w:commentReference w:id="4043"/>
      </w:r>
      <w:r w:rsidRPr="007C5752">
        <w:t>.</w:t>
      </w:r>
    </w:p>
    <w:p w14:paraId="231C6905" w14:textId="77777777" w:rsidR="00CE20A0" w:rsidRPr="007C5752" w:rsidRDefault="00CE20A0" w:rsidP="00CE20A0">
      <w:pPr>
        <w:pStyle w:val="RequirementList"/>
      </w:pPr>
      <w:r w:rsidRPr="007C5752">
        <w:t>The proposed solution shall comply with the relevant sections of EN 61000-6-2 (Immunity for industrial environments) and EN 61000-6-4 (Emission for industrial environments), or an equivalent standard approved by SCK CEN.</w:t>
      </w:r>
    </w:p>
    <w:p w14:paraId="13F5A81B" w14:textId="77777777" w:rsidR="00CE20A0" w:rsidRPr="007C5752" w:rsidRDefault="00CE20A0" w:rsidP="00677BB1">
      <w:pPr>
        <w:pStyle w:val="RequirementList"/>
        <w:numPr>
          <w:ilvl w:val="0"/>
          <w:numId w:val="0"/>
        </w:numPr>
        <w:ind w:left="502"/>
      </w:pPr>
      <w:r w:rsidRPr="007C5752">
        <w:t>Verification shall be performed by means of:</w:t>
      </w:r>
    </w:p>
    <w:p w14:paraId="523ECBA1" w14:textId="77777777" w:rsidR="00CE20A0" w:rsidRPr="007C5752" w:rsidRDefault="00CE20A0" w:rsidP="00677BB1">
      <w:pPr>
        <w:pStyle w:val="RequirementList"/>
        <w:numPr>
          <w:ilvl w:val="0"/>
          <w:numId w:val="25"/>
        </w:numPr>
      </w:pPr>
      <w:r w:rsidRPr="007C5752">
        <w:t>A design review dossier including EMI layout drawings and shielding measures,</w:t>
      </w:r>
    </w:p>
    <w:p w14:paraId="4E16C5B1" w14:textId="77777777" w:rsidR="00CE20A0" w:rsidRPr="007C5752" w:rsidRDefault="00CE20A0" w:rsidP="00677BB1">
      <w:pPr>
        <w:pStyle w:val="RequirementList"/>
        <w:numPr>
          <w:ilvl w:val="0"/>
          <w:numId w:val="25"/>
        </w:numPr>
      </w:pPr>
      <w:r w:rsidRPr="007C5752">
        <w:t>A wiring and installation checklist verified during site inspection,</w:t>
      </w:r>
    </w:p>
    <w:p w14:paraId="5AAAE7D9" w14:textId="77777777" w:rsidR="00CE20A0" w:rsidRPr="007C5752" w:rsidRDefault="00CE20A0" w:rsidP="00677BB1">
      <w:pPr>
        <w:pStyle w:val="RequirementList"/>
        <w:numPr>
          <w:ilvl w:val="0"/>
          <w:numId w:val="25"/>
        </w:numPr>
      </w:pPr>
      <w:r w:rsidRPr="007C5752">
        <w:t>And, where applicable, EMC type tests or certificates for sensitive components (e.g., sensors, analysers, PLCs).</w:t>
      </w:r>
    </w:p>
    <w:p w14:paraId="698D53C9" w14:textId="77777777" w:rsidR="00CE20A0" w:rsidRPr="007C5752" w:rsidRDefault="00CE20A0" w:rsidP="00CE20A0">
      <w:pPr>
        <w:pStyle w:val="RequirementList"/>
      </w:pPr>
      <w:bookmarkStart w:id="4044" w:name="_Toc200491993"/>
      <w:r w:rsidRPr="007C5752">
        <w:t>To ease diagnostic and checking of measurement chains, knife-switch type terminal blocks or similar cabling interface shall be fitted for input and output signals connections with the QPLANT:CIS.</w:t>
      </w:r>
      <w:bookmarkEnd w:id="4044"/>
    </w:p>
    <w:p w14:paraId="4432FC33" w14:textId="77777777" w:rsidR="00535285" w:rsidRPr="007C5752" w:rsidRDefault="00535285" w:rsidP="006A5E94">
      <w:pPr>
        <w:pStyle w:val="Heading3numbered"/>
      </w:pPr>
      <w:bookmarkStart w:id="4045" w:name="_Toc212194896"/>
      <w:r w:rsidRPr="007C5752">
        <w:t>Pressure Equipment &amp; Safety</w:t>
      </w:r>
      <w:bookmarkEnd w:id="4040"/>
      <w:bookmarkEnd w:id="4041"/>
      <w:bookmarkEnd w:id="4042"/>
      <w:bookmarkEnd w:id="4045"/>
    </w:p>
    <w:p w14:paraId="730211C8" w14:textId="205D3ADF" w:rsidR="00C01489" w:rsidRPr="007C5752" w:rsidRDefault="00C01489" w:rsidP="00C01489">
      <w:pPr>
        <w:pStyle w:val="Caption"/>
        <w:keepNext/>
      </w:pPr>
      <w:bookmarkStart w:id="4046" w:name="_Toc201310425"/>
      <w:bookmarkStart w:id="4047" w:name="_Toc212194976"/>
      <w:r w:rsidRPr="007C5752">
        <w:t xml:space="preserve">Table </w:t>
      </w:r>
      <w:r w:rsidRPr="007C5752">
        <w:fldChar w:fldCharType="begin"/>
      </w:r>
      <w:r w:rsidRPr="007C5752">
        <w:instrText xml:space="preserve"> SEQ Table \* ARABIC </w:instrText>
      </w:r>
      <w:r w:rsidRPr="007C5752">
        <w:fldChar w:fldCharType="separate"/>
      </w:r>
      <w:r w:rsidR="00A63B38">
        <w:rPr>
          <w:noProof/>
        </w:rPr>
        <w:t>19</w:t>
      </w:r>
      <w:r w:rsidRPr="007C5752">
        <w:fldChar w:fldCharType="end"/>
      </w:r>
      <w:r w:rsidRPr="007C5752">
        <w:t xml:space="preserve"> Pressure Equipment and Safety Standards</w:t>
      </w:r>
      <w:bookmarkEnd w:id="4046"/>
      <w:bookmarkEnd w:id="4047"/>
    </w:p>
    <w:tbl>
      <w:tblPr>
        <w:tblStyle w:val="TableGrid2"/>
        <w:tblW w:w="0" w:type="auto"/>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ook w:val="04A0" w:firstRow="1" w:lastRow="0" w:firstColumn="1" w:lastColumn="0" w:noHBand="0" w:noVBand="1"/>
      </w:tblPr>
      <w:tblGrid>
        <w:gridCol w:w="1328"/>
        <w:gridCol w:w="2719"/>
        <w:gridCol w:w="2783"/>
      </w:tblGrid>
      <w:tr w:rsidR="00535285" w:rsidRPr="007C5752" w14:paraId="20644ADD" w14:textId="77777777" w:rsidTr="00C01489">
        <w:trPr>
          <w:jc w:val="center"/>
        </w:trPr>
        <w:tc>
          <w:tcPr>
            <w:tcW w:w="0" w:type="auto"/>
            <w:hideMark/>
          </w:tcPr>
          <w:p w14:paraId="31711D05" w14:textId="77777777" w:rsidR="00535285" w:rsidRPr="007C5752" w:rsidRDefault="00535285" w:rsidP="00B5535E">
            <w:pPr>
              <w:rPr>
                <w:rFonts w:ascii="Aptos" w:eastAsia="Times New Roman" w:hAnsi="Aptos"/>
                <w:b/>
                <w:bCs/>
                <w:color w:val="000000" w:themeColor="text1"/>
                <w:sz w:val="18"/>
                <w:szCs w:val="18"/>
              </w:rPr>
            </w:pPr>
            <w:r w:rsidRPr="007C5752">
              <w:rPr>
                <w:rFonts w:ascii="Aptos" w:eastAsia="Times New Roman" w:hAnsi="Aptos"/>
                <w:b/>
                <w:bCs/>
                <w:color w:val="000000" w:themeColor="text1"/>
                <w:sz w:val="18"/>
                <w:szCs w:val="18"/>
              </w:rPr>
              <w:t>Ref</w:t>
            </w:r>
          </w:p>
        </w:tc>
        <w:tc>
          <w:tcPr>
            <w:tcW w:w="0" w:type="auto"/>
            <w:hideMark/>
          </w:tcPr>
          <w:p w14:paraId="5B7309EE" w14:textId="77777777" w:rsidR="00535285" w:rsidRPr="007C5752" w:rsidRDefault="00535285" w:rsidP="00B5535E">
            <w:pPr>
              <w:rPr>
                <w:rFonts w:ascii="Aptos" w:eastAsia="Times New Roman" w:hAnsi="Aptos"/>
                <w:b/>
                <w:bCs/>
                <w:color w:val="000000" w:themeColor="text1"/>
                <w:sz w:val="18"/>
                <w:szCs w:val="18"/>
              </w:rPr>
            </w:pPr>
            <w:r w:rsidRPr="007C5752">
              <w:rPr>
                <w:rFonts w:ascii="Aptos" w:eastAsia="Times New Roman" w:hAnsi="Aptos"/>
                <w:b/>
                <w:bCs/>
                <w:color w:val="000000" w:themeColor="text1"/>
                <w:sz w:val="18"/>
                <w:szCs w:val="18"/>
              </w:rPr>
              <w:t>Standard</w:t>
            </w:r>
          </w:p>
        </w:tc>
        <w:tc>
          <w:tcPr>
            <w:tcW w:w="0" w:type="auto"/>
            <w:hideMark/>
          </w:tcPr>
          <w:p w14:paraId="6750C361" w14:textId="77777777" w:rsidR="00535285" w:rsidRPr="007C5752" w:rsidRDefault="00535285" w:rsidP="00B5535E">
            <w:pPr>
              <w:rPr>
                <w:rFonts w:ascii="Aptos" w:eastAsia="Times New Roman" w:hAnsi="Aptos"/>
                <w:b/>
                <w:bCs/>
                <w:color w:val="000000" w:themeColor="text1"/>
                <w:sz w:val="18"/>
                <w:szCs w:val="18"/>
              </w:rPr>
            </w:pPr>
            <w:r w:rsidRPr="007C5752">
              <w:rPr>
                <w:rFonts w:ascii="Aptos" w:eastAsia="Times New Roman" w:hAnsi="Aptos"/>
                <w:b/>
                <w:bCs/>
                <w:color w:val="000000" w:themeColor="text1"/>
                <w:sz w:val="18"/>
                <w:szCs w:val="18"/>
              </w:rPr>
              <w:t>Scope</w:t>
            </w:r>
          </w:p>
        </w:tc>
      </w:tr>
      <w:tr w:rsidR="00535285" w:rsidRPr="007C5752" w14:paraId="5EC237AE" w14:textId="77777777" w:rsidTr="00C01489">
        <w:trPr>
          <w:jc w:val="center"/>
        </w:trPr>
        <w:tc>
          <w:tcPr>
            <w:tcW w:w="0" w:type="auto"/>
            <w:hideMark/>
          </w:tcPr>
          <w:p w14:paraId="4298C5F8"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PED</w:t>
            </w:r>
          </w:p>
        </w:tc>
        <w:tc>
          <w:tcPr>
            <w:tcW w:w="0" w:type="auto"/>
            <w:hideMark/>
          </w:tcPr>
          <w:p w14:paraId="79EF9215"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2014/68/EU</w:t>
            </w:r>
          </w:p>
        </w:tc>
        <w:tc>
          <w:tcPr>
            <w:tcW w:w="0" w:type="auto"/>
            <w:hideMark/>
          </w:tcPr>
          <w:p w14:paraId="76C42B68"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EU Pressure Equipment Directive</w:t>
            </w:r>
          </w:p>
        </w:tc>
      </w:tr>
      <w:tr w:rsidR="00535285" w:rsidRPr="007C5752" w14:paraId="4F9D8DEB" w14:textId="77777777" w:rsidTr="00C01489">
        <w:trPr>
          <w:jc w:val="center"/>
        </w:trPr>
        <w:tc>
          <w:tcPr>
            <w:tcW w:w="0" w:type="auto"/>
            <w:hideMark/>
          </w:tcPr>
          <w:p w14:paraId="5BDEF4A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ASME VIII</w:t>
            </w:r>
            <w:r w:rsidRPr="007C5752">
              <w:rPr>
                <w:rFonts w:ascii="Cambria Math" w:eastAsia="Times New Roman" w:hAnsi="Cambria Math" w:cs="Cambria Math"/>
                <w:color w:val="000000" w:themeColor="text1"/>
                <w:sz w:val="18"/>
                <w:szCs w:val="18"/>
              </w:rPr>
              <w:t>‐</w:t>
            </w:r>
            <w:r w:rsidRPr="007C5752">
              <w:rPr>
                <w:rFonts w:ascii="Aptos" w:eastAsia="Times New Roman" w:hAnsi="Aptos"/>
                <w:color w:val="000000" w:themeColor="text1"/>
                <w:sz w:val="18"/>
                <w:szCs w:val="18"/>
              </w:rPr>
              <w:t>1</w:t>
            </w:r>
          </w:p>
        </w:tc>
        <w:tc>
          <w:tcPr>
            <w:tcW w:w="0" w:type="auto"/>
            <w:hideMark/>
          </w:tcPr>
          <w:p w14:paraId="135BF6AC"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Unfired pressure vessels</w:t>
            </w:r>
          </w:p>
        </w:tc>
        <w:tc>
          <w:tcPr>
            <w:tcW w:w="0" w:type="auto"/>
            <w:hideMark/>
          </w:tcPr>
          <w:p w14:paraId="4A12D5B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Design / certification</w:t>
            </w:r>
          </w:p>
        </w:tc>
      </w:tr>
      <w:tr w:rsidR="00535285" w:rsidRPr="007C5752" w14:paraId="0A9EB48F" w14:textId="77777777" w:rsidTr="00C01489">
        <w:trPr>
          <w:jc w:val="center"/>
        </w:trPr>
        <w:tc>
          <w:tcPr>
            <w:tcW w:w="0" w:type="auto"/>
            <w:hideMark/>
          </w:tcPr>
          <w:p w14:paraId="6A5A524D"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EN</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13445</w:t>
            </w:r>
          </w:p>
        </w:tc>
        <w:tc>
          <w:tcPr>
            <w:tcW w:w="0" w:type="auto"/>
            <w:hideMark/>
          </w:tcPr>
          <w:p w14:paraId="26143D5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Unfired pressure vessels</w:t>
            </w:r>
          </w:p>
        </w:tc>
        <w:tc>
          <w:tcPr>
            <w:tcW w:w="0" w:type="auto"/>
            <w:hideMark/>
          </w:tcPr>
          <w:p w14:paraId="71815B7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EU compliance</w:t>
            </w:r>
          </w:p>
        </w:tc>
      </w:tr>
      <w:tr w:rsidR="00535285" w:rsidRPr="007C5752" w14:paraId="5BDBE188" w14:textId="77777777" w:rsidTr="00C01489">
        <w:trPr>
          <w:jc w:val="center"/>
        </w:trPr>
        <w:tc>
          <w:tcPr>
            <w:tcW w:w="0" w:type="auto"/>
            <w:hideMark/>
          </w:tcPr>
          <w:p w14:paraId="05817AA4"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API</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520/521</w:t>
            </w:r>
          </w:p>
        </w:tc>
        <w:tc>
          <w:tcPr>
            <w:tcW w:w="0" w:type="auto"/>
            <w:hideMark/>
          </w:tcPr>
          <w:p w14:paraId="534A8AE4"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Pressure relief sizing &amp; selection</w:t>
            </w:r>
          </w:p>
        </w:tc>
        <w:tc>
          <w:tcPr>
            <w:tcW w:w="0" w:type="auto"/>
            <w:hideMark/>
          </w:tcPr>
          <w:p w14:paraId="6DBF383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PSVs / BD</w:t>
            </w:r>
          </w:p>
        </w:tc>
      </w:tr>
      <w:tr w:rsidR="00535285" w:rsidRPr="007C5752" w14:paraId="386B7D6C" w14:textId="77777777" w:rsidTr="00C01489">
        <w:trPr>
          <w:jc w:val="center"/>
        </w:trPr>
        <w:tc>
          <w:tcPr>
            <w:tcW w:w="0" w:type="auto"/>
            <w:hideMark/>
          </w:tcPr>
          <w:p w14:paraId="1D67F28E"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EN</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ISO</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4126</w:t>
            </w:r>
          </w:p>
        </w:tc>
        <w:tc>
          <w:tcPr>
            <w:tcW w:w="0" w:type="auto"/>
            <w:hideMark/>
          </w:tcPr>
          <w:p w14:paraId="37D0E46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Safety valves &amp; RD devices</w:t>
            </w:r>
          </w:p>
        </w:tc>
        <w:tc>
          <w:tcPr>
            <w:tcW w:w="0" w:type="auto"/>
            <w:hideMark/>
          </w:tcPr>
          <w:p w14:paraId="63D689A5"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Proof</w:t>
            </w:r>
            <w:r w:rsidRPr="007C5752">
              <w:rPr>
                <w:rFonts w:ascii="Aptos" w:eastAsia="Times New Roman" w:hAnsi="Aptos"/>
                <w:color w:val="000000" w:themeColor="text1"/>
                <w:sz w:val="18"/>
                <w:szCs w:val="18"/>
              </w:rPr>
              <w:noBreakHyphen/>
              <w:t xml:space="preserve">test </w:t>
            </w:r>
            <w:r w:rsidRPr="007C5752">
              <w:rPr>
                <w:rFonts w:ascii="Aptos" w:eastAsia="Times New Roman" w:hAnsi="Aptos" w:cs="Arial"/>
                <w:color w:val="000000" w:themeColor="text1"/>
                <w:sz w:val="18"/>
                <w:szCs w:val="18"/>
              </w:rPr>
              <w:t>≤</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5</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y</w:t>
            </w:r>
          </w:p>
        </w:tc>
      </w:tr>
      <w:tr w:rsidR="00535285" w:rsidRPr="007C5752" w14:paraId="46EBA56B" w14:textId="77777777" w:rsidTr="00C01489">
        <w:trPr>
          <w:jc w:val="center"/>
        </w:trPr>
        <w:tc>
          <w:tcPr>
            <w:tcW w:w="0" w:type="auto"/>
            <w:hideMark/>
          </w:tcPr>
          <w:p w14:paraId="0EB76317"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ISO</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21013</w:t>
            </w:r>
            <w:r w:rsidRPr="007C5752">
              <w:rPr>
                <w:rFonts w:ascii="Aptos" w:eastAsia="Times New Roman" w:hAnsi="Aptos"/>
                <w:color w:val="000000" w:themeColor="text1"/>
                <w:sz w:val="18"/>
                <w:szCs w:val="18"/>
              </w:rPr>
              <w:noBreakHyphen/>
              <w:t>1/2</w:t>
            </w:r>
          </w:p>
        </w:tc>
        <w:tc>
          <w:tcPr>
            <w:tcW w:w="0" w:type="auto"/>
            <w:hideMark/>
          </w:tcPr>
          <w:p w14:paraId="2C612E71"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Cryogenic safety devices</w:t>
            </w:r>
          </w:p>
        </w:tc>
        <w:tc>
          <w:tcPr>
            <w:tcW w:w="0" w:type="auto"/>
            <w:hideMark/>
          </w:tcPr>
          <w:p w14:paraId="273F6AA9"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LP &amp; HP vessels</w:t>
            </w:r>
          </w:p>
        </w:tc>
      </w:tr>
    </w:tbl>
    <w:p w14:paraId="5935D369" w14:textId="77777777" w:rsidR="00535285" w:rsidRPr="007C5752" w:rsidRDefault="00535285" w:rsidP="006A5E94">
      <w:pPr>
        <w:pStyle w:val="Heading3numbered"/>
      </w:pPr>
      <w:bookmarkStart w:id="4048" w:name="_Toc200492636"/>
      <w:bookmarkStart w:id="4049" w:name="_Toc202536249"/>
      <w:bookmarkStart w:id="4050" w:name="_Toc202536935"/>
      <w:bookmarkStart w:id="4051" w:name="_Toc212194897"/>
      <w:r w:rsidRPr="007C5752">
        <w:t>Functional Safety &amp; Control</w:t>
      </w:r>
      <w:bookmarkEnd w:id="4048"/>
      <w:bookmarkEnd w:id="4049"/>
      <w:bookmarkEnd w:id="4050"/>
      <w:bookmarkEnd w:id="4051"/>
    </w:p>
    <w:p w14:paraId="00FC3F4F" w14:textId="2E42374C" w:rsidR="00C01489" w:rsidRPr="007C5752" w:rsidRDefault="00C01489" w:rsidP="00C01489">
      <w:pPr>
        <w:pStyle w:val="Caption"/>
        <w:keepNext/>
      </w:pPr>
      <w:bookmarkStart w:id="4052" w:name="_Toc201310426"/>
      <w:bookmarkStart w:id="4053" w:name="_Toc212194977"/>
      <w:r w:rsidRPr="007C5752">
        <w:t xml:space="preserve">Table </w:t>
      </w:r>
      <w:r w:rsidRPr="007C5752">
        <w:fldChar w:fldCharType="begin"/>
      </w:r>
      <w:r w:rsidRPr="007C5752">
        <w:instrText xml:space="preserve"> SEQ Table \* ARABIC </w:instrText>
      </w:r>
      <w:r w:rsidRPr="007C5752">
        <w:fldChar w:fldCharType="separate"/>
      </w:r>
      <w:r w:rsidR="00A63B38">
        <w:rPr>
          <w:noProof/>
        </w:rPr>
        <w:t>20</w:t>
      </w:r>
      <w:r w:rsidRPr="007C5752">
        <w:fldChar w:fldCharType="end"/>
      </w:r>
      <w:r w:rsidRPr="007C5752">
        <w:t xml:space="preserve"> Functional Safety &amp; Control Standards</w:t>
      </w:r>
      <w:bookmarkEnd w:id="4052"/>
      <w:bookmarkEnd w:id="4053"/>
    </w:p>
    <w:tbl>
      <w:tblPr>
        <w:tblStyle w:val="TableGrid2"/>
        <w:tblW w:w="0" w:type="auto"/>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777"/>
        <w:gridCol w:w="2911"/>
        <w:gridCol w:w="2022"/>
      </w:tblGrid>
      <w:tr w:rsidR="00535285" w:rsidRPr="007C5752" w14:paraId="777D5D15" w14:textId="77777777" w:rsidTr="001906A8">
        <w:trPr>
          <w:jc w:val="center"/>
        </w:trPr>
        <w:tc>
          <w:tcPr>
            <w:tcW w:w="0" w:type="auto"/>
            <w:hideMark/>
          </w:tcPr>
          <w:p w14:paraId="68157D35" w14:textId="77777777" w:rsidR="00535285" w:rsidRPr="007C5752" w:rsidRDefault="00535285" w:rsidP="00B5535E">
            <w:pPr>
              <w:rPr>
                <w:rFonts w:ascii="Aptos" w:eastAsia="Times New Roman" w:hAnsi="Aptos"/>
                <w:b/>
                <w:bCs/>
                <w:color w:val="000000" w:themeColor="text1"/>
                <w:sz w:val="18"/>
                <w:szCs w:val="18"/>
              </w:rPr>
            </w:pPr>
            <w:r w:rsidRPr="007C5752">
              <w:rPr>
                <w:rFonts w:ascii="Aptos" w:eastAsia="Times New Roman" w:hAnsi="Aptos"/>
                <w:b/>
                <w:bCs/>
                <w:color w:val="000000" w:themeColor="text1"/>
                <w:sz w:val="18"/>
                <w:szCs w:val="18"/>
              </w:rPr>
              <w:t>Ref</w:t>
            </w:r>
          </w:p>
        </w:tc>
        <w:tc>
          <w:tcPr>
            <w:tcW w:w="0" w:type="auto"/>
            <w:hideMark/>
          </w:tcPr>
          <w:p w14:paraId="1B714D59"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Standard</w:t>
            </w:r>
          </w:p>
        </w:tc>
        <w:tc>
          <w:tcPr>
            <w:tcW w:w="0" w:type="auto"/>
            <w:hideMark/>
          </w:tcPr>
          <w:p w14:paraId="64B10E45"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Scope</w:t>
            </w:r>
          </w:p>
        </w:tc>
      </w:tr>
      <w:tr w:rsidR="00535285" w:rsidRPr="007C5752" w14:paraId="2CA8631C" w14:textId="77777777" w:rsidTr="001906A8">
        <w:trPr>
          <w:jc w:val="center"/>
        </w:trPr>
        <w:tc>
          <w:tcPr>
            <w:tcW w:w="0" w:type="auto"/>
            <w:hideMark/>
          </w:tcPr>
          <w:p w14:paraId="1F68DDAD"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IEC</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61508</w:t>
            </w:r>
          </w:p>
        </w:tc>
        <w:tc>
          <w:tcPr>
            <w:tcW w:w="0" w:type="auto"/>
            <w:hideMark/>
          </w:tcPr>
          <w:p w14:paraId="150CF0D2"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Functional safety (E/E/PE systems)</w:t>
            </w:r>
          </w:p>
        </w:tc>
        <w:tc>
          <w:tcPr>
            <w:tcW w:w="0" w:type="auto"/>
            <w:hideMark/>
          </w:tcPr>
          <w:p w14:paraId="2C7F59E5"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SIL assignment</w:t>
            </w:r>
          </w:p>
        </w:tc>
      </w:tr>
      <w:tr w:rsidR="00535285" w:rsidRPr="007C5752" w14:paraId="27E350CC" w14:textId="77777777" w:rsidTr="001906A8">
        <w:trPr>
          <w:jc w:val="center"/>
        </w:trPr>
        <w:tc>
          <w:tcPr>
            <w:tcW w:w="0" w:type="auto"/>
            <w:hideMark/>
          </w:tcPr>
          <w:p w14:paraId="52EEF67F"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lastRenderedPageBreak/>
              <w:t>IEC</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61511</w:t>
            </w:r>
          </w:p>
        </w:tc>
        <w:tc>
          <w:tcPr>
            <w:tcW w:w="0" w:type="auto"/>
            <w:hideMark/>
          </w:tcPr>
          <w:p w14:paraId="3473515C"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SIS for process industry</w:t>
            </w:r>
          </w:p>
        </w:tc>
        <w:tc>
          <w:tcPr>
            <w:tcW w:w="0" w:type="auto"/>
            <w:hideMark/>
          </w:tcPr>
          <w:p w14:paraId="47050D7D"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SIS lifecycle</w:t>
            </w:r>
          </w:p>
        </w:tc>
      </w:tr>
      <w:tr w:rsidR="00535285" w:rsidRPr="007C5752" w14:paraId="6EBF8B7E" w14:textId="77777777" w:rsidTr="001906A8">
        <w:trPr>
          <w:jc w:val="center"/>
        </w:trPr>
        <w:tc>
          <w:tcPr>
            <w:tcW w:w="0" w:type="auto"/>
            <w:hideMark/>
          </w:tcPr>
          <w:p w14:paraId="569F7A8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IEC</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60204</w:t>
            </w:r>
            <w:r w:rsidRPr="007C5752">
              <w:rPr>
                <w:rFonts w:ascii="Aptos" w:eastAsia="Times New Roman" w:hAnsi="Aptos"/>
                <w:color w:val="000000" w:themeColor="text1"/>
                <w:sz w:val="18"/>
                <w:szCs w:val="18"/>
              </w:rPr>
              <w:noBreakHyphen/>
              <w:t>1 / 61439</w:t>
            </w:r>
          </w:p>
        </w:tc>
        <w:tc>
          <w:tcPr>
            <w:tcW w:w="0" w:type="auto"/>
            <w:hideMark/>
          </w:tcPr>
          <w:p w14:paraId="3F2C4D68"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Electrical equipment &amp; switchgear</w:t>
            </w:r>
          </w:p>
        </w:tc>
        <w:tc>
          <w:tcPr>
            <w:tcW w:w="0" w:type="auto"/>
            <w:hideMark/>
          </w:tcPr>
          <w:p w14:paraId="21A269BF"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Control cabinet</w:t>
            </w:r>
          </w:p>
        </w:tc>
      </w:tr>
      <w:tr w:rsidR="00535285" w:rsidRPr="007C5752" w14:paraId="7E9B7FCC" w14:textId="77777777" w:rsidTr="001906A8">
        <w:trPr>
          <w:jc w:val="center"/>
        </w:trPr>
        <w:tc>
          <w:tcPr>
            <w:tcW w:w="0" w:type="auto"/>
            <w:hideMark/>
          </w:tcPr>
          <w:p w14:paraId="4557491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IEC</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60300</w:t>
            </w:r>
            <w:r w:rsidRPr="007C5752">
              <w:rPr>
                <w:rFonts w:ascii="Aptos" w:eastAsia="Times New Roman" w:hAnsi="Aptos"/>
                <w:color w:val="000000" w:themeColor="text1"/>
                <w:sz w:val="18"/>
                <w:szCs w:val="18"/>
              </w:rPr>
              <w:noBreakHyphen/>
              <w:t>3</w:t>
            </w:r>
            <w:r w:rsidRPr="007C5752">
              <w:rPr>
                <w:rFonts w:ascii="Aptos" w:eastAsia="Times New Roman" w:hAnsi="Aptos"/>
                <w:color w:val="000000" w:themeColor="text1"/>
                <w:sz w:val="18"/>
                <w:szCs w:val="18"/>
              </w:rPr>
              <w:noBreakHyphen/>
              <w:t>3</w:t>
            </w:r>
          </w:p>
        </w:tc>
        <w:tc>
          <w:tcPr>
            <w:tcW w:w="0" w:type="auto"/>
            <w:hideMark/>
          </w:tcPr>
          <w:p w14:paraId="409B31BF"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RCM assessment</w:t>
            </w:r>
          </w:p>
        </w:tc>
        <w:tc>
          <w:tcPr>
            <w:tcW w:w="0" w:type="auto"/>
            <w:hideMark/>
          </w:tcPr>
          <w:p w14:paraId="1CD0500B"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Links to DMAIC Control</w:t>
            </w:r>
          </w:p>
        </w:tc>
      </w:tr>
    </w:tbl>
    <w:p w14:paraId="2E82B217" w14:textId="77777777" w:rsidR="00535285" w:rsidRPr="007C5752" w:rsidRDefault="00535285" w:rsidP="006A5E94">
      <w:pPr>
        <w:pStyle w:val="Heading3numbered"/>
      </w:pPr>
      <w:bookmarkStart w:id="4054" w:name="_Toc200492637"/>
      <w:bookmarkStart w:id="4055" w:name="_Toc202536250"/>
      <w:bookmarkStart w:id="4056" w:name="_Toc202536936"/>
      <w:bookmarkStart w:id="4057" w:name="_Toc212194898"/>
      <w:r w:rsidRPr="007C5752">
        <w:t>Asset &amp; Maintenance Management</w:t>
      </w:r>
      <w:bookmarkEnd w:id="4054"/>
      <w:bookmarkEnd w:id="4055"/>
      <w:bookmarkEnd w:id="4056"/>
      <w:bookmarkEnd w:id="4057"/>
    </w:p>
    <w:p w14:paraId="66F6F54B" w14:textId="573D820C" w:rsidR="00FB7306" w:rsidRPr="007C5752" w:rsidRDefault="00FB7306" w:rsidP="00FB7306">
      <w:pPr>
        <w:pStyle w:val="Caption"/>
        <w:keepNext/>
      </w:pPr>
      <w:bookmarkStart w:id="4058" w:name="_Toc201310427"/>
      <w:bookmarkStart w:id="4059" w:name="_Toc212194978"/>
      <w:r w:rsidRPr="007C5752">
        <w:t xml:space="preserve">Table </w:t>
      </w:r>
      <w:r w:rsidRPr="007C5752">
        <w:fldChar w:fldCharType="begin"/>
      </w:r>
      <w:r w:rsidRPr="007C5752">
        <w:instrText xml:space="preserve"> SEQ Table \* ARABIC </w:instrText>
      </w:r>
      <w:r w:rsidRPr="007C5752">
        <w:fldChar w:fldCharType="separate"/>
      </w:r>
      <w:r w:rsidR="00A63B38">
        <w:rPr>
          <w:noProof/>
        </w:rPr>
        <w:t>21</w:t>
      </w:r>
      <w:r w:rsidRPr="007C5752">
        <w:fldChar w:fldCharType="end"/>
      </w:r>
      <w:r w:rsidRPr="007C5752">
        <w:t xml:space="preserve"> Asset &amp; Maintenance Management</w:t>
      </w:r>
      <w:bookmarkEnd w:id="4058"/>
      <w:bookmarkEnd w:id="4059"/>
    </w:p>
    <w:tbl>
      <w:tblPr>
        <w:tblStyle w:val="TableGrid2"/>
        <w:tblW w:w="0" w:type="auto"/>
        <w:jc w:val="center"/>
        <w:tblLook w:val="04A0" w:firstRow="1" w:lastRow="0" w:firstColumn="1" w:lastColumn="0" w:noHBand="0" w:noVBand="1"/>
      </w:tblPr>
      <w:tblGrid>
        <w:gridCol w:w="1416"/>
        <w:gridCol w:w="2583"/>
        <w:gridCol w:w="2055"/>
      </w:tblGrid>
      <w:tr w:rsidR="00535285" w:rsidRPr="007C5752" w14:paraId="4CB75317" w14:textId="77777777" w:rsidTr="00C01489">
        <w:trPr>
          <w:jc w:val="center"/>
        </w:trPr>
        <w:tc>
          <w:tcPr>
            <w:tcW w:w="0" w:type="auto"/>
            <w:hideMark/>
          </w:tcPr>
          <w:p w14:paraId="2B2D2F64"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Ref</w:t>
            </w:r>
          </w:p>
        </w:tc>
        <w:tc>
          <w:tcPr>
            <w:tcW w:w="0" w:type="auto"/>
            <w:hideMark/>
          </w:tcPr>
          <w:p w14:paraId="7F7FCD71"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Standard</w:t>
            </w:r>
          </w:p>
        </w:tc>
        <w:tc>
          <w:tcPr>
            <w:tcW w:w="0" w:type="auto"/>
            <w:hideMark/>
          </w:tcPr>
          <w:p w14:paraId="64F95824"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Scope</w:t>
            </w:r>
          </w:p>
        </w:tc>
      </w:tr>
      <w:tr w:rsidR="00535285" w:rsidRPr="007C5752" w14:paraId="101D044D" w14:textId="77777777" w:rsidTr="00C01489">
        <w:trPr>
          <w:jc w:val="center"/>
        </w:trPr>
        <w:tc>
          <w:tcPr>
            <w:tcW w:w="0" w:type="auto"/>
            <w:hideMark/>
          </w:tcPr>
          <w:p w14:paraId="2FFB766B"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ISO</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55000</w:t>
            </w:r>
          </w:p>
        </w:tc>
        <w:tc>
          <w:tcPr>
            <w:tcW w:w="0" w:type="auto"/>
            <w:hideMark/>
          </w:tcPr>
          <w:p w14:paraId="5CFAB14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Asset management lifecycle</w:t>
            </w:r>
          </w:p>
        </w:tc>
        <w:tc>
          <w:tcPr>
            <w:tcW w:w="0" w:type="auto"/>
            <w:hideMark/>
          </w:tcPr>
          <w:p w14:paraId="186FB26F"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40</w:t>
            </w:r>
            <w:r w:rsidRPr="007C5752">
              <w:rPr>
                <w:rFonts w:ascii="Aptos" w:eastAsia="Times New Roman" w:hAnsi="Aptos"/>
                <w:color w:val="000000" w:themeColor="text1"/>
                <w:sz w:val="18"/>
                <w:szCs w:val="18"/>
              </w:rPr>
              <w:noBreakHyphen/>
              <w:t>y RCM plan</w:t>
            </w:r>
          </w:p>
        </w:tc>
      </w:tr>
      <w:tr w:rsidR="00535285" w:rsidRPr="007C5752" w14:paraId="18BF1A34" w14:textId="77777777" w:rsidTr="00C01489">
        <w:trPr>
          <w:jc w:val="center"/>
        </w:trPr>
        <w:tc>
          <w:tcPr>
            <w:tcW w:w="0" w:type="auto"/>
            <w:hideMark/>
          </w:tcPr>
          <w:p w14:paraId="443AA563"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ISO</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14224</w:t>
            </w:r>
          </w:p>
        </w:tc>
        <w:tc>
          <w:tcPr>
            <w:tcW w:w="0" w:type="auto"/>
            <w:hideMark/>
          </w:tcPr>
          <w:p w14:paraId="18E78F4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Reliability &amp; maintenance data</w:t>
            </w:r>
          </w:p>
        </w:tc>
        <w:tc>
          <w:tcPr>
            <w:tcW w:w="0" w:type="auto"/>
            <w:hideMark/>
          </w:tcPr>
          <w:p w14:paraId="06702EC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MTBF reporting</w:t>
            </w:r>
          </w:p>
        </w:tc>
      </w:tr>
      <w:tr w:rsidR="00535285" w:rsidRPr="007C5752" w14:paraId="7F2A5816" w14:textId="77777777" w:rsidTr="00C01489">
        <w:trPr>
          <w:jc w:val="center"/>
        </w:trPr>
        <w:tc>
          <w:tcPr>
            <w:tcW w:w="0" w:type="auto"/>
            <w:hideMark/>
          </w:tcPr>
          <w:p w14:paraId="765D002C"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IEC</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60300</w:t>
            </w:r>
            <w:r w:rsidRPr="007C5752">
              <w:rPr>
                <w:rFonts w:ascii="Aptos" w:eastAsia="Times New Roman" w:hAnsi="Aptos"/>
                <w:color w:val="000000" w:themeColor="text1"/>
                <w:sz w:val="18"/>
                <w:szCs w:val="18"/>
              </w:rPr>
              <w:noBreakHyphen/>
              <w:t>3</w:t>
            </w:r>
            <w:r w:rsidRPr="007C5752">
              <w:rPr>
                <w:rFonts w:ascii="Aptos" w:eastAsia="Times New Roman" w:hAnsi="Aptos"/>
                <w:color w:val="000000" w:themeColor="text1"/>
                <w:sz w:val="18"/>
                <w:szCs w:val="18"/>
              </w:rPr>
              <w:noBreakHyphen/>
              <w:t>12</w:t>
            </w:r>
          </w:p>
        </w:tc>
        <w:tc>
          <w:tcPr>
            <w:tcW w:w="0" w:type="auto"/>
            <w:hideMark/>
          </w:tcPr>
          <w:p w14:paraId="68DC9C88"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Life</w:t>
            </w:r>
            <w:r w:rsidRPr="007C5752">
              <w:rPr>
                <w:rFonts w:ascii="Aptos" w:eastAsia="Times New Roman" w:hAnsi="Aptos"/>
                <w:color w:val="000000" w:themeColor="text1"/>
                <w:sz w:val="18"/>
                <w:szCs w:val="18"/>
              </w:rPr>
              <w:noBreakHyphen/>
              <w:t>cycle costing</w:t>
            </w:r>
          </w:p>
        </w:tc>
        <w:tc>
          <w:tcPr>
            <w:tcW w:w="0" w:type="auto"/>
            <w:hideMark/>
          </w:tcPr>
          <w:p w14:paraId="726DF3AE"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CAPEX/OPEX modelling</w:t>
            </w:r>
          </w:p>
        </w:tc>
      </w:tr>
    </w:tbl>
    <w:p w14:paraId="16824A31" w14:textId="77777777" w:rsidR="00535285" w:rsidRPr="007C5752" w:rsidRDefault="00535285" w:rsidP="006A5E94">
      <w:pPr>
        <w:pStyle w:val="Heading3numbered"/>
      </w:pPr>
      <w:bookmarkStart w:id="4060" w:name="_Toc200492638"/>
      <w:bookmarkStart w:id="4061" w:name="_Toc202536251"/>
      <w:bookmarkStart w:id="4062" w:name="_Toc202536937"/>
      <w:bookmarkStart w:id="4063" w:name="_Toc212194899"/>
      <w:r w:rsidRPr="007C5752">
        <w:t>Cleanliness &amp; Purity</w:t>
      </w:r>
      <w:bookmarkEnd w:id="4060"/>
      <w:bookmarkEnd w:id="4061"/>
      <w:bookmarkEnd w:id="4062"/>
      <w:bookmarkEnd w:id="4063"/>
    </w:p>
    <w:p w14:paraId="1F64F991" w14:textId="723C2430" w:rsidR="00FB7306" w:rsidRPr="007C5752" w:rsidRDefault="00FB7306" w:rsidP="00FB7306">
      <w:pPr>
        <w:pStyle w:val="Caption"/>
        <w:keepNext/>
      </w:pPr>
      <w:bookmarkStart w:id="4064" w:name="_Toc201310428"/>
      <w:bookmarkStart w:id="4065" w:name="_Toc212194979"/>
      <w:r w:rsidRPr="007C5752">
        <w:t xml:space="preserve">Table </w:t>
      </w:r>
      <w:r w:rsidRPr="007C5752">
        <w:fldChar w:fldCharType="begin"/>
      </w:r>
      <w:r w:rsidRPr="007C5752">
        <w:instrText xml:space="preserve"> SEQ Table \* ARABIC </w:instrText>
      </w:r>
      <w:r w:rsidRPr="007C5752">
        <w:fldChar w:fldCharType="separate"/>
      </w:r>
      <w:r w:rsidR="00A63B38">
        <w:rPr>
          <w:noProof/>
        </w:rPr>
        <w:t>22</w:t>
      </w:r>
      <w:r w:rsidRPr="007C5752">
        <w:fldChar w:fldCharType="end"/>
      </w:r>
      <w:r w:rsidRPr="007C5752">
        <w:t xml:space="preserve"> Cleanliness And Purity</w:t>
      </w:r>
      <w:bookmarkEnd w:id="4064"/>
      <w:bookmarkEnd w:id="4065"/>
    </w:p>
    <w:tbl>
      <w:tblPr>
        <w:tblStyle w:val="TableGrid2"/>
        <w:tblW w:w="0" w:type="auto"/>
        <w:jc w:val="center"/>
        <w:tblLook w:val="04A0" w:firstRow="1" w:lastRow="0" w:firstColumn="1" w:lastColumn="0" w:noHBand="0" w:noVBand="1"/>
      </w:tblPr>
      <w:tblGrid>
        <w:gridCol w:w="1686"/>
        <w:gridCol w:w="2856"/>
        <w:gridCol w:w="1865"/>
      </w:tblGrid>
      <w:tr w:rsidR="00535285" w:rsidRPr="007C5752" w14:paraId="109E6F0D" w14:textId="77777777" w:rsidTr="00550A67">
        <w:trPr>
          <w:jc w:val="center"/>
        </w:trPr>
        <w:tc>
          <w:tcPr>
            <w:tcW w:w="0" w:type="auto"/>
            <w:hideMark/>
          </w:tcPr>
          <w:p w14:paraId="7FC6F940"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Ref</w:t>
            </w:r>
          </w:p>
        </w:tc>
        <w:tc>
          <w:tcPr>
            <w:tcW w:w="0" w:type="auto"/>
            <w:hideMark/>
          </w:tcPr>
          <w:p w14:paraId="0F551AB1"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Standard</w:t>
            </w:r>
          </w:p>
        </w:tc>
        <w:tc>
          <w:tcPr>
            <w:tcW w:w="0" w:type="auto"/>
            <w:hideMark/>
          </w:tcPr>
          <w:p w14:paraId="4EEDB751"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Scope</w:t>
            </w:r>
          </w:p>
        </w:tc>
      </w:tr>
      <w:tr w:rsidR="00535285" w:rsidRPr="007C5752" w14:paraId="4F505FE7" w14:textId="77777777" w:rsidTr="00550A67">
        <w:trPr>
          <w:jc w:val="center"/>
        </w:trPr>
        <w:tc>
          <w:tcPr>
            <w:tcW w:w="0" w:type="auto"/>
            <w:hideMark/>
          </w:tcPr>
          <w:p w14:paraId="29170A49"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ISO</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8573</w:t>
            </w:r>
            <w:r w:rsidRPr="007C5752">
              <w:rPr>
                <w:rFonts w:ascii="Aptos" w:eastAsia="Times New Roman" w:hAnsi="Aptos"/>
                <w:color w:val="000000" w:themeColor="text1"/>
                <w:sz w:val="18"/>
                <w:szCs w:val="18"/>
              </w:rPr>
              <w:noBreakHyphen/>
              <w:t>1 Class</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0</w:t>
            </w:r>
          </w:p>
        </w:tc>
        <w:tc>
          <w:tcPr>
            <w:tcW w:w="0" w:type="auto"/>
            <w:hideMark/>
          </w:tcPr>
          <w:p w14:paraId="73F24DB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Oil</w:t>
            </w:r>
            <w:r w:rsidRPr="007C5752">
              <w:rPr>
                <w:rFonts w:ascii="Aptos" w:eastAsia="Times New Roman" w:hAnsi="Aptos"/>
                <w:color w:val="000000" w:themeColor="text1"/>
                <w:sz w:val="18"/>
                <w:szCs w:val="18"/>
              </w:rPr>
              <w:noBreakHyphen/>
              <w:t>free compressor classification</w:t>
            </w:r>
          </w:p>
        </w:tc>
        <w:tc>
          <w:tcPr>
            <w:tcW w:w="0" w:type="auto"/>
            <w:hideMark/>
          </w:tcPr>
          <w:p w14:paraId="319C2BFD"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Compressors</w:t>
            </w:r>
          </w:p>
        </w:tc>
      </w:tr>
      <w:tr w:rsidR="00535285" w:rsidRPr="007C5752" w14:paraId="74D0356C" w14:textId="77777777" w:rsidTr="00550A67">
        <w:trPr>
          <w:jc w:val="center"/>
        </w:trPr>
        <w:tc>
          <w:tcPr>
            <w:tcW w:w="0" w:type="auto"/>
            <w:hideMark/>
          </w:tcPr>
          <w:p w14:paraId="597BF65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ASTM</w:t>
            </w:r>
            <w:r w:rsidRPr="007C5752">
              <w:rPr>
                <w:rFonts w:ascii="Arial" w:eastAsia="Times New Roman" w:hAnsi="Arial" w:cs="Arial"/>
                <w:color w:val="000000" w:themeColor="text1"/>
                <w:sz w:val="18"/>
                <w:szCs w:val="18"/>
              </w:rPr>
              <w:t> </w:t>
            </w:r>
            <w:r w:rsidRPr="007C5752">
              <w:rPr>
                <w:rFonts w:ascii="Aptos" w:eastAsia="Times New Roman" w:hAnsi="Aptos"/>
                <w:color w:val="000000" w:themeColor="text1"/>
                <w:sz w:val="18"/>
                <w:szCs w:val="18"/>
              </w:rPr>
              <w:t>D5464</w:t>
            </w:r>
          </w:p>
        </w:tc>
        <w:tc>
          <w:tcPr>
            <w:tcW w:w="0" w:type="auto"/>
            <w:hideMark/>
          </w:tcPr>
          <w:p w14:paraId="03A61DC8"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Helium purity test</w:t>
            </w:r>
          </w:p>
        </w:tc>
        <w:tc>
          <w:tcPr>
            <w:tcW w:w="0" w:type="auto"/>
            <w:hideMark/>
          </w:tcPr>
          <w:p w14:paraId="16D141A6" w14:textId="77777777" w:rsidR="00535285" w:rsidRPr="007C5752" w:rsidRDefault="00535285" w:rsidP="00B5535E">
            <w:pPr>
              <w:rPr>
                <w:rFonts w:ascii="Aptos" w:eastAsia="Times New Roman" w:hAnsi="Aptos"/>
                <w:color w:val="000000" w:themeColor="text1"/>
                <w:sz w:val="18"/>
                <w:szCs w:val="18"/>
              </w:rPr>
            </w:pPr>
            <w:r w:rsidRPr="007C5752">
              <w:rPr>
                <w:rFonts w:ascii="Aptos" w:eastAsia="Times New Roman" w:hAnsi="Aptos"/>
                <w:color w:val="000000" w:themeColor="text1"/>
                <w:sz w:val="18"/>
                <w:szCs w:val="18"/>
              </w:rPr>
              <w:t>Getter skid validation</w:t>
            </w:r>
          </w:p>
        </w:tc>
      </w:tr>
    </w:tbl>
    <w:p w14:paraId="729E724F" w14:textId="77777777" w:rsidR="00535285" w:rsidRPr="007C5752" w:rsidRDefault="00535285" w:rsidP="00CB55CB">
      <w:pPr>
        <w:pStyle w:val="Heading3numbered"/>
      </w:pPr>
      <w:bookmarkStart w:id="4066" w:name="_Toc200492639"/>
      <w:bookmarkStart w:id="4067" w:name="_Toc202536252"/>
      <w:bookmarkStart w:id="4068" w:name="_Toc202536938"/>
      <w:bookmarkStart w:id="4069" w:name="_Toc212194900"/>
      <w:r w:rsidRPr="007C5752">
        <w:t>Proof</w:t>
      </w:r>
      <w:r w:rsidRPr="007C5752">
        <w:noBreakHyphen/>
        <w:t>Test &amp; Control</w:t>
      </w:r>
      <w:r w:rsidRPr="007C5752">
        <w:noBreakHyphen/>
        <w:t>Phase Requirements</w:t>
      </w:r>
      <w:bookmarkEnd w:id="4066"/>
      <w:bookmarkEnd w:id="4067"/>
      <w:bookmarkEnd w:id="4068"/>
      <w:bookmarkEnd w:id="4069"/>
    </w:p>
    <w:p w14:paraId="43942720" w14:textId="77777777" w:rsidR="00535285" w:rsidRPr="007C5752" w:rsidRDefault="00535285" w:rsidP="00637DDB">
      <w:pPr>
        <w:pStyle w:val="BulletListNormal"/>
        <w:rPr>
          <w:lang w:val="en-GB"/>
        </w:rPr>
      </w:pPr>
      <w:bookmarkStart w:id="4070" w:name="_Toc200492640"/>
      <w:bookmarkStart w:id="4071" w:name="_Toc202536253"/>
      <w:bookmarkStart w:id="4072" w:name="_Toc202536939"/>
      <w:r w:rsidRPr="007C5752">
        <w:rPr>
          <w:lang w:val="en-GB"/>
        </w:rPr>
        <w:t>Proof</w:t>
      </w:r>
      <w:r w:rsidRPr="007C5752">
        <w:rPr>
          <w:lang w:val="en-GB"/>
        </w:rPr>
        <w:noBreakHyphen/>
        <w:t>test intervals: PSVs/BDs ≤ 5 years; SIL sensors ≤ 3 years; logic proof ≤ 4 years.</w:t>
      </w:r>
      <w:bookmarkEnd w:id="4070"/>
      <w:bookmarkEnd w:id="4071"/>
      <w:bookmarkEnd w:id="4072"/>
    </w:p>
    <w:p w14:paraId="25ADDC28" w14:textId="78564BB5" w:rsidR="00535285" w:rsidRPr="007C5752" w:rsidRDefault="00535285" w:rsidP="00637DDB">
      <w:pPr>
        <w:pStyle w:val="BulletListNormal"/>
        <w:rPr>
          <w:lang w:val="en-GB"/>
        </w:rPr>
      </w:pPr>
      <w:bookmarkStart w:id="4073" w:name="_Toc200492641"/>
      <w:bookmarkStart w:id="4074" w:name="_Toc202536254"/>
      <w:bookmarkStart w:id="4075" w:name="_Toc202536940"/>
      <w:r w:rsidRPr="007C5752">
        <w:rPr>
          <w:lang w:val="en-GB"/>
        </w:rPr>
        <w:t>RCM linkage: Tests scheduled in RCM manual per ISO 55000 / ISO 14224.</w:t>
      </w:r>
      <w:bookmarkEnd w:id="4073"/>
      <w:bookmarkEnd w:id="4074"/>
      <w:bookmarkEnd w:id="4075"/>
    </w:p>
    <w:p w14:paraId="564B5D56" w14:textId="77777777" w:rsidR="00F92CB1" w:rsidRPr="007C5752" w:rsidRDefault="000A3BEE" w:rsidP="00575005">
      <w:pPr>
        <w:pStyle w:val="RequirementList"/>
      </w:pPr>
      <w:bookmarkStart w:id="4076" w:name="_Toc200492616"/>
      <w:r w:rsidRPr="007C5752">
        <w:t>The Contractor shall provide to SCK CEN the applied codes, rules and standard for the design, manufacturing, and testing of the QPLANT.</w:t>
      </w:r>
      <w:bookmarkEnd w:id="4076"/>
    </w:p>
    <w:p w14:paraId="100725E1" w14:textId="77777777" w:rsidR="00F92CB1" w:rsidRPr="007C5752" w:rsidRDefault="00F92CB1" w:rsidP="00575005">
      <w:pPr>
        <w:pStyle w:val="RequirementList"/>
        <w:numPr>
          <w:ilvl w:val="0"/>
          <w:numId w:val="0"/>
        </w:numPr>
        <w:ind w:left="720"/>
      </w:pPr>
    </w:p>
    <w:p w14:paraId="55176348" w14:textId="77777777" w:rsidR="00F92CB1" w:rsidRPr="007C5752" w:rsidRDefault="00F92CB1" w:rsidP="00575005">
      <w:pPr>
        <w:pStyle w:val="RequirementList"/>
        <w:numPr>
          <w:ilvl w:val="0"/>
          <w:numId w:val="0"/>
        </w:numPr>
        <w:ind w:left="720"/>
      </w:pPr>
    </w:p>
    <w:p w14:paraId="6751E494" w14:textId="77777777" w:rsidR="00F92CB1" w:rsidRPr="007C5752" w:rsidRDefault="00F92CB1" w:rsidP="00575005">
      <w:pPr>
        <w:pStyle w:val="RequirementList"/>
        <w:numPr>
          <w:ilvl w:val="0"/>
          <w:numId w:val="0"/>
        </w:numPr>
        <w:ind w:left="720"/>
      </w:pPr>
    </w:p>
    <w:p w14:paraId="5FF6DC63" w14:textId="77777777" w:rsidR="00F92CB1" w:rsidRPr="007C5752" w:rsidRDefault="00F92CB1" w:rsidP="00575005">
      <w:pPr>
        <w:pStyle w:val="RequirementList"/>
        <w:numPr>
          <w:ilvl w:val="0"/>
          <w:numId w:val="0"/>
        </w:numPr>
        <w:ind w:left="720"/>
      </w:pPr>
    </w:p>
    <w:p w14:paraId="4D6D3FC4" w14:textId="77777777" w:rsidR="00F92CB1" w:rsidRPr="007C5752" w:rsidRDefault="00F92CB1" w:rsidP="00575005">
      <w:pPr>
        <w:pStyle w:val="RequirementList"/>
        <w:numPr>
          <w:ilvl w:val="0"/>
          <w:numId w:val="0"/>
        </w:numPr>
        <w:ind w:left="720"/>
      </w:pPr>
    </w:p>
    <w:p w14:paraId="324F9638" w14:textId="77777777" w:rsidR="00F92CB1" w:rsidRPr="007C5752" w:rsidRDefault="00F92CB1" w:rsidP="00575005">
      <w:pPr>
        <w:pStyle w:val="RequirementList"/>
        <w:numPr>
          <w:ilvl w:val="0"/>
          <w:numId w:val="0"/>
        </w:numPr>
        <w:ind w:left="720"/>
      </w:pPr>
    </w:p>
    <w:p w14:paraId="4431B4A5" w14:textId="77777777" w:rsidR="00F92CB1" w:rsidRPr="007C5752" w:rsidRDefault="00F92CB1" w:rsidP="00575005">
      <w:pPr>
        <w:pStyle w:val="RequirementList"/>
        <w:numPr>
          <w:ilvl w:val="0"/>
          <w:numId w:val="0"/>
        </w:numPr>
        <w:ind w:left="720"/>
      </w:pPr>
    </w:p>
    <w:p w14:paraId="13CFCDDE" w14:textId="77777777" w:rsidR="00F92CB1" w:rsidRPr="007C5752" w:rsidRDefault="00F92CB1" w:rsidP="00575005">
      <w:pPr>
        <w:pStyle w:val="RequirementList"/>
        <w:numPr>
          <w:ilvl w:val="0"/>
          <w:numId w:val="0"/>
        </w:numPr>
        <w:ind w:left="720"/>
      </w:pPr>
    </w:p>
    <w:p w14:paraId="3988A520" w14:textId="77777777" w:rsidR="00F92CB1" w:rsidRPr="007C5752" w:rsidRDefault="00F92CB1" w:rsidP="00575005">
      <w:pPr>
        <w:pStyle w:val="RequirementList"/>
        <w:numPr>
          <w:ilvl w:val="0"/>
          <w:numId w:val="0"/>
        </w:numPr>
        <w:ind w:left="720"/>
      </w:pPr>
    </w:p>
    <w:p w14:paraId="3659F956" w14:textId="77777777" w:rsidR="00F92CB1" w:rsidRPr="007C5752" w:rsidRDefault="00F92CB1" w:rsidP="00575005">
      <w:pPr>
        <w:pStyle w:val="RequirementList"/>
        <w:numPr>
          <w:ilvl w:val="0"/>
          <w:numId w:val="0"/>
        </w:numPr>
        <w:ind w:left="720"/>
      </w:pPr>
    </w:p>
    <w:p w14:paraId="25B7A3E4" w14:textId="77777777" w:rsidR="00F92CB1" w:rsidRPr="007C5752" w:rsidRDefault="00F92CB1" w:rsidP="00575005">
      <w:pPr>
        <w:pStyle w:val="RequirementList"/>
        <w:numPr>
          <w:ilvl w:val="0"/>
          <w:numId w:val="0"/>
        </w:numPr>
        <w:ind w:left="720"/>
      </w:pPr>
    </w:p>
    <w:p w14:paraId="3E6259F5" w14:textId="77777777" w:rsidR="00F92CB1" w:rsidRPr="007C5752" w:rsidRDefault="00F92CB1" w:rsidP="00575005">
      <w:pPr>
        <w:pStyle w:val="RequirementList"/>
        <w:numPr>
          <w:ilvl w:val="0"/>
          <w:numId w:val="0"/>
        </w:numPr>
        <w:ind w:left="720"/>
      </w:pPr>
    </w:p>
    <w:p w14:paraId="526D8451" w14:textId="77777777" w:rsidR="00F92CB1" w:rsidRPr="007C5752" w:rsidRDefault="00F92CB1" w:rsidP="00575005">
      <w:pPr>
        <w:pStyle w:val="RequirementList"/>
        <w:numPr>
          <w:ilvl w:val="0"/>
          <w:numId w:val="0"/>
        </w:numPr>
        <w:ind w:left="720"/>
      </w:pPr>
    </w:p>
    <w:p w14:paraId="385A41AB" w14:textId="77777777" w:rsidR="00F92CB1" w:rsidRPr="007C5752" w:rsidRDefault="00F92CB1" w:rsidP="00575005">
      <w:pPr>
        <w:pStyle w:val="RequirementList"/>
        <w:numPr>
          <w:ilvl w:val="0"/>
          <w:numId w:val="0"/>
        </w:numPr>
        <w:ind w:left="720"/>
      </w:pPr>
    </w:p>
    <w:p w14:paraId="5CBB85C2" w14:textId="64664FF0" w:rsidR="000A3BEE" w:rsidRPr="007C5752" w:rsidRDefault="000A3BEE" w:rsidP="00F92CB1">
      <w:pPr>
        <w:pStyle w:val="regular"/>
      </w:pPr>
    </w:p>
    <w:p w14:paraId="1EA88C3F" w14:textId="77777777" w:rsidR="001D3C59" w:rsidRPr="007C5752" w:rsidRDefault="001D3C59" w:rsidP="00D95EA9">
      <w:pPr>
        <w:pStyle w:val="Heading1numbered"/>
        <w:rPr>
          <w:rStyle w:val="ADClauseChar"/>
          <w:rFonts w:ascii="Segoe UI Semibold" w:hAnsi="Segoe UI Semibold"/>
          <w:sz w:val="32"/>
        </w:rPr>
      </w:pPr>
      <w:bookmarkStart w:id="4077" w:name="_Toc200492642"/>
      <w:bookmarkStart w:id="4078" w:name="_Toc202536256"/>
      <w:bookmarkStart w:id="4079" w:name="_Toc202536942"/>
      <w:bookmarkStart w:id="4080" w:name="_Toc212194901"/>
      <w:r w:rsidRPr="007C5752">
        <w:rPr>
          <w:rStyle w:val="ADClauseChar"/>
          <w:rFonts w:ascii="Segoe UI Semibold" w:hAnsi="Segoe UI Semibold"/>
          <w:sz w:val="32"/>
        </w:rPr>
        <w:lastRenderedPageBreak/>
        <w:t>Schedule</w:t>
      </w:r>
      <w:bookmarkEnd w:id="4077"/>
      <w:bookmarkEnd w:id="4078"/>
      <w:bookmarkEnd w:id="4079"/>
      <w:bookmarkEnd w:id="4080"/>
    </w:p>
    <w:p w14:paraId="43191CD6" w14:textId="397C4244" w:rsidR="001D3C59" w:rsidRPr="007C5752" w:rsidRDefault="001D3C59" w:rsidP="001D3C59">
      <w:pPr>
        <w:rPr>
          <w:szCs w:val="20"/>
        </w:rPr>
      </w:pPr>
      <w:r w:rsidRPr="007C5752">
        <w:rPr>
          <w:rStyle w:val="ADClauseChar"/>
          <w:sz w:val="20"/>
        </w:rPr>
        <w:t>Contractual performance shall proceed in phases (</w:t>
      </w:r>
      <w:r w:rsidRPr="007C5752">
        <w:rPr>
          <w:rStyle w:val="ADClauseChar"/>
          <w:sz w:val="20"/>
        </w:rPr>
        <w:fldChar w:fldCharType="begin"/>
      </w:r>
      <w:r w:rsidRPr="007C5752">
        <w:rPr>
          <w:rStyle w:val="ADClauseChar"/>
          <w:sz w:val="20"/>
        </w:rPr>
        <w:instrText xml:space="preserve"> REF _Ref192660712 \r \h  \* MERGEFORMAT </w:instrText>
      </w:r>
      <w:r w:rsidRPr="007C5752">
        <w:rPr>
          <w:rStyle w:val="ADClauseChar"/>
          <w:sz w:val="20"/>
        </w:rPr>
      </w:r>
      <w:r w:rsidRPr="007C5752">
        <w:rPr>
          <w:rStyle w:val="ADClauseChar"/>
          <w:sz w:val="20"/>
        </w:rPr>
        <w:fldChar w:fldCharType="separate"/>
      </w:r>
      <w:r w:rsidR="00A63B38">
        <w:rPr>
          <w:rStyle w:val="ADClauseChar"/>
          <w:sz w:val="20"/>
        </w:rPr>
        <w:t>6.1</w:t>
      </w:r>
      <w:r w:rsidRPr="007C5752">
        <w:rPr>
          <w:rStyle w:val="ADClauseChar"/>
          <w:sz w:val="20"/>
        </w:rPr>
        <w:fldChar w:fldCharType="end"/>
      </w:r>
      <w:r w:rsidRPr="007C5752">
        <w:rPr>
          <w:rStyle w:val="ADClauseChar"/>
          <w:sz w:val="20"/>
        </w:rPr>
        <w:t>).  These phases represent the highest-level breakdown of work packages expected for the project.  A phase will be considered as completed when all associated deliverables (</w:t>
      </w:r>
      <w:r w:rsidRPr="007C5752">
        <w:rPr>
          <w:rStyle w:val="ADClauseChar"/>
          <w:sz w:val="20"/>
        </w:rPr>
        <w:fldChar w:fldCharType="begin"/>
      </w:r>
      <w:r w:rsidRPr="007C5752">
        <w:rPr>
          <w:rStyle w:val="ADClauseChar"/>
          <w:sz w:val="20"/>
        </w:rPr>
        <w:instrText xml:space="preserve"> REF _Ref192660562 \h  \* MERGEFORMAT </w:instrText>
      </w:r>
      <w:r w:rsidRPr="007C5752">
        <w:rPr>
          <w:rStyle w:val="ADClauseChar"/>
          <w:sz w:val="20"/>
        </w:rPr>
      </w:r>
      <w:r w:rsidRPr="007C5752">
        <w:rPr>
          <w:rStyle w:val="ADClauseChar"/>
          <w:sz w:val="20"/>
        </w:rPr>
        <w:fldChar w:fldCharType="separate"/>
      </w:r>
      <w:r w:rsidR="00A63B38" w:rsidRPr="00A63B38">
        <w:rPr>
          <w:szCs w:val="20"/>
          <w:lang w:eastAsia="fr-FR"/>
        </w:rPr>
        <w:t>Table 18</w:t>
      </w:r>
      <w:r w:rsidRPr="007C5752">
        <w:rPr>
          <w:rStyle w:val="ADClauseChar"/>
          <w:sz w:val="20"/>
        </w:rPr>
        <w:fldChar w:fldCharType="end"/>
      </w:r>
      <w:r w:rsidRPr="007C5752">
        <w:rPr>
          <w:rStyle w:val="ADClauseChar"/>
          <w:sz w:val="20"/>
        </w:rPr>
        <w:t xml:space="preserve">) are approved by SCK CEN.  In their offer, the Applicant shall develop the phases according to its own expertise and experience and propose a detailed work schedule.  In doing so, the Applicant shall take into consideration the preliminary schedule in </w:t>
      </w:r>
      <w:r w:rsidRPr="007C5752">
        <w:rPr>
          <w:rStyle w:val="ADClauseChar"/>
          <w:bCs/>
          <w:smallCaps/>
          <w:sz w:val="20"/>
        </w:rPr>
        <w:fldChar w:fldCharType="begin"/>
      </w:r>
      <w:r w:rsidRPr="007C5752">
        <w:rPr>
          <w:rStyle w:val="ADClauseChar"/>
          <w:bCs/>
          <w:smallCaps/>
          <w:sz w:val="20"/>
        </w:rPr>
        <w:instrText xml:space="preserve"> REF _Ref192661306 \r \h  \* MERGEFORMAT </w:instrText>
      </w:r>
      <w:r w:rsidRPr="007C5752">
        <w:rPr>
          <w:rStyle w:val="ADClauseChar"/>
          <w:bCs/>
          <w:smallCaps/>
          <w:sz w:val="20"/>
        </w:rPr>
      </w:r>
      <w:r w:rsidRPr="007C5752">
        <w:rPr>
          <w:rStyle w:val="ADClauseChar"/>
          <w:bCs/>
          <w:smallCaps/>
          <w:sz w:val="20"/>
        </w:rPr>
        <w:fldChar w:fldCharType="separate"/>
      </w:r>
      <w:r w:rsidR="00A63B38">
        <w:rPr>
          <w:rStyle w:val="ADClauseChar"/>
          <w:bCs/>
          <w:smallCaps/>
          <w:sz w:val="20"/>
        </w:rPr>
        <w:t>6.2</w:t>
      </w:r>
      <w:r w:rsidRPr="007C5752">
        <w:rPr>
          <w:rStyle w:val="ADClauseChar"/>
          <w:bCs/>
          <w:smallCaps/>
          <w:sz w:val="20"/>
        </w:rPr>
        <w:fldChar w:fldCharType="end"/>
      </w:r>
      <w:r w:rsidRPr="007C5752">
        <w:rPr>
          <w:szCs w:val="20"/>
        </w:rPr>
        <w:t xml:space="preserve"> by including the milestones and respecting the milestone dates provided in </w:t>
      </w:r>
      <w:r w:rsidRPr="007C5752">
        <w:rPr>
          <w:szCs w:val="20"/>
        </w:rPr>
        <w:fldChar w:fldCharType="begin"/>
      </w:r>
      <w:r w:rsidRPr="007C5752">
        <w:rPr>
          <w:szCs w:val="20"/>
        </w:rPr>
        <w:instrText xml:space="preserve"> REF _Ref192752742 \h  \* MERGEFORMAT </w:instrText>
      </w:r>
      <w:r w:rsidRPr="007C5752">
        <w:rPr>
          <w:szCs w:val="20"/>
        </w:rPr>
      </w:r>
      <w:r w:rsidRPr="007C5752">
        <w:rPr>
          <w:szCs w:val="20"/>
        </w:rPr>
        <w:fldChar w:fldCharType="separate"/>
      </w:r>
      <w:r w:rsidR="00A63B38" w:rsidRPr="00A63B38">
        <w:rPr>
          <w:szCs w:val="20"/>
        </w:rPr>
        <w:t>Table 23</w:t>
      </w:r>
      <w:r w:rsidRPr="007C5752">
        <w:rPr>
          <w:szCs w:val="20"/>
        </w:rPr>
        <w:fldChar w:fldCharType="end"/>
      </w:r>
      <w:r w:rsidRPr="007C5752">
        <w:rPr>
          <w:szCs w:val="20"/>
        </w:rPr>
        <w:t>. The Applicant may add (to a reasonable extent) additional milestones as they think appropriate.</w:t>
      </w:r>
    </w:p>
    <w:p w14:paraId="35741050" w14:textId="705AC5BF" w:rsidR="001D3C59" w:rsidRPr="007C5752" w:rsidRDefault="001D3C59" w:rsidP="001D3C59">
      <w:pPr>
        <w:pStyle w:val="Heading2numbered"/>
      </w:pPr>
      <w:bookmarkStart w:id="4081" w:name="_Toc191379864"/>
      <w:bookmarkStart w:id="4082" w:name="_Toc191479743"/>
      <w:bookmarkStart w:id="4083" w:name="_Toc191550707"/>
      <w:bookmarkStart w:id="4084" w:name="_Toc191554032"/>
      <w:bookmarkStart w:id="4085" w:name="_Toc191554485"/>
      <w:bookmarkStart w:id="4086" w:name="_Toc191556959"/>
      <w:bookmarkStart w:id="4087" w:name="_Toc192069541"/>
      <w:bookmarkStart w:id="4088" w:name="_Toc192069861"/>
      <w:bookmarkStart w:id="4089" w:name="_Toc192070051"/>
      <w:bookmarkStart w:id="4090" w:name="_Toc192152452"/>
      <w:bookmarkStart w:id="4091" w:name="_Toc192183315"/>
      <w:bookmarkStart w:id="4092" w:name="_Toc192183567"/>
      <w:bookmarkStart w:id="4093" w:name="_Toc192335709"/>
      <w:bookmarkStart w:id="4094" w:name="_Toc192406224"/>
      <w:bookmarkStart w:id="4095" w:name="_Toc192408629"/>
      <w:bookmarkStart w:id="4096" w:name="_Toc192409074"/>
      <w:bookmarkStart w:id="4097" w:name="_Toc192496535"/>
      <w:bookmarkStart w:id="4098" w:name="_Toc192502740"/>
      <w:bookmarkStart w:id="4099" w:name="_Toc192509629"/>
      <w:bookmarkStart w:id="4100" w:name="_Toc192510344"/>
      <w:bookmarkStart w:id="4101" w:name="_Toc192516234"/>
      <w:bookmarkStart w:id="4102" w:name="_Toc192579337"/>
      <w:bookmarkStart w:id="4103" w:name="_Toc192581279"/>
      <w:bookmarkStart w:id="4104" w:name="_Toc192581720"/>
      <w:bookmarkStart w:id="4105" w:name="_Toc192762826"/>
      <w:bookmarkStart w:id="4106" w:name="_Toc192765400"/>
      <w:bookmarkStart w:id="4107" w:name="_Toc191379865"/>
      <w:bookmarkStart w:id="4108" w:name="_Toc191479744"/>
      <w:bookmarkStart w:id="4109" w:name="_Toc191550708"/>
      <w:bookmarkStart w:id="4110" w:name="_Toc191554033"/>
      <w:bookmarkStart w:id="4111" w:name="_Toc191554486"/>
      <w:bookmarkStart w:id="4112" w:name="_Toc191556960"/>
      <w:bookmarkStart w:id="4113" w:name="_Toc192069542"/>
      <w:bookmarkStart w:id="4114" w:name="_Toc192069862"/>
      <w:bookmarkStart w:id="4115" w:name="_Toc192070052"/>
      <w:bookmarkStart w:id="4116" w:name="_Toc192152453"/>
      <w:bookmarkStart w:id="4117" w:name="_Toc192183316"/>
      <w:bookmarkStart w:id="4118" w:name="_Toc192183568"/>
      <w:bookmarkStart w:id="4119" w:name="_Toc192335710"/>
      <w:bookmarkStart w:id="4120" w:name="_Toc192406225"/>
      <w:bookmarkStart w:id="4121" w:name="_Toc192408630"/>
      <w:bookmarkStart w:id="4122" w:name="_Toc192409075"/>
      <w:bookmarkStart w:id="4123" w:name="_Toc192496536"/>
      <w:bookmarkStart w:id="4124" w:name="_Toc192502741"/>
      <w:bookmarkStart w:id="4125" w:name="_Toc192509630"/>
      <w:bookmarkStart w:id="4126" w:name="_Toc192510345"/>
      <w:bookmarkStart w:id="4127" w:name="_Toc192516235"/>
      <w:bookmarkStart w:id="4128" w:name="_Toc192579338"/>
      <w:bookmarkStart w:id="4129" w:name="_Toc192581280"/>
      <w:bookmarkStart w:id="4130" w:name="_Toc192581721"/>
      <w:bookmarkStart w:id="4131" w:name="_Toc192762827"/>
      <w:bookmarkStart w:id="4132" w:name="_Toc192765401"/>
      <w:bookmarkStart w:id="4133" w:name="_Toc191379866"/>
      <w:bookmarkStart w:id="4134" w:name="_Toc191479745"/>
      <w:bookmarkStart w:id="4135" w:name="_Toc191550709"/>
      <w:bookmarkStart w:id="4136" w:name="_Toc191554034"/>
      <w:bookmarkStart w:id="4137" w:name="_Toc191554487"/>
      <w:bookmarkStart w:id="4138" w:name="_Toc191556961"/>
      <w:bookmarkStart w:id="4139" w:name="_Toc192069543"/>
      <w:bookmarkStart w:id="4140" w:name="_Toc192069863"/>
      <w:bookmarkStart w:id="4141" w:name="_Toc192070053"/>
      <w:bookmarkStart w:id="4142" w:name="_Toc192152454"/>
      <w:bookmarkStart w:id="4143" w:name="_Toc192183317"/>
      <w:bookmarkStart w:id="4144" w:name="_Toc192183569"/>
      <w:bookmarkStart w:id="4145" w:name="_Toc192335711"/>
      <w:bookmarkStart w:id="4146" w:name="_Toc192406226"/>
      <w:bookmarkStart w:id="4147" w:name="_Toc192408631"/>
      <w:bookmarkStart w:id="4148" w:name="_Toc192409076"/>
      <w:bookmarkStart w:id="4149" w:name="_Toc192496537"/>
      <w:bookmarkStart w:id="4150" w:name="_Toc192502742"/>
      <w:bookmarkStart w:id="4151" w:name="_Toc192509631"/>
      <w:bookmarkStart w:id="4152" w:name="_Toc192510346"/>
      <w:bookmarkStart w:id="4153" w:name="_Toc192516236"/>
      <w:bookmarkStart w:id="4154" w:name="_Toc192579339"/>
      <w:bookmarkStart w:id="4155" w:name="_Toc192581281"/>
      <w:bookmarkStart w:id="4156" w:name="_Toc192581722"/>
      <w:bookmarkStart w:id="4157" w:name="_Toc192762828"/>
      <w:bookmarkStart w:id="4158" w:name="_Toc192765402"/>
      <w:bookmarkStart w:id="4159" w:name="_Toc191379867"/>
      <w:bookmarkStart w:id="4160" w:name="_Toc191479746"/>
      <w:bookmarkStart w:id="4161" w:name="_Toc191550710"/>
      <w:bookmarkStart w:id="4162" w:name="_Toc191554035"/>
      <w:bookmarkStart w:id="4163" w:name="_Toc191554488"/>
      <w:bookmarkStart w:id="4164" w:name="_Toc191556962"/>
      <w:bookmarkStart w:id="4165" w:name="_Toc192069544"/>
      <w:bookmarkStart w:id="4166" w:name="_Toc192069864"/>
      <w:bookmarkStart w:id="4167" w:name="_Toc192070054"/>
      <w:bookmarkStart w:id="4168" w:name="_Toc192152455"/>
      <w:bookmarkStart w:id="4169" w:name="_Toc192183318"/>
      <w:bookmarkStart w:id="4170" w:name="_Toc192183570"/>
      <w:bookmarkStart w:id="4171" w:name="_Toc192335712"/>
      <w:bookmarkStart w:id="4172" w:name="_Toc192406227"/>
      <w:bookmarkStart w:id="4173" w:name="_Toc192408632"/>
      <w:bookmarkStart w:id="4174" w:name="_Toc192409077"/>
      <w:bookmarkStart w:id="4175" w:name="_Toc192496538"/>
      <w:bookmarkStart w:id="4176" w:name="_Toc192502743"/>
      <w:bookmarkStart w:id="4177" w:name="_Toc192509632"/>
      <w:bookmarkStart w:id="4178" w:name="_Toc192510347"/>
      <w:bookmarkStart w:id="4179" w:name="_Toc192516237"/>
      <w:bookmarkStart w:id="4180" w:name="_Toc192579340"/>
      <w:bookmarkStart w:id="4181" w:name="_Toc192581282"/>
      <w:bookmarkStart w:id="4182" w:name="_Toc192581723"/>
      <w:bookmarkStart w:id="4183" w:name="_Toc192762829"/>
      <w:bookmarkStart w:id="4184" w:name="_Toc192765403"/>
      <w:bookmarkStart w:id="4185" w:name="_Toc191379868"/>
      <w:bookmarkStart w:id="4186" w:name="_Toc191479747"/>
      <w:bookmarkStart w:id="4187" w:name="_Toc191550711"/>
      <w:bookmarkStart w:id="4188" w:name="_Toc191554036"/>
      <w:bookmarkStart w:id="4189" w:name="_Toc191554489"/>
      <w:bookmarkStart w:id="4190" w:name="_Toc191556963"/>
      <w:bookmarkStart w:id="4191" w:name="_Toc192069545"/>
      <w:bookmarkStart w:id="4192" w:name="_Toc192069865"/>
      <w:bookmarkStart w:id="4193" w:name="_Toc192070055"/>
      <w:bookmarkStart w:id="4194" w:name="_Toc192152456"/>
      <w:bookmarkStart w:id="4195" w:name="_Toc192183319"/>
      <w:bookmarkStart w:id="4196" w:name="_Toc192183571"/>
      <w:bookmarkStart w:id="4197" w:name="_Toc192335713"/>
      <w:bookmarkStart w:id="4198" w:name="_Toc192406228"/>
      <w:bookmarkStart w:id="4199" w:name="_Toc192408633"/>
      <w:bookmarkStart w:id="4200" w:name="_Toc192409078"/>
      <w:bookmarkStart w:id="4201" w:name="_Toc192496539"/>
      <w:bookmarkStart w:id="4202" w:name="_Toc192502744"/>
      <w:bookmarkStart w:id="4203" w:name="_Toc192509633"/>
      <w:bookmarkStart w:id="4204" w:name="_Toc192510348"/>
      <w:bookmarkStart w:id="4205" w:name="_Toc192516238"/>
      <w:bookmarkStart w:id="4206" w:name="_Toc192579341"/>
      <w:bookmarkStart w:id="4207" w:name="_Toc192581283"/>
      <w:bookmarkStart w:id="4208" w:name="_Toc192581724"/>
      <w:bookmarkStart w:id="4209" w:name="_Toc192762830"/>
      <w:bookmarkStart w:id="4210" w:name="_Toc192765404"/>
      <w:bookmarkStart w:id="4211" w:name="_Toc191379869"/>
      <w:bookmarkStart w:id="4212" w:name="_Toc191479748"/>
      <w:bookmarkStart w:id="4213" w:name="_Toc191550712"/>
      <w:bookmarkStart w:id="4214" w:name="_Toc191554037"/>
      <w:bookmarkStart w:id="4215" w:name="_Toc191554490"/>
      <w:bookmarkStart w:id="4216" w:name="_Toc191556964"/>
      <w:bookmarkStart w:id="4217" w:name="_Toc192069546"/>
      <w:bookmarkStart w:id="4218" w:name="_Toc192069866"/>
      <w:bookmarkStart w:id="4219" w:name="_Toc192070056"/>
      <w:bookmarkStart w:id="4220" w:name="_Toc192152457"/>
      <w:bookmarkStart w:id="4221" w:name="_Toc192183320"/>
      <w:bookmarkStart w:id="4222" w:name="_Toc192183572"/>
      <w:bookmarkStart w:id="4223" w:name="_Toc192335714"/>
      <w:bookmarkStart w:id="4224" w:name="_Toc192406229"/>
      <w:bookmarkStart w:id="4225" w:name="_Toc192408634"/>
      <w:bookmarkStart w:id="4226" w:name="_Toc192409079"/>
      <w:bookmarkStart w:id="4227" w:name="_Toc192496540"/>
      <w:bookmarkStart w:id="4228" w:name="_Toc192502745"/>
      <w:bookmarkStart w:id="4229" w:name="_Toc192509634"/>
      <w:bookmarkStart w:id="4230" w:name="_Toc192510349"/>
      <w:bookmarkStart w:id="4231" w:name="_Toc192516239"/>
      <w:bookmarkStart w:id="4232" w:name="_Toc192579342"/>
      <w:bookmarkStart w:id="4233" w:name="_Toc192581284"/>
      <w:bookmarkStart w:id="4234" w:name="_Toc192581725"/>
      <w:bookmarkStart w:id="4235" w:name="_Toc192762831"/>
      <w:bookmarkStart w:id="4236" w:name="_Toc192765405"/>
      <w:bookmarkStart w:id="4237" w:name="_Ref192660712"/>
      <w:bookmarkStart w:id="4238" w:name="_Toc200492643"/>
      <w:bookmarkStart w:id="4239" w:name="_Toc202536257"/>
      <w:bookmarkStart w:id="4240" w:name="_Toc202536943"/>
      <w:bookmarkStart w:id="4241" w:name="_Toc212194902"/>
      <w:bookmarkStart w:id="4242" w:name="_Ref190766485"/>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r w:rsidRPr="007C5752">
        <w:t>Contractual Phases</w:t>
      </w:r>
      <w:bookmarkEnd w:id="4237"/>
      <w:bookmarkEnd w:id="4238"/>
      <w:bookmarkEnd w:id="4239"/>
      <w:bookmarkEnd w:id="4240"/>
      <w:bookmarkEnd w:id="4241"/>
    </w:p>
    <w:p w14:paraId="40A2AD58" w14:textId="71DD46AA" w:rsidR="001D3C59" w:rsidRPr="007C5752" w:rsidRDefault="001D3C59" w:rsidP="00A6782F">
      <w:pPr>
        <w:jc w:val="both"/>
        <w:rPr>
          <w:rStyle w:val="Strong"/>
        </w:rPr>
      </w:pPr>
      <w:bookmarkStart w:id="4243" w:name="_Ref192251498"/>
      <w:r w:rsidRPr="007C5752">
        <w:rPr>
          <w:rStyle w:val="Strong"/>
        </w:rPr>
        <w:t xml:space="preserve">Phase </w:t>
      </w:r>
      <w:r w:rsidRPr="007C5752">
        <w:rPr>
          <w:rStyle w:val="Strong"/>
        </w:rPr>
        <w:fldChar w:fldCharType="begin"/>
      </w:r>
      <w:r w:rsidRPr="007C5752">
        <w:rPr>
          <w:rStyle w:val="Strong"/>
        </w:rPr>
        <w:instrText xml:space="preserve"> SEQ Phase \* ROMAN </w:instrText>
      </w:r>
      <w:r w:rsidRPr="007C5752">
        <w:rPr>
          <w:rStyle w:val="Strong"/>
        </w:rPr>
        <w:fldChar w:fldCharType="separate"/>
      </w:r>
      <w:r w:rsidR="00A63B38">
        <w:rPr>
          <w:rStyle w:val="Strong"/>
          <w:noProof/>
        </w:rPr>
        <w:t>I</w:t>
      </w:r>
      <w:r w:rsidRPr="007C5752">
        <w:rPr>
          <w:rStyle w:val="Strong"/>
        </w:rPr>
        <w:fldChar w:fldCharType="end"/>
      </w:r>
      <w:r w:rsidRPr="007C5752">
        <w:rPr>
          <w:rStyle w:val="Strong"/>
        </w:rPr>
        <w:t xml:space="preserve"> - Design and Development</w:t>
      </w:r>
      <w:bookmarkEnd w:id="4243"/>
      <w:r w:rsidR="00A6782F" w:rsidRPr="007C5752">
        <w:rPr>
          <w:rStyle w:val="Strong"/>
        </w:rPr>
        <w:t xml:space="preserve"> (L1 Conceptual Design and L2 Detailed Design)</w:t>
      </w:r>
    </w:p>
    <w:p w14:paraId="3BE0F278" w14:textId="77777777" w:rsidR="001D3C59" w:rsidRPr="007C5752" w:rsidRDefault="001D3C59" w:rsidP="00575005">
      <w:pPr>
        <w:pStyle w:val="0AClause"/>
        <w:rPr>
          <w:lang w:val="en-GB"/>
        </w:rPr>
      </w:pPr>
      <w:r w:rsidRPr="007C5752">
        <w:rPr>
          <w:lang w:val="en-GB"/>
        </w:rPr>
        <w:t>Activities expected to be performed in this phase shall, at least, include:</w:t>
      </w:r>
    </w:p>
    <w:p w14:paraId="3FC2B5D8" w14:textId="77777777" w:rsidR="001D3C59" w:rsidRPr="007C5752" w:rsidRDefault="001D3C59">
      <w:pPr>
        <w:pStyle w:val="0AClause"/>
        <w:numPr>
          <w:ilvl w:val="0"/>
          <w:numId w:val="36"/>
        </w:numPr>
        <w:rPr>
          <w:lang w:val="en-GB"/>
        </w:rPr>
      </w:pPr>
      <w:r w:rsidRPr="007C5752">
        <w:rPr>
          <w:lang w:val="en-GB"/>
        </w:rPr>
        <w:t>Establishing the project management baseline (Management Dashboard &amp; underlying processes, Quality Assurance Program and Risk Management Plan) for review and approval by SCK CEN.</w:t>
      </w:r>
    </w:p>
    <w:p w14:paraId="2BC6E78D" w14:textId="5D0E1FA6" w:rsidR="001D3C59" w:rsidRPr="007C5752" w:rsidRDefault="001D3C59">
      <w:pPr>
        <w:pStyle w:val="0AClause"/>
        <w:numPr>
          <w:ilvl w:val="0"/>
          <w:numId w:val="36"/>
        </w:numPr>
        <w:rPr>
          <w:lang w:val="en-GB"/>
        </w:rPr>
      </w:pPr>
      <w:r w:rsidRPr="007C5752">
        <w:rPr>
          <w:lang w:val="en-GB"/>
        </w:rPr>
        <w:t>Developing the conceptual design, verifying/ validating conformance with technical specifications, defining specific requirements for buildings and utilities and preparing/ submitting the Conceptual Design File for review and approval by SCK CEN.</w:t>
      </w:r>
    </w:p>
    <w:p w14:paraId="08ADDC06" w14:textId="5B34731E" w:rsidR="001D3C59" w:rsidRPr="007C5752" w:rsidRDefault="001D3C59">
      <w:pPr>
        <w:pStyle w:val="0AClause"/>
        <w:numPr>
          <w:ilvl w:val="0"/>
          <w:numId w:val="36"/>
        </w:numPr>
        <w:rPr>
          <w:lang w:val="en-GB"/>
        </w:rPr>
      </w:pPr>
      <w:r w:rsidRPr="007C5752">
        <w:rPr>
          <w:lang w:val="en-GB"/>
        </w:rPr>
        <w:t>Developing the detailed design, verifying/ validating conformance with technical specifications, defining the list of components (incl. procurement specifications, manufacturing drawings), setting final requirements for buildings and utilities, developing plans and procedures for the next phases (e.g. MIP, packaging and transportation plan, installation plan) and preparing/ submitting the Detailed Design File</w:t>
      </w:r>
    </w:p>
    <w:p w14:paraId="10DE96D1" w14:textId="322A66F5" w:rsidR="001D3C59" w:rsidRPr="007C5752" w:rsidRDefault="001D3C59" w:rsidP="001D3C59">
      <w:pPr>
        <w:rPr>
          <w:rStyle w:val="Strong"/>
        </w:rPr>
      </w:pPr>
      <w:bookmarkStart w:id="4244" w:name="_Ref192251503"/>
      <w:r w:rsidRPr="007C5752">
        <w:rPr>
          <w:rStyle w:val="Strong"/>
        </w:rPr>
        <w:t xml:space="preserve">Phase </w:t>
      </w:r>
      <w:r w:rsidRPr="007C5752">
        <w:rPr>
          <w:rStyle w:val="Strong"/>
        </w:rPr>
        <w:fldChar w:fldCharType="begin"/>
      </w:r>
      <w:r w:rsidRPr="007C5752">
        <w:rPr>
          <w:rStyle w:val="Strong"/>
        </w:rPr>
        <w:instrText xml:space="preserve"> SEQ Phase \* ROMAN </w:instrText>
      </w:r>
      <w:r w:rsidRPr="007C5752">
        <w:rPr>
          <w:rStyle w:val="Strong"/>
        </w:rPr>
        <w:fldChar w:fldCharType="separate"/>
      </w:r>
      <w:r w:rsidR="00A63B38">
        <w:rPr>
          <w:rStyle w:val="Strong"/>
          <w:noProof/>
        </w:rPr>
        <w:t>II</w:t>
      </w:r>
      <w:r w:rsidRPr="007C5752">
        <w:rPr>
          <w:rStyle w:val="Strong"/>
        </w:rPr>
        <w:fldChar w:fldCharType="end"/>
      </w:r>
      <w:r w:rsidRPr="007C5752">
        <w:rPr>
          <w:rStyle w:val="Strong"/>
        </w:rPr>
        <w:t xml:space="preserve"> – Procurement</w:t>
      </w:r>
      <w:r w:rsidR="00A6782F" w:rsidRPr="007C5752">
        <w:rPr>
          <w:rStyle w:val="Strong"/>
        </w:rPr>
        <w:t xml:space="preserve">, Assembly </w:t>
      </w:r>
      <w:r w:rsidRPr="007C5752">
        <w:rPr>
          <w:rStyle w:val="Strong"/>
        </w:rPr>
        <w:t>and Manufacturing</w:t>
      </w:r>
      <w:bookmarkEnd w:id="4244"/>
      <w:r w:rsidR="00A6782F" w:rsidRPr="007C5752">
        <w:rPr>
          <w:rStyle w:val="Strong"/>
        </w:rPr>
        <w:t xml:space="preserve"> (L3)</w:t>
      </w:r>
    </w:p>
    <w:p w14:paraId="464C9216" w14:textId="77777777" w:rsidR="001D3C59" w:rsidRPr="007C5752" w:rsidRDefault="001D3C59">
      <w:pPr>
        <w:pStyle w:val="0AClause"/>
        <w:numPr>
          <w:ilvl w:val="0"/>
          <w:numId w:val="63"/>
        </w:numPr>
        <w:rPr>
          <w:lang w:val="en-GB"/>
        </w:rPr>
      </w:pPr>
      <w:r w:rsidRPr="007C5752">
        <w:rPr>
          <w:lang w:val="en-GB"/>
        </w:rPr>
        <w:t>Activities expected to be performed in this phase shall, at least, include:</w:t>
      </w:r>
    </w:p>
    <w:p w14:paraId="028D3EBF" w14:textId="53EE961E" w:rsidR="001D3C59" w:rsidRPr="007C5752" w:rsidRDefault="001D3C59">
      <w:pPr>
        <w:pStyle w:val="0AClause"/>
        <w:numPr>
          <w:ilvl w:val="0"/>
          <w:numId w:val="63"/>
        </w:numPr>
        <w:rPr>
          <w:lang w:val="en-GB"/>
        </w:rPr>
      </w:pPr>
      <w:r w:rsidRPr="007C5752">
        <w:rPr>
          <w:lang w:val="en-GB"/>
        </w:rPr>
        <w:t>Procurement/ manufacturing of components and services necessary for performing the Contract, execution/ reporting of tests and inspections (incl. FAT), Non-Conformity handling, preparing final plans and procedures for Phase III and IV and preparing/ submitting the Procurement and Manufacturing File for review and approval by SCK CEN.</w:t>
      </w:r>
    </w:p>
    <w:p w14:paraId="7FACD650" w14:textId="609FD759" w:rsidR="001D3C59" w:rsidRPr="007C5752" w:rsidRDefault="001D3C59" w:rsidP="001D3C59">
      <w:pPr>
        <w:rPr>
          <w:rStyle w:val="Strong"/>
        </w:rPr>
      </w:pPr>
      <w:bookmarkStart w:id="4245" w:name="_Ref192251517"/>
      <w:r w:rsidRPr="007C5752">
        <w:rPr>
          <w:rStyle w:val="Strong"/>
        </w:rPr>
        <w:t xml:space="preserve">Phase </w:t>
      </w:r>
      <w:r w:rsidRPr="007C5752">
        <w:rPr>
          <w:rStyle w:val="Strong"/>
        </w:rPr>
        <w:fldChar w:fldCharType="begin"/>
      </w:r>
      <w:r w:rsidRPr="007C5752">
        <w:rPr>
          <w:rStyle w:val="Strong"/>
        </w:rPr>
        <w:instrText xml:space="preserve"> SEQ Phase \* ROMAN </w:instrText>
      </w:r>
      <w:r w:rsidRPr="007C5752">
        <w:rPr>
          <w:rStyle w:val="Strong"/>
        </w:rPr>
        <w:fldChar w:fldCharType="separate"/>
      </w:r>
      <w:r w:rsidR="00A63B38">
        <w:rPr>
          <w:rStyle w:val="Strong"/>
          <w:noProof/>
        </w:rPr>
        <w:t>III</w:t>
      </w:r>
      <w:r w:rsidRPr="007C5752">
        <w:rPr>
          <w:rStyle w:val="Strong"/>
        </w:rPr>
        <w:fldChar w:fldCharType="end"/>
      </w:r>
      <w:r w:rsidRPr="007C5752">
        <w:rPr>
          <w:rStyle w:val="Strong"/>
        </w:rPr>
        <w:t xml:space="preserve"> – Installation</w:t>
      </w:r>
      <w:bookmarkEnd w:id="4245"/>
      <w:r w:rsidR="00A6782F" w:rsidRPr="007C5752">
        <w:rPr>
          <w:rStyle w:val="Strong"/>
        </w:rPr>
        <w:t xml:space="preserve"> (L4)</w:t>
      </w:r>
    </w:p>
    <w:p w14:paraId="24A6AC5C" w14:textId="77777777" w:rsidR="001D3C59" w:rsidRPr="007C5752" w:rsidRDefault="001D3C59" w:rsidP="00575005">
      <w:pPr>
        <w:pStyle w:val="0AClause"/>
        <w:rPr>
          <w:lang w:val="en-GB"/>
        </w:rPr>
      </w:pPr>
      <w:r w:rsidRPr="007C5752">
        <w:rPr>
          <w:lang w:val="en-GB"/>
        </w:rPr>
        <w:t>Activities expected to be performed in this phase shall, at least, include:</w:t>
      </w:r>
    </w:p>
    <w:p w14:paraId="292F0231" w14:textId="0301E235" w:rsidR="001D3C59" w:rsidRPr="007C5752" w:rsidRDefault="001D3C59">
      <w:pPr>
        <w:pStyle w:val="0AClause"/>
        <w:numPr>
          <w:ilvl w:val="0"/>
          <w:numId w:val="62"/>
        </w:numPr>
        <w:rPr>
          <w:lang w:val="en-GB"/>
        </w:rPr>
      </w:pPr>
      <w:r w:rsidRPr="007C5752">
        <w:rPr>
          <w:lang w:val="en-GB"/>
        </w:rPr>
        <w:t>Transportation to SCK CEN (only after manufacturing QC and FAT shall be approved by SCK  CEN), incoming inspections of supplies, installation of QPLANT, execution/ reporting of assembly tests, Non-Conformity handling and preparing/submitting the Installation File for review and approval by SCK CEN.</w:t>
      </w:r>
    </w:p>
    <w:p w14:paraId="0B73D132" w14:textId="34BE53C1" w:rsidR="001D3C59" w:rsidRPr="007C5752" w:rsidRDefault="001D3C59" w:rsidP="001D3C59">
      <w:pPr>
        <w:rPr>
          <w:rStyle w:val="Strong"/>
        </w:rPr>
      </w:pPr>
      <w:bookmarkStart w:id="4246" w:name="_Ref192251531"/>
      <w:r w:rsidRPr="007C5752">
        <w:rPr>
          <w:rStyle w:val="Strong"/>
        </w:rPr>
        <w:t xml:space="preserve">Phase </w:t>
      </w:r>
      <w:r w:rsidRPr="007C5752">
        <w:rPr>
          <w:rStyle w:val="Strong"/>
        </w:rPr>
        <w:fldChar w:fldCharType="begin"/>
      </w:r>
      <w:r w:rsidRPr="007C5752">
        <w:rPr>
          <w:rStyle w:val="Strong"/>
        </w:rPr>
        <w:instrText xml:space="preserve"> SEQ Phase \* ROMAN </w:instrText>
      </w:r>
      <w:r w:rsidRPr="007C5752">
        <w:rPr>
          <w:rStyle w:val="Strong"/>
        </w:rPr>
        <w:fldChar w:fldCharType="separate"/>
      </w:r>
      <w:r w:rsidR="00A63B38">
        <w:rPr>
          <w:rStyle w:val="Strong"/>
          <w:noProof/>
        </w:rPr>
        <w:t>IV</w:t>
      </w:r>
      <w:r w:rsidRPr="007C5752">
        <w:rPr>
          <w:rStyle w:val="Strong"/>
        </w:rPr>
        <w:fldChar w:fldCharType="end"/>
      </w:r>
      <w:r w:rsidRPr="007C5752">
        <w:rPr>
          <w:rStyle w:val="Strong"/>
        </w:rPr>
        <w:t xml:space="preserve"> – Commissioning and Acceptance</w:t>
      </w:r>
      <w:bookmarkEnd w:id="4246"/>
      <w:r w:rsidR="00A6782F" w:rsidRPr="007C5752">
        <w:rPr>
          <w:rStyle w:val="Strong"/>
        </w:rPr>
        <w:t xml:space="preserve"> (L5-L)</w:t>
      </w:r>
    </w:p>
    <w:p w14:paraId="752D11E6" w14:textId="77777777" w:rsidR="001D3C59" w:rsidRPr="007C5752" w:rsidRDefault="001D3C59" w:rsidP="001D3C59">
      <w:pPr>
        <w:rPr>
          <w:rFonts w:cs="Segoe UI"/>
          <w:szCs w:val="20"/>
        </w:rPr>
      </w:pPr>
      <w:r w:rsidRPr="007C5752">
        <w:rPr>
          <w:rFonts w:cs="Segoe UI"/>
          <w:szCs w:val="20"/>
        </w:rPr>
        <w:t>Commissioning and Acceptance testing may not necessarily follow a strict sequential order (as a part of the system may require successful acceptance to initiate commissioning and vice versa).  The Contractor shall develop the phase</w:t>
      </w:r>
      <w:r w:rsidRPr="007C5752">
        <w:rPr>
          <w:rStyle w:val="AASemiBoldChar"/>
          <w:rFonts w:ascii="Segoe UI" w:hAnsi="Segoe UI" w:cs="Segoe UI"/>
          <w:color w:val="000000" w:themeColor="text1"/>
          <w:szCs w:val="20"/>
        </w:rPr>
        <w:t xml:space="preserve"> </w:t>
      </w:r>
      <w:r w:rsidRPr="007C5752">
        <w:rPr>
          <w:rFonts w:cs="Segoe UI"/>
          <w:szCs w:val="20"/>
        </w:rPr>
        <w:t>according to its own expertise and shall at least include the following activities:</w:t>
      </w:r>
    </w:p>
    <w:p w14:paraId="5D14A13C" w14:textId="7A4FAE8B" w:rsidR="001D3C59" w:rsidRPr="007C5752" w:rsidRDefault="001D3C59">
      <w:pPr>
        <w:pStyle w:val="0AClause"/>
        <w:numPr>
          <w:ilvl w:val="0"/>
          <w:numId w:val="61"/>
        </w:numPr>
        <w:rPr>
          <w:lang w:val="en-GB"/>
        </w:rPr>
      </w:pPr>
      <w:r w:rsidRPr="007C5752">
        <w:rPr>
          <w:lang w:val="en-GB"/>
        </w:rPr>
        <w:t>Stand-alone commissioning of the QPLANT, integrated commissioning with controls, non-conformity handling and preparing/ submitting the Commissioning File  for review and approval by SCK CEN.</w:t>
      </w:r>
    </w:p>
    <w:p w14:paraId="7B7A5E39" w14:textId="5DE7F98A" w:rsidR="001D3C59" w:rsidRPr="007C5752" w:rsidRDefault="001D3C59">
      <w:pPr>
        <w:pStyle w:val="0AClause"/>
        <w:numPr>
          <w:ilvl w:val="0"/>
          <w:numId w:val="61"/>
        </w:numPr>
        <w:rPr>
          <w:lang w:val="en-GB"/>
        </w:rPr>
      </w:pPr>
      <w:r w:rsidRPr="007C5752">
        <w:rPr>
          <w:lang w:val="en-GB"/>
        </w:rPr>
        <w:t>Execution/ reporting of SAT and preparing/ submitting the Acceptance Test File (for review and approval by SCK CEN.</w:t>
      </w:r>
    </w:p>
    <w:p w14:paraId="207DB256" w14:textId="275D1B65" w:rsidR="001D3C59" w:rsidRPr="007C5752" w:rsidRDefault="001D3C59">
      <w:pPr>
        <w:pStyle w:val="0AClause"/>
        <w:numPr>
          <w:ilvl w:val="0"/>
          <w:numId w:val="61"/>
        </w:numPr>
        <w:rPr>
          <w:lang w:val="en-GB"/>
        </w:rPr>
      </w:pPr>
      <w:r w:rsidRPr="007C5752">
        <w:rPr>
          <w:lang w:val="en-GB"/>
        </w:rPr>
        <w:t>Project closure and submission of the Final Report for review and approval by SCK CEN.</w:t>
      </w:r>
    </w:p>
    <w:p w14:paraId="1DB7CB46" w14:textId="77777777" w:rsidR="00CB55CB" w:rsidRPr="007C5752" w:rsidRDefault="00CB55CB" w:rsidP="00CB55CB">
      <w:pPr>
        <w:pStyle w:val="RequirementList"/>
        <w:numPr>
          <w:ilvl w:val="0"/>
          <w:numId w:val="0"/>
        </w:numPr>
        <w:ind w:left="502" w:hanging="360"/>
      </w:pPr>
    </w:p>
    <w:p w14:paraId="61DD66F0" w14:textId="77777777" w:rsidR="00CB55CB" w:rsidRPr="007C5752" w:rsidRDefault="00CB55CB" w:rsidP="00CB55CB">
      <w:pPr>
        <w:pStyle w:val="RequirementList"/>
        <w:numPr>
          <w:ilvl w:val="0"/>
          <w:numId w:val="0"/>
        </w:numPr>
        <w:ind w:left="502" w:hanging="360"/>
      </w:pPr>
    </w:p>
    <w:p w14:paraId="0B655E87" w14:textId="77777777" w:rsidR="00CB55CB" w:rsidRPr="007C5752" w:rsidRDefault="00CB55CB" w:rsidP="00CB55CB">
      <w:pPr>
        <w:pStyle w:val="RequirementList"/>
        <w:numPr>
          <w:ilvl w:val="0"/>
          <w:numId w:val="0"/>
        </w:numPr>
        <w:ind w:left="502" w:hanging="360"/>
      </w:pPr>
    </w:p>
    <w:p w14:paraId="6AEE8252" w14:textId="77777777" w:rsidR="00CB55CB" w:rsidRPr="007C5752" w:rsidRDefault="00CB55CB" w:rsidP="00CB55CB">
      <w:pPr>
        <w:pStyle w:val="RequirementList"/>
        <w:numPr>
          <w:ilvl w:val="0"/>
          <w:numId w:val="0"/>
        </w:numPr>
        <w:ind w:left="502" w:hanging="360"/>
      </w:pPr>
    </w:p>
    <w:p w14:paraId="112F4A03" w14:textId="77777777" w:rsidR="001D3C59" w:rsidRPr="007C5752" w:rsidRDefault="001D3C59" w:rsidP="001D3C59">
      <w:pPr>
        <w:pStyle w:val="Heading2numbered"/>
      </w:pPr>
      <w:bookmarkStart w:id="4247" w:name="_Ref192661306"/>
      <w:bookmarkStart w:id="4248" w:name="_Toc200492644"/>
      <w:bookmarkStart w:id="4249" w:name="_Toc202536258"/>
      <w:bookmarkStart w:id="4250" w:name="_Toc202536944"/>
      <w:bookmarkStart w:id="4251" w:name="_Toc212194903"/>
      <w:r w:rsidRPr="007C5752">
        <w:t>Preliminary Schedule</w:t>
      </w:r>
      <w:bookmarkEnd w:id="4242"/>
      <w:bookmarkEnd w:id="4247"/>
      <w:bookmarkEnd w:id="4248"/>
      <w:bookmarkEnd w:id="4249"/>
      <w:bookmarkEnd w:id="4250"/>
      <w:bookmarkEnd w:id="4251"/>
    </w:p>
    <w:p w14:paraId="5E37147A" w14:textId="333DE5B2" w:rsidR="001D3C59" w:rsidRPr="007C5752" w:rsidRDefault="001D3C59" w:rsidP="001D3C59">
      <w:pPr>
        <w:pStyle w:val="Caption"/>
      </w:pPr>
      <w:bookmarkStart w:id="4252" w:name="_Ref192752742"/>
      <w:bookmarkStart w:id="4253" w:name="_Toc201310429"/>
      <w:bookmarkStart w:id="4254" w:name="_Toc212194980"/>
      <w:r w:rsidRPr="007C5752">
        <w:t xml:space="preserve">Table </w:t>
      </w:r>
      <w:r w:rsidRPr="007C5752">
        <w:fldChar w:fldCharType="begin"/>
      </w:r>
      <w:r w:rsidRPr="007C5752">
        <w:instrText xml:space="preserve"> SEQ Table \* ARABIC </w:instrText>
      </w:r>
      <w:r w:rsidRPr="007C5752">
        <w:fldChar w:fldCharType="separate"/>
      </w:r>
      <w:r w:rsidR="00A63B38">
        <w:rPr>
          <w:noProof/>
        </w:rPr>
        <w:t>23</w:t>
      </w:r>
      <w:r w:rsidRPr="007C5752">
        <w:fldChar w:fldCharType="end"/>
      </w:r>
      <w:bookmarkEnd w:id="4252"/>
      <w:r w:rsidRPr="007C5752">
        <w:t xml:space="preserve"> Preliminary Schedule and Main Milestones</w:t>
      </w:r>
      <w:bookmarkEnd w:id="4253"/>
      <w:bookmarkEnd w:id="4254"/>
    </w:p>
    <w:p w14:paraId="02197FCA" w14:textId="77777777" w:rsidR="001D3C59" w:rsidRPr="007C5752" w:rsidRDefault="001D3C59" w:rsidP="001D3C59">
      <w:pPr>
        <w:pStyle w:val="TableCaption"/>
        <w:spacing w:before="0" w:after="0"/>
        <w:jc w:val="left"/>
        <w:rPr>
          <w:i/>
          <w:sz w:val="14"/>
          <w:szCs w:val="12"/>
          <w:lang w:val="en-GB"/>
        </w:rPr>
      </w:pPr>
      <w:r w:rsidRPr="007C5752">
        <w:rPr>
          <w:i/>
          <w:sz w:val="14"/>
          <w:szCs w:val="12"/>
          <w:lang w:val="en-GB"/>
        </w:rPr>
        <w:t>“ED” = Earliest Date, “LD” = Latest Possible Date, “M” = months, “wks” = weeks, “BD” = Business Days, “CD” = Calendar Days.</w:t>
      </w:r>
    </w:p>
    <w:tbl>
      <w:tblPr>
        <w:tblStyle w:val="TableGrid"/>
        <w:tblW w:w="0" w:type="auto"/>
        <w:tblLayout w:type="fixed"/>
        <w:tblLook w:val="04A0" w:firstRow="1" w:lastRow="0" w:firstColumn="1" w:lastColumn="0" w:noHBand="0" w:noVBand="1"/>
      </w:tblPr>
      <w:tblGrid>
        <w:gridCol w:w="704"/>
        <w:gridCol w:w="5528"/>
        <w:gridCol w:w="1418"/>
        <w:gridCol w:w="1417"/>
      </w:tblGrid>
      <w:tr w:rsidR="001D3C59" w:rsidRPr="007C5752" w14:paraId="45D20366" w14:textId="77777777" w:rsidTr="007A02BC">
        <w:tc>
          <w:tcPr>
            <w:tcW w:w="704" w:type="dxa"/>
            <w:shd w:val="clear" w:color="auto" w:fill="EBD9ED" w:themeFill="accent2" w:themeFillTint="33"/>
          </w:tcPr>
          <w:p w14:paraId="27481857" w14:textId="77777777" w:rsidR="001D3C59" w:rsidRPr="007C5752" w:rsidRDefault="001D3C59" w:rsidP="007A02BC">
            <w:pPr>
              <w:pStyle w:val="regular"/>
              <w:rPr>
                <w:rFonts w:ascii="Aptos" w:hAnsi="Aptos"/>
                <w:b/>
                <w:bCs/>
                <w:iCs/>
                <w:sz w:val="18"/>
                <w:szCs w:val="18"/>
              </w:rPr>
            </w:pPr>
            <w:r w:rsidRPr="007C5752">
              <w:rPr>
                <w:rFonts w:ascii="Aptos" w:hAnsi="Aptos"/>
                <w:b/>
                <w:bCs/>
                <w:iCs/>
                <w:sz w:val="18"/>
                <w:szCs w:val="18"/>
              </w:rPr>
              <w:t>ID</w:t>
            </w:r>
          </w:p>
        </w:tc>
        <w:tc>
          <w:tcPr>
            <w:tcW w:w="5528" w:type="dxa"/>
            <w:shd w:val="clear" w:color="auto" w:fill="EBD9ED" w:themeFill="accent2" w:themeFillTint="33"/>
          </w:tcPr>
          <w:p w14:paraId="13DA7EAD" w14:textId="77777777" w:rsidR="001D3C59" w:rsidRPr="007C5752" w:rsidRDefault="001D3C59" w:rsidP="007A02BC">
            <w:pPr>
              <w:pStyle w:val="regular"/>
              <w:rPr>
                <w:rFonts w:ascii="Aptos" w:hAnsi="Aptos"/>
                <w:b/>
                <w:bCs/>
                <w:iCs/>
                <w:sz w:val="18"/>
                <w:szCs w:val="18"/>
              </w:rPr>
            </w:pPr>
            <w:r w:rsidRPr="007C5752">
              <w:rPr>
                <w:rFonts w:ascii="Aptos" w:hAnsi="Aptos"/>
                <w:b/>
                <w:bCs/>
                <w:iCs/>
                <w:sz w:val="18"/>
                <w:szCs w:val="18"/>
              </w:rPr>
              <w:t>Description</w:t>
            </w:r>
          </w:p>
        </w:tc>
        <w:tc>
          <w:tcPr>
            <w:tcW w:w="1418" w:type="dxa"/>
            <w:shd w:val="clear" w:color="auto" w:fill="EBD9ED" w:themeFill="accent2" w:themeFillTint="33"/>
          </w:tcPr>
          <w:p w14:paraId="403A7EC0" w14:textId="77777777" w:rsidR="001D3C59" w:rsidRPr="007C5752" w:rsidRDefault="001D3C59" w:rsidP="007A02BC">
            <w:pPr>
              <w:pStyle w:val="regular"/>
              <w:rPr>
                <w:rFonts w:ascii="Aptos" w:hAnsi="Aptos"/>
                <w:b/>
                <w:bCs/>
                <w:iCs/>
                <w:sz w:val="18"/>
                <w:szCs w:val="18"/>
              </w:rPr>
            </w:pPr>
            <w:r w:rsidRPr="007C5752">
              <w:rPr>
                <w:rFonts w:ascii="Aptos" w:hAnsi="Aptos"/>
                <w:b/>
                <w:bCs/>
                <w:iCs/>
                <w:sz w:val="18"/>
                <w:szCs w:val="18"/>
              </w:rPr>
              <w:t>Responsible</w:t>
            </w:r>
          </w:p>
        </w:tc>
        <w:tc>
          <w:tcPr>
            <w:tcW w:w="1417" w:type="dxa"/>
            <w:shd w:val="clear" w:color="auto" w:fill="EBD9ED" w:themeFill="accent2" w:themeFillTint="33"/>
          </w:tcPr>
          <w:p w14:paraId="1F1D65AB" w14:textId="77777777" w:rsidR="001D3C59" w:rsidRPr="007C5752" w:rsidRDefault="001D3C59" w:rsidP="007A02BC">
            <w:pPr>
              <w:pStyle w:val="regular"/>
              <w:rPr>
                <w:rFonts w:ascii="Aptos" w:hAnsi="Aptos"/>
                <w:b/>
                <w:bCs/>
                <w:iCs/>
                <w:sz w:val="18"/>
                <w:szCs w:val="18"/>
              </w:rPr>
            </w:pPr>
            <w:commentRangeStart w:id="4255"/>
            <w:r w:rsidRPr="007C5752">
              <w:rPr>
                <w:rFonts w:ascii="Aptos" w:hAnsi="Aptos"/>
                <w:b/>
                <w:bCs/>
                <w:iCs/>
                <w:sz w:val="18"/>
                <w:szCs w:val="18"/>
              </w:rPr>
              <w:t>Dates</w:t>
            </w:r>
            <w:commentRangeEnd w:id="4255"/>
            <w:r w:rsidRPr="007C5752">
              <w:rPr>
                <w:rStyle w:val="CommentReference"/>
                <w:rFonts w:ascii="Aptos" w:hAnsi="Aptos"/>
                <w:sz w:val="18"/>
                <w:szCs w:val="18"/>
              </w:rPr>
              <w:commentReference w:id="4255"/>
            </w:r>
          </w:p>
        </w:tc>
      </w:tr>
      <w:tr w:rsidR="001D3C59" w:rsidRPr="007C5752" w14:paraId="2EC46426" w14:textId="77777777" w:rsidTr="007A02BC">
        <w:tc>
          <w:tcPr>
            <w:tcW w:w="704" w:type="dxa"/>
          </w:tcPr>
          <w:p w14:paraId="24D93553"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T</w:t>
            </w:r>
            <w:r w:rsidRPr="007C5752">
              <w:rPr>
                <w:rFonts w:ascii="Aptos" w:hAnsi="Aptos" w:cs="Segoe UI"/>
                <w:iCs/>
                <w:sz w:val="18"/>
                <w:szCs w:val="18"/>
                <w:vertAlign w:val="subscript"/>
              </w:rPr>
              <w:t>O</w:t>
            </w:r>
          </w:p>
        </w:tc>
        <w:tc>
          <w:tcPr>
            <w:tcW w:w="5528" w:type="dxa"/>
          </w:tcPr>
          <w:p w14:paraId="3BDF7FC1"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Contract Conclusion</w:t>
            </w:r>
          </w:p>
        </w:tc>
        <w:tc>
          <w:tcPr>
            <w:tcW w:w="1418" w:type="dxa"/>
          </w:tcPr>
          <w:p w14:paraId="0834D759"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SCK CEN</w:t>
            </w:r>
          </w:p>
        </w:tc>
        <w:tc>
          <w:tcPr>
            <w:tcW w:w="1417" w:type="dxa"/>
          </w:tcPr>
          <w:p w14:paraId="6E3628B4" w14:textId="23BC94CC" w:rsidR="001D3C59" w:rsidRPr="007C5752" w:rsidRDefault="001D3C59" w:rsidP="007A02BC">
            <w:pPr>
              <w:rPr>
                <w:rFonts w:ascii="Aptos" w:hAnsi="Aptos" w:cs="Segoe UI"/>
                <w:color w:val="000000" w:themeColor="text1"/>
                <w:sz w:val="18"/>
                <w:szCs w:val="18"/>
              </w:rPr>
            </w:pPr>
            <w:r w:rsidRPr="007C5752">
              <w:rPr>
                <w:rFonts w:ascii="Aptos" w:hAnsi="Aptos" w:cs="Segoe UI"/>
                <w:color w:val="000000" w:themeColor="text1"/>
                <w:sz w:val="18"/>
                <w:szCs w:val="18"/>
              </w:rPr>
              <w:t>ED: Q</w:t>
            </w:r>
            <w:r w:rsidR="00CB55CB" w:rsidRPr="007C5752">
              <w:rPr>
                <w:rFonts w:ascii="Aptos" w:hAnsi="Aptos" w:cs="Segoe UI"/>
                <w:color w:val="000000" w:themeColor="text1"/>
                <w:sz w:val="18"/>
                <w:szCs w:val="18"/>
              </w:rPr>
              <w:t>2</w:t>
            </w:r>
            <w:r w:rsidRPr="007C5752">
              <w:rPr>
                <w:rFonts w:ascii="Aptos" w:hAnsi="Aptos" w:cs="Segoe UI"/>
                <w:color w:val="000000" w:themeColor="text1"/>
                <w:sz w:val="18"/>
                <w:szCs w:val="18"/>
              </w:rPr>
              <w:t xml:space="preserve"> 202</w:t>
            </w:r>
            <w:r w:rsidR="00CB55CB" w:rsidRPr="007C5752">
              <w:rPr>
                <w:rFonts w:ascii="Aptos" w:hAnsi="Aptos" w:cs="Segoe UI"/>
                <w:color w:val="000000" w:themeColor="text1"/>
                <w:sz w:val="18"/>
                <w:szCs w:val="18"/>
              </w:rPr>
              <w:t>6</w:t>
            </w:r>
          </w:p>
        </w:tc>
      </w:tr>
      <w:tr w:rsidR="001D3C59" w:rsidRPr="007C5752" w14:paraId="7794442E" w14:textId="77777777" w:rsidTr="007A02BC">
        <w:tc>
          <w:tcPr>
            <w:tcW w:w="6232" w:type="dxa"/>
            <w:gridSpan w:val="2"/>
            <w:shd w:val="clear" w:color="auto" w:fill="EBD9ED" w:themeFill="accent2" w:themeFillTint="33"/>
          </w:tcPr>
          <w:p w14:paraId="3F42C8DE" w14:textId="77777777" w:rsidR="001D3C59" w:rsidRPr="007C5752" w:rsidRDefault="001D3C59" w:rsidP="007A02BC">
            <w:pPr>
              <w:pStyle w:val="regular"/>
              <w:rPr>
                <w:rFonts w:ascii="Aptos" w:hAnsi="Aptos" w:cs="Segoe UI"/>
                <w:b/>
                <w:bCs/>
                <w:sz w:val="18"/>
                <w:szCs w:val="18"/>
              </w:rPr>
            </w:pPr>
            <w:r w:rsidRPr="007C5752">
              <w:rPr>
                <w:rFonts w:ascii="Aptos" w:hAnsi="Aptos" w:cs="Segoe UI"/>
                <w:b/>
                <w:bCs/>
                <w:sz w:val="18"/>
                <w:szCs w:val="18"/>
              </w:rPr>
              <w:t>Phase I -Design and Development</w:t>
            </w:r>
          </w:p>
        </w:tc>
        <w:tc>
          <w:tcPr>
            <w:tcW w:w="1418" w:type="dxa"/>
            <w:shd w:val="clear" w:color="auto" w:fill="EBD9ED" w:themeFill="accent2" w:themeFillTint="33"/>
            <w:vAlign w:val="center"/>
          </w:tcPr>
          <w:p w14:paraId="0020B5EF" w14:textId="77777777" w:rsidR="001D3C59" w:rsidRPr="007C5752" w:rsidRDefault="001D3C59" w:rsidP="007A02BC">
            <w:pPr>
              <w:pStyle w:val="regular"/>
              <w:rPr>
                <w:rFonts w:ascii="Aptos" w:hAnsi="Aptos"/>
                <w:b/>
                <w:bCs/>
                <w:sz w:val="18"/>
                <w:szCs w:val="18"/>
              </w:rPr>
            </w:pPr>
          </w:p>
        </w:tc>
        <w:tc>
          <w:tcPr>
            <w:tcW w:w="1417" w:type="dxa"/>
            <w:shd w:val="clear" w:color="auto" w:fill="EBD9ED" w:themeFill="accent2" w:themeFillTint="33"/>
            <w:vAlign w:val="center"/>
          </w:tcPr>
          <w:p w14:paraId="01F037AB" w14:textId="77777777" w:rsidR="001D3C59" w:rsidRPr="007C5752" w:rsidRDefault="001D3C59" w:rsidP="007A02BC">
            <w:pPr>
              <w:rPr>
                <w:rFonts w:ascii="Aptos" w:hAnsi="Aptos" w:cs="Segoe UI"/>
                <w:color w:val="000000" w:themeColor="text1"/>
                <w:sz w:val="18"/>
                <w:szCs w:val="18"/>
              </w:rPr>
            </w:pPr>
          </w:p>
        </w:tc>
      </w:tr>
      <w:tr w:rsidR="001D3C59" w:rsidRPr="007C5752" w14:paraId="297E00A9" w14:textId="77777777" w:rsidTr="007A02BC">
        <w:tc>
          <w:tcPr>
            <w:tcW w:w="704" w:type="dxa"/>
          </w:tcPr>
          <w:p w14:paraId="0E08959C"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M11</w:t>
            </w:r>
          </w:p>
        </w:tc>
        <w:tc>
          <w:tcPr>
            <w:tcW w:w="5528" w:type="dxa"/>
          </w:tcPr>
          <w:p w14:paraId="7A602D80"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Kick-Off meeting</w:t>
            </w:r>
          </w:p>
        </w:tc>
        <w:tc>
          <w:tcPr>
            <w:tcW w:w="1418" w:type="dxa"/>
            <w:vAlign w:val="center"/>
          </w:tcPr>
          <w:p w14:paraId="56BE91AB"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SCK CEN</w:t>
            </w:r>
          </w:p>
        </w:tc>
        <w:tc>
          <w:tcPr>
            <w:tcW w:w="1417" w:type="dxa"/>
            <w:vAlign w:val="center"/>
          </w:tcPr>
          <w:p w14:paraId="67E724DC" w14:textId="77777777" w:rsidR="001D3C59" w:rsidRPr="007C5752" w:rsidRDefault="001D3C59" w:rsidP="007A02BC">
            <w:pPr>
              <w:rPr>
                <w:rFonts w:ascii="Aptos" w:hAnsi="Aptos" w:cs="Segoe UI"/>
                <w:color w:val="000000" w:themeColor="text1"/>
                <w:sz w:val="18"/>
                <w:szCs w:val="18"/>
              </w:rPr>
            </w:pPr>
            <w:r w:rsidRPr="007C5752">
              <w:rPr>
                <w:rFonts w:ascii="Aptos" w:hAnsi="Aptos" w:cs="Segoe UI"/>
                <w:color w:val="000000" w:themeColor="text1"/>
                <w:sz w:val="18"/>
                <w:szCs w:val="18"/>
              </w:rPr>
              <w:t>T</w:t>
            </w:r>
            <w:r w:rsidRPr="007C5752">
              <w:rPr>
                <w:rFonts w:ascii="Aptos" w:hAnsi="Aptos" w:cs="Segoe UI"/>
                <w:color w:val="000000" w:themeColor="text1"/>
                <w:sz w:val="18"/>
                <w:szCs w:val="18"/>
                <w:vertAlign w:val="subscript"/>
              </w:rPr>
              <w:t>0</w:t>
            </w:r>
            <w:r w:rsidRPr="007C5752">
              <w:rPr>
                <w:rFonts w:ascii="Aptos" w:hAnsi="Aptos" w:cs="Segoe UI"/>
                <w:b/>
                <w:bCs/>
                <w:color w:val="000000" w:themeColor="text1"/>
                <w:sz w:val="18"/>
                <w:szCs w:val="18"/>
                <w:vertAlign w:val="subscript"/>
              </w:rPr>
              <w:t xml:space="preserve"> </w:t>
            </w:r>
            <w:r w:rsidRPr="007C5752">
              <w:rPr>
                <w:rStyle w:val="Specsvalues"/>
                <w:rFonts w:ascii="Aptos" w:hAnsi="Aptos" w:cs="Segoe UI"/>
                <w:color w:val="000000" w:themeColor="text1"/>
                <w:sz w:val="18"/>
                <w:szCs w:val="18"/>
              </w:rPr>
              <w:t>+15 BD</w:t>
            </w:r>
          </w:p>
        </w:tc>
      </w:tr>
      <w:tr w:rsidR="001D3C59" w:rsidRPr="007C5752" w14:paraId="7096B1F1" w14:textId="77777777" w:rsidTr="007A02BC">
        <w:tc>
          <w:tcPr>
            <w:tcW w:w="704" w:type="dxa"/>
          </w:tcPr>
          <w:p w14:paraId="61EC2D15"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M12</w:t>
            </w:r>
          </w:p>
        </w:tc>
        <w:tc>
          <w:tcPr>
            <w:tcW w:w="5528" w:type="dxa"/>
          </w:tcPr>
          <w:p w14:paraId="3C8A68BA"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Management Dashboard &amp; QAP submitted for review/approval</w:t>
            </w:r>
          </w:p>
        </w:tc>
        <w:tc>
          <w:tcPr>
            <w:tcW w:w="1418" w:type="dxa"/>
            <w:vAlign w:val="center"/>
          </w:tcPr>
          <w:p w14:paraId="24E08934"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54FC5D5E" w14:textId="77777777" w:rsidR="001D3C59" w:rsidRPr="007C5752" w:rsidRDefault="001D3C59" w:rsidP="007A02BC">
            <w:pPr>
              <w:rPr>
                <w:rStyle w:val="Specsvalues"/>
                <w:rFonts w:ascii="Aptos" w:hAnsi="Aptos" w:cs="Segoe UI"/>
                <w:color w:val="000000" w:themeColor="text1"/>
                <w:sz w:val="18"/>
                <w:szCs w:val="18"/>
              </w:rPr>
            </w:pPr>
          </w:p>
        </w:tc>
      </w:tr>
      <w:tr w:rsidR="001D3C59" w:rsidRPr="007C5752" w14:paraId="2C2E31C4" w14:textId="77777777" w:rsidTr="007A02BC">
        <w:tc>
          <w:tcPr>
            <w:tcW w:w="704" w:type="dxa"/>
          </w:tcPr>
          <w:p w14:paraId="60355FBD"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M13</w:t>
            </w:r>
          </w:p>
        </w:tc>
        <w:tc>
          <w:tcPr>
            <w:tcW w:w="5528" w:type="dxa"/>
          </w:tcPr>
          <w:p w14:paraId="7AA6B2CB"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Risk Assessment/ Management Plan submitted for review/approval</w:t>
            </w:r>
          </w:p>
        </w:tc>
        <w:tc>
          <w:tcPr>
            <w:tcW w:w="1418" w:type="dxa"/>
            <w:vAlign w:val="center"/>
          </w:tcPr>
          <w:p w14:paraId="68260D7B"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16E00BB7" w14:textId="77777777" w:rsidR="001D3C59" w:rsidRPr="007C5752" w:rsidRDefault="001D3C59" w:rsidP="007A02BC">
            <w:pPr>
              <w:rPr>
                <w:rStyle w:val="Specsvalues"/>
                <w:rFonts w:ascii="Aptos" w:hAnsi="Aptos" w:cs="Segoe UI"/>
                <w:color w:val="000000" w:themeColor="text1"/>
                <w:sz w:val="18"/>
                <w:szCs w:val="18"/>
              </w:rPr>
            </w:pPr>
          </w:p>
        </w:tc>
      </w:tr>
      <w:tr w:rsidR="001D3C59" w:rsidRPr="007C5752" w14:paraId="62069BB5" w14:textId="77777777" w:rsidTr="007A02BC">
        <w:tc>
          <w:tcPr>
            <w:tcW w:w="704" w:type="dxa"/>
          </w:tcPr>
          <w:p w14:paraId="0337EE38"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M14</w:t>
            </w:r>
          </w:p>
        </w:tc>
        <w:tc>
          <w:tcPr>
            <w:tcW w:w="5528" w:type="dxa"/>
          </w:tcPr>
          <w:p w14:paraId="13BA8ECC"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Preliminary Information on Site Infrastructure delivered</w:t>
            </w:r>
          </w:p>
        </w:tc>
        <w:tc>
          <w:tcPr>
            <w:tcW w:w="1418" w:type="dxa"/>
            <w:vAlign w:val="center"/>
          </w:tcPr>
          <w:p w14:paraId="7704E147"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SCK CEN</w:t>
            </w:r>
          </w:p>
        </w:tc>
        <w:tc>
          <w:tcPr>
            <w:tcW w:w="1417" w:type="dxa"/>
            <w:vAlign w:val="center"/>
          </w:tcPr>
          <w:p w14:paraId="11436857" w14:textId="77777777" w:rsidR="001D3C59" w:rsidRPr="007C5752" w:rsidRDefault="001D3C59" w:rsidP="007A02BC">
            <w:pPr>
              <w:rPr>
                <w:rFonts w:ascii="Aptos" w:hAnsi="Aptos" w:cs="Segoe UI"/>
                <w:color w:val="000000" w:themeColor="text1"/>
                <w:sz w:val="18"/>
                <w:szCs w:val="18"/>
              </w:rPr>
            </w:pPr>
            <w:r w:rsidRPr="007C5752">
              <w:rPr>
                <w:rStyle w:val="Specsvalues"/>
                <w:rFonts w:ascii="Aptos" w:hAnsi="Aptos" w:cs="Segoe UI"/>
                <w:color w:val="000000" w:themeColor="text1"/>
                <w:sz w:val="18"/>
                <w:szCs w:val="18"/>
              </w:rPr>
              <w:t>M11 + 1M</w:t>
            </w:r>
          </w:p>
        </w:tc>
      </w:tr>
      <w:tr w:rsidR="001D3C59" w:rsidRPr="007C5752" w14:paraId="19098332" w14:textId="77777777" w:rsidTr="007A02BC">
        <w:tc>
          <w:tcPr>
            <w:tcW w:w="704" w:type="dxa"/>
          </w:tcPr>
          <w:p w14:paraId="3290613F"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M15</w:t>
            </w:r>
          </w:p>
        </w:tc>
        <w:tc>
          <w:tcPr>
            <w:tcW w:w="5528" w:type="dxa"/>
          </w:tcPr>
          <w:p w14:paraId="67EF7657" w14:textId="77777777" w:rsidR="001D3C59" w:rsidRPr="007C5752" w:rsidRDefault="001D3C59" w:rsidP="007A02BC">
            <w:pPr>
              <w:pStyle w:val="regular"/>
              <w:rPr>
                <w:rFonts w:ascii="Aptos" w:hAnsi="Aptos" w:cs="Segoe UI"/>
                <w:sz w:val="18"/>
                <w:szCs w:val="18"/>
                <w:u w:color="7030A0"/>
              </w:rPr>
            </w:pPr>
            <w:r w:rsidRPr="007C5752">
              <w:rPr>
                <w:rFonts w:ascii="Aptos" w:hAnsi="Aptos" w:cs="Segoe UI"/>
                <w:sz w:val="18"/>
                <w:szCs w:val="18"/>
                <w:u w:color="7030A0"/>
              </w:rPr>
              <w:t>Deliverables associated with M12 and M13 approved</w:t>
            </w:r>
          </w:p>
        </w:tc>
        <w:tc>
          <w:tcPr>
            <w:tcW w:w="1418" w:type="dxa"/>
            <w:vAlign w:val="center"/>
          </w:tcPr>
          <w:p w14:paraId="689BDA3E" w14:textId="77777777" w:rsidR="001D3C59" w:rsidRPr="007C5752" w:rsidRDefault="001D3C59" w:rsidP="007A02BC">
            <w:pPr>
              <w:pStyle w:val="regular"/>
              <w:rPr>
                <w:rFonts w:ascii="Aptos" w:hAnsi="Aptos"/>
                <w:sz w:val="18"/>
                <w:szCs w:val="18"/>
              </w:rPr>
            </w:pPr>
            <w:r w:rsidRPr="007C5752">
              <w:rPr>
                <w:rFonts w:ascii="Aptos" w:hAnsi="Aptos"/>
                <w:sz w:val="18"/>
                <w:szCs w:val="18"/>
              </w:rPr>
              <w:t>SCK CEN</w:t>
            </w:r>
          </w:p>
        </w:tc>
        <w:tc>
          <w:tcPr>
            <w:tcW w:w="1417" w:type="dxa"/>
            <w:vAlign w:val="center"/>
          </w:tcPr>
          <w:p w14:paraId="3E107948" w14:textId="77777777" w:rsidR="001D3C59" w:rsidRPr="007C5752" w:rsidRDefault="001D3C59" w:rsidP="007A02BC">
            <w:pPr>
              <w:rPr>
                <w:rFonts w:ascii="Aptos" w:hAnsi="Aptos" w:cs="Segoe UI"/>
                <w:color w:val="000000" w:themeColor="text1"/>
                <w:sz w:val="18"/>
                <w:szCs w:val="18"/>
                <w:vertAlign w:val="subscript"/>
              </w:rPr>
            </w:pPr>
          </w:p>
        </w:tc>
      </w:tr>
      <w:tr w:rsidR="001D3C59" w:rsidRPr="007C5752" w14:paraId="07ADCF4F" w14:textId="77777777" w:rsidTr="007A02BC">
        <w:tc>
          <w:tcPr>
            <w:tcW w:w="704" w:type="dxa"/>
          </w:tcPr>
          <w:p w14:paraId="1CFAC5F2"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M16</w:t>
            </w:r>
          </w:p>
        </w:tc>
        <w:tc>
          <w:tcPr>
            <w:tcW w:w="5528" w:type="dxa"/>
          </w:tcPr>
          <w:p w14:paraId="5B8891E8"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u w:color="7030A0"/>
              </w:rPr>
              <w:t>Conceptual Design File submitted for review/approval</w:t>
            </w:r>
          </w:p>
        </w:tc>
        <w:tc>
          <w:tcPr>
            <w:tcW w:w="1418" w:type="dxa"/>
            <w:vAlign w:val="center"/>
          </w:tcPr>
          <w:p w14:paraId="21524594"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vAlign w:val="center"/>
          </w:tcPr>
          <w:p w14:paraId="6C43FF80" w14:textId="77777777" w:rsidR="001D3C59" w:rsidRPr="007C5752" w:rsidRDefault="001D3C59" w:rsidP="007A02BC">
            <w:pPr>
              <w:rPr>
                <w:rFonts w:ascii="Aptos" w:hAnsi="Aptos" w:cs="Segoe UI"/>
                <w:color w:val="000000" w:themeColor="text1"/>
                <w:sz w:val="18"/>
                <w:szCs w:val="18"/>
              </w:rPr>
            </w:pPr>
          </w:p>
        </w:tc>
      </w:tr>
      <w:tr w:rsidR="001D3C59" w:rsidRPr="007C5752" w14:paraId="5577C302" w14:textId="77777777" w:rsidTr="007A02BC">
        <w:tc>
          <w:tcPr>
            <w:tcW w:w="704" w:type="dxa"/>
          </w:tcPr>
          <w:p w14:paraId="31F6BC47"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M17</w:t>
            </w:r>
          </w:p>
        </w:tc>
        <w:tc>
          <w:tcPr>
            <w:tcW w:w="5528" w:type="dxa"/>
          </w:tcPr>
          <w:p w14:paraId="61A1BA92"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Detailed Design File submitted for review/approval</w:t>
            </w:r>
          </w:p>
        </w:tc>
        <w:tc>
          <w:tcPr>
            <w:tcW w:w="1418" w:type="dxa"/>
            <w:vAlign w:val="center"/>
          </w:tcPr>
          <w:p w14:paraId="147F5785"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vAlign w:val="center"/>
          </w:tcPr>
          <w:p w14:paraId="744D530B" w14:textId="77777777" w:rsidR="001D3C59" w:rsidRPr="007C5752" w:rsidRDefault="001D3C59" w:rsidP="007A02BC">
            <w:pPr>
              <w:rPr>
                <w:rFonts w:ascii="Aptos" w:hAnsi="Aptos" w:cs="Segoe UI"/>
                <w:color w:val="000000" w:themeColor="text1"/>
                <w:sz w:val="18"/>
                <w:szCs w:val="18"/>
              </w:rPr>
            </w:pPr>
          </w:p>
        </w:tc>
      </w:tr>
      <w:tr w:rsidR="001D3C59" w:rsidRPr="007C5752" w14:paraId="507A8118" w14:textId="77777777" w:rsidTr="007A02BC">
        <w:tc>
          <w:tcPr>
            <w:tcW w:w="704" w:type="dxa"/>
          </w:tcPr>
          <w:p w14:paraId="6E8100DC"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M18</w:t>
            </w:r>
          </w:p>
        </w:tc>
        <w:tc>
          <w:tcPr>
            <w:tcW w:w="5528" w:type="dxa"/>
          </w:tcPr>
          <w:p w14:paraId="660AEFA8" w14:textId="77777777" w:rsidR="001D3C59" w:rsidRPr="007C5752" w:rsidRDefault="001D3C59" w:rsidP="007A02BC">
            <w:pPr>
              <w:pStyle w:val="regular"/>
              <w:rPr>
                <w:rFonts w:ascii="Aptos" w:hAnsi="Aptos"/>
                <w:sz w:val="18"/>
                <w:szCs w:val="18"/>
              </w:rPr>
            </w:pPr>
            <w:r w:rsidRPr="007C5752">
              <w:rPr>
                <w:rFonts w:ascii="Aptos" w:hAnsi="Aptos"/>
                <w:sz w:val="18"/>
                <w:szCs w:val="18"/>
              </w:rPr>
              <w:t>Detailed Design File approved</w:t>
            </w:r>
          </w:p>
        </w:tc>
        <w:tc>
          <w:tcPr>
            <w:tcW w:w="1418" w:type="dxa"/>
          </w:tcPr>
          <w:p w14:paraId="4C98E40F"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tcPr>
          <w:p w14:paraId="20720019" w14:textId="77777777" w:rsidR="001D3C59" w:rsidRPr="007C5752" w:rsidRDefault="001D3C59" w:rsidP="007A02BC">
            <w:pPr>
              <w:rPr>
                <w:rStyle w:val="Specsvalues"/>
                <w:rFonts w:ascii="Aptos" w:hAnsi="Aptos" w:cs="Segoe UI"/>
                <w:color w:val="000000" w:themeColor="text1"/>
                <w:sz w:val="18"/>
                <w:szCs w:val="18"/>
                <w:vertAlign w:val="subscript"/>
              </w:rPr>
            </w:pPr>
          </w:p>
        </w:tc>
      </w:tr>
      <w:tr w:rsidR="001D3C59" w:rsidRPr="007C5752" w14:paraId="1FA69408" w14:textId="77777777" w:rsidTr="007A02BC">
        <w:tc>
          <w:tcPr>
            <w:tcW w:w="6232" w:type="dxa"/>
            <w:gridSpan w:val="2"/>
            <w:shd w:val="clear" w:color="auto" w:fill="EBD9ED" w:themeFill="accent2" w:themeFillTint="33"/>
          </w:tcPr>
          <w:p w14:paraId="06B75089" w14:textId="77777777" w:rsidR="001D3C59" w:rsidRPr="007C5752" w:rsidRDefault="001D3C59" w:rsidP="007A02BC">
            <w:pPr>
              <w:pStyle w:val="regular"/>
              <w:rPr>
                <w:rFonts w:ascii="Aptos" w:hAnsi="Aptos"/>
                <w:b/>
                <w:bCs/>
                <w:sz w:val="18"/>
                <w:szCs w:val="18"/>
              </w:rPr>
            </w:pPr>
            <w:r w:rsidRPr="007C5752">
              <w:rPr>
                <w:rFonts w:ascii="Aptos" w:hAnsi="Aptos"/>
                <w:b/>
                <w:bCs/>
                <w:sz w:val="18"/>
                <w:szCs w:val="18"/>
              </w:rPr>
              <w:t>Phase II – Procurement and Manufacturing</w:t>
            </w:r>
          </w:p>
        </w:tc>
        <w:tc>
          <w:tcPr>
            <w:tcW w:w="1418" w:type="dxa"/>
            <w:shd w:val="clear" w:color="auto" w:fill="EBD9ED" w:themeFill="accent2" w:themeFillTint="33"/>
          </w:tcPr>
          <w:p w14:paraId="419950F1" w14:textId="77777777" w:rsidR="001D3C59" w:rsidRPr="007C5752" w:rsidRDefault="001D3C59" w:rsidP="007A02BC">
            <w:pPr>
              <w:pStyle w:val="regular"/>
              <w:rPr>
                <w:rFonts w:ascii="Aptos" w:hAnsi="Aptos"/>
                <w:b/>
                <w:bCs/>
                <w:sz w:val="18"/>
                <w:szCs w:val="18"/>
              </w:rPr>
            </w:pPr>
          </w:p>
        </w:tc>
        <w:tc>
          <w:tcPr>
            <w:tcW w:w="1417" w:type="dxa"/>
            <w:shd w:val="clear" w:color="auto" w:fill="EBD9ED" w:themeFill="accent2" w:themeFillTint="33"/>
          </w:tcPr>
          <w:p w14:paraId="31C2F7BB" w14:textId="77777777" w:rsidR="001D3C59" w:rsidRPr="007C5752" w:rsidRDefault="001D3C59" w:rsidP="007A02BC">
            <w:pPr>
              <w:rPr>
                <w:rStyle w:val="Specsvalues"/>
                <w:rFonts w:ascii="Aptos" w:hAnsi="Aptos" w:cs="Segoe UI"/>
                <w:b/>
                <w:bCs/>
                <w:color w:val="000000" w:themeColor="text1"/>
                <w:sz w:val="18"/>
                <w:szCs w:val="18"/>
              </w:rPr>
            </w:pPr>
          </w:p>
        </w:tc>
      </w:tr>
      <w:tr w:rsidR="001D3C59" w:rsidRPr="007C5752" w14:paraId="08E320BC" w14:textId="77777777" w:rsidTr="007A02BC">
        <w:tc>
          <w:tcPr>
            <w:tcW w:w="704" w:type="dxa"/>
          </w:tcPr>
          <w:p w14:paraId="5489BB3D"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M21</w:t>
            </w:r>
          </w:p>
        </w:tc>
        <w:tc>
          <w:tcPr>
            <w:tcW w:w="5528" w:type="dxa"/>
          </w:tcPr>
          <w:p w14:paraId="42E1062D" w14:textId="77777777" w:rsidR="001D3C59" w:rsidRPr="007C5752" w:rsidRDefault="001D3C59" w:rsidP="007A02BC">
            <w:pPr>
              <w:pStyle w:val="regular"/>
              <w:rPr>
                <w:rFonts w:ascii="Aptos" w:hAnsi="Aptos"/>
                <w:sz w:val="18"/>
                <w:szCs w:val="18"/>
              </w:rPr>
            </w:pPr>
            <w:r w:rsidRPr="007C5752">
              <w:rPr>
                <w:rFonts w:ascii="Aptos" w:hAnsi="Aptos"/>
                <w:sz w:val="18"/>
                <w:szCs w:val="18"/>
              </w:rPr>
              <w:t>Manufacturing started</w:t>
            </w:r>
          </w:p>
        </w:tc>
        <w:tc>
          <w:tcPr>
            <w:tcW w:w="1418" w:type="dxa"/>
          </w:tcPr>
          <w:p w14:paraId="4DB6BF38"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tcPr>
          <w:p w14:paraId="76D29D22" w14:textId="77777777" w:rsidR="001D3C59" w:rsidRPr="007C5752" w:rsidRDefault="001D3C59" w:rsidP="007A02BC">
            <w:pPr>
              <w:rPr>
                <w:rFonts w:ascii="Aptos" w:hAnsi="Aptos" w:cs="Segoe UI"/>
                <w:color w:val="000000" w:themeColor="text1"/>
                <w:sz w:val="18"/>
                <w:szCs w:val="18"/>
              </w:rPr>
            </w:pPr>
          </w:p>
        </w:tc>
      </w:tr>
      <w:tr w:rsidR="001D3C59" w:rsidRPr="007C5752" w14:paraId="24656D7F" w14:textId="77777777" w:rsidTr="007A02BC">
        <w:tc>
          <w:tcPr>
            <w:tcW w:w="704" w:type="dxa"/>
          </w:tcPr>
          <w:p w14:paraId="0C6B77AF"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M22</w:t>
            </w:r>
          </w:p>
        </w:tc>
        <w:tc>
          <w:tcPr>
            <w:tcW w:w="5528" w:type="dxa"/>
          </w:tcPr>
          <w:p w14:paraId="11DB2E92" w14:textId="77777777" w:rsidR="001D3C59" w:rsidRPr="007C5752" w:rsidRDefault="001D3C59" w:rsidP="007A02BC">
            <w:pPr>
              <w:pStyle w:val="regular"/>
              <w:rPr>
                <w:rFonts w:ascii="Aptos" w:hAnsi="Aptos"/>
                <w:sz w:val="18"/>
                <w:szCs w:val="18"/>
              </w:rPr>
            </w:pPr>
            <w:r w:rsidRPr="007C5752">
              <w:rPr>
                <w:rFonts w:ascii="Aptos" w:hAnsi="Aptos"/>
                <w:sz w:val="18"/>
                <w:szCs w:val="18"/>
              </w:rPr>
              <w:t>Installation Plan submitted for review/approval</w:t>
            </w:r>
          </w:p>
        </w:tc>
        <w:tc>
          <w:tcPr>
            <w:tcW w:w="1418" w:type="dxa"/>
          </w:tcPr>
          <w:p w14:paraId="20966125"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tcPr>
          <w:p w14:paraId="44199492" w14:textId="77777777" w:rsidR="001D3C59" w:rsidRPr="007C5752" w:rsidRDefault="001D3C59" w:rsidP="007A02BC">
            <w:pPr>
              <w:rPr>
                <w:rFonts w:ascii="Aptos" w:hAnsi="Aptos" w:cs="Segoe UI"/>
                <w:color w:val="000000" w:themeColor="text1"/>
                <w:sz w:val="18"/>
                <w:szCs w:val="18"/>
              </w:rPr>
            </w:pPr>
          </w:p>
        </w:tc>
      </w:tr>
      <w:tr w:rsidR="001D3C59" w:rsidRPr="007C5752" w14:paraId="59C10516" w14:textId="77777777" w:rsidTr="007A02BC">
        <w:tc>
          <w:tcPr>
            <w:tcW w:w="704" w:type="dxa"/>
          </w:tcPr>
          <w:p w14:paraId="62266D69"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M23</w:t>
            </w:r>
          </w:p>
        </w:tc>
        <w:tc>
          <w:tcPr>
            <w:tcW w:w="5528" w:type="dxa"/>
          </w:tcPr>
          <w:p w14:paraId="774051E6"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Manufacturing completed</w:t>
            </w:r>
          </w:p>
        </w:tc>
        <w:tc>
          <w:tcPr>
            <w:tcW w:w="1418" w:type="dxa"/>
          </w:tcPr>
          <w:p w14:paraId="7992CEF3"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tcPr>
          <w:p w14:paraId="101A3DC9" w14:textId="77777777" w:rsidR="001D3C59" w:rsidRPr="007C5752" w:rsidRDefault="001D3C59" w:rsidP="007A02BC">
            <w:pPr>
              <w:rPr>
                <w:rFonts w:ascii="Aptos" w:hAnsi="Aptos" w:cs="Segoe UI"/>
                <w:color w:val="000000" w:themeColor="text1"/>
                <w:sz w:val="18"/>
                <w:szCs w:val="18"/>
              </w:rPr>
            </w:pPr>
          </w:p>
        </w:tc>
      </w:tr>
      <w:tr w:rsidR="001D3C59" w:rsidRPr="007C5752" w14:paraId="1029819B" w14:textId="77777777" w:rsidTr="007A02BC">
        <w:tc>
          <w:tcPr>
            <w:tcW w:w="704" w:type="dxa"/>
          </w:tcPr>
          <w:p w14:paraId="5CECF841"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M24</w:t>
            </w:r>
          </w:p>
        </w:tc>
        <w:tc>
          <w:tcPr>
            <w:tcW w:w="5528" w:type="dxa"/>
          </w:tcPr>
          <w:p w14:paraId="09FCB899" w14:textId="77777777" w:rsidR="001D3C59" w:rsidRPr="007C5752" w:rsidRDefault="001D3C59" w:rsidP="007A02BC">
            <w:pPr>
              <w:pStyle w:val="regular"/>
              <w:rPr>
                <w:rFonts w:ascii="Aptos" w:hAnsi="Aptos"/>
                <w:sz w:val="18"/>
                <w:szCs w:val="18"/>
              </w:rPr>
            </w:pPr>
            <w:r w:rsidRPr="007C5752">
              <w:rPr>
                <w:rFonts w:ascii="Aptos" w:hAnsi="Aptos"/>
                <w:sz w:val="18"/>
                <w:szCs w:val="18"/>
              </w:rPr>
              <w:t>FAT approved</w:t>
            </w:r>
          </w:p>
        </w:tc>
        <w:tc>
          <w:tcPr>
            <w:tcW w:w="1418" w:type="dxa"/>
          </w:tcPr>
          <w:p w14:paraId="3F427709" w14:textId="77777777" w:rsidR="001D3C59" w:rsidRPr="007C5752" w:rsidRDefault="001D3C59" w:rsidP="007A02BC">
            <w:pPr>
              <w:pStyle w:val="regular"/>
              <w:rPr>
                <w:rFonts w:ascii="Aptos" w:hAnsi="Aptos"/>
                <w:sz w:val="18"/>
                <w:szCs w:val="18"/>
              </w:rPr>
            </w:pPr>
            <w:r w:rsidRPr="007C5752">
              <w:rPr>
                <w:rFonts w:ascii="Aptos" w:hAnsi="Aptos"/>
                <w:sz w:val="18"/>
                <w:szCs w:val="18"/>
              </w:rPr>
              <w:t>SCK CEN</w:t>
            </w:r>
          </w:p>
        </w:tc>
        <w:tc>
          <w:tcPr>
            <w:tcW w:w="1417" w:type="dxa"/>
          </w:tcPr>
          <w:p w14:paraId="73DD699C" w14:textId="77777777" w:rsidR="001D3C59" w:rsidRPr="007C5752" w:rsidRDefault="001D3C59" w:rsidP="007A02BC">
            <w:pPr>
              <w:rPr>
                <w:rStyle w:val="Specsvalues"/>
                <w:rFonts w:ascii="Aptos" w:hAnsi="Aptos" w:cs="Segoe UI"/>
                <w:color w:val="000000" w:themeColor="text1"/>
                <w:sz w:val="18"/>
                <w:szCs w:val="18"/>
              </w:rPr>
            </w:pPr>
          </w:p>
        </w:tc>
      </w:tr>
      <w:tr w:rsidR="001D3C59" w:rsidRPr="007C5752" w14:paraId="3FE066F2" w14:textId="77777777" w:rsidTr="007A02BC">
        <w:tc>
          <w:tcPr>
            <w:tcW w:w="6232" w:type="dxa"/>
            <w:gridSpan w:val="2"/>
            <w:shd w:val="clear" w:color="auto" w:fill="EBD9ED" w:themeFill="accent2" w:themeFillTint="33"/>
          </w:tcPr>
          <w:p w14:paraId="235DDB92" w14:textId="77777777" w:rsidR="001D3C59" w:rsidRPr="007C5752" w:rsidRDefault="001D3C59" w:rsidP="007A02BC">
            <w:pPr>
              <w:pStyle w:val="regular"/>
              <w:rPr>
                <w:rFonts w:ascii="Aptos" w:hAnsi="Aptos" w:cs="Segoe UI"/>
                <w:b/>
                <w:bCs/>
                <w:sz w:val="18"/>
                <w:szCs w:val="18"/>
              </w:rPr>
            </w:pPr>
            <w:r w:rsidRPr="007C5752">
              <w:rPr>
                <w:rFonts w:ascii="Aptos" w:hAnsi="Aptos" w:cs="Segoe UI"/>
                <w:b/>
                <w:bCs/>
                <w:sz w:val="18"/>
                <w:szCs w:val="18"/>
              </w:rPr>
              <w:t>Phase III – Installation</w:t>
            </w:r>
          </w:p>
        </w:tc>
        <w:tc>
          <w:tcPr>
            <w:tcW w:w="1418" w:type="dxa"/>
            <w:shd w:val="clear" w:color="auto" w:fill="EBD9ED" w:themeFill="accent2" w:themeFillTint="33"/>
            <w:vAlign w:val="center"/>
          </w:tcPr>
          <w:p w14:paraId="62BD35B8" w14:textId="77777777" w:rsidR="001D3C59" w:rsidRPr="007C5752" w:rsidRDefault="001D3C59" w:rsidP="007A02BC">
            <w:pPr>
              <w:pStyle w:val="regular"/>
              <w:rPr>
                <w:rFonts w:ascii="Aptos" w:hAnsi="Aptos"/>
                <w:b/>
                <w:bCs/>
                <w:sz w:val="18"/>
                <w:szCs w:val="18"/>
              </w:rPr>
            </w:pPr>
          </w:p>
        </w:tc>
        <w:tc>
          <w:tcPr>
            <w:tcW w:w="1417" w:type="dxa"/>
            <w:shd w:val="clear" w:color="auto" w:fill="EBD9ED" w:themeFill="accent2" w:themeFillTint="33"/>
            <w:vAlign w:val="center"/>
          </w:tcPr>
          <w:p w14:paraId="0FC2D134" w14:textId="77777777" w:rsidR="001D3C59" w:rsidRPr="007C5752" w:rsidRDefault="001D3C59" w:rsidP="007A02BC">
            <w:pPr>
              <w:rPr>
                <w:rStyle w:val="Specsvalues"/>
                <w:rFonts w:ascii="Aptos" w:hAnsi="Aptos" w:cs="Segoe UI"/>
                <w:b/>
                <w:bCs/>
                <w:color w:val="000000" w:themeColor="text1"/>
                <w:sz w:val="18"/>
                <w:szCs w:val="18"/>
              </w:rPr>
            </w:pPr>
          </w:p>
        </w:tc>
      </w:tr>
      <w:tr w:rsidR="001D3C59" w:rsidRPr="007C5752" w14:paraId="756D25AB" w14:textId="77777777" w:rsidTr="007A02BC">
        <w:tc>
          <w:tcPr>
            <w:tcW w:w="6232" w:type="dxa"/>
            <w:gridSpan w:val="2"/>
            <w:shd w:val="clear" w:color="auto" w:fill="EBD9ED" w:themeFill="accent2" w:themeFillTint="33"/>
          </w:tcPr>
          <w:p w14:paraId="1EDA2E74" w14:textId="77777777" w:rsidR="001D3C59" w:rsidRPr="007C5752" w:rsidRDefault="001D3C59" w:rsidP="007A02BC">
            <w:pPr>
              <w:pStyle w:val="regular"/>
              <w:rPr>
                <w:rFonts w:ascii="Aptos" w:hAnsi="Aptos" w:cs="Segoe UI"/>
                <w:b/>
                <w:bCs/>
                <w:sz w:val="18"/>
                <w:szCs w:val="18"/>
              </w:rPr>
            </w:pPr>
            <w:r w:rsidRPr="007C5752">
              <w:rPr>
                <w:rFonts w:ascii="Aptos" w:hAnsi="Aptos" w:cs="Segoe UI"/>
                <w:b/>
                <w:bCs/>
                <w:sz w:val="18"/>
                <w:szCs w:val="18"/>
              </w:rPr>
              <w:t>MXX Building ready for installation</w:t>
            </w:r>
          </w:p>
        </w:tc>
        <w:tc>
          <w:tcPr>
            <w:tcW w:w="1418" w:type="dxa"/>
            <w:shd w:val="clear" w:color="auto" w:fill="EBD9ED" w:themeFill="accent2" w:themeFillTint="33"/>
            <w:vAlign w:val="center"/>
          </w:tcPr>
          <w:p w14:paraId="3334D821" w14:textId="77777777" w:rsidR="001D3C59" w:rsidRPr="007C5752" w:rsidRDefault="001D3C59" w:rsidP="007A02BC">
            <w:pPr>
              <w:pStyle w:val="regular"/>
              <w:rPr>
                <w:rFonts w:ascii="Aptos" w:hAnsi="Aptos"/>
                <w:b/>
                <w:bCs/>
                <w:sz w:val="18"/>
                <w:szCs w:val="18"/>
              </w:rPr>
            </w:pPr>
            <w:r w:rsidRPr="007C5752">
              <w:rPr>
                <w:rFonts w:ascii="Aptos" w:hAnsi="Aptos"/>
                <w:b/>
                <w:bCs/>
                <w:sz w:val="18"/>
                <w:szCs w:val="18"/>
              </w:rPr>
              <w:t>SCK CEN</w:t>
            </w:r>
          </w:p>
        </w:tc>
        <w:tc>
          <w:tcPr>
            <w:tcW w:w="1417" w:type="dxa"/>
            <w:shd w:val="clear" w:color="auto" w:fill="EBD9ED" w:themeFill="accent2" w:themeFillTint="33"/>
            <w:vAlign w:val="center"/>
          </w:tcPr>
          <w:p w14:paraId="0D54487A" w14:textId="77777777" w:rsidR="001D3C59" w:rsidRPr="007C5752" w:rsidRDefault="001D3C59" w:rsidP="007A02BC">
            <w:pPr>
              <w:rPr>
                <w:rStyle w:val="Specsvalues"/>
                <w:rFonts w:ascii="Aptos" w:hAnsi="Aptos" w:cs="Segoe UI"/>
                <w:b/>
                <w:bCs/>
                <w:color w:val="000000" w:themeColor="text1"/>
                <w:sz w:val="18"/>
                <w:szCs w:val="18"/>
              </w:rPr>
            </w:pPr>
            <w:r w:rsidRPr="007C5752">
              <w:rPr>
                <w:rStyle w:val="Specsvalues"/>
                <w:rFonts w:ascii="Aptos" w:hAnsi="Aptos" w:cs="Segoe UI"/>
                <w:b/>
                <w:bCs/>
                <w:color w:val="000000" w:themeColor="text1"/>
                <w:sz w:val="18"/>
                <w:szCs w:val="18"/>
              </w:rPr>
              <w:t>XXXX</w:t>
            </w:r>
          </w:p>
        </w:tc>
      </w:tr>
      <w:tr w:rsidR="001D3C59" w:rsidRPr="007C5752" w14:paraId="7B53EE3A" w14:textId="77777777" w:rsidTr="007A02BC">
        <w:tc>
          <w:tcPr>
            <w:tcW w:w="6232" w:type="dxa"/>
            <w:gridSpan w:val="2"/>
            <w:shd w:val="clear" w:color="auto" w:fill="EBD9ED" w:themeFill="accent2" w:themeFillTint="33"/>
          </w:tcPr>
          <w:p w14:paraId="774AF78C" w14:textId="77777777" w:rsidR="001D3C59" w:rsidRPr="007C5752" w:rsidRDefault="001D3C59" w:rsidP="007A02BC">
            <w:pPr>
              <w:pStyle w:val="regular"/>
              <w:rPr>
                <w:rFonts w:ascii="Aptos" w:hAnsi="Aptos" w:cs="Segoe UI"/>
                <w:b/>
                <w:bCs/>
                <w:sz w:val="18"/>
                <w:szCs w:val="18"/>
              </w:rPr>
            </w:pPr>
            <w:r w:rsidRPr="007C5752">
              <w:rPr>
                <w:rFonts w:ascii="Aptos" w:hAnsi="Aptos" w:cs="Segoe UI"/>
                <w:b/>
                <w:bCs/>
                <w:sz w:val="18"/>
                <w:szCs w:val="18"/>
              </w:rPr>
              <w:t>Infrastructure provided by SCK CEN ready</w:t>
            </w:r>
          </w:p>
        </w:tc>
        <w:tc>
          <w:tcPr>
            <w:tcW w:w="1418" w:type="dxa"/>
            <w:shd w:val="clear" w:color="auto" w:fill="EBD9ED" w:themeFill="accent2" w:themeFillTint="33"/>
            <w:vAlign w:val="center"/>
          </w:tcPr>
          <w:p w14:paraId="12079B64" w14:textId="77777777" w:rsidR="001D3C59" w:rsidRPr="007C5752" w:rsidRDefault="001D3C59" w:rsidP="007A02BC">
            <w:pPr>
              <w:pStyle w:val="regular"/>
              <w:rPr>
                <w:rFonts w:ascii="Aptos" w:hAnsi="Aptos"/>
                <w:b/>
                <w:bCs/>
                <w:sz w:val="18"/>
                <w:szCs w:val="18"/>
              </w:rPr>
            </w:pPr>
            <w:r w:rsidRPr="007C5752">
              <w:rPr>
                <w:rFonts w:ascii="Aptos" w:hAnsi="Aptos"/>
                <w:b/>
                <w:bCs/>
                <w:sz w:val="18"/>
                <w:szCs w:val="18"/>
              </w:rPr>
              <w:t>SCK CEN</w:t>
            </w:r>
          </w:p>
        </w:tc>
        <w:tc>
          <w:tcPr>
            <w:tcW w:w="1417" w:type="dxa"/>
            <w:shd w:val="clear" w:color="auto" w:fill="EBD9ED" w:themeFill="accent2" w:themeFillTint="33"/>
            <w:vAlign w:val="center"/>
          </w:tcPr>
          <w:p w14:paraId="48E10399" w14:textId="77777777" w:rsidR="001D3C59" w:rsidRPr="007C5752" w:rsidRDefault="001D3C59" w:rsidP="007A02BC">
            <w:pPr>
              <w:rPr>
                <w:rStyle w:val="Specsvalues"/>
                <w:rFonts w:ascii="Aptos" w:hAnsi="Aptos" w:cs="Segoe UI"/>
                <w:b/>
                <w:bCs/>
                <w:color w:val="000000" w:themeColor="text1"/>
                <w:sz w:val="18"/>
                <w:szCs w:val="18"/>
              </w:rPr>
            </w:pPr>
            <w:r w:rsidRPr="007C5752">
              <w:rPr>
                <w:rStyle w:val="Specsvalues"/>
                <w:rFonts w:ascii="Aptos" w:hAnsi="Aptos" w:cs="Segoe UI"/>
                <w:b/>
                <w:bCs/>
                <w:color w:val="000000" w:themeColor="text1"/>
                <w:sz w:val="18"/>
                <w:szCs w:val="18"/>
              </w:rPr>
              <w:t>XXXX</w:t>
            </w:r>
          </w:p>
        </w:tc>
      </w:tr>
      <w:tr w:rsidR="001D3C59" w:rsidRPr="007C5752" w14:paraId="6A55A473" w14:textId="77777777" w:rsidTr="007A02BC">
        <w:tc>
          <w:tcPr>
            <w:tcW w:w="704" w:type="dxa"/>
          </w:tcPr>
          <w:p w14:paraId="5DE72B9E"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M31</w:t>
            </w:r>
          </w:p>
        </w:tc>
        <w:tc>
          <w:tcPr>
            <w:tcW w:w="5528" w:type="dxa"/>
            <w:vAlign w:val="center"/>
          </w:tcPr>
          <w:p w14:paraId="088132AE"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 xml:space="preserve">Incoming Inspection Report </w:t>
            </w:r>
            <w:r w:rsidRPr="007C5752">
              <w:rPr>
                <w:rFonts w:ascii="Aptos" w:hAnsi="Aptos"/>
                <w:sz w:val="18"/>
                <w:szCs w:val="18"/>
              </w:rPr>
              <w:t>submitted for review/approval</w:t>
            </w:r>
          </w:p>
        </w:tc>
        <w:tc>
          <w:tcPr>
            <w:tcW w:w="1418" w:type="dxa"/>
            <w:vAlign w:val="center"/>
          </w:tcPr>
          <w:p w14:paraId="5F81EE5D"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16A2459F" w14:textId="77777777" w:rsidR="001D3C59" w:rsidRPr="007C5752" w:rsidRDefault="001D3C59" w:rsidP="007A02BC">
            <w:pPr>
              <w:rPr>
                <w:rStyle w:val="Specsvalues"/>
                <w:rFonts w:ascii="Aptos" w:hAnsi="Aptos" w:cs="Segoe UI"/>
                <w:color w:val="000000" w:themeColor="text1"/>
                <w:sz w:val="18"/>
                <w:szCs w:val="18"/>
                <w:vertAlign w:val="subscript"/>
              </w:rPr>
            </w:pPr>
          </w:p>
        </w:tc>
      </w:tr>
      <w:tr w:rsidR="001D3C59" w:rsidRPr="007C5752" w14:paraId="39F9623B" w14:textId="77777777" w:rsidTr="007A02BC">
        <w:tc>
          <w:tcPr>
            <w:tcW w:w="704" w:type="dxa"/>
          </w:tcPr>
          <w:p w14:paraId="7292B8C0"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M32</w:t>
            </w:r>
          </w:p>
        </w:tc>
        <w:tc>
          <w:tcPr>
            <w:tcW w:w="5528" w:type="dxa"/>
            <w:vAlign w:val="center"/>
          </w:tcPr>
          <w:p w14:paraId="01C689F3"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Installation started</w:t>
            </w:r>
          </w:p>
        </w:tc>
        <w:tc>
          <w:tcPr>
            <w:tcW w:w="1418" w:type="dxa"/>
            <w:vAlign w:val="center"/>
          </w:tcPr>
          <w:p w14:paraId="38A6EDD8"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76FF44A5" w14:textId="77777777" w:rsidR="001D3C59" w:rsidRPr="007C5752" w:rsidRDefault="001D3C59" w:rsidP="007A02BC">
            <w:pPr>
              <w:rPr>
                <w:rStyle w:val="Specsvalues"/>
                <w:rFonts w:ascii="Aptos" w:hAnsi="Aptos" w:cs="Segoe UI"/>
                <w:color w:val="000000" w:themeColor="text1"/>
                <w:sz w:val="18"/>
                <w:szCs w:val="18"/>
              </w:rPr>
            </w:pPr>
          </w:p>
        </w:tc>
      </w:tr>
      <w:tr w:rsidR="001D3C59" w:rsidRPr="007C5752" w14:paraId="00CC8B23" w14:textId="77777777" w:rsidTr="007A02BC">
        <w:tc>
          <w:tcPr>
            <w:tcW w:w="704" w:type="dxa"/>
          </w:tcPr>
          <w:p w14:paraId="2F3A47AD"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M33</w:t>
            </w:r>
          </w:p>
        </w:tc>
        <w:tc>
          <w:tcPr>
            <w:tcW w:w="5528" w:type="dxa"/>
            <w:vAlign w:val="center"/>
          </w:tcPr>
          <w:p w14:paraId="69DC944F"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Installation completed</w:t>
            </w:r>
          </w:p>
        </w:tc>
        <w:tc>
          <w:tcPr>
            <w:tcW w:w="1418" w:type="dxa"/>
            <w:vAlign w:val="center"/>
          </w:tcPr>
          <w:p w14:paraId="4E327A15"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vAlign w:val="center"/>
          </w:tcPr>
          <w:p w14:paraId="01825A3D" w14:textId="77777777" w:rsidR="001D3C59" w:rsidRPr="007C5752" w:rsidRDefault="001D3C59" w:rsidP="007A02BC">
            <w:pPr>
              <w:rPr>
                <w:rFonts w:ascii="Aptos" w:hAnsi="Aptos" w:cs="Segoe UI"/>
                <w:color w:val="000000" w:themeColor="text1"/>
                <w:sz w:val="18"/>
                <w:szCs w:val="18"/>
              </w:rPr>
            </w:pPr>
          </w:p>
        </w:tc>
      </w:tr>
      <w:tr w:rsidR="001D3C59" w:rsidRPr="007C5752" w14:paraId="1A897E9F" w14:textId="77777777" w:rsidTr="007A02BC">
        <w:tc>
          <w:tcPr>
            <w:tcW w:w="704" w:type="dxa"/>
          </w:tcPr>
          <w:p w14:paraId="4202814D"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M34</w:t>
            </w:r>
          </w:p>
        </w:tc>
        <w:tc>
          <w:tcPr>
            <w:tcW w:w="5528" w:type="dxa"/>
            <w:vAlign w:val="center"/>
          </w:tcPr>
          <w:p w14:paraId="7527462A"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Installation &amp; Assembly Test Report submitted for review/approval</w:t>
            </w:r>
          </w:p>
        </w:tc>
        <w:tc>
          <w:tcPr>
            <w:tcW w:w="1418" w:type="dxa"/>
            <w:vAlign w:val="center"/>
          </w:tcPr>
          <w:p w14:paraId="7EBBAD05"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00E98B16" w14:textId="77777777" w:rsidR="001D3C59" w:rsidRPr="007C5752" w:rsidRDefault="001D3C59" w:rsidP="007A02BC">
            <w:pPr>
              <w:rPr>
                <w:rStyle w:val="Specsvalues"/>
                <w:rFonts w:ascii="Aptos" w:hAnsi="Aptos" w:cs="Segoe UI"/>
                <w:color w:val="000000" w:themeColor="text1"/>
                <w:sz w:val="18"/>
                <w:szCs w:val="18"/>
                <w:vertAlign w:val="subscript"/>
              </w:rPr>
            </w:pPr>
          </w:p>
        </w:tc>
      </w:tr>
      <w:tr w:rsidR="001D3C59" w:rsidRPr="007C5752" w14:paraId="13F10396" w14:textId="77777777" w:rsidTr="007A02BC">
        <w:tc>
          <w:tcPr>
            <w:tcW w:w="6232" w:type="dxa"/>
            <w:gridSpan w:val="2"/>
            <w:shd w:val="clear" w:color="auto" w:fill="EBD9ED" w:themeFill="accent2" w:themeFillTint="33"/>
          </w:tcPr>
          <w:p w14:paraId="27CB5303" w14:textId="77777777" w:rsidR="001D3C59" w:rsidRPr="007C5752" w:rsidRDefault="001D3C59" w:rsidP="007A02BC">
            <w:pPr>
              <w:pStyle w:val="regular"/>
              <w:rPr>
                <w:rFonts w:ascii="Aptos" w:hAnsi="Aptos" w:cs="Segoe UI"/>
                <w:b/>
                <w:bCs/>
                <w:sz w:val="18"/>
                <w:szCs w:val="18"/>
              </w:rPr>
            </w:pPr>
            <w:r w:rsidRPr="007C5752">
              <w:rPr>
                <w:rFonts w:ascii="Aptos" w:hAnsi="Aptos" w:cs="Segoe UI"/>
                <w:b/>
                <w:bCs/>
                <w:sz w:val="18"/>
                <w:szCs w:val="18"/>
              </w:rPr>
              <w:t>Phase IV – Commissioning and Acceptance</w:t>
            </w:r>
          </w:p>
        </w:tc>
        <w:tc>
          <w:tcPr>
            <w:tcW w:w="1418" w:type="dxa"/>
            <w:shd w:val="clear" w:color="auto" w:fill="EBD9ED" w:themeFill="accent2" w:themeFillTint="33"/>
            <w:vAlign w:val="center"/>
          </w:tcPr>
          <w:p w14:paraId="3E3C5060" w14:textId="77777777" w:rsidR="001D3C59" w:rsidRPr="007C5752" w:rsidRDefault="001D3C59" w:rsidP="007A02BC">
            <w:pPr>
              <w:pStyle w:val="regular"/>
              <w:rPr>
                <w:rFonts w:ascii="Aptos" w:hAnsi="Aptos"/>
                <w:b/>
                <w:bCs/>
                <w:sz w:val="18"/>
                <w:szCs w:val="18"/>
              </w:rPr>
            </w:pPr>
          </w:p>
        </w:tc>
        <w:tc>
          <w:tcPr>
            <w:tcW w:w="1417" w:type="dxa"/>
            <w:shd w:val="clear" w:color="auto" w:fill="EBD9ED" w:themeFill="accent2" w:themeFillTint="33"/>
            <w:vAlign w:val="center"/>
          </w:tcPr>
          <w:p w14:paraId="2AE45080" w14:textId="77777777" w:rsidR="001D3C59" w:rsidRPr="007C5752" w:rsidRDefault="001D3C59" w:rsidP="007A02BC">
            <w:pPr>
              <w:rPr>
                <w:rStyle w:val="Specsvalues"/>
                <w:rFonts w:ascii="Aptos" w:hAnsi="Aptos" w:cs="Segoe UI"/>
                <w:b/>
                <w:bCs/>
                <w:color w:val="000000" w:themeColor="text1"/>
                <w:sz w:val="18"/>
                <w:szCs w:val="18"/>
              </w:rPr>
            </w:pPr>
          </w:p>
        </w:tc>
      </w:tr>
      <w:tr w:rsidR="001D3C59" w:rsidRPr="007C5752" w14:paraId="2CEAFC77" w14:textId="77777777" w:rsidTr="007A02BC">
        <w:tc>
          <w:tcPr>
            <w:tcW w:w="704" w:type="dxa"/>
          </w:tcPr>
          <w:p w14:paraId="2023571A"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M41</w:t>
            </w:r>
          </w:p>
        </w:tc>
        <w:tc>
          <w:tcPr>
            <w:tcW w:w="5528" w:type="dxa"/>
            <w:vAlign w:val="center"/>
          </w:tcPr>
          <w:p w14:paraId="06D15079"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Commissioning Test Report submitted for review/approval</w:t>
            </w:r>
          </w:p>
        </w:tc>
        <w:tc>
          <w:tcPr>
            <w:tcW w:w="1418" w:type="dxa"/>
            <w:vAlign w:val="center"/>
          </w:tcPr>
          <w:p w14:paraId="2708E523"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vAlign w:val="center"/>
          </w:tcPr>
          <w:p w14:paraId="1B4B2584" w14:textId="77777777" w:rsidR="001D3C59" w:rsidRPr="007C5752" w:rsidRDefault="001D3C59" w:rsidP="007A02BC">
            <w:pPr>
              <w:rPr>
                <w:rFonts w:ascii="Aptos" w:hAnsi="Aptos" w:cs="Segoe UI"/>
                <w:color w:val="000000" w:themeColor="text1"/>
                <w:sz w:val="18"/>
                <w:szCs w:val="18"/>
              </w:rPr>
            </w:pPr>
          </w:p>
        </w:tc>
      </w:tr>
      <w:tr w:rsidR="001D3C59" w:rsidRPr="007C5752" w14:paraId="1EB98CD2" w14:textId="77777777" w:rsidTr="007A02BC">
        <w:tc>
          <w:tcPr>
            <w:tcW w:w="704" w:type="dxa"/>
          </w:tcPr>
          <w:p w14:paraId="4DE42DF5"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M42</w:t>
            </w:r>
          </w:p>
        </w:tc>
        <w:tc>
          <w:tcPr>
            <w:tcW w:w="5528" w:type="dxa"/>
            <w:vAlign w:val="center"/>
          </w:tcPr>
          <w:p w14:paraId="45C3E9D8" w14:textId="77777777" w:rsidR="001D3C59" w:rsidRPr="007C5752" w:rsidRDefault="001D3C59" w:rsidP="007A02BC">
            <w:pPr>
              <w:pStyle w:val="regular"/>
              <w:rPr>
                <w:rFonts w:ascii="Aptos" w:hAnsi="Aptos" w:cs="Segoe UI"/>
                <w:sz w:val="18"/>
                <w:szCs w:val="18"/>
              </w:rPr>
            </w:pPr>
            <w:r w:rsidRPr="007C5752">
              <w:rPr>
                <w:rFonts w:ascii="Aptos" w:hAnsi="Aptos" w:cs="Segoe UI"/>
                <w:sz w:val="18"/>
                <w:szCs w:val="18"/>
              </w:rPr>
              <w:t>Acceptance Capacity testing started</w:t>
            </w:r>
          </w:p>
        </w:tc>
        <w:tc>
          <w:tcPr>
            <w:tcW w:w="1418" w:type="dxa"/>
            <w:vAlign w:val="center"/>
          </w:tcPr>
          <w:p w14:paraId="07EED525" w14:textId="77777777" w:rsidR="001D3C59" w:rsidRPr="007C5752" w:rsidRDefault="001D3C59" w:rsidP="007A02BC">
            <w:pPr>
              <w:pStyle w:val="regular"/>
              <w:rPr>
                <w:rFonts w:ascii="Aptos" w:hAnsi="Aptos"/>
                <w:sz w:val="18"/>
                <w:szCs w:val="18"/>
              </w:rPr>
            </w:pPr>
            <w:r w:rsidRPr="007C5752">
              <w:rPr>
                <w:rFonts w:ascii="Aptos" w:hAnsi="Aptos"/>
                <w:sz w:val="18"/>
                <w:szCs w:val="18"/>
              </w:rPr>
              <w:t>Contractor</w:t>
            </w:r>
          </w:p>
        </w:tc>
        <w:tc>
          <w:tcPr>
            <w:tcW w:w="1417" w:type="dxa"/>
            <w:vAlign w:val="center"/>
          </w:tcPr>
          <w:p w14:paraId="70739F77" w14:textId="77777777" w:rsidR="001D3C59" w:rsidRPr="007C5752" w:rsidRDefault="001D3C59" w:rsidP="007A02BC">
            <w:pPr>
              <w:rPr>
                <w:rStyle w:val="Specsvalues"/>
                <w:rFonts w:ascii="Aptos" w:hAnsi="Aptos" w:cs="Segoe UI"/>
                <w:color w:val="000000" w:themeColor="text1"/>
                <w:sz w:val="18"/>
                <w:szCs w:val="18"/>
                <w:vertAlign w:val="subscript"/>
              </w:rPr>
            </w:pPr>
          </w:p>
        </w:tc>
      </w:tr>
      <w:tr w:rsidR="001D3C59" w:rsidRPr="007C5752" w14:paraId="0FA71545" w14:textId="77777777" w:rsidTr="007A02BC">
        <w:tc>
          <w:tcPr>
            <w:tcW w:w="704" w:type="dxa"/>
          </w:tcPr>
          <w:p w14:paraId="4F5C200A"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M43</w:t>
            </w:r>
          </w:p>
        </w:tc>
        <w:tc>
          <w:tcPr>
            <w:tcW w:w="5528" w:type="dxa"/>
            <w:vAlign w:val="center"/>
          </w:tcPr>
          <w:p w14:paraId="1C4611FA"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SAT Report submitted for review/approval</w:t>
            </w:r>
          </w:p>
        </w:tc>
        <w:tc>
          <w:tcPr>
            <w:tcW w:w="1418" w:type="dxa"/>
            <w:vAlign w:val="center"/>
          </w:tcPr>
          <w:p w14:paraId="472C5E57"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Contractor</w:t>
            </w:r>
          </w:p>
        </w:tc>
        <w:tc>
          <w:tcPr>
            <w:tcW w:w="1417" w:type="dxa"/>
            <w:vAlign w:val="center"/>
          </w:tcPr>
          <w:p w14:paraId="0C2C0421" w14:textId="77777777" w:rsidR="001D3C59" w:rsidRPr="007C5752" w:rsidRDefault="001D3C59" w:rsidP="007A02BC">
            <w:pPr>
              <w:rPr>
                <w:rFonts w:ascii="Aptos" w:hAnsi="Aptos" w:cs="Segoe UI"/>
                <w:color w:val="000000" w:themeColor="text1"/>
                <w:sz w:val="18"/>
                <w:szCs w:val="18"/>
              </w:rPr>
            </w:pPr>
          </w:p>
        </w:tc>
      </w:tr>
      <w:tr w:rsidR="001D3C59" w:rsidRPr="007C5752" w14:paraId="4145496A" w14:textId="77777777" w:rsidTr="007A02BC">
        <w:tc>
          <w:tcPr>
            <w:tcW w:w="704" w:type="dxa"/>
          </w:tcPr>
          <w:p w14:paraId="17E7C326" w14:textId="77777777" w:rsidR="001D3C59" w:rsidRPr="007C5752" w:rsidRDefault="001D3C59" w:rsidP="007A02BC">
            <w:pPr>
              <w:pStyle w:val="regular"/>
              <w:rPr>
                <w:rFonts w:ascii="Aptos" w:hAnsi="Aptos" w:cs="Segoe UI"/>
                <w:iCs/>
                <w:sz w:val="18"/>
                <w:szCs w:val="18"/>
              </w:rPr>
            </w:pPr>
            <w:r w:rsidRPr="007C5752">
              <w:rPr>
                <w:rFonts w:ascii="Aptos" w:hAnsi="Aptos" w:cs="Segoe UI"/>
                <w:iCs/>
                <w:sz w:val="18"/>
                <w:szCs w:val="18"/>
              </w:rPr>
              <w:t>M44</w:t>
            </w:r>
          </w:p>
        </w:tc>
        <w:tc>
          <w:tcPr>
            <w:tcW w:w="5528" w:type="dxa"/>
            <w:vAlign w:val="center"/>
          </w:tcPr>
          <w:p w14:paraId="31363C6E" w14:textId="77777777" w:rsidR="001D3C59" w:rsidRPr="007C5752" w:rsidRDefault="001D3C59" w:rsidP="007A02BC">
            <w:pPr>
              <w:pStyle w:val="regular"/>
              <w:rPr>
                <w:rFonts w:ascii="Aptos" w:hAnsi="Aptos" w:cs="Segoe UI"/>
                <w:iCs/>
                <w:sz w:val="18"/>
                <w:szCs w:val="18"/>
              </w:rPr>
            </w:pPr>
            <w:r w:rsidRPr="007C5752">
              <w:rPr>
                <w:rFonts w:ascii="Aptos" w:hAnsi="Aptos" w:cs="Segoe UI"/>
                <w:sz w:val="18"/>
                <w:szCs w:val="18"/>
              </w:rPr>
              <w:t xml:space="preserve">Provisional </w:t>
            </w:r>
            <w:r w:rsidRPr="007C5752">
              <w:rPr>
                <w:rFonts w:ascii="Aptos" w:hAnsi="Aptos"/>
                <w:sz w:val="18"/>
                <w:szCs w:val="18"/>
              </w:rPr>
              <w:t>Acceptance and handover</w:t>
            </w:r>
          </w:p>
        </w:tc>
        <w:tc>
          <w:tcPr>
            <w:tcW w:w="1418" w:type="dxa"/>
            <w:vAlign w:val="center"/>
          </w:tcPr>
          <w:p w14:paraId="08B92793" w14:textId="77777777" w:rsidR="001D3C59" w:rsidRPr="007C5752" w:rsidRDefault="001D3C59" w:rsidP="007A02BC">
            <w:pPr>
              <w:pStyle w:val="regular"/>
              <w:rPr>
                <w:rFonts w:ascii="Aptos" w:hAnsi="Aptos" w:cs="Segoe UI"/>
                <w:iCs/>
                <w:sz w:val="18"/>
                <w:szCs w:val="18"/>
              </w:rPr>
            </w:pPr>
            <w:r w:rsidRPr="007C5752">
              <w:rPr>
                <w:rFonts w:ascii="Aptos" w:hAnsi="Aptos"/>
                <w:sz w:val="18"/>
                <w:szCs w:val="18"/>
              </w:rPr>
              <w:t>SCK CEN</w:t>
            </w:r>
          </w:p>
        </w:tc>
        <w:tc>
          <w:tcPr>
            <w:tcW w:w="1417" w:type="dxa"/>
            <w:vAlign w:val="center"/>
          </w:tcPr>
          <w:p w14:paraId="422FDD30" w14:textId="77777777" w:rsidR="001D3C59" w:rsidRPr="007C5752" w:rsidRDefault="001D3C59" w:rsidP="007A02BC">
            <w:pPr>
              <w:rPr>
                <w:rFonts w:ascii="Aptos" w:hAnsi="Aptos" w:cs="Segoe UI"/>
                <w:color w:val="000000" w:themeColor="text1"/>
                <w:sz w:val="18"/>
                <w:szCs w:val="18"/>
                <w:vertAlign w:val="subscript"/>
              </w:rPr>
            </w:pPr>
            <w:r w:rsidRPr="007C5752">
              <w:rPr>
                <w:rStyle w:val="Specsvalues"/>
                <w:rFonts w:ascii="Aptos" w:hAnsi="Aptos" w:cs="Segoe UI"/>
                <w:color w:val="000000" w:themeColor="text1"/>
                <w:sz w:val="18"/>
                <w:szCs w:val="18"/>
              </w:rPr>
              <w:t>T</w:t>
            </w:r>
            <w:r w:rsidRPr="007C5752">
              <w:rPr>
                <w:rStyle w:val="Specsvalues"/>
                <w:rFonts w:ascii="Aptos" w:hAnsi="Aptos" w:cs="Segoe UI"/>
                <w:color w:val="000000" w:themeColor="text1"/>
                <w:sz w:val="18"/>
                <w:szCs w:val="18"/>
                <w:vertAlign w:val="subscript"/>
              </w:rPr>
              <w:t>0</w:t>
            </w:r>
            <w:r w:rsidRPr="007C5752">
              <w:rPr>
                <w:rStyle w:val="Specsvalues"/>
                <w:rFonts w:ascii="Aptos" w:hAnsi="Aptos" w:cs="Segoe UI"/>
                <w:color w:val="000000" w:themeColor="text1"/>
                <w:sz w:val="18"/>
                <w:szCs w:val="18"/>
              </w:rPr>
              <w:t xml:space="preserve"> + 34 M</w:t>
            </w:r>
          </w:p>
        </w:tc>
      </w:tr>
    </w:tbl>
    <w:p w14:paraId="1A1E2C38" w14:textId="77777777" w:rsidR="001D3C59" w:rsidRPr="007C5752" w:rsidRDefault="001D3C59" w:rsidP="008F4646">
      <w:pPr>
        <w:pStyle w:val="Heading2numbered"/>
        <w:keepNext/>
        <w:ind w:left="578" w:hanging="578"/>
      </w:pPr>
      <w:bookmarkStart w:id="4256" w:name="_Toc192762835"/>
      <w:bookmarkStart w:id="4257" w:name="_Toc192765409"/>
      <w:bookmarkStart w:id="4258" w:name="_Toc192766013"/>
      <w:bookmarkStart w:id="4259" w:name="_Toc192782565"/>
      <w:bookmarkStart w:id="4260" w:name="_Toc192783173"/>
      <w:bookmarkStart w:id="4261" w:name="_Toc192851092"/>
      <w:bookmarkStart w:id="4262" w:name="_Toc192929579"/>
      <w:bookmarkStart w:id="4263" w:name="_Toc192935267"/>
      <w:bookmarkStart w:id="4264" w:name="_Toc193016615"/>
      <w:bookmarkStart w:id="4265" w:name="_Toc192762921"/>
      <w:bookmarkStart w:id="4266" w:name="_Toc192765495"/>
      <w:bookmarkStart w:id="4267" w:name="_Toc192766099"/>
      <w:bookmarkStart w:id="4268" w:name="_Toc192782651"/>
      <w:bookmarkStart w:id="4269" w:name="_Toc192783259"/>
      <w:bookmarkStart w:id="4270" w:name="_Toc192851178"/>
      <w:bookmarkStart w:id="4271" w:name="_Toc192929665"/>
      <w:bookmarkStart w:id="4272" w:name="_Toc192935353"/>
      <w:bookmarkStart w:id="4273" w:name="_Toc193016701"/>
      <w:bookmarkStart w:id="4274" w:name="_Ref190799140"/>
      <w:bookmarkStart w:id="4275" w:name="_Toc200492645"/>
      <w:bookmarkStart w:id="4276" w:name="_Toc202536259"/>
      <w:bookmarkStart w:id="4277" w:name="_Toc202536945"/>
      <w:bookmarkStart w:id="4278" w:name="_Toc212194904"/>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r w:rsidRPr="007C5752">
        <w:lastRenderedPageBreak/>
        <w:t>Hold and Witness Points</w:t>
      </w:r>
      <w:bookmarkEnd w:id="4274"/>
      <w:bookmarkEnd w:id="4275"/>
      <w:bookmarkEnd w:id="4276"/>
      <w:bookmarkEnd w:id="4277"/>
      <w:bookmarkEnd w:id="4278"/>
    </w:p>
    <w:p w14:paraId="1293297A" w14:textId="77777777" w:rsidR="001D3C59" w:rsidRPr="007C5752" w:rsidRDefault="001D3C59" w:rsidP="00575005">
      <w:pPr>
        <w:pStyle w:val="0AClause"/>
        <w:rPr>
          <w:szCs w:val="20"/>
          <w:lang w:val="en-GB"/>
        </w:rPr>
      </w:pPr>
      <w:r w:rsidRPr="007C5752">
        <w:rPr>
          <w:szCs w:val="20"/>
          <w:lang w:val="en-GB"/>
        </w:rPr>
        <w:t>Throughout the performance of the Contract, at least the following review/inspection (by SCK CEN) steps shall be implemented:</w:t>
      </w:r>
    </w:p>
    <w:p w14:paraId="32AAEB96" w14:textId="77777777" w:rsidR="001D3C59" w:rsidRPr="007C5752" w:rsidRDefault="001D3C59">
      <w:pPr>
        <w:pStyle w:val="0AClause"/>
        <w:numPr>
          <w:ilvl w:val="1"/>
          <w:numId w:val="37"/>
        </w:numPr>
        <w:rPr>
          <w:szCs w:val="20"/>
          <w:lang w:val="en-GB"/>
        </w:rPr>
      </w:pPr>
      <w:r w:rsidRPr="007C5752">
        <w:rPr>
          <w:szCs w:val="20"/>
          <w:lang w:val="en-GB"/>
        </w:rPr>
        <w:t>Hold Points</w:t>
      </w:r>
    </w:p>
    <w:p w14:paraId="621CB128" w14:textId="77777777" w:rsidR="001D3C59" w:rsidRPr="007C5752" w:rsidRDefault="001D3C59">
      <w:pPr>
        <w:pStyle w:val="ADClause"/>
        <w:numPr>
          <w:ilvl w:val="0"/>
          <w:numId w:val="47"/>
        </w:numPr>
        <w:rPr>
          <w:sz w:val="20"/>
        </w:rPr>
      </w:pPr>
      <w:r w:rsidRPr="007C5752">
        <w:rPr>
          <w:sz w:val="20"/>
        </w:rPr>
        <w:t>FAT approval in view of shipments</w:t>
      </w:r>
    </w:p>
    <w:p w14:paraId="01C5394E" w14:textId="77777777" w:rsidR="001D3C59" w:rsidRPr="007C5752" w:rsidRDefault="001D3C59">
      <w:pPr>
        <w:pStyle w:val="ADClause"/>
        <w:numPr>
          <w:ilvl w:val="0"/>
          <w:numId w:val="47"/>
        </w:numPr>
        <w:rPr>
          <w:sz w:val="20"/>
        </w:rPr>
      </w:pPr>
      <w:r w:rsidRPr="007C5752">
        <w:rPr>
          <w:sz w:val="20"/>
        </w:rPr>
        <w:t>Approval Incoming Inspection Report in view of start installation</w:t>
      </w:r>
    </w:p>
    <w:p w14:paraId="06341CC9" w14:textId="77777777" w:rsidR="001D3C59" w:rsidRPr="007C5752" w:rsidRDefault="001D3C59">
      <w:pPr>
        <w:pStyle w:val="ADClause"/>
        <w:numPr>
          <w:ilvl w:val="0"/>
          <w:numId w:val="47"/>
        </w:numPr>
        <w:rPr>
          <w:sz w:val="20"/>
        </w:rPr>
      </w:pPr>
      <w:r w:rsidRPr="007C5752">
        <w:rPr>
          <w:sz w:val="20"/>
        </w:rPr>
        <w:t>Approval Installation and Assembly Test Report in view of start commissioning</w:t>
      </w:r>
    </w:p>
    <w:p w14:paraId="18410E63" w14:textId="77777777" w:rsidR="001D3C59" w:rsidRPr="007C5752" w:rsidRDefault="001D3C59">
      <w:pPr>
        <w:pStyle w:val="ADClause"/>
        <w:numPr>
          <w:ilvl w:val="0"/>
          <w:numId w:val="47"/>
        </w:numPr>
        <w:rPr>
          <w:sz w:val="20"/>
        </w:rPr>
      </w:pPr>
      <w:r w:rsidRPr="007C5752">
        <w:rPr>
          <w:sz w:val="20"/>
        </w:rPr>
        <w:t>Approval Commissioning Test Report in view of start acceptance capacity testing</w:t>
      </w:r>
    </w:p>
    <w:p w14:paraId="12D19B63" w14:textId="77777777" w:rsidR="001D3C59" w:rsidRPr="007C5752" w:rsidRDefault="001D3C59">
      <w:pPr>
        <w:pStyle w:val="0AClause"/>
        <w:numPr>
          <w:ilvl w:val="1"/>
          <w:numId w:val="37"/>
        </w:numPr>
        <w:rPr>
          <w:szCs w:val="20"/>
          <w:lang w:val="en-GB"/>
        </w:rPr>
      </w:pPr>
      <w:r w:rsidRPr="007C5752">
        <w:rPr>
          <w:szCs w:val="20"/>
          <w:lang w:val="en-GB"/>
        </w:rPr>
        <w:t>Witness points</w:t>
      </w:r>
    </w:p>
    <w:p w14:paraId="0E42EEBC" w14:textId="77777777" w:rsidR="001D3C59" w:rsidRPr="007C5752" w:rsidRDefault="001D3C59">
      <w:pPr>
        <w:pStyle w:val="ADClause"/>
        <w:numPr>
          <w:ilvl w:val="0"/>
          <w:numId w:val="47"/>
        </w:numPr>
        <w:rPr>
          <w:sz w:val="20"/>
        </w:rPr>
      </w:pPr>
      <w:r w:rsidRPr="007C5752">
        <w:rPr>
          <w:sz w:val="20"/>
        </w:rPr>
        <w:t>Approval of the Conceptual Design File</w:t>
      </w:r>
    </w:p>
    <w:p w14:paraId="38CD6240" w14:textId="77777777" w:rsidR="001D3C59" w:rsidRPr="007C5752" w:rsidRDefault="001D3C59">
      <w:pPr>
        <w:pStyle w:val="ADClause"/>
        <w:numPr>
          <w:ilvl w:val="0"/>
          <w:numId w:val="47"/>
        </w:numPr>
        <w:rPr>
          <w:sz w:val="20"/>
        </w:rPr>
      </w:pPr>
      <w:r w:rsidRPr="007C5752">
        <w:rPr>
          <w:sz w:val="20"/>
        </w:rPr>
        <w:t>Approval of the Detailed design File</w:t>
      </w:r>
    </w:p>
    <w:p w14:paraId="3A3EF912" w14:textId="77777777" w:rsidR="001D3C59" w:rsidRPr="007C5752" w:rsidRDefault="001D3C59">
      <w:pPr>
        <w:pStyle w:val="ADClause"/>
        <w:numPr>
          <w:ilvl w:val="0"/>
          <w:numId w:val="47"/>
        </w:numPr>
        <w:rPr>
          <w:sz w:val="20"/>
        </w:rPr>
      </w:pPr>
      <w:r w:rsidRPr="007C5752">
        <w:rPr>
          <w:sz w:val="20"/>
        </w:rPr>
        <w:t>Approval of the Procurement and Manufacturing File</w:t>
      </w:r>
    </w:p>
    <w:p w14:paraId="1CE5F22C" w14:textId="77777777" w:rsidR="001D3C59" w:rsidRPr="007C5752" w:rsidRDefault="001D3C59">
      <w:pPr>
        <w:pStyle w:val="ADClause"/>
        <w:numPr>
          <w:ilvl w:val="0"/>
          <w:numId w:val="47"/>
        </w:numPr>
        <w:rPr>
          <w:sz w:val="20"/>
        </w:rPr>
      </w:pPr>
      <w:r w:rsidRPr="007C5752">
        <w:rPr>
          <w:sz w:val="20"/>
        </w:rPr>
        <w:t>Approval of the Installation File</w:t>
      </w:r>
    </w:p>
    <w:p w14:paraId="3C88322A" w14:textId="77777777" w:rsidR="001D3C59" w:rsidRPr="007C5752" w:rsidRDefault="001D3C59">
      <w:pPr>
        <w:pStyle w:val="ADClause"/>
        <w:numPr>
          <w:ilvl w:val="0"/>
          <w:numId w:val="47"/>
        </w:numPr>
        <w:rPr>
          <w:sz w:val="20"/>
        </w:rPr>
      </w:pPr>
      <w:r w:rsidRPr="007C5752">
        <w:rPr>
          <w:sz w:val="20"/>
        </w:rPr>
        <w:t>Approval of the Commissioning File</w:t>
      </w:r>
    </w:p>
    <w:p w14:paraId="4FF9473B" w14:textId="77777777" w:rsidR="001D3C59" w:rsidRPr="007C5752" w:rsidRDefault="001D3C59">
      <w:pPr>
        <w:pStyle w:val="ADClause"/>
        <w:numPr>
          <w:ilvl w:val="0"/>
          <w:numId w:val="47"/>
        </w:numPr>
        <w:rPr>
          <w:sz w:val="20"/>
        </w:rPr>
      </w:pPr>
      <w:r w:rsidRPr="007C5752">
        <w:rPr>
          <w:sz w:val="20"/>
        </w:rPr>
        <w:t>Approval of the Acceptance Test File</w:t>
      </w:r>
    </w:p>
    <w:p w14:paraId="292E7156" w14:textId="77777777" w:rsidR="001D3C59" w:rsidRPr="007C5752" w:rsidRDefault="001D3C59">
      <w:pPr>
        <w:pStyle w:val="ADClause"/>
        <w:numPr>
          <w:ilvl w:val="0"/>
          <w:numId w:val="47"/>
        </w:numPr>
        <w:rPr>
          <w:sz w:val="20"/>
        </w:rPr>
      </w:pPr>
      <w:r w:rsidRPr="007C5752">
        <w:rPr>
          <w:sz w:val="20"/>
        </w:rPr>
        <w:t>Approval of the Final Report</w:t>
      </w:r>
    </w:p>
    <w:p w14:paraId="75BEADFB" w14:textId="77777777" w:rsidR="001D3C59" w:rsidRPr="007C5752" w:rsidRDefault="001D3C59" w:rsidP="00575005">
      <w:pPr>
        <w:pStyle w:val="0AClause"/>
        <w:rPr>
          <w:szCs w:val="20"/>
          <w:lang w:val="en-GB"/>
        </w:rPr>
      </w:pPr>
      <w:r w:rsidRPr="007C5752">
        <w:rPr>
          <w:szCs w:val="20"/>
          <w:lang w:val="en-GB"/>
        </w:rPr>
        <w:t>Upon receiving the Contractor’s finalized project schedule and Manufacturing and Inspection Plan, SCK CEN reserves the right to add or remove HP(s)/WP(s) from those currently foreseen and will duly notify the Contractor of such decisions.</w:t>
      </w:r>
    </w:p>
    <w:p w14:paraId="2F2569CD" w14:textId="77777777" w:rsidR="001D3C59" w:rsidRPr="007C5752" w:rsidRDefault="001D3C59" w:rsidP="00575005">
      <w:pPr>
        <w:pStyle w:val="0AClause"/>
        <w:rPr>
          <w:szCs w:val="20"/>
          <w:lang w:val="en-GB"/>
        </w:rPr>
      </w:pPr>
      <w:r w:rsidRPr="007C5752">
        <w:rPr>
          <w:szCs w:val="20"/>
          <w:lang w:val="en-GB"/>
        </w:rPr>
        <w:t>SCK CEN has at its disposal a maximum of 30 Calendar Days (60 Calendar Days when involving (an) external partner(s)) to complete all formalities) concerning approval of a certain Hold Points.  Nonetheless, SCK CEN shall always aim to give feedback to the Contractor concerning the HPs without undue delay.  The envisaged lead time is 10 Business Days (to be determined considering SCK CEN’s and/or its collaboration partner’s days of closure)</w:t>
      </w:r>
    </w:p>
    <w:p w14:paraId="49589B70" w14:textId="77777777" w:rsidR="001D3C59" w:rsidRPr="007C5752" w:rsidRDefault="001D3C59" w:rsidP="001D3C59">
      <w:pPr>
        <w:spacing w:after="160" w:line="259" w:lineRule="auto"/>
      </w:pPr>
      <w:r w:rsidRPr="007C5752">
        <w:br w:type="page"/>
      </w:r>
    </w:p>
    <w:p w14:paraId="674FF9D7" w14:textId="77777777" w:rsidR="001D3C59" w:rsidRPr="007C5752" w:rsidRDefault="001D3C59" w:rsidP="001D3C59">
      <w:pPr>
        <w:pStyle w:val="Heading1numbered"/>
      </w:pPr>
      <w:bookmarkStart w:id="4279" w:name="_Toc200492646"/>
      <w:bookmarkStart w:id="4280" w:name="_Toc202536260"/>
      <w:bookmarkStart w:id="4281" w:name="_Toc202536946"/>
      <w:bookmarkStart w:id="4282" w:name="_Toc212194905"/>
      <w:r w:rsidRPr="007C5752">
        <w:lastRenderedPageBreak/>
        <w:t>Contract Performance</w:t>
      </w:r>
      <w:bookmarkEnd w:id="4279"/>
      <w:bookmarkEnd w:id="4280"/>
      <w:bookmarkEnd w:id="4281"/>
      <w:bookmarkEnd w:id="4282"/>
    </w:p>
    <w:p w14:paraId="0230AB5D" w14:textId="77777777" w:rsidR="001D3C59" w:rsidRPr="007C5752" w:rsidRDefault="001D3C59" w:rsidP="001D3C59">
      <w:pPr>
        <w:pStyle w:val="Heading2numbered"/>
      </w:pPr>
      <w:bookmarkStart w:id="4283" w:name="_Toc191379878"/>
      <w:bookmarkStart w:id="4284" w:name="_Toc191479757"/>
      <w:bookmarkStart w:id="4285" w:name="_Toc191550721"/>
      <w:bookmarkStart w:id="4286" w:name="_Toc191554046"/>
      <w:bookmarkStart w:id="4287" w:name="_Toc191554499"/>
      <w:bookmarkStart w:id="4288" w:name="_Toc191556973"/>
      <w:bookmarkStart w:id="4289" w:name="_Toc192069555"/>
      <w:bookmarkStart w:id="4290" w:name="_Toc192069875"/>
      <w:bookmarkStart w:id="4291" w:name="_Toc192070065"/>
      <w:bookmarkStart w:id="4292" w:name="_Toc192152467"/>
      <w:bookmarkStart w:id="4293" w:name="_Toc192183330"/>
      <w:bookmarkStart w:id="4294" w:name="_Toc192183582"/>
      <w:bookmarkStart w:id="4295" w:name="_Toc192335723"/>
      <w:bookmarkStart w:id="4296" w:name="_Toc192406238"/>
      <w:bookmarkStart w:id="4297" w:name="_Toc192408643"/>
      <w:bookmarkStart w:id="4298" w:name="_Toc192409088"/>
      <w:bookmarkStart w:id="4299" w:name="_Toc192496549"/>
      <w:bookmarkStart w:id="4300" w:name="_Toc192502754"/>
      <w:bookmarkStart w:id="4301" w:name="_Toc192509643"/>
      <w:bookmarkStart w:id="4302" w:name="_Toc192510358"/>
      <w:bookmarkStart w:id="4303" w:name="_Toc192516248"/>
      <w:bookmarkStart w:id="4304" w:name="_Toc192579351"/>
      <w:bookmarkStart w:id="4305" w:name="_Toc192581293"/>
      <w:bookmarkStart w:id="4306" w:name="_Toc192581734"/>
      <w:bookmarkStart w:id="4307" w:name="_Toc192762924"/>
      <w:bookmarkStart w:id="4308" w:name="_Toc192765498"/>
      <w:bookmarkStart w:id="4309" w:name="_Toc192766102"/>
      <w:bookmarkStart w:id="4310" w:name="_Toc192782654"/>
      <w:bookmarkStart w:id="4311" w:name="_Toc192783262"/>
      <w:bookmarkStart w:id="4312" w:name="_Toc192851181"/>
      <w:bookmarkStart w:id="4313" w:name="_Toc192929668"/>
      <w:bookmarkStart w:id="4314" w:name="_Toc192935356"/>
      <w:bookmarkStart w:id="4315" w:name="_Toc193016704"/>
      <w:bookmarkStart w:id="4316" w:name="_Toc191379879"/>
      <w:bookmarkStart w:id="4317" w:name="_Toc191479758"/>
      <w:bookmarkStart w:id="4318" w:name="_Toc191550722"/>
      <w:bookmarkStart w:id="4319" w:name="_Toc191554047"/>
      <w:bookmarkStart w:id="4320" w:name="_Toc191554500"/>
      <w:bookmarkStart w:id="4321" w:name="_Toc191556974"/>
      <w:bookmarkStart w:id="4322" w:name="_Toc192069556"/>
      <w:bookmarkStart w:id="4323" w:name="_Toc192069876"/>
      <w:bookmarkStart w:id="4324" w:name="_Toc192070066"/>
      <w:bookmarkStart w:id="4325" w:name="_Toc192152468"/>
      <w:bookmarkStart w:id="4326" w:name="_Toc192183331"/>
      <w:bookmarkStart w:id="4327" w:name="_Toc192183583"/>
      <w:bookmarkStart w:id="4328" w:name="_Toc192335724"/>
      <w:bookmarkStart w:id="4329" w:name="_Toc192406239"/>
      <w:bookmarkStart w:id="4330" w:name="_Toc192408644"/>
      <w:bookmarkStart w:id="4331" w:name="_Toc192409089"/>
      <w:bookmarkStart w:id="4332" w:name="_Toc192496550"/>
      <w:bookmarkStart w:id="4333" w:name="_Toc192502755"/>
      <w:bookmarkStart w:id="4334" w:name="_Toc192509644"/>
      <w:bookmarkStart w:id="4335" w:name="_Toc192510359"/>
      <w:bookmarkStart w:id="4336" w:name="_Toc192516249"/>
      <w:bookmarkStart w:id="4337" w:name="_Toc192579352"/>
      <w:bookmarkStart w:id="4338" w:name="_Toc192581294"/>
      <w:bookmarkStart w:id="4339" w:name="_Toc192581735"/>
      <w:bookmarkStart w:id="4340" w:name="_Toc192762925"/>
      <w:bookmarkStart w:id="4341" w:name="_Toc192765499"/>
      <w:bookmarkStart w:id="4342" w:name="_Toc192766103"/>
      <w:bookmarkStart w:id="4343" w:name="_Toc192782655"/>
      <w:bookmarkStart w:id="4344" w:name="_Toc192783263"/>
      <w:bookmarkStart w:id="4345" w:name="_Toc192851182"/>
      <w:bookmarkStart w:id="4346" w:name="_Toc192929669"/>
      <w:bookmarkStart w:id="4347" w:name="_Toc192935357"/>
      <w:bookmarkStart w:id="4348" w:name="_Toc193016705"/>
      <w:bookmarkStart w:id="4349" w:name="_Toc191379880"/>
      <w:bookmarkStart w:id="4350" w:name="_Toc191479759"/>
      <w:bookmarkStart w:id="4351" w:name="_Toc191550723"/>
      <w:bookmarkStart w:id="4352" w:name="_Toc191554048"/>
      <w:bookmarkStart w:id="4353" w:name="_Toc191554501"/>
      <w:bookmarkStart w:id="4354" w:name="_Toc191556975"/>
      <w:bookmarkStart w:id="4355" w:name="_Toc192069557"/>
      <w:bookmarkStart w:id="4356" w:name="_Toc192069877"/>
      <w:bookmarkStart w:id="4357" w:name="_Toc192070067"/>
      <w:bookmarkStart w:id="4358" w:name="_Toc192152469"/>
      <w:bookmarkStart w:id="4359" w:name="_Toc192183332"/>
      <w:bookmarkStart w:id="4360" w:name="_Toc192183584"/>
      <w:bookmarkStart w:id="4361" w:name="_Toc192335725"/>
      <w:bookmarkStart w:id="4362" w:name="_Toc192406240"/>
      <w:bookmarkStart w:id="4363" w:name="_Toc192408645"/>
      <w:bookmarkStart w:id="4364" w:name="_Toc192409090"/>
      <w:bookmarkStart w:id="4365" w:name="_Toc192496551"/>
      <w:bookmarkStart w:id="4366" w:name="_Toc192502756"/>
      <w:bookmarkStart w:id="4367" w:name="_Toc192509645"/>
      <w:bookmarkStart w:id="4368" w:name="_Toc192510360"/>
      <w:bookmarkStart w:id="4369" w:name="_Toc192516250"/>
      <w:bookmarkStart w:id="4370" w:name="_Toc192579353"/>
      <w:bookmarkStart w:id="4371" w:name="_Toc192581295"/>
      <w:bookmarkStart w:id="4372" w:name="_Toc192581736"/>
      <w:bookmarkStart w:id="4373" w:name="_Toc192762926"/>
      <w:bookmarkStart w:id="4374" w:name="_Toc192765500"/>
      <w:bookmarkStart w:id="4375" w:name="_Toc192766104"/>
      <w:bookmarkStart w:id="4376" w:name="_Toc192782656"/>
      <w:bookmarkStart w:id="4377" w:name="_Toc192783264"/>
      <w:bookmarkStart w:id="4378" w:name="_Toc192851183"/>
      <w:bookmarkStart w:id="4379" w:name="_Toc192929670"/>
      <w:bookmarkStart w:id="4380" w:name="_Toc192935358"/>
      <w:bookmarkStart w:id="4381" w:name="_Toc193016706"/>
      <w:bookmarkStart w:id="4382" w:name="_Toc191379881"/>
      <w:bookmarkStart w:id="4383" w:name="_Toc191479760"/>
      <w:bookmarkStart w:id="4384" w:name="_Toc191550724"/>
      <w:bookmarkStart w:id="4385" w:name="_Toc191554049"/>
      <w:bookmarkStart w:id="4386" w:name="_Toc191554502"/>
      <w:bookmarkStart w:id="4387" w:name="_Toc191556976"/>
      <w:bookmarkStart w:id="4388" w:name="_Toc192069558"/>
      <w:bookmarkStart w:id="4389" w:name="_Toc192069878"/>
      <w:bookmarkStart w:id="4390" w:name="_Toc192070068"/>
      <w:bookmarkStart w:id="4391" w:name="_Toc192152470"/>
      <w:bookmarkStart w:id="4392" w:name="_Toc192183333"/>
      <w:bookmarkStart w:id="4393" w:name="_Toc192183585"/>
      <w:bookmarkStart w:id="4394" w:name="_Toc192335726"/>
      <w:bookmarkStart w:id="4395" w:name="_Toc192406241"/>
      <w:bookmarkStart w:id="4396" w:name="_Toc192408646"/>
      <w:bookmarkStart w:id="4397" w:name="_Toc192409091"/>
      <w:bookmarkStart w:id="4398" w:name="_Toc192496552"/>
      <w:bookmarkStart w:id="4399" w:name="_Toc192502757"/>
      <w:bookmarkStart w:id="4400" w:name="_Toc192509646"/>
      <w:bookmarkStart w:id="4401" w:name="_Toc192510361"/>
      <w:bookmarkStart w:id="4402" w:name="_Toc192516251"/>
      <w:bookmarkStart w:id="4403" w:name="_Toc192579354"/>
      <w:bookmarkStart w:id="4404" w:name="_Toc192581296"/>
      <w:bookmarkStart w:id="4405" w:name="_Toc192581737"/>
      <w:bookmarkStart w:id="4406" w:name="_Toc192762927"/>
      <w:bookmarkStart w:id="4407" w:name="_Toc192765501"/>
      <w:bookmarkStart w:id="4408" w:name="_Toc192766105"/>
      <w:bookmarkStart w:id="4409" w:name="_Toc192782657"/>
      <w:bookmarkStart w:id="4410" w:name="_Toc192783265"/>
      <w:bookmarkStart w:id="4411" w:name="_Toc192851184"/>
      <w:bookmarkStart w:id="4412" w:name="_Toc192929671"/>
      <w:bookmarkStart w:id="4413" w:name="_Toc192935359"/>
      <w:bookmarkStart w:id="4414" w:name="_Toc193016707"/>
      <w:bookmarkStart w:id="4415" w:name="_Toc191379882"/>
      <w:bookmarkStart w:id="4416" w:name="_Toc191479761"/>
      <w:bookmarkStart w:id="4417" w:name="_Toc191550725"/>
      <w:bookmarkStart w:id="4418" w:name="_Toc191554050"/>
      <w:bookmarkStart w:id="4419" w:name="_Toc191554503"/>
      <w:bookmarkStart w:id="4420" w:name="_Toc191556977"/>
      <w:bookmarkStart w:id="4421" w:name="_Toc192069559"/>
      <w:bookmarkStart w:id="4422" w:name="_Toc192069879"/>
      <w:bookmarkStart w:id="4423" w:name="_Toc192070069"/>
      <w:bookmarkStart w:id="4424" w:name="_Toc192152471"/>
      <w:bookmarkStart w:id="4425" w:name="_Toc192183334"/>
      <w:bookmarkStart w:id="4426" w:name="_Toc192183586"/>
      <w:bookmarkStart w:id="4427" w:name="_Toc192335727"/>
      <w:bookmarkStart w:id="4428" w:name="_Toc192406242"/>
      <w:bookmarkStart w:id="4429" w:name="_Toc192408647"/>
      <w:bookmarkStart w:id="4430" w:name="_Toc192409092"/>
      <w:bookmarkStart w:id="4431" w:name="_Toc192496553"/>
      <w:bookmarkStart w:id="4432" w:name="_Toc192502758"/>
      <w:bookmarkStart w:id="4433" w:name="_Toc192509647"/>
      <w:bookmarkStart w:id="4434" w:name="_Toc192510362"/>
      <w:bookmarkStart w:id="4435" w:name="_Toc192516252"/>
      <w:bookmarkStart w:id="4436" w:name="_Toc192579355"/>
      <w:bookmarkStart w:id="4437" w:name="_Toc192581297"/>
      <w:bookmarkStart w:id="4438" w:name="_Toc192581738"/>
      <w:bookmarkStart w:id="4439" w:name="_Toc192762928"/>
      <w:bookmarkStart w:id="4440" w:name="_Toc192765502"/>
      <w:bookmarkStart w:id="4441" w:name="_Toc192766106"/>
      <w:bookmarkStart w:id="4442" w:name="_Toc192782658"/>
      <w:bookmarkStart w:id="4443" w:name="_Toc192783266"/>
      <w:bookmarkStart w:id="4444" w:name="_Toc192851185"/>
      <w:bookmarkStart w:id="4445" w:name="_Toc192929672"/>
      <w:bookmarkStart w:id="4446" w:name="_Toc192935360"/>
      <w:bookmarkStart w:id="4447" w:name="_Toc193016708"/>
      <w:bookmarkStart w:id="4448" w:name="_Toc191379883"/>
      <w:bookmarkStart w:id="4449" w:name="_Toc191479762"/>
      <w:bookmarkStart w:id="4450" w:name="_Toc191550726"/>
      <w:bookmarkStart w:id="4451" w:name="_Toc191554051"/>
      <w:bookmarkStart w:id="4452" w:name="_Toc191554504"/>
      <w:bookmarkStart w:id="4453" w:name="_Toc191556978"/>
      <w:bookmarkStart w:id="4454" w:name="_Toc192069560"/>
      <w:bookmarkStart w:id="4455" w:name="_Toc192069880"/>
      <w:bookmarkStart w:id="4456" w:name="_Toc192070070"/>
      <w:bookmarkStart w:id="4457" w:name="_Toc192152472"/>
      <w:bookmarkStart w:id="4458" w:name="_Toc192183335"/>
      <w:bookmarkStart w:id="4459" w:name="_Toc192183587"/>
      <w:bookmarkStart w:id="4460" w:name="_Toc192335728"/>
      <w:bookmarkStart w:id="4461" w:name="_Toc192406243"/>
      <w:bookmarkStart w:id="4462" w:name="_Toc192408648"/>
      <w:bookmarkStart w:id="4463" w:name="_Toc192409093"/>
      <w:bookmarkStart w:id="4464" w:name="_Toc192496554"/>
      <w:bookmarkStart w:id="4465" w:name="_Toc192502759"/>
      <w:bookmarkStart w:id="4466" w:name="_Toc192509648"/>
      <w:bookmarkStart w:id="4467" w:name="_Toc192510363"/>
      <w:bookmarkStart w:id="4468" w:name="_Toc192516253"/>
      <w:bookmarkStart w:id="4469" w:name="_Toc192579356"/>
      <w:bookmarkStart w:id="4470" w:name="_Toc192581298"/>
      <w:bookmarkStart w:id="4471" w:name="_Toc192581739"/>
      <w:bookmarkStart w:id="4472" w:name="_Toc192762929"/>
      <w:bookmarkStart w:id="4473" w:name="_Toc192765503"/>
      <w:bookmarkStart w:id="4474" w:name="_Toc192766107"/>
      <w:bookmarkStart w:id="4475" w:name="_Toc192782659"/>
      <w:bookmarkStart w:id="4476" w:name="_Toc192783267"/>
      <w:bookmarkStart w:id="4477" w:name="_Toc192851186"/>
      <w:bookmarkStart w:id="4478" w:name="_Toc192929673"/>
      <w:bookmarkStart w:id="4479" w:name="_Toc192935361"/>
      <w:bookmarkStart w:id="4480" w:name="_Toc193016709"/>
      <w:bookmarkStart w:id="4481" w:name="_Toc191379884"/>
      <w:bookmarkStart w:id="4482" w:name="_Toc191479763"/>
      <w:bookmarkStart w:id="4483" w:name="_Toc191550727"/>
      <w:bookmarkStart w:id="4484" w:name="_Toc191554052"/>
      <w:bookmarkStart w:id="4485" w:name="_Toc191554505"/>
      <w:bookmarkStart w:id="4486" w:name="_Toc191556979"/>
      <w:bookmarkStart w:id="4487" w:name="_Toc192069561"/>
      <w:bookmarkStart w:id="4488" w:name="_Toc192069881"/>
      <w:bookmarkStart w:id="4489" w:name="_Toc192070071"/>
      <w:bookmarkStart w:id="4490" w:name="_Toc192152473"/>
      <w:bookmarkStart w:id="4491" w:name="_Toc192183336"/>
      <w:bookmarkStart w:id="4492" w:name="_Toc192183588"/>
      <w:bookmarkStart w:id="4493" w:name="_Toc192335729"/>
      <w:bookmarkStart w:id="4494" w:name="_Toc192406244"/>
      <w:bookmarkStart w:id="4495" w:name="_Toc192408649"/>
      <w:bookmarkStart w:id="4496" w:name="_Toc192409094"/>
      <w:bookmarkStart w:id="4497" w:name="_Toc192496555"/>
      <w:bookmarkStart w:id="4498" w:name="_Toc192502760"/>
      <w:bookmarkStart w:id="4499" w:name="_Toc192509649"/>
      <w:bookmarkStart w:id="4500" w:name="_Toc192510364"/>
      <w:bookmarkStart w:id="4501" w:name="_Toc192516254"/>
      <w:bookmarkStart w:id="4502" w:name="_Toc192579357"/>
      <w:bookmarkStart w:id="4503" w:name="_Toc192581299"/>
      <w:bookmarkStart w:id="4504" w:name="_Toc192581740"/>
      <w:bookmarkStart w:id="4505" w:name="_Toc192762930"/>
      <w:bookmarkStart w:id="4506" w:name="_Toc192765504"/>
      <w:bookmarkStart w:id="4507" w:name="_Toc192766108"/>
      <w:bookmarkStart w:id="4508" w:name="_Toc192782660"/>
      <w:bookmarkStart w:id="4509" w:name="_Toc192783268"/>
      <w:bookmarkStart w:id="4510" w:name="_Toc192851187"/>
      <w:bookmarkStart w:id="4511" w:name="_Toc192929674"/>
      <w:bookmarkStart w:id="4512" w:name="_Toc192935362"/>
      <w:bookmarkStart w:id="4513" w:name="_Toc193016710"/>
      <w:bookmarkStart w:id="4514" w:name="_Toc191379885"/>
      <w:bookmarkStart w:id="4515" w:name="_Toc191479764"/>
      <w:bookmarkStart w:id="4516" w:name="_Toc191550728"/>
      <w:bookmarkStart w:id="4517" w:name="_Toc191554053"/>
      <w:bookmarkStart w:id="4518" w:name="_Toc191554506"/>
      <w:bookmarkStart w:id="4519" w:name="_Toc191556980"/>
      <w:bookmarkStart w:id="4520" w:name="_Toc192069562"/>
      <w:bookmarkStart w:id="4521" w:name="_Toc192069882"/>
      <w:bookmarkStart w:id="4522" w:name="_Toc192070072"/>
      <w:bookmarkStart w:id="4523" w:name="_Toc192152474"/>
      <w:bookmarkStart w:id="4524" w:name="_Toc192183337"/>
      <w:bookmarkStart w:id="4525" w:name="_Toc192183589"/>
      <w:bookmarkStart w:id="4526" w:name="_Toc192335730"/>
      <w:bookmarkStart w:id="4527" w:name="_Toc192406245"/>
      <w:bookmarkStart w:id="4528" w:name="_Toc192408650"/>
      <w:bookmarkStart w:id="4529" w:name="_Toc192409095"/>
      <w:bookmarkStart w:id="4530" w:name="_Toc192496556"/>
      <w:bookmarkStart w:id="4531" w:name="_Toc192502761"/>
      <w:bookmarkStart w:id="4532" w:name="_Toc192509650"/>
      <w:bookmarkStart w:id="4533" w:name="_Toc192510365"/>
      <w:bookmarkStart w:id="4534" w:name="_Toc192516255"/>
      <w:bookmarkStart w:id="4535" w:name="_Toc192579358"/>
      <w:bookmarkStart w:id="4536" w:name="_Toc192581300"/>
      <w:bookmarkStart w:id="4537" w:name="_Toc192581741"/>
      <w:bookmarkStart w:id="4538" w:name="_Toc192762931"/>
      <w:bookmarkStart w:id="4539" w:name="_Toc192765505"/>
      <w:bookmarkStart w:id="4540" w:name="_Toc192766109"/>
      <w:bookmarkStart w:id="4541" w:name="_Toc192782661"/>
      <w:bookmarkStart w:id="4542" w:name="_Toc192783269"/>
      <w:bookmarkStart w:id="4543" w:name="_Toc192851188"/>
      <w:bookmarkStart w:id="4544" w:name="_Toc192929675"/>
      <w:bookmarkStart w:id="4545" w:name="_Toc192935363"/>
      <w:bookmarkStart w:id="4546" w:name="_Toc193016711"/>
      <w:bookmarkStart w:id="4547" w:name="_Toc191379886"/>
      <w:bookmarkStart w:id="4548" w:name="_Toc191479765"/>
      <w:bookmarkStart w:id="4549" w:name="_Toc191550729"/>
      <w:bookmarkStart w:id="4550" w:name="_Toc191554054"/>
      <w:bookmarkStart w:id="4551" w:name="_Toc191554507"/>
      <w:bookmarkStart w:id="4552" w:name="_Toc191556981"/>
      <w:bookmarkStart w:id="4553" w:name="_Toc192069563"/>
      <w:bookmarkStart w:id="4554" w:name="_Toc192069883"/>
      <w:bookmarkStart w:id="4555" w:name="_Toc192070073"/>
      <w:bookmarkStart w:id="4556" w:name="_Toc192152475"/>
      <w:bookmarkStart w:id="4557" w:name="_Toc192183338"/>
      <w:bookmarkStart w:id="4558" w:name="_Toc192183590"/>
      <w:bookmarkStart w:id="4559" w:name="_Toc192335731"/>
      <w:bookmarkStart w:id="4560" w:name="_Toc192406246"/>
      <w:bookmarkStart w:id="4561" w:name="_Toc192408651"/>
      <w:bookmarkStart w:id="4562" w:name="_Toc192409096"/>
      <w:bookmarkStart w:id="4563" w:name="_Toc192496557"/>
      <w:bookmarkStart w:id="4564" w:name="_Toc192502762"/>
      <w:bookmarkStart w:id="4565" w:name="_Toc192509651"/>
      <w:bookmarkStart w:id="4566" w:name="_Toc192510366"/>
      <w:bookmarkStart w:id="4567" w:name="_Toc192516256"/>
      <w:bookmarkStart w:id="4568" w:name="_Toc192579359"/>
      <w:bookmarkStart w:id="4569" w:name="_Toc192581301"/>
      <w:bookmarkStart w:id="4570" w:name="_Toc192581742"/>
      <w:bookmarkStart w:id="4571" w:name="_Toc192762932"/>
      <w:bookmarkStart w:id="4572" w:name="_Toc192765506"/>
      <w:bookmarkStart w:id="4573" w:name="_Toc192766110"/>
      <w:bookmarkStart w:id="4574" w:name="_Toc192782662"/>
      <w:bookmarkStart w:id="4575" w:name="_Toc192783270"/>
      <w:bookmarkStart w:id="4576" w:name="_Toc192851189"/>
      <w:bookmarkStart w:id="4577" w:name="_Toc192929676"/>
      <w:bookmarkStart w:id="4578" w:name="_Toc192935364"/>
      <w:bookmarkStart w:id="4579" w:name="_Toc193016712"/>
      <w:bookmarkStart w:id="4580" w:name="_Toc191379887"/>
      <w:bookmarkStart w:id="4581" w:name="_Toc191479766"/>
      <w:bookmarkStart w:id="4582" w:name="_Toc191550730"/>
      <w:bookmarkStart w:id="4583" w:name="_Toc191554055"/>
      <w:bookmarkStart w:id="4584" w:name="_Toc191554508"/>
      <w:bookmarkStart w:id="4585" w:name="_Toc191556982"/>
      <w:bookmarkStart w:id="4586" w:name="_Toc192069564"/>
      <w:bookmarkStart w:id="4587" w:name="_Toc192069884"/>
      <w:bookmarkStart w:id="4588" w:name="_Toc192070074"/>
      <w:bookmarkStart w:id="4589" w:name="_Toc192152476"/>
      <w:bookmarkStart w:id="4590" w:name="_Toc192183339"/>
      <w:bookmarkStart w:id="4591" w:name="_Toc192183591"/>
      <w:bookmarkStart w:id="4592" w:name="_Toc192335732"/>
      <w:bookmarkStart w:id="4593" w:name="_Toc192406247"/>
      <w:bookmarkStart w:id="4594" w:name="_Toc192408652"/>
      <w:bookmarkStart w:id="4595" w:name="_Toc192409097"/>
      <w:bookmarkStart w:id="4596" w:name="_Toc192496558"/>
      <w:bookmarkStart w:id="4597" w:name="_Toc192502763"/>
      <w:bookmarkStart w:id="4598" w:name="_Toc192509652"/>
      <w:bookmarkStart w:id="4599" w:name="_Toc192510367"/>
      <w:bookmarkStart w:id="4600" w:name="_Toc192516257"/>
      <w:bookmarkStart w:id="4601" w:name="_Toc192579360"/>
      <w:bookmarkStart w:id="4602" w:name="_Toc192581302"/>
      <w:bookmarkStart w:id="4603" w:name="_Toc192581743"/>
      <w:bookmarkStart w:id="4604" w:name="_Toc192762933"/>
      <w:bookmarkStart w:id="4605" w:name="_Toc192765507"/>
      <w:bookmarkStart w:id="4606" w:name="_Toc192766111"/>
      <w:bookmarkStart w:id="4607" w:name="_Toc192782663"/>
      <w:bookmarkStart w:id="4608" w:name="_Toc192783271"/>
      <w:bookmarkStart w:id="4609" w:name="_Toc192851190"/>
      <w:bookmarkStart w:id="4610" w:name="_Toc192929677"/>
      <w:bookmarkStart w:id="4611" w:name="_Toc192935365"/>
      <w:bookmarkStart w:id="4612" w:name="_Toc193016713"/>
      <w:bookmarkStart w:id="4613" w:name="_Toc191379888"/>
      <w:bookmarkStart w:id="4614" w:name="_Toc191479767"/>
      <w:bookmarkStart w:id="4615" w:name="_Toc191550731"/>
      <w:bookmarkStart w:id="4616" w:name="_Toc191554056"/>
      <w:bookmarkStart w:id="4617" w:name="_Toc191554509"/>
      <w:bookmarkStart w:id="4618" w:name="_Toc191556983"/>
      <w:bookmarkStart w:id="4619" w:name="_Toc192069565"/>
      <w:bookmarkStart w:id="4620" w:name="_Toc192069885"/>
      <w:bookmarkStart w:id="4621" w:name="_Toc192070075"/>
      <w:bookmarkStart w:id="4622" w:name="_Toc192152477"/>
      <w:bookmarkStart w:id="4623" w:name="_Toc192183340"/>
      <w:bookmarkStart w:id="4624" w:name="_Toc192183592"/>
      <w:bookmarkStart w:id="4625" w:name="_Toc192335733"/>
      <w:bookmarkStart w:id="4626" w:name="_Toc192406248"/>
      <w:bookmarkStart w:id="4627" w:name="_Toc192408653"/>
      <w:bookmarkStart w:id="4628" w:name="_Toc192409098"/>
      <w:bookmarkStart w:id="4629" w:name="_Toc192496559"/>
      <w:bookmarkStart w:id="4630" w:name="_Toc192502764"/>
      <w:bookmarkStart w:id="4631" w:name="_Toc192509653"/>
      <w:bookmarkStart w:id="4632" w:name="_Toc192510368"/>
      <w:bookmarkStart w:id="4633" w:name="_Toc192516258"/>
      <w:bookmarkStart w:id="4634" w:name="_Toc192579361"/>
      <w:bookmarkStart w:id="4635" w:name="_Toc192581303"/>
      <w:bookmarkStart w:id="4636" w:name="_Toc192581744"/>
      <w:bookmarkStart w:id="4637" w:name="_Toc192762934"/>
      <w:bookmarkStart w:id="4638" w:name="_Toc192765508"/>
      <w:bookmarkStart w:id="4639" w:name="_Toc192766112"/>
      <w:bookmarkStart w:id="4640" w:name="_Toc192782664"/>
      <w:bookmarkStart w:id="4641" w:name="_Toc192783272"/>
      <w:bookmarkStart w:id="4642" w:name="_Toc192851191"/>
      <w:bookmarkStart w:id="4643" w:name="_Toc192929678"/>
      <w:bookmarkStart w:id="4644" w:name="_Toc192935366"/>
      <w:bookmarkStart w:id="4645" w:name="_Toc193016714"/>
      <w:bookmarkStart w:id="4646" w:name="_Toc191379889"/>
      <w:bookmarkStart w:id="4647" w:name="_Toc191479768"/>
      <w:bookmarkStart w:id="4648" w:name="_Toc191550732"/>
      <w:bookmarkStart w:id="4649" w:name="_Toc191554057"/>
      <w:bookmarkStart w:id="4650" w:name="_Toc191554510"/>
      <w:bookmarkStart w:id="4651" w:name="_Toc191556984"/>
      <w:bookmarkStart w:id="4652" w:name="_Toc192069566"/>
      <w:bookmarkStart w:id="4653" w:name="_Toc192069886"/>
      <w:bookmarkStart w:id="4654" w:name="_Toc192070076"/>
      <w:bookmarkStart w:id="4655" w:name="_Toc192152478"/>
      <w:bookmarkStart w:id="4656" w:name="_Toc192183341"/>
      <w:bookmarkStart w:id="4657" w:name="_Toc192183593"/>
      <w:bookmarkStart w:id="4658" w:name="_Toc192335734"/>
      <w:bookmarkStart w:id="4659" w:name="_Toc192406249"/>
      <w:bookmarkStart w:id="4660" w:name="_Toc192408654"/>
      <w:bookmarkStart w:id="4661" w:name="_Toc192409099"/>
      <w:bookmarkStart w:id="4662" w:name="_Toc192496560"/>
      <w:bookmarkStart w:id="4663" w:name="_Toc192502765"/>
      <w:bookmarkStart w:id="4664" w:name="_Toc192509654"/>
      <w:bookmarkStart w:id="4665" w:name="_Toc192510369"/>
      <w:bookmarkStart w:id="4666" w:name="_Toc192516259"/>
      <w:bookmarkStart w:id="4667" w:name="_Toc192579362"/>
      <w:bookmarkStart w:id="4668" w:name="_Toc192581304"/>
      <w:bookmarkStart w:id="4669" w:name="_Toc192581745"/>
      <w:bookmarkStart w:id="4670" w:name="_Toc192762935"/>
      <w:bookmarkStart w:id="4671" w:name="_Toc192765509"/>
      <w:bookmarkStart w:id="4672" w:name="_Toc192766113"/>
      <w:bookmarkStart w:id="4673" w:name="_Toc192782665"/>
      <w:bookmarkStart w:id="4674" w:name="_Toc192783273"/>
      <w:bookmarkStart w:id="4675" w:name="_Toc192851192"/>
      <w:bookmarkStart w:id="4676" w:name="_Toc192929679"/>
      <w:bookmarkStart w:id="4677" w:name="_Toc192935367"/>
      <w:bookmarkStart w:id="4678" w:name="_Toc193016715"/>
      <w:bookmarkStart w:id="4679" w:name="_Toc191379890"/>
      <w:bookmarkStart w:id="4680" w:name="_Toc191479769"/>
      <w:bookmarkStart w:id="4681" w:name="_Toc191550733"/>
      <w:bookmarkStart w:id="4682" w:name="_Toc191554058"/>
      <w:bookmarkStart w:id="4683" w:name="_Toc191554511"/>
      <w:bookmarkStart w:id="4684" w:name="_Toc191556985"/>
      <w:bookmarkStart w:id="4685" w:name="_Toc192069567"/>
      <w:bookmarkStart w:id="4686" w:name="_Toc192069887"/>
      <w:bookmarkStart w:id="4687" w:name="_Toc192070077"/>
      <w:bookmarkStart w:id="4688" w:name="_Toc192152479"/>
      <w:bookmarkStart w:id="4689" w:name="_Toc192183342"/>
      <w:bookmarkStart w:id="4690" w:name="_Toc192183594"/>
      <w:bookmarkStart w:id="4691" w:name="_Toc192335735"/>
      <w:bookmarkStart w:id="4692" w:name="_Toc192406250"/>
      <w:bookmarkStart w:id="4693" w:name="_Toc192408655"/>
      <w:bookmarkStart w:id="4694" w:name="_Toc192409100"/>
      <w:bookmarkStart w:id="4695" w:name="_Toc192496561"/>
      <w:bookmarkStart w:id="4696" w:name="_Toc192502766"/>
      <w:bookmarkStart w:id="4697" w:name="_Toc192509655"/>
      <w:bookmarkStart w:id="4698" w:name="_Toc192510370"/>
      <w:bookmarkStart w:id="4699" w:name="_Toc192516260"/>
      <w:bookmarkStart w:id="4700" w:name="_Toc192579363"/>
      <w:bookmarkStart w:id="4701" w:name="_Toc192581305"/>
      <w:bookmarkStart w:id="4702" w:name="_Toc192581746"/>
      <w:bookmarkStart w:id="4703" w:name="_Toc192762936"/>
      <w:bookmarkStart w:id="4704" w:name="_Toc192765510"/>
      <w:bookmarkStart w:id="4705" w:name="_Toc192766114"/>
      <w:bookmarkStart w:id="4706" w:name="_Toc192782666"/>
      <w:bookmarkStart w:id="4707" w:name="_Toc192783274"/>
      <w:bookmarkStart w:id="4708" w:name="_Toc192851193"/>
      <w:bookmarkStart w:id="4709" w:name="_Toc192929680"/>
      <w:bookmarkStart w:id="4710" w:name="_Toc192935368"/>
      <w:bookmarkStart w:id="4711" w:name="_Toc193016716"/>
      <w:bookmarkStart w:id="4712" w:name="_Toc115680200"/>
      <w:bookmarkStart w:id="4713" w:name="_Toc191379891"/>
      <w:bookmarkStart w:id="4714" w:name="_Toc191479770"/>
      <w:bookmarkStart w:id="4715" w:name="_Toc191550734"/>
      <w:bookmarkStart w:id="4716" w:name="_Toc191554059"/>
      <w:bookmarkStart w:id="4717" w:name="_Toc191554512"/>
      <w:bookmarkStart w:id="4718" w:name="_Toc191556986"/>
      <w:bookmarkStart w:id="4719" w:name="_Toc192069568"/>
      <w:bookmarkStart w:id="4720" w:name="_Toc192069888"/>
      <w:bookmarkStart w:id="4721" w:name="_Toc192070078"/>
      <w:bookmarkStart w:id="4722" w:name="_Toc192152480"/>
      <w:bookmarkStart w:id="4723" w:name="_Toc192183343"/>
      <w:bookmarkStart w:id="4724" w:name="_Toc192183595"/>
      <w:bookmarkStart w:id="4725" w:name="_Toc192335736"/>
      <w:bookmarkStart w:id="4726" w:name="_Toc192406251"/>
      <w:bookmarkStart w:id="4727" w:name="_Toc192408656"/>
      <w:bookmarkStart w:id="4728" w:name="_Toc192409101"/>
      <w:bookmarkStart w:id="4729" w:name="_Toc192496562"/>
      <w:bookmarkStart w:id="4730" w:name="_Toc192502767"/>
      <w:bookmarkStart w:id="4731" w:name="_Toc192509656"/>
      <w:bookmarkStart w:id="4732" w:name="_Toc192510371"/>
      <w:bookmarkStart w:id="4733" w:name="_Toc192516261"/>
      <w:bookmarkStart w:id="4734" w:name="_Toc192579364"/>
      <w:bookmarkStart w:id="4735" w:name="_Toc192581306"/>
      <w:bookmarkStart w:id="4736" w:name="_Toc192581747"/>
      <w:bookmarkStart w:id="4737" w:name="_Toc192762937"/>
      <w:bookmarkStart w:id="4738" w:name="_Toc192765511"/>
      <w:bookmarkStart w:id="4739" w:name="_Toc192766115"/>
      <w:bookmarkStart w:id="4740" w:name="_Toc192782667"/>
      <w:bookmarkStart w:id="4741" w:name="_Toc192783275"/>
      <w:bookmarkStart w:id="4742" w:name="_Toc192851194"/>
      <w:bookmarkStart w:id="4743" w:name="_Toc192929681"/>
      <w:bookmarkStart w:id="4744" w:name="_Toc192935369"/>
      <w:bookmarkStart w:id="4745" w:name="_Toc193016717"/>
      <w:bookmarkStart w:id="4746" w:name="_Toc191379892"/>
      <w:bookmarkStart w:id="4747" w:name="_Toc191479771"/>
      <w:bookmarkStart w:id="4748" w:name="_Toc191550735"/>
      <w:bookmarkStart w:id="4749" w:name="_Toc191554060"/>
      <w:bookmarkStart w:id="4750" w:name="_Toc191554513"/>
      <w:bookmarkStart w:id="4751" w:name="_Toc191556987"/>
      <w:bookmarkStart w:id="4752" w:name="_Toc192069569"/>
      <w:bookmarkStart w:id="4753" w:name="_Toc192069889"/>
      <w:bookmarkStart w:id="4754" w:name="_Toc192070079"/>
      <w:bookmarkStart w:id="4755" w:name="_Toc192152481"/>
      <w:bookmarkStart w:id="4756" w:name="_Toc192183344"/>
      <w:bookmarkStart w:id="4757" w:name="_Toc192183596"/>
      <w:bookmarkStart w:id="4758" w:name="_Toc192335737"/>
      <w:bookmarkStart w:id="4759" w:name="_Toc192406252"/>
      <w:bookmarkStart w:id="4760" w:name="_Toc192408657"/>
      <w:bookmarkStart w:id="4761" w:name="_Toc192409102"/>
      <w:bookmarkStart w:id="4762" w:name="_Toc192496563"/>
      <w:bookmarkStart w:id="4763" w:name="_Toc192502768"/>
      <w:bookmarkStart w:id="4764" w:name="_Toc192509657"/>
      <w:bookmarkStart w:id="4765" w:name="_Toc192510372"/>
      <w:bookmarkStart w:id="4766" w:name="_Toc192516262"/>
      <w:bookmarkStart w:id="4767" w:name="_Toc192579365"/>
      <w:bookmarkStart w:id="4768" w:name="_Toc192581307"/>
      <w:bookmarkStart w:id="4769" w:name="_Toc192581748"/>
      <w:bookmarkStart w:id="4770" w:name="_Toc192762938"/>
      <w:bookmarkStart w:id="4771" w:name="_Toc192765512"/>
      <w:bookmarkStart w:id="4772" w:name="_Toc192766116"/>
      <w:bookmarkStart w:id="4773" w:name="_Toc192782668"/>
      <w:bookmarkStart w:id="4774" w:name="_Toc192783276"/>
      <w:bookmarkStart w:id="4775" w:name="_Toc192851195"/>
      <w:bookmarkStart w:id="4776" w:name="_Toc192929682"/>
      <w:bookmarkStart w:id="4777" w:name="_Toc192935370"/>
      <w:bookmarkStart w:id="4778" w:name="_Toc193016718"/>
      <w:bookmarkStart w:id="4779" w:name="_Toc190771521"/>
      <w:bookmarkStart w:id="4780" w:name="_Toc190932555"/>
      <w:bookmarkStart w:id="4781" w:name="_Toc191379893"/>
      <w:bookmarkStart w:id="4782" w:name="_Toc191479772"/>
      <w:bookmarkStart w:id="4783" w:name="_Toc191550736"/>
      <w:bookmarkStart w:id="4784" w:name="_Toc191554061"/>
      <w:bookmarkStart w:id="4785" w:name="_Toc191554514"/>
      <w:bookmarkStart w:id="4786" w:name="_Toc191556988"/>
      <w:bookmarkStart w:id="4787" w:name="_Toc192069570"/>
      <w:bookmarkStart w:id="4788" w:name="_Toc192069890"/>
      <w:bookmarkStart w:id="4789" w:name="_Toc192070080"/>
      <w:bookmarkStart w:id="4790" w:name="_Toc192152482"/>
      <w:bookmarkStart w:id="4791" w:name="_Toc192183345"/>
      <w:bookmarkStart w:id="4792" w:name="_Toc192183597"/>
      <w:bookmarkStart w:id="4793" w:name="_Toc192335738"/>
      <w:bookmarkStart w:id="4794" w:name="_Toc192406253"/>
      <w:bookmarkStart w:id="4795" w:name="_Toc192408658"/>
      <w:bookmarkStart w:id="4796" w:name="_Toc192409103"/>
      <w:bookmarkStart w:id="4797" w:name="_Toc192496564"/>
      <w:bookmarkStart w:id="4798" w:name="_Toc192502769"/>
      <w:bookmarkStart w:id="4799" w:name="_Toc192509658"/>
      <w:bookmarkStart w:id="4800" w:name="_Toc192510373"/>
      <w:bookmarkStart w:id="4801" w:name="_Toc192516263"/>
      <w:bookmarkStart w:id="4802" w:name="_Toc192579366"/>
      <w:bookmarkStart w:id="4803" w:name="_Toc192581308"/>
      <w:bookmarkStart w:id="4804" w:name="_Toc192581749"/>
      <w:bookmarkStart w:id="4805" w:name="_Toc192762939"/>
      <w:bookmarkStart w:id="4806" w:name="_Toc192765513"/>
      <w:bookmarkStart w:id="4807" w:name="_Toc192766117"/>
      <w:bookmarkStart w:id="4808" w:name="_Toc192782669"/>
      <w:bookmarkStart w:id="4809" w:name="_Toc192783277"/>
      <w:bookmarkStart w:id="4810" w:name="_Toc192851196"/>
      <w:bookmarkStart w:id="4811" w:name="_Toc192929683"/>
      <w:bookmarkStart w:id="4812" w:name="_Toc192935371"/>
      <w:bookmarkStart w:id="4813" w:name="_Toc193016719"/>
      <w:bookmarkStart w:id="4814" w:name="_Toc190771522"/>
      <w:bookmarkStart w:id="4815" w:name="_Toc190932556"/>
      <w:bookmarkStart w:id="4816" w:name="_Toc191379894"/>
      <w:bookmarkStart w:id="4817" w:name="_Toc191479773"/>
      <w:bookmarkStart w:id="4818" w:name="_Toc191550737"/>
      <w:bookmarkStart w:id="4819" w:name="_Toc191554062"/>
      <w:bookmarkStart w:id="4820" w:name="_Toc191554515"/>
      <w:bookmarkStart w:id="4821" w:name="_Toc191556989"/>
      <w:bookmarkStart w:id="4822" w:name="_Toc192069571"/>
      <w:bookmarkStart w:id="4823" w:name="_Toc192069891"/>
      <w:bookmarkStart w:id="4824" w:name="_Toc192070081"/>
      <w:bookmarkStart w:id="4825" w:name="_Toc192152483"/>
      <w:bookmarkStart w:id="4826" w:name="_Toc192183346"/>
      <w:bookmarkStart w:id="4827" w:name="_Toc192183598"/>
      <w:bookmarkStart w:id="4828" w:name="_Toc192335739"/>
      <w:bookmarkStart w:id="4829" w:name="_Toc192406254"/>
      <w:bookmarkStart w:id="4830" w:name="_Toc192408659"/>
      <w:bookmarkStart w:id="4831" w:name="_Toc192409104"/>
      <w:bookmarkStart w:id="4832" w:name="_Toc192496565"/>
      <w:bookmarkStart w:id="4833" w:name="_Toc192502770"/>
      <w:bookmarkStart w:id="4834" w:name="_Toc192509659"/>
      <w:bookmarkStart w:id="4835" w:name="_Toc192510374"/>
      <w:bookmarkStart w:id="4836" w:name="_Toc192516264"/>
      <w:bookmarkStart w:id="4837" w:name="_Toc192579367"/>
      <w:bookmarkStart w:id="4838" w:name="_Toc192581309"/>
      <w:bookmarkStart w:id="4839" w:name="_Toc192581750"/>
      <w:bookmarkStart w:id="4840" w:name="_Toc192762940"/>
      <w:bookmarkStart w:id="4841" w:name="_Toc192765514"/>
      <w:bookmarkStart w:id="4842" w:name="_Toc192766118"/>
      <w:bookmarkStart w:id="4843" w:name="_Toc192782670"/>
      <w:bookmarkStart w:id="4844" w:name="_Toc192783278"/>
      <w:bookmarkStart w:id="4845" w:name="_Toc192851197"/>
      <w:bookmarkStart w:id="4846" w:name="_Toc192929684"/>
      <w:bookmarkStart w:id="4847" w:name="_Toc192935372"/>
      <w:bookmarkStart w:id="4848" w:name="_Toc193016720"/>
      <w:bookmarkStart w:id="4849" w:name="_Toc190771523"/>
      <w:bookmarkStart w:id="4850" w:name="_Toc190932557"/>
      <w:bookmarkStart w:id="4851" w:name="_Toc191379895"/>
      <w:bookmarkStart w:id="4852" w:name="_Toc191479774"/>
      <w:bookmarkStart w:id="4853" w:name="_Toc191550738"/>
      <w:bookmarkStart w:id="4854" w:name="_Toc191554063"/>
      <w:bookmarkStart w:id="4855" w:name="_Toc191554516"/>
      <w:bookmarkStart w:id="4856" w:name="_Toc191556990"/>
      <w:bookmarkStart w:id="4857" w:name="_Toc192069572"/>
      <w:bookmarkStart w:id="4858" w:name="_Toc192069892"/>
      <w:bookmarkStart w:id="4859" w:name="_Toc192070082"/>
      <w:bookmarkStart w:id="4860" w:name="_Toc192152484"/>
      <w:bookmarkStart w:id="4861" w:name="_Toc192183347"/>
      <w:bookmarkStart w:id="4862" w:name="_Toc192183599"/>
      <w:bookmarkStart w:id="4863" w:name="_Toc192335740"/>
      <w:bookmarkStart w:id="4864" w:name="_Toc192406255"/>
      <w:bookmarkStart w:id="4865" w:name="_Toc192408660"/>
      <w:bookmarkStart w:id="4866" w:name="_Toc192409105"/>
      <w:bookmarkStart w:id="4867" w:name="_Toc192496566"/>
      <w:bookmarkStart w:id="4868" w:name="_Toc192502771"/>
      <w:bookmarkStart w:id="4869" w:name="_Toc192509660"/>
      <w:bookmarkStart w:id="4870" w:name="_Toc192510375"/>
      <w:bookmarkStart w:id="4871" w:name="_Toc192516265"/>
      <w:bookmarkStart w:id="4872" w:name="_Toc192579368"/>
      <w:bookmarkStart w:id="4873" w:name="_Toc192581310"/>
      <w:bookmarkStart w:id="4874" w:name="_Toc192581751"/>
      <w:bookmarkStart w:id="4875" w:name="_Toc192762941"/>
      <w:bookmarkStart w:id="4876" w:name="_Toc192765515"/>
      <w:bookmarkStart w:id="4877" w:name="_Toc192766119"/>
      <w:bookmarkStart w:id="4878" w:name="_Toc192782671"/>
      <w:bookmarkStart w:id="4879" w:name="_Toc192783279"/>
      <w:bookmarkStart w:id="4880" w:name="_Toc192851198"/>
      <w:bookmarkStart w:id="4881" w:name="_Toc192929685"/>
      <w:bookmarkStart w:id="4882" w:name="_Toc192935373"/>
      <w:bookmarkStart w:id="4883" w:name="_Toc193016721"/>
      <w:bookmarkStart w:id="4884" w:name="_Toc190771524"/>
      <w:bookmarkStart w:id="4885" w:name="_Toc190932558"/>
      <w:bookmarkStart w:id="4886" w:name="_Toc191379896"/>
      <w:bookmarkStart w:id="4887" w:name="_Toc191479775"/>
      <w:bookmarkStart w:id="4888" w:name="_Toc191550739"/>
      <w:bookmarkStart w:id="4889" w:name="_Toc191554064"/>
      <w:bookmarkStart w:id="4890" w:name="_Toc191554517"/>
      <w:bookmarkStart w:id="4891" w:name="_Toc191556991"/>
      <w:bookmarkStart w:id="4892" w:name="_Toc192069573"/>
      <w:bookmarkStart w:id="4893" w:name="_Toc192069893"/>
      <w:bookmarkStart w:id="4894" w:name="_Toc192070083"/>
      <w:bookmarkStart w:id="4895" w:name="_Toc192152485"/>
      <w:bookmarkStart w:id="4896" w:name="_Toc192183348"/>
      <w:bookmarkStart w:id="4897" w:name="_Toc192183600"/>
      <w:bookmarkStart w:id="4898" w:name="_Toc192335741"/>
      <w:bookmarkStart w:id="4899" w:name="_Toc192406256"/>
      <w:bookmarkStart w:id="4900" w:name="_Toc192408661"/>
      <w:bookmarkStart w:id="4901" w:name="_Toc192409106"/>
      <w:bookmarkStart w:id="4902" w:name="_Toc192496567"/>
      <w:bookmarkStart w:id="4903" w:name="_Toc192502772"/>
      <w:bookmarkStart w:id="4904" w:name="_Toc192509661"/>
      <w:bookmarkStart w:id="4905" w:name="_Toc192510376"/>
      <w:bookmarkStart w:id="4906" w:name="_Toc192516266"/>
      <w:bookmarkStart w:id="4907" w:name="_Toc192579369"/>
      <w:bookmarkStart w:id="4908" w:name="_Toc192581311"/>
      <w:bookmarkStart w:id="4909" w:name="_Toc192581752"/>
      <w:bookmarkStart w:id="4910" w:name="_Toc192762942"/>
      <w:bookmarkStart w:id="4911" w:name="_Toc192765516"/>
      <w:bookmarkStart w:id="4912" w:name="_Toc192766120"/>
      <w:bookmarkStart w:id="4913" w:name="_Toc192782672"/>
      <w:bookmarkStart w:id="4914" w:name="_Toc192783280"/>
      <w:bookmarkStart w:id="4915" w:name="_Toc192851199"/>
      <w:bookmarkStart w:id="4916" w:name="_Toc192929686"/>
      <w:bookmarkStart w:id="4917" w:name="_Toc192935374"/>
      <w:bookmarkStart w:id="4918" w:name="_Toc193016722"/>
      <w:bookmarkStart w:id="4919" w:name="_Toc190771525"/>
      <w:bookmarkStart w:id="4920" w:name="_Toc190932559"/>
      <w:bookmarkStart w:id="4921" w:name="_Toc191379897"/>
      <w:bookmarkStart w:id="4922" w:name="_Toc191479776"/>
      <w:bookmarkStart w:id="4923" w:name="_Toc191550740"/>
      <w:bookmarkStart w:id="4924" w:name="_Toc191554065"/>
      <w:bookmarkStart w:id="4925" w:name="_Toc191554518"/>
      <w:bookmarkStart w:id="4926" w:name="_Toc191556992"/>
      <w:bookmarkStart w:id="4927" w:name="_Toc192069574"/>
      <w:bookmarkStart w:id="4928" w:name="_Toc192069894"/>
      <w:bookmarkStart w:id="4929" w:name="_Toc192070084"/>
      <w:bookmarkStart w:id="4930" w:name="_Toc192152486"/>
      <w:bookmarkStart w:id="4931" w:name="_Toc192183349"/>
      <w:bookmarkStart w:id="4932" w:name="_Toc192183601"/>
      <w:bookmarkStart w:id="4933" w:name="_Toc192335742"/>
      <w:bookmarkStart w:id="4934" w:name="_Toc192406257"/>
      <w:bookmarkStart w:id="4935" w:name="_Toc192408662"/>
      <w:bookmarkStart w:id="4936" w:name="_Toc192409107"/>
      <w:bookmarkStart w:id="4937" w:name="_Toc192496568"/>
      <w:bookmarkStart w:id="4938" w:name="_Toc192502773"/>
      <w:bookmarkStart w:id="4939" w:name="_Toc192509662"/>
      <w:bookmarkStart w:id="4940" w:name="_Toc192510377"/>
      <w:bookmarkStart w:id="4941" w:name="_Toc192516267"/>
      <w:bookmarkStart w:id="4942" w:name="_Toc192579370"/>
      <w:bookmarkStart w:id="4943" w:name="_Toc192581312"/>
      <w:bookmarkStart w:id="4944" w:name="_Toc192581753"/>
      <w:bookmarkStart w:id="4945" w:name="_Toc192762943"/>
      <w:bookmarkStart w:id="4946" w:name="_Toc192765517"/>
      <w:bookmarkStart w:id="4947" w:name="_Toc192766121"/>
      <w:bookmarkStart w:id="4948" w:name="_Toc192782673"/>
      <w:bookmarkStart w:id="4949" w:name="_Toc192783281"/>
      <w:bookmarkStart w:id="4950" w:name="_Toc192851200"/>
      <w:bookmarkStart w:id="4951" w:name="_Toc192929687"/>
      <w:bookmarkStart w:id="4952" w:name="_Toc192935375"/>
      <w:bookmarkStart w:id="4953" w:name="_Toc193016723"/>
      <w:bookmarkStart w:id="4954" w:name="_Toc190771526"/>
      <w:bookmarkStart w:id="4955" w:name="_Toc190932560"/>
      <w:bookmarkStart w:id="4956" w:name="_Toc191379898"/>
      <w:bookmarkStart w:id="4957" w:name="_Toc191479777"/>
      <w:bookmarkStart w:id="4958" w:name="_Toc191550741"/>
      <w:bookmarkStart w:id="4959" w:name="_Toc191554066"/>
      <w:bookmarkStart w:id="4960" w:name="_Toc191554519"/>
      <w:bookmarkStart w:id="4961" w:name="_Toc191556993"/>
      <w:bookmarkStart w:id="4962" w:name="_Toc192069575"/>
      <w:bookmarkStart w:id="4963" w:name="_Toc192069895"/>
      <w:bookmarkStart w:id="4964" w:name="_Toc192070085"/>
      <w:bookmarkStart w:id="4965" w:name="_Toc192152487"/>
      <w:bookmarkStart w:id="4966" w:name="_Toc192183350"/>
      <w:bookmarkStart w:id="4967" w:name="_Toc192183602"/>
      <w:bookmarkStart w:id="4968" w:name="_Toc192335743"/>
      <w:bookmarkStart w:id="4969" w:name="_Toc192406258"/>
      <w:bookmarkStart w:id="4970" w:name="_Toc192408663"/>
      <w:bookmarkStart w:id="4971" w:name="_Toc192409108"/>
      <w:bookmarkStart w:id="4972" w:name="_Toc192496569"/>
      <w:bookmarkStart w:id="4973" w:name="_Toc192502774"/>
      <w:bookmarkStart w:id="4974" w:name="_Toc192509663"/>
      <w:bookmarkStart w:id="4975" w:name="_Toc192510378"/>
      <w:bookmarkStart w:id="4976" w:name="_Toc192516268"/>
      <w:bookmarkStart w:id="4977" w:name="_Toc192579371"/>
      <w:bookmarkStart w:id="4978" w:name="_Toc192581313"/>
      <w:bookmarkStart w:id="4979" w:name="_Toc192581754"/>
      <w:bookmarkStart w:id="4980" w:name="_Toc192762944"/>
      <w:bookmarkStart w:id="4981" w:name="_Toc192765518"/>
      <w:bookmarkStart w:id="4982" w:name="_Toc192766122"/>
      <w:bookmarkStart w:id="4983" w:name="_Toc192782674"/>
      <w:bookmarkStart w:id="4984" w:name="_Toc192783282"/>
      <w:bookmarkStart w:id="4985" w:name="_Toc192851201"/>
      <w:bookmarkStart w:id="4986" w:name="_Toc192929688"/>
      <w:bookmarkStart w:id="4987" w:name="_Toc192935376"/>
      <w:bookmarkStart w:id="4988" w:name="_Toc193016724"/>
      <w:bookmarkStart w:id="4989" w:name="_Toc190771527"/>
      <w:bookmarkStart w:id="4990" w:name="_Toc190932561"/>
      <w:bookmarkStart w:id="4991" w:name="_Toc191379899"/>
      <w:bookmarkStart w:id="4992" w:name="_Toc191479778"/>
      <w:bookmarkStart w:id="4993" w:name="_Toc191550742"/>
      <w:bookmarkStart w:id="4994" w:name="_Toc191554067"/>
      <w:bookmarkStart w:id="4995" w:name="_Toc191554520"/>
      <w:bookmarkStart w:id="4996" w:name="_Toc191556994"/>
      <w:bookmarkStart w:id="4997" w:name="_Toc192069576"/>
      <w:bookmarkStart w:id="4998" w:name="_Toc192069896"/>
      <w:bookmarkStart w:id="4999" w:name="_Toc192070086"/>
      <w:bookmarkStart w:id="5000" w:name="_Toc192152488"/>
      <w:bookmarkStart w:id="5001" w:name="_Toc192183351"/>
      <w:bookmarkStart w:id="5002" w:name="_Toc192183603"/>
      <w:bookmarkStart w:id="5003" w:name="_Toc192335744"/>
      <w:bookmarkStart w:id="5004" w:name="_Toc192406259"/>
      <w:bookmarkStart w:id="5005" w:name="_Toc192408664"/>
      <w:bookmarkStart w:id="5006" w:name="_Toc192409109"/>
      <w:bookmarkStart w:id="5007" w:name="_Toc192496570"/>
      <w:bookmarkStart w:id="5008" w:name="_Toc192502775"/>
      <w:bookmarkStart w:id="5009" w:name="_Toc192509664"/>
      <w:bookmarkStart w:id="5010" w:name="_Toc192510379"/>
      <w:bookmarkStart w:id="5011" w:name="_Toc192516269"/>
      <w:bookmarkStart w:id="5012" w:name="_Toc192579372"/>
      <w:bookmarkStart w:id="5013" w:name="_Toc192581314"/>
      <w:bookmarkStart w:id="5014" w:name="_Toc192581755"/>
      <w:bookmarkStart w:id="5015" w:name="_Toc192762945"/>
      <w:bookmarkStart w:id="5016" w:name="_Toc192765519"/>
      <w:bookmarkStart w:id="5017" w:name="_Toc192766123"/>
      <w:bookmarkStart w:id="5018" w:name="_Toc192782675"/>
      <w:bookmarkStart w:id="5019" w:name="_Toc192783283"/>
      <w:bookmarkStart w:id="5020" w:name="_Toc192851202"/>
      <w:bookmarkStart w:id="5021" w:name="_Toc192929689"/>
      <w:bookmarkStart w:id="5022" w:name="_Toc192935377"/>
      <w:bookmarkStart w:id="5023" w:name="_Toc193016725"/>
      <w:bookmarkStart w:id="5024" w:name="_Toc190771528"/>
      <w:bookmarkStart w:id="5025" w:name="_Toc190932562"/>
      <w:bookmarkStart w:id="5026" w:name="_Toc191379900"/>
      <w:bookmarkStart w:id="5027" w:name="_Toc191479779"/>
      <w:bookmarkStart w:id="5028" w:name="_Toc191550743"/>
      <w:bookmarkStart w:id="5029" w:name="_Toc191554068"/>
      <w:bookmarkStart w:id="5030" w:name="_Toc191554521"/>
      <w:bookmarkStart w:id="5031" w:name="_Toc191556995"/>
      <w:bookmarkStart w:id="5032" w:name="_Toc192069577"/>
      <w:bookmarkStart w:id="5033" w:name="_Toc192069897"/>
      <w:bookmarkStart w:id="5034" w:name="_Toc192070087"/>
      <w:bookmarkStart w:id="5035" w:name="_Toc192152489"/>
      <w:bookmarkStart w:id="5036" w:name="_Toc192183352"/>
      <w:bookmarkStart w:id="5037" w:name="_Toc192183604"/>
      <w:bookmarkStart w:id="5038" w:name="_Toc192335745"/>
      <w:bookmarkStart w:id="5039" w:name="_Toc192406260"/>
      <w:bookmarkStart w:id="5040" w:name="_Toc192408665"/>
      <w:bookmarkStart w:id="5041" w:name="_Toc192409110"/>
      <w:bookmarkStart w:id="5042" w:name="_Toc192496571"/>
      <w:bookmarkStart w:id="5043" w:name="_Toc192502776"/>
      <w:bookmarkStart w:id="5044" w:name="_Toc192509665"/>
      <w:bookmarkStart w:id="5045" w:name="_Toc192510380"/>
      <w:bookmarkStart w:id="5046" w:name="_Toc192516270"/>
      <w:bookmarkStart w:id="5047" w:name="_Toc192579373"/>
      <w:bookmarkStart w:id="5048" w:name="_Toc192581315"/>
      <w:bookmarkStart w:id="5049" w:name="_Toc192581756"/>
      <w:bookmarkStart w:id="5050" w:name="_Toc192762946"/>
      <w:bookmarkStart w:id="5051" w:name="_Toc192765520"/>
      <w:bookmarkStart w:id="5052" w:name="_Toc192766124"/>
      <w:bookmarkStart w:id="5053" w:name="_Toc192782676"/>
      <w:bookmarkStart w:id="5054" w:name="_Toc192783284"/>
      <w:bookmarkStart w:id="5055" w:name="_Toc192851203"/>
      <w:bookmarkStart w:id="5056" w:name="_Toc192929690"/>
      <w:bookmarkStart w:id="5057" w:name="_Toc192935378"/>
      <w:bookmarkStart w:id="5058" w:name="_Toc193016726"/>
      <w:bookmarkStart w:id="5059" w:name="_Toc191379901"/>
      <w:bookmarkStart w:id="5060" w:name="_Toc191479780"/>
      <w:bookmarkStart w:id="5061" w:name="_Toc191550744"/>
      <w:bookmarkStart w:id="5062" w:name="_Toc191554069"/>
      <w:bookmarkStart w:id="5063" w:name="_Toc191554522"/>
      <w:bookmarkStart w:id="5064" w:name="_Toc191556996"/>
      <w:bookmarkStart w:id="5065" w:name="_Toc192069578"/>
      <w:bookmarkStart w:id="5066" w:name="_Toc192069898"/>
      <w:bookmarkStart w:id="5067" w:name="_Toc192070088"/>
      <w:bookmarkStart w:id="5068" w:name="_Toc192152490"/>
      <w:bookmarkStart w:id="5069" w:name="_Toc192183353"/>
      <w:bookmarkStart w:id="5070" w:name="_Toc192183605"/>
      <w:bookmarkStart w:id="5071" w:name="_Toc192335746"/>
      <w:bookmarkStart w:id="5072" w:name="_Toc192406261"/>
      <w:bookmarkStart w:id="5073" w:name="_Toc192408666"/>
      <w:bookmarkStart w:id="5074" w:name="_Toc192409111"/>
      <w:bookmarkStart w:id="5075" w:name="_Toc192496572"/>
      <w:bookmarkStart w:id="5076" w:name="_Toc192502777"/>
      <w:bookmarkStart w:id="5077" w:name="_Toc192509666"/>
      <w:bookmarkStart w:id="5078" w:name="_Toc192510381"/>
      <w:bookmarkStart w:id="5079" w:name="_Toc192516271"/>
      <w:bookmarkStart w:id="5080" w:name="_Toc192579374"/>
      <w:bookmarkStart w:id="5081" w:name="_Toc192581316"/>
      <w:bookmarkStart w:id="5082" w:name="_Toc192581757"/>
      <w:bookmarkStart w:id="5083" w:name="_Toc192762947"/>
      <w:bookmarkStart w:id="5084" w:name="_Toc192765521"/>
      <w:bookmarkStart w:id="5085" w:name="_Toc192766125"/>
      <w:bookmarkStart w:id="5086" w:name="_Toc192782677"/>
      <w:bookmarkStart w:id="5087" w:name="_Toc192783285"/>
      <w:bookmarkStart w:id="5088" w:name="_Toc192851204"/>
      <w:bookmarkStart w:id="5089" w:name="_Toc192929691"/>
      <w:bookmarkStart w:id="5090" w:name="_Toc192935379"/>
      <w:bookmarkStart w:id="5091" w:name="_Toc193016727"/>
      <w:bookmarkStart w:id="5092" w:name="_Toc191379902"/>
      <w:bookmarkStart w:id="5093" w:name="_Toc191479781"/>
      <w:bookmarkStart w:id="5094" w:name="_Toc191550745"/>
      <w:bookmarkStart w:id="5095" w:name="_Toc191554070"/>
      <w:bookmarkStart w:id="5096" w:name="_Toc191554523"/>
      <w:bookmarkStart w:id="5097" w:name="_Toc191556997"/>
      <w:bookmarkStart w:id="5098" w:name="_Toc192069579"/>
      <w:bookmarkStart w:id="5099" w:name="_Toc192069899"/>
      <w:bookmarkStart w:id="5100" w:name="_Toc192070089"/>
      <w:bookmarkStart w:id="5101" w:name="_Toc192152491"/>
      <w:bookmarkStart w:id="5102" w:name="_Toc192183354"/>
      <w:bookmarkStart w:id="5103" w:name="_Toc192183606"/>
      <w:bookmarkStart w:id="5104" w:name="_Toc192335747"/>
      <w:bookmarkStart w:id="5105" w:name="_Toc192406262"/>
      <w:bookmarkStart w:id="5106" w:name="_Toc192408667"/>
      <w:bookmarkStart w:id="5107" w:name="_Toc192409112"/>
      <w:bookmarkStart w:id="5108" w:name="_Toc192496573"/>
      <w:bookmarkStart w:id="5109" w:name="_Toc192502778"/>
      <w:bookmarkStart w:id="5110" w:name="_Toc192509667"/>
      <w:bookmarkStart w:id="5111" w:name="_Toc192510382"/>
      <w:bookmarkStart w:id="5112" w:name="_Toc192516272"/>
      <w:bookmarkStart w:id="5113" w:name="_Toc192579375"/>
      <w:bookmarkStart w:id="5114" w:name="_Toc192581317"/>
      <w:bookmarkStart w:id="5115" w:name="_Toc192581758"/>
      <w:bookmarkStart w:id="5116" w:name="_Toc192762948"/>
      <w:bookmarkStart w:id="5117" w:name="_Toc192765522"/>
      <w:bookmarkStart w:id="5118" w:name="_Toc192766126"/>
      <w:bookmarkStart w:id="5119" w:name="_Toc192782678"/>
      <w:bookmarkStart w:id="5120" w:name="_Toc192783286"/>
      <w:bookmarkStart w:id="5121" w:name="_Toc192851205"/>
      <w:bookmarkStart w:id="5122" w:name="_Toc192929692"/>
      <w:bookmarkStart w:id="5123" w:name="_Toc192935380"/>
      <w:bookmarkStart w:id="5124" w:name="_Toc193016728"/>
      <w:bookmarkStart w:id="5125" w:name="_Toc191379903"/>
      <w:bookmarkStart w:id="5126" w:name="_Toc191479782"/>
      <w:bookmarkStart w:id="5127" w:name="_Toc191550746"/>
      <w:bookmarkStart w:id="5128" w:name="_Toc191554071"/>
      <w:bookmarkStart w:id="5129" w:name="_Toc191554524"/>
      <w:bookmarkStart w:id="5130" w:name="_Toc191556998"/>
      <w:bookmarkStart w:id="5131" w:name="_Toc192069580"/>
      <w:bookmarkStart w:id="5132" w:name="_Toc192069900"/>
      <w:bookmarkStart w:id="5133" w:name="_Toc192070090"/>
      <w:bookmarkStart w:id="5134" w:name="_Toc192152492"/>
      <w:bookmarkStart w:id="5135" w:name="_Toc192183355"/>
      <w:bookmarkStart w:id="5136" w:name="_Toc192183607"/>
      <w:bookmarkStart w:id="5137" w:name="_Toc192335748"/>
      <w:bookmarkStart w:id="5138" w:name="_Toc192406263"/>
      <w:bookmarkStart w:id="5139" w:name="_Toc192408668"/>
      <w:bookmarkStart w:id="5140" w:name="_Toc192409113"/>
      <w:bookmarkStart w:id="5141" w:name="_Toc192496574"/>
      <w:bookmarkStart w:id="5142" w:name="_Toc192502779"/>
      <w:bookmarkStart w:id="5143" w:name="_Toc192509668"/>
      <w:bookmarkStart w:id="5144" w:name="_Toc192510383"/>
      <w:bookmarkStart w:id="5145" w:name="_Toc192516273"/>
      <w:bookmarkStart w:id="5146" w:name="_Toc192579376"/>
      <w:bookmarkStart w:id="5147" w:name="_Toc192581318"/>
      <w:bookmarkStart w:id="5148" w:name="_Toc192581759"/>
      <w:bookmarkStart w:id="5149" w:name="_Toc192762949"/>
      <w:bookmarkStart w:id="5150" w:name="_Toc192765523"/>
      <w:bookmarkStart w:id="5151" w:name="_Toc192766127"/>
      <w:bookmarkStart w:id="5152" w:name="_Toc192782679"/>
      <w:bookmarkStart w:id="5153" w:name="_Toc192783287"/>
      <w:bookmarkStart w:id="5154" w:name="_Toc192851206"/>
      <w:bookmarkStart w:id="5155" w:name="_Toc192929693"/>
      <w:bookmarkStart w:id="5156" w:name="_Toc192935381"/>
      <w:bookmarkStart w:id="5157" w:name="_Toc193016729"/>
      <w:bookmarkStart w:id="5158" w:name="_Toc191379904"/>
      <w:bookmarkStart w:id="5159" w:name="_Toc191479783"/>
      <w:bookmarkStart w:id="5160" w:name="_Toc191550747"/>
      <w:bookmarkStart w:id="5161" w:name="_Toc191554072"/>
      <w:bookmarkStart w:id="5162" w:name="_Toc191554525"/>
      <w:bookmarkStart w:id="5163" w:name="_Toc191556999"/>
      <w:bookmarkStart w:id="5164" w:name="_Toc192069581"/>
      <w:bookmarkStart w:id="5165" w:name="_Toc192069901"/>
      <w:bookmarkStart w:id="5166" w:name="_Toc192070091"/>
      <w:bookmarkStart w:id="5167" w:name="_Toc192152493"/>
      <w:bookmarkStart w:id="5168" w:name="_Toc192183356"/>
      <w:bookmarkStart w:id="5169" w:name="_Toc192183608"/>
      <w:bookmarkStart w:id="5170" w:name="_Toc192335749"/>
      <w:bookmarkStart w:id="5171" w:name="_Toc192406264"/>
      <w:bookmarkStart w:id="5172" w:name="_Toc192408669"/>
      <w:bookmarkStart w:id="5173" w:name="_Toc192409114"/>
      <w:bookmarkStart w:id="5174" w:name="_Toc192496575"/>
      <w:bookmarkStart w:id="5175" w:name="_Toc192502780"/>
      <w:bookmarkStart w:id="5176" w:name="_Toc192509669"/>
      <w:bookmarkStart w:id="5177" w:name="_Toc192510384"/>
      <w:bookmarkStart w:id="5178" w:name="_Toc192516274"/>
      <w:bookmarkStart w:id="5179" w:name="_Toc192579377"/>
      <w:bookmarkStart w:id="5180" w:name="_Toc192581319"/>
      <w:bookmarkStart w:id="5181" w:name="_Toc192581760"/>
      <w:bookmarkStart w:id="5182" w:name="_Toc192762950"/>
      <w:bookmarkStart w:id="5183" w:name="_Toc192765524"/>
      <w:bookmarkStart w:id="5184" w:name="_Toc192766128"/>
      <w:bookmarkStart w:id="5185" w:name="_Toc192782680"/>
      <w:bookmarkStart w:id="5186" w:name="_Toc192783288"/>
      <w:bookmarkStart w:id="5187" w:name="_Toc192851207"/>
      <w:bookmarkStart w:id="5188" w:name="_Toc192929694"/>
      <w:bookmarkStart w:id="5189" w:name="_Toc192935382"/>
      <w:bookmarkStart w:id="5190" w:name="_Toc193016730"/>
      <w:bookmarkStart w:id="5191" w:name="_Toc191379905"/>
      <w:bookmarkStart w:id="5192" w:name="_Toc191479784"/>
      <w:bookmarkStart w:id="5193" w:name="_Toc191550748"/>
      <w:bookmarkStart w:id="5194" w:name="_Toc191554073"/>
      <w:bookmarkStart w:id="5195" w:name="_Toc191554526"/>
      <w:bookmarkStart w:id="5196" w:name="_Toc191557000"/>
      <w:bookmarkStart w:id="5197" w:name="_Toc192069582"/>
      <w:bookmarkStart w:id="5198" w:name="_Toc192069902"/>
      <w:bookmarkStart w:id="5199" w:name="_Toc192070092"/>
      <w:bookmarkStart w:id="5200" w:name="_Toc192152494"/>
      <w:bookmarkStart w:id="5201" w:name="_Toc192183357"/>
      <w:bookmarkStart w:id="5202" w:name="_Toc192183609"/>
      <w:bookmarkStart w:id="5203" w:name="_Toc192335750"/>
      <w:bookmarkStart w:id="5204" w:name="_Toc192406265"/>
      <w:bookmarkStart w:id="5205" w:name="_Toc192408670"/>
      <w:bookmarkStart w:id="5206" w:name="_Toc192409115"/>
      <w:bookmarkStart w:id="5207" w:name="_Toc192496576"/>
      <w:bookmarkStart w:id="5208" w:name="_Toc192502781"/>
      <w:bookmarkStart w:id="5209" w:name="_Toc192509670"/>
      <w:bookmarkStart w:id="5210" w:name="_Toc192510385"/>
      <w:bookmarkStart w:id="5211" w:name="_Toc192516275"/>
      <w:bookmarkStart w:id="5212" w:name="_Toc192579378"/>
      <w:bookmarkStart w:id="5213" w:name="_Toc192581320"/>
      <w:bookmarkStart w:id="5214" w:name="_Toc192581761"/>
      <w:bookmarkStart w:id="5215" w:name="_Toc192762951"/>
      <w:bookmarkStart w:id="5216" w:name="_Toc192765525"/>
      <w:bookmarkStart w:id="5217" w:name="_Toc192766129"/>
      <w:bookmarkStart w:id="5218" w:name="_Toc192782681"/>
      <w:bookmarkStart w:id="5219" w:name="_Toc192783289"/>
      <w:bookmarkStart w:id="5220" w:name="_Toc192851208"/>
      <w:bookmarkStart w:id="5221" w:name="_Toc192929695"/>
      <w:bookmarkStart w:id="5222" w:name="_Toc192935383"/>
      <w:bookmarkStart w:id="5223" w:name="_Toc193016731"/>
      <w:bookmarkStart w:id="5224" w:name="_Toc191379906"/>
      <w:bookmarkStart w:id="5225" w:name="_Toc191479785"/>
      <w:bookmarkStart w:id="5226" w:name="_Toc191550749"/>
      <w:bookmarkStart w:id="5227" w:name="_Toc191554074"/>
      <w:bookmarkStart w:id="5228" w:name="_Toc191554527"/>
      <w:bookmarkStart w:id="5229" w:name="_Toc191557001"/>
      <w:bookmarkStart w:id="5230" w:name="_Toc192069583"/>
      <w:bookmarkStart w:id="5231" w:name="_Toc192069903"/>
      <w:bookmarkStart w:id="5232" w:name="_Toc192070093"/>
      <w:bookmarkStart w:id="5233" w:name="_Toc192152495"/>
      <w:bookmarkStart w:id="5234" w:name="_Toc192183358"/>
      <w:bookmarkStart w:id="5235" w:name="_Toc192183610"/>
      <w:bookmarkStart w:id="5236" w:name="_Toc192335751"/>
      <w:bookmarkStart w:id="5237" w:name="_Toc192406266"/>
      <w:bookmarkStart w:id="5238" w:name="_Toc192408671"/>
      <w:bookmarkStart w:id="5239" w:name="_Toc192409116"/>
      <w:bookmarkStart w:id="5240" w:name="_Toc192496577"/>
      <w:bookmarkStart w:id="5241" w:name="_Toc192502782"/>
      <w:bookmarkStart w:id="5242" w:name="_Toc192509671"/>
      <w:bookmarkStart w:id="5243" w:name="_Toc192510386"/>
      <w:bookmarkStart w:id="5244" w:name="_Toc192516276"/>
      <w:bookmarkStart w:id="5245" w:name="_Toc192579379"/>
      <w:bookmarkStart w:id="5246" w:name="_Toc192581321"/>
      <w:bookmarkStart w:id="5247" w:name="_Toc192581762"/>
      <w:bookmarkStart w:id="5248" w:name="_Toc192762952"/>
      <w:bookmarkStart w:id="5249" w:name="_Toc192765526"/>
      <w:bookmarkStart w:id="5250" w:name="_Toc192766130"/>
      <w:bookmarkStart w:id="5251" w:name="_Toc192782682"/>
      <w:bookmarkStart w:id="5252" w:name="_Toc192783290"/>
      <w:bookmarkStart w:id="5253" w:name="_Toc192851209"/>
      <w:bookmarkStart w:id="5254" w:name="_Toc192929696"/>
      <w:bookmarkStart w:id="5255" w:name="_Toc192935384"/>
      <w:bookmarkStart w:id="5256" w:name="_Toc193016732"/>
      <w:bookmarkStart w:id="5257" w:name="_Toc191379907"/>
      <w:bookmarkStart w:id="5258" w:name="_Toc191479786"/>
      <w:bookmarkStart w:id="5259" w:name="_Toc191550750"/>
      <w:bookmarkStart w:id="5260" w:name="_Toc191554075"/>
      <w:bookmarkStart w:id="5261" w:name="_Toc191554528"/>
      <w:bookmarkStart w:id="5262" w:name="_Toc191557002"/>
      <w:bookmarkStart w:id="5263" w:name="_Toc192069584"/>
      <w:bookmarkStart w:id="5264" w:name="_Toc192069904"/>
      <w:bookmarkStart w:id="5265" w:name="_Toc192070094"/>
      <w:bookmarkStart w:id="5266" w:name="_Toc192152496"/>
      <w:bookmarkStart w:id="5267" w:name="_Toc192183359"/>
      <w:bookmarkStart w:id="5268" w:name="_Toc192183611"/>
      <w:bookmarkStart w:id="5269" w:name="_Toc192335752"/>
      <w:bookmarkStart w:id="5270" w:name="_Toc192406267"/>
      <w:bookmarkStart w:id="5271" w:name="_Toc192408672"/>
      <w:bookmarkStart w:id="5272" w:name="_Toc192409117"/>
      <w:bookmarkStart w:id="5273" w:name="_Toc192496578"/>
      <w:bookmarkStart w:id="5274" w:name="_Toc192502783"/>
      <w:bookmarkStart w:id="5275" w:name="_Toc192509672"/>
      <w:bookmarkStart w:id="5276" w:name="_Toc192510387"/>
      <w:bookmarkStart w:id="5277" w:name="_Toc192516277"/>
      <w:bookmarkStart w:id="5278" w:name="_Toc192579380"/>
      <w:bookmarkStart w:id="5279" w:name="_Toc192581322"/>
      <w:bookmarkStart w:id="5280" w:name="_Toc192581763"/>
      <w:bookmarkStart w:id="5281" w:name="_Toc192762953"/>
      <w:bookmarkStart w:id="5282" w:name="_Toc192765527"/>
      <w:bookmarkStart w:id="5283" w:name="_Toc192766131"/>
      <w:bookmarkStart w:id="5284" w:name="_Toc192782683"/>
      <w:bookmarkStart w:id="5285" w:name="_Toc192783291"/>
      <w:bookmarkStart w:id="5286" w:name="_Toc192851210"/>
      <w:bookmarkStart w:id="5287" w:name="_Toc192929697"/>
      <w:bookmarkStart w:id="5288" w:name="_Toc192935385"/>
      <w:bookmarkStart w:id="5289" w:name="_Toc193016733"/>
      <w:bookmarkStart w:id="5290" w:name="_Toc191379908"/>
      <w:bookmarkStart w:id="5291" w:name="_Toc191479787"/>
      <w:bookmarkStart w:id="5292" w:name="_Toc191550751"/>
      <w:bookmarkStart w:id="5293" w:name="_Toc191554076"/>
      <w:bookmarkStart w:id="5294" w:name="_Toc191554529"/>
      <w:bookmarkStart w:id="5295" w:name="_Toc191557003"/>
      <w:bookmarkStart w:id="5296" w:name="_Toc192069585"/>
      <w:bookmarkStart w:id="5297" w:name="_Toc192069905"/>
      <w:bookmarkStart w:id="5298" w:name="_Toc192070095"/>
      <w:bookmarkStart w:id="5299" w:name="_Toc192152497"/>
      <w:bookmarkStart w:id="5300" w:name="_Toc192183360"/>
      <w:bookmarkStart w:id="5301" w:name="_Toc192183612"/>
      <w:bookmarkStart w:id="5302" w:name="_Toc192335753"/>
      <w:bookmarkStart w:id="5303" w:name="_Toc192406268"/>
      <w:bookmarkStart w:id="5304" w:name="_Toc192408673"/>
      <w:bookmarkStart w:id="5305" w:name="_Toc192409118"/>
      <w:bookmarkStart w:id="5306" w:name="_Toc192496579"/>
      <w:bookmarkStart w:id="5307" w:name="_Toc192502784"/>
      <w:bookmarkStart w:id="5308" w:name="_Toc192509673"/>
      <w:bookmarkStart w:id="5309" w:name="_Toc192510388"/>
      <w:bookmarkStart w:id="5310" w:name="_Toc192516278"/>
      <w:bookmarkStart w:id="5311" w:name="_Toc192579381"/>
      <w:bookmarkStart w:id="5312" w:name="_Toc192581323"/>
      <w:bookmarkStart w:id="5313" w:name="_Toc192581764"/>
      <w:bookmarkStart w:id="5314" w:name="_Toc192762954"/>
      <w:bookmarkStart w:id="5315" w:name="_Toc192765528"/>
      <w:bookmarkStart w:id="5316" w:name="_Toc192766132"/>
      <w:bookmarkStart w:id="5317" w:name="_Toc192782684"/>
      <w:bookmarkStart w:id="5318" w:name="_Toc192783292"/>
      <w:bookmarkStart w:id="5319" w:name="_Toc192851211"/>
      <w:bookmarkStart w:id="5320" w:name="_Toc192929698"/>
      <w:bookmarkStart w:id="5321" w:name="_Toc192935386"/>
      <w:bookmarkStart w:id="5322" w:name="_Toc193016734"/>
      <w:bookmarkStart w:id="5323" w:name="_Toc191379909"/>
      <w:bookmarkStart w:id="5324" w:name="_Toc191479788"/>
      <w:bookmarkStart w:id="5325" w:name="_Toc191550752"/>
      <w:bookmarkStart w:id="5326" w:name="_Toc191554077"/>
      <w:bookmarkStart w:id="5327" w:name="_Toc191554530"/>
      <w:bookmarkStart w:id="5328" w:name="_Toc191557004"/>
      <w:bookmarkStart w:id="5329" w:name="_Toc192069586"/>
      <w:bookmarkStart w:id="5330" w:name="_Toc192069906"/>
      <w:bookmarkStart w:id="5331" w:name="_Toc192070096"/>
      <w:bookmarkStart w:id="5332" w:name="_Toc192152498"/>
      <w:bookmarkStart w:id="5333" w:name="_Toc192183361"/>
      <w:bookmarkStart w:id="5334" w:name="_Toc192183613"/>
      <w:bookmarkStart w:id="5335" w:name="_Toc192335754"/>
      <w:bookmarkStart w:id="5336" w:name="_Toc192406269"/>
      <w:bookmarkStart w:id="5337" w:name="_Toc192408674"/>
      <w:bookmarkStart w:id="5338" w:name="_Toc192409119"/>
      <w:bookmarkStart w:id="5339" w:name="_Toc192496580"/>
      <w:bookmarkStart w:id="5340" w:name="_Toc192502785"/>
      <w:bookmarkStart w:id="5341" w:name="_Toc192509674"/>
      <w:bookmarkStart w:id="5342" w:name="_Toc192510389"/>
      <w:bookmarkStart w:id="5343" w:name="_Toc192516279"/>
      <w:bookmarkStart w:id="5344" w:name="_Toc192579382"/>
      <w:bookmarkStart w:id="5345" w:name="_Toc192581324"/>
      <w:bookmarkStart w:id="5346" w:name="_Toc192581765"/>
      <w:bookmarkStart w:id="5347" w:name="_Toc192762955"/>
      <w:bookmarkStart w:id="5348" w:name="_Toc192765529"/>
      <w:bookmarkStart w:id="5349" w:name="_Toc192766133"/>
      <w:bookmarkStart w:id="5350" w:name="_Toc192782685"/>
      <w:bookmarkStart w:id="5351" w:name="_Toc192783293"/>
      <w:bookmarkStart w:id="5352" w:name="_Toc192851212"/>
      <w:bookmarkStart w:id="5353" w:name="_Toc192929699"/>
      <w:bookmarkStart w:id="5354" w:name="_Toc192935387"/>
      <w:bookmarkStart w:id="5355" w:name="_Toc193016735"/>
      <w:bookmarkStart w:id="5356" w:name="_Toc191379910"/>
      <w:bookmarkStart w:id="5357" w:name="_Toc191479789"/>
      <w:bookmarkStart w:id="5358" w:name="_Toc191550753"/>
      <w:bookmarkStart w:id="5359" w:name="_Toc191554078"/>
      <w:bookmarkStart w:id="5360" w:name="_Toc191554531"/>
      <w:bookmarkStart w:id="5361" w:name="_Toc191557005"/>
      <w:bookmarkStart w:id="5362" w:name="_Toc192069587"/>
      <w:bookmarkStart w:id="5363" w:name="_Toc192069907"/>
      <w:bookmarkStart w:id="5364" w:name="_Toc192070097"/>
      <w:bookmarkStart w:id="5365" w:name="_Toc192152499"/>
      <w:bookmarkStart w:id="5366" w:name="_Toc192183362"/>
      <w:bookmarkStart w:id="5367" w:name="_Toc192183614"/>
      <w:bookmarkStart w:id="5368" w:name="_Toc192335755"/>
      <w:bookmarkStart w:id="5369" w:name="_Toc192406270"/>
      <w:bookmarkStart w:id="5370" w:name="_Toc192408675"/>
      <w:bookmarkStart w:id="5371" w:name="_Toc192409120"/>
      <w:bookmarkStart w:id="5372" w:name="_Toc192496581"/>
      <w:bookmarkStart w:id="5373" w:name="_Toc192502786"/>
      <w:bookmarkStart w:id="5374" w:name="_Toc192509675"/>
      <w:bookmarkStart w:id="5375" w:name="_Toc192510390"/>
      <w:bookmarkStart w:id="5376" w:name="_Toc192516280"/>
      <w:bookmarkStart w:id="5377" w:name="_Toc192579383"/>
      <w:bookmarkStart w:id="5378" w:name="_Toc192581325"/>
      <w:bookmarkStart w:id="5379" w:name="_Toc192581766"/>
      <w:bookmarkStart w:id="5380" w:name="_Toc192762956"/>
      <w:bookmarkStart w:id="5381" w:name="_Toc192765530"/>
      <w:bookmarkStart w:id="5382" w:name="_Toc192766134"/>
      <w:bookmarkStart w:id="5383" w:name="_Toc192782686"/>
      <w:bookmarkStart w:id="5384" w:name="_Toc192783294"/>
      <w:bookmarkStart w:id="5385" w:name="_Toc192851213"/>
      <w:bookmarkStart w:id="5386" w:name="_Toc192929700"/>
      <w:bookmarkStart w:id="5387" w:name="_Toc192935388"/>
      <w:bookmarkStart w:id="5388" w:name="_Toc193016736"/>
      <w:bookmarkStart w:id="5389" w:name="_Toc191379911"/>
      <w:bookmarkStart w:id="5390" w:name="_Toc191479790"/>
      <w:bookmarkStart w:id="5391" w:name="_Toc191550754"/>
      <w:bookmarkStart w:id="5392" w:name="_Toc191554079"/>
      <w:bookmarkStart w:id="5393" w:name="_Toc191554532"/>
      <w:bookmarkStart w:id="5394" w:name="_Toc191557006"/>
      <w:bookmarkStart w:id="5395" w:name="_Toc192069588"/>
      <w:bookmarkStart w:id="5396" w:name="_Toc192069908"/>
      <w:bookmarkStart w:id="5397" w:name="_Toc192070098"/>
      <w:bookmarkStart w:id="5398" w:name="_Toc192152500"/>
      <w:bookmarkStart w:id="5399" w:name="_Toc192183363"/>
      <w:bookmarkStart w:id="5400" w:name="_Toc192183615"/>
      <w:bookmarkStart w:id="5401" w:name="_Toc192335756"/>
      <w:bookmarkStart w:id="5402" w:name="_Toc192406271"/>
      <w:bookmarkStart w:id="5403" w:name="_Toc192408676"/>
      <w:bookmarkStart w:id="5404" w:name="_Toc192409121"/>
      <w:bookmarkStart w:id="5405" w:name="_Toc192496582"/>
      <w:bookmarkStart w:id="5406" w:name="_Toc192502787"/>
      <w:bookmarkStart w:id="5407" w:name="_Toc192509676"/>
      <w:bookmarkStart w:id="5408" w:name="_Toc192510391"/>
      <w:bookmarkStart w:id="5409" w:name="_Toc192516281"/>
      <w:bookmarkStart w:id="5410" w:name="_Toc192579384"/>
      <w:bookmarkStart w:id="5411" w:name="_Toc192581326"/>
      <w:bookmarkStart w:id="5412" w:name="_Toc192581767"/>
      <w:bookmarkStart w:id="5413" w:name="_Toc192762957"/>
      <w:bookmarkStart w:id="5414" w:name="_Toc192765531"/>
      <w:bookmarkStart w:id="5415" w:name="_Toc192766135"/>
      <w:bookmarkStart w:id="5416" w:name="_Toc192782687"/>
      <w:bookmarkStart w:id="5417" w:name="_Toc192783295"/>
      <w:bookmarkStart w:id="5418" w:name="_Toc192851214"/>
      <w:bookmarkStart w:id="5419" w:name="_Toc192929701"/>
      <w:bookmarkStart w:id="5420" w:name="_Toc192935389"/>
      <w:bookmarkStart w:id="5421" w:name="_Toc193016737"/>
      <w:bookmarkStart w:id="5422" w:name="_Toc191379912"/>
      <w:bookmarkStart w:id="5423" w:name="_Toc191479791"/>
      <w:bookmarkStart w:id="5424" w:name="_Toc191550755"/>
      <w:bookmarkStart w:id="5425" w:name="_Toc191554080"/>
      <w:bookmarkStart w:id="5426" w:name="_Toc191554533"/>
      <w:bookmarkStart w:id="5427" w:name="_Toc191557007"/>
      <w:bookmarkStart w:id="5428" w:name="_Toc192069589"/>
      <w:bookmarkStart w:id="5429" w:name="_Toc192069909"/>
      <w:bookmarkStart w:id="5430" w:name="_Toc192070099"/>
      <w:bookmarkStart w:id="5431" w:name="_Toc192152501"/>
      <w:bookmarkStart w:id="5432" w:name="_Toc192183364"/>
      <w:bookmarkStart w:id="5433" w:name="_Toc192183616"/>
      <w:bookmarkStart w:id="5434" w:name="_Toc192335757"/>
      <w:bookmarkStart w:id="5435" w:name="_Toc192406272"/>
      <w:bookmarkStart w:id="5436" w:name="_Toc192408677"/>
      <w:bookmarkStart w:id="5437" w:name="_Toc192409122"/>
      <w:bookmarkStart w:id="5438" w:name="_Toc192496583"/>
      <w:bookmarkStart w:id="5439" w:name="_Toc192502788"/>
      <w:bookmarkStart w:id="5440" w:name="_Toc192509677"/>
      <w:bookmarkStart w:id="5441" w:name="_Toc192510392"/>
      <w:bookmarkStart w:id="5442" w:name="_Toc192516282"/>
      <w:bookmarkStart w:id="5443" w:name="_Toc192579385"/>
      <w:bookmarkStart w:id="5444" w:name="_Toc192581327"/>
      <w:bookmarkStart w:id="5445" w:name="_Toc192581768"/>
      <w:bookmarkStart w:id="5446" w:name="_Toc192762958"/>
      <w:bookmarkStart w:id="5447" w:name="_Toc192765532"/>
      <w:bookmarkStart w:id="5448" w:name="_Toc192766136"/>
      <w:bookmarkStart w:id="5449" w:name="_Toc192782688"/>
      <w:bookmarkStart w:id="5450" w:name="_Toc192783296"/>
      <w:bookmarkStart w:id="5451" w:name="_Toc192851215"/>
      <w:bookmarkStart w:id="5452" w:name="_Toc192929702"/>
      <w:bookmarkStart w:id="5453" w:name="_Toc192935390"/>
      <w:bookmarkStart w:id="5454" w:name="_Toc193016738"/>
      <w:bookmarkStart w:id="5455" w:name="_Toc191379913"/>
      <w:bookmarkStart w:id="5456" w:name="_Toc191479792"/>
      <w:bookmarkStart w:id="5457" w:name="_Toc191550756"/>
      <w:bookmarkStart w:id="5458" w:name="_Toc191554081"/>
      <w:bookmarkStart w:id="5459" w:name="_Toc191554534"/>
      <w:bookmarkStart w:id="5460" w:name="_Toc191557008"/>
      <w:bookmarkStart w:id="5461" w:name="_Toc192069590"/>
      <w:bookmarkStart w:id="5462" w:name="_Toc192069910"/>
      <w:bookmarkStart w:id="5463" w:name="_Toc192070100"/>
      <w:bookmarkStart w:id="5464" w:name="_Toc192152502"/>
      <w:bookmarkStart w:id="5465" w:name="_Toc192183365"/>
      <w:bookmarkStart w:id="5466" w:name="_Toc192183617"/>
      <w:bookmarkStart w:id="5467" w:name="_Toc192335758"/>
      <w:bookmarkStart w:id="5468" w:name="_Toc192406273"/>
      <w:bookmarkStart w:id="5469" w:name="_Toc192408678"/>
      <w:bookmarkStart w:id="5470" w:name="_Toc192409123"/>
      <w:bookmarkStart w:id="5471" w:name="_Toc192496584"/>
      <w:bookmarkStart w:id="5472" w:name="_Toc192502789"/>
      <w:bookmarkStart w:id="5473" w:name="_Toc192509678"/>
      <w:bookmarkStart w:id="5474" w:name="_Toc192510393"/>
      <w:bookmarkStart w:id="5475" w:name="_Toc192516283"/>
      <w:bookmarkStart w:id="5476" w:name="_Toc192579386"/>
      <w:bookmarkStart w:id="5477" w:name="_Toc192581328"/>
      <w:bookmarkStart w:id="5478" w:name="_Toc192581769"/>
      <w:bookmarkStart w:id="5479" w:name="_Toc192762959"/>
      <w:bookmarkStart w:id="5480" w:name="_Toc192765533"/>
      <w:bookmarkStart w:id="5481" w:name="_Toc192766137"/>
      <w:bookmarkStart w:id="5482" w:name="_Toc192782689"/>
      <w:bookmarkStart w:id="5483" w:name="_Toc192783297"/>
      <w:bookmarkStart w:id="5484" w:name="_Toc192851216"/>
      <w:bookmarkStart w:id="5485" w:name="_Toc192929703"/>
      <w:bookmarkStart w:id="5486" w:name="_Toc192935391"/>
      <w:bookmarkStart w:id="5487" w:name="_Toc193016739"/>
      <w:bookmarkStart w:id="5488" w:name="_Toc191379914"/>
      <w:bookmarkStart w:id="5489" w:name="_Toc191479793"/>
      <w:bookmarkStart w:id="5490" w:name="_Toc191550757"/>
      <w:bookmarkStart w:id="5491" w:name="_Toc191554082"/>
      <w:bookmarkStart w:id="5492" w:name="_Toc191554535"/>
      <w:bookmarkStart w:id="5493" w:name="_Toc191557009"/>
      <w:bookmarkStart w:id="5494" w:name="_Toc192069591"/>
      <w:bookmarkStart w:id="5495" w:name="_Toc192069911"/>
      <w:bookmarkStart w:id="5496" w:name="_Toc192070101"/>
      <w:bookmarkStart w:id="5497" w:name="_Toc192152503"/>
      <w:bookmarkStart w:id="5498" w:name="_Toc192183366"/>
      <w:bookmarkStart w:id="5499" w:name="_Toc192183618"/>
      <w:bookmarkStart w:id="5500" w:name="_Toc192335759"/>
      <w:bookmarkStart w:id="5501" w:name="_Toc192406274"/>
      <w:bookmarkStart w:id="5502" w:name="_Toc192408679"/>
      <w:bookmarkStart w:id="5503" w:name="_Toc192409124"/>
      <w:bookmarkStart w:id="5504" w:name="_Toc192496585"/>
      <w:bookmarkStart w:id="5505" w:name="_Toc192502790"/>
      <w:bookmarkStart w:id="5506" w:name="_Toc192509679"/>
      <w:bookmarkStart w:id="5507" w:name="_Toc192510394"/>
      <w:bookmarkStart w:id="5508" w:name="_Toc192516284"/>
      <w:bookmarkStart w:id="5509" w:name="_Toc192579387"/>
      <w:bookmarkStart w:id="5510" w:name="_Toc192581329"/>
      <w:bookmarkStart w:id="5511" w:name="_Toc192581770"/>
      <w:bookmarkStart w:id="5512" w:name="_Toc192762960"/>
      <w:bookmarkStart w:id="5513" w:name="_Toc192765534"/>
      <w:bookmarkStart w:id="5514" w:name="_Toc192766138"/>
      <w:bookmarkStart w:id="5515" w:name="_Toc192782690"/>
      <w:bookmarkStart w:id="5516" w:name="_Toc192783298"/>
      <w:bookmarkStart w:id="5517" w:name="_Toc192851217"/>
      <w:bookmarkStart w:id="5518" w:name="_Toc192929704"/>
      <w:bookmarkStart w:id="5519" w:name="_Toc192935392"/>
      <w:bookmarkStart w:id="5520" w:name="_Toc193016740"/>
      <w:bookmarkStart w:id="5521" w:name="_Toc191379915"/>
      <w:bookmarkStart w:id="5522" w:name="_Toc191479794"/>
      <w:bookmarkStart w:id="5523" w:name="_Toc191550758"/>
      <w:bookmarkStart w:id="5524" w:name="_Toc191554083"/>
      <w:bookmarkStart w:id="5525" w:name="_Toc191554536"/>
      <w:bookmarkStart w:id="5526" w:name="_Toc191557010"/>
      <w:bookmarkStart w:id="5527" w:name="_Toc192069592"/>
      <w:bookmarkStart w:id="5528" w:name="_Toc192069912"/>
      <w:bookmarkStart w:id="5529" w:name="_Toc192070102"/>
      <w:bookmarkStart w:id="5530" w:name="_Toc192152504"/>
      <w:bookmarkStart w:id="5531" w:name="_Toc192183367"/>
      <w:bookmarkStart w:id="5532" w:name="_Toc192183619"/>
      <w:bookmarkStart w:id="5533" w:name="_Toc192335760"/>
      <w:bookmarkStart w:id="5534" w:name="_Toc192406275"/>
      <w:bookmarkStart w:id="5535" w:name="_Toc192408680"/>
      <w:bookmarkStart w:id="5536" w:name="_Toc192409125"/>
      <w:bookmarkStart w:id="5537" w:name="_Toc192496586"/>
      <w:bookmarkStart w:id="5538" w:name="_Toc192502791"/>
      <w:bookmarkStart w:id="5539" w:name="_Toc192509680"/>
      <w:bookmarkStart w:id="5540" w:name="_Toc192510395"/>
      <w:bookmarkStart w:id="5541" w:name="_Toc192516285"/>
      <w:bookmarkStart w:id="5542" w:name="_Toc192579388"/>
      <w:bookmarkStart w:id="5543" w:name="_Toc192581330"/>
      <w:bookmarkStart w:id="5544" w:name="_Toc192581771"/>
      <w:bookmarkStart w:id="5545" w:name="_Toc192762961"/>
      <w:bookmarkStart w:id="5546" w:name="_Toc192765535"/>
      <w:bookmarkStart w:id="5547" w:name="_Toc192766139"/>
      <w:bookmarkStart w:id="5548" w:name="_Toc192782691"/>
      <w:bookmarkStart w:id="5549" w:name="_Toc192783299"/>
      <w:bookmarkStart w:id="5550" w:name="_Toc192851218"/>
      <w:bookmarkStart w:id="5551" w:name="_Toc192929705"/>
      <w:bookmarkStart w:id="5552" w:name="_Toc192935393"/>
      <w:bookmarkStart w:id="5553" w:name="_Toc193016741"/>
      <w:bookmarkStart w:id="5554" w:name="_Toc191379916"/>
      <w:bookmarkStart w:id="5555" w:name="_Toc191479795"/>
      <w:bookmarkStart w:id="5556" w:name="_Toc191550759"/>
      <w:bookmarkStart w:id="5557" w:name="_Toc191554084"/>
      <w:bookmarkStart w:id="5558" w:name="_Toc191554537"/>
      <w:bookmarkStart w:id="5559" w:name="_Toc191557011"/>
      <w:bookmarkStart w:id="5560" w:name="_Toc192069593"/>
      <w:bookmarkStart w:id="5561" w:name="_Toc192069913"/>
      <w:bookmarkStart w:id="5562" w:name="_Toc192070103"/>
      <w:bookmarkStart w:id="5563" w:name="_Toc192152505"/>
      <w:bookmarkStart w:id="5564" w:name="_Toc192183368"/>
      <w:bookmarkStart w:id="5565" w:name="_Toc192183620"/>
      <w:bookmarkStart w:id="5566" w:name="_Toc192335761"/>
      <w:bookmarkStart w:id="5567" w:name="_Toc192406276"/>
      <w:bookmarkStart w:id="5568" w:name="_Toc192408681"/>
      <w:bookmarkStart w:id="5569" w:name="_Toc192409126"/>
      <w:bookmarkStart w:id="5570" w:name="_Toc192496587"/>
      <w:bookmarkStart w:id="5571" w:name="_Toc192502792"/>
      <w:bookmarkStart w:id="5572" w:name="_Toc192509681"/>
      <w:bookmarkStart w:id="5573" w:name="_Toc192510396"/>
      <w:bookmarkStart w:id="5574" w:name="_Toc192516286"/>
      <w:bookmarkStart w:id="5575" w:name="_Toc192579389"/>
      <w:bookmarkStart w:id="5576" w:name="_Toc192581331"/>
      <w:bookmarkStart w:id="5577" w:name="_Toc192581772"/>
      <w:bookmarkStart w:id="5578" w:name="_Toc192762962"/>
      <w:bookmarkStart w:id="5579" w:name="_Toc192765536"/>
      <w:bookmarkStart w:id="5580" w:name="_Toc192766140"/>
      <w:bookmarkStart w:id="5581" w:name="_Toc192782692"/>
      <w:bookmarkStart w:id="5582" w:name="_Toc192783300"/>
      <w:bookmarkStart w:id="5583" w:name="_Toc192851219"/>
      <w:bookmarkStart w:id="5584" w:name="_Toc192929706"/>
      <w:bookmarkStart w:id="5585" w:name="_Toc192935394"/>
      <w:bookmarkStart w:id="5586" w:name="_Toc193016742"/>
      <w:bookmarkStart w:id="5587" w:name="_Toc191379917"/>
      <w:bookmarkStart w:id="5588" w:name="_Toc191479796"/>
      <w:bookmarkStart w:id="5589" w:name="_Toc191550760"/>
      <w:bookmarkStart w:id="5590" w:name="_Toc191554085"/>
      <w:bookmarkStart w:id="5591" w:name="_Toc191554538"/>
      <w:bookmarkStart w:id="5592" w:name="_Toc191557012"/>
      <w:bookmarkStart w:id="5593" w:name="_Toc192069594"/>
      <w:bookmarkStart w:id="5594" w:name="_Toc192069914"/>
      <w:bookmarkStart w:id="5595" w:name="_Toc192070104"/>
      <w:bookmarkStart w:id="5596" w:name="_Toc192152506"/>
      <w:bookmarkStart w:id="5597" w:name="_Toc192183369"/>
      <w:bookmarkStart w:id="5598" w:name="_Toc192183621"/>
      <w:bookmarkStart w:id="5599" w:name="_Toc192335762"/>
      <w:bookmarkStart w:id="5600" w:name="_Toc192406277"/>
      <w:bookmarkStart w:id="5601" w:name="_Toc192408682"/>
      <w:bookmarkStart w:id="5602" w:name="_Toc192409127"/>
      <w:bookmarkStart w:id="5603" w:name="_Toc192496588"/>
      <w:bookmarkStart w:id="5604" w:name="_Toc192502793"/>
      <w:bookmarkStart w:id="5605" w:name="_Toc192509682"/>
      <w:bookmarkStart w:id="5606" w:name="_Toc192510397"/>
      <w:bookmarkStart w:id="5607" w:name="_Toc192516287"/>
      <w:bookmarkStart w:id="5608" w:name="_Toc192579390"/>
      <w:bookmarkStart w:id="5609" w:name="_Toc192581332"/>
      <w:bookmarkStart w:id="5610" w:name="_Toc192581773"/>
      <w:bookmarkStart w:id="5611" w:name="_Toc192762963"/>
      <w:bookmarkStart w:id="5612" w:name="_Toc192765537"/>
      <w:bookmarkStart w:id="5613" w:name="_Toc192766141"/>
      <w:bookmarkStart w:id="5614" w:name="_Toc192782693"/>
      <w:bookmarkStart w:id="5615" w:name="_Toc192783301"/>
      <w:bookmarkStart w:id="5616" w:name="_Toc192851220"/>
      <w:bookmarkStart w:id="5617" w:name="_Toc192929707"/>
      <w:bookmarkStart w:id="5618" w:name="_Toc192935395"/>
      <w:bookmarkStart w:id="5619" w:name="_Toc193016743"/>
      <w:bookmarkStart w:id="5620" w:name="_Toc191379918"/>
      <w:bookmarkStart w:id="5621" w:name="_Toc191479797"/>
      <w:bookmarkStart w:id="5622" w:name="_Toc191550761"/>
      <w:bookmarkStart w:id="5623" w:name="_Toc191554086"/>
      <w:bookmarkStart w:id="5624" w:name="_Toc191554539"/>
      <w:bookmarkStart w:id="5625" w:name="_Toc191557013"/>
      <w:bookmarkStart w:id="5626" w:name="_Toc192069595"/>
      <w:bookmarkStart w:id="5627" w:name="_Toc192069915"/>
      <w:bookmarkStart w:id="5628" w:name="_Toc192070105"/>
      <w:bookmarkStart w:id="5629" w:name="_Toc192152507"/>
      <w:bookmarkStart w:id="5630" w:name="_Toc192183370"/>
      <w:bookmarkStart w:id="5631" w:name="_Toc192183622"/>
      <w:bookmarkStart w:id="5632" w:name="_Toc192335763"/>
      <w:bookmarkStart w:id="5633" w:name="_Toc192406278"/>
      <w:bookmarkStart w:id="5634" w:name="_Toc192408683"/>
      <w:bookmarkStart w:id="5635" w:name="_Toc192409128"/>
      <w:bookmarkStart w:id="5636" w:name="_Toc192496589"/>
      <w:bookmarkStart w:id="5637" w:name="_Toc192502794"/>
      <w:bookmarkStart w:id="5638" w:name="_Toc192509683"/>
      <w:bookmarkStart w:id="5639" w:name="_Toc192510398"/>
      <w:bookmarkStart w:id="5640" w:name="_Toc192516288"/>
      <w:bookmarkStart w:id="5641" w:name="_Toc192579391"/>
      <w:bookmarkStart w:id="5642" w:name="_Toc192581333"/>
      <w:bookmarkStart w:id="5643" w:name="_Toc192581774"/>
      <w:bookmarkStart w:id="5644" w:name="_Toc192762964"/>
      <w:bookmarkStart w:id="5645" w:name="_Toc192765538"/>
      <w:bookmarkStart w:id="5646" w:name="_Toc192766142"/>
      <w:bookmarkStart w:id="5647" w:name="_Toc192782694"/>
      <w:bookmarkStart w:id="5648" w:name="_Toc192783302"/>
      <w:bookmarkStart w:id="5649" w:name="_Toc192851221"/>
      <w:bookmarkStart w:id="5650" w:name="_Toc192929708"/>
      <w:bookmarkStart w:id="5651" w:name="_Toc192935396"/>
      <w:bookmarkStart w:id="5652" w:name="_Toc193016744"/>
      <w:bookmarkStart w:id="5653" w:name="_Toc200492647"/>
      <w:bookmarkStart w:id="5654" w:name="_Toc202536261"/>
      <w:bookmarkStart w:id="5655" w:name="_Toc202536947"/>
      <w:bookmarkStart w:id="5656" w:name="_Toc212194906"/>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r w:rsidRPr="007C5752">
        <w:t>General Organization</w:t>
      </w:r>
      <w:bookmarkEnd w:id="5653"/>
      <w:bookmarkEnd w:id="5654"/>
      <w:bookmarkEnd w:id="5655"/>
      <w:bookmarkEnd w:id="5656"/>
    </w:p>
    <w:p w14:paraId="202AC4BC" w14:textId="77777777" w:rsidR="001D3C59" w:rsidRPr="007C5752" w:rsidRDefault="001D3C59" w:rsidP="00575005">
      <w:pPr>
        <w:pStyle w:val="0AClause"/>
        <w:rPr>
          <w:lang w:val="en-GB"/>
        </w:rPr>
      </w:pPr>
      <w:r w:rsidRPr="007C5752">
        <w:rPr>
          <w:lang w:val="en-GB"/>
        </w:rPr>
        <w:t>In accordance with article 20.1 of Addendum I, the Contractor shall assign a member of its staff to be responsible for the follow-up of the Contract (further referred to as “Project Manager”).  The Project Manager shall be responsible for planning, organizing, monitoring, and controlling, and directing the performance of the Contract, to ensure that the Contract is accomplished on time, within budget, and compliant to the requirements laid down in the Contract.</w:t>
      </w:r>
    </w:p>
    <w:p w14:paraId="23CA31C0" w14:textId="77777777" w:rsidR="001D3C59" w:rsidRPr="007C5752" w:rsidRDefault="001D3C59" w:rsidP="00575005">
      <w:pPr>
        <w:pStyle w:val="0AClause"/>
        <w:rPr>
          <w:lang w:val="en-GB"/>
        </w:rPr>
      </w:pPr>
      <w:r w:rsidRPr="007C5752">
        <w:rPr>
          <w:lang w:val="en-GB"/>
        </w:rPr>
        <w:t>The Contractor shall notify SCK CEN in writing in case a different Project Manager is appointed.  Replacement of the Project Manager is subject to prior written approval by SCK CEN.  In case of replacement, the substitute shall always have a level of education, skills, and experience equivalent to or better than the original resource proposed for this role.</w:t>
      </w:r>
    </w:p>
    <w:p w14:paraId="1EE347E0" w14:textId="77777777" w:rsidR="001D3C59" w:rsidRPr="007C5752" w:rsidRDefault="001D3C59" w:rsidP="00575005">
      <w:pPr>
        <w:pStyle w:val="0AClause"/>
        <w:rPr>
          <w:lang w:val="en-GB"/>
        </w:rPr>
      </w:pPr>
      <w:r w:rsidRPr="007C5752">
        <w:rPr>
          <w:lang w:val="en-GB"/>
        </w:rPr>
        <w:t>At the conclusion of the Contract, SCK CEN shall designate the Leading Officer for the Contract and inform the Contractor.  The Contractor shall be notified of any change in writing.</w:t>
      </w:r>
    </w:p>
    <w:p w14:paraId="10492DE6" w14:textId="77777777" w:rsidR="001D3C59" w:rsidRPr="007C5752" w:rsidRDefault="001D3C59" w:rsidP="00575005">
      <w:pPr>
        <w:pStyle w:val="0AClause"/>
        <w:rPr>
          <w:lang w:val="en-GB"/>
        </w:rPr>
      </w:pPr>
      <w:r w:rsidRPr="007C5752">
        <w:rPr>
          <w:lang w:val="en-GB"/>
        </w:rPr>
        <w:t>Regarding the practical follow-up of the Contract, SCK CEN reserves the right to have itself represented by a third party of its choice, acting on its behalf (further referred to as “Representative(s)”).</w:t>
      </w:r>
    </w:p>
    <w:p w14:paraId="62729C01" w14:textId="77777777" w:rsidR="001D3C59" w:rsidRPr="007C5752" w:rsidRDefault="001D3C59" w:rsidP="00575005">
      <w:pPr>
        <w:pStyle w:val="0AClause"/>
        <w:rPr>
          <w:lang w:val="en-GB"/>
        </w:rPr>
      </w:pPr>
      <w:r w:rsidRPr="007C5752">
        <w:rPr>
          <w:lang w:val="en-GB"/>
        </w:rPr>
        <w:t>In this respect, SCK CEN grants to the Representative(s) the same rights as SCK CEN have accrued under the present Contract and the Contractor shall give effect thereto.  The Contractor shall grant the Representatives the same access rights (physical access, document access, ...) as have been contractually instated for SCK CEN.</w:t>
      </w:r>
    </w:p>
    <w:p w14:paraId="61D7CF31" w14:textId="77777777" w:rsidR="001D3C59" w:rsidRPr="007C5752" w:rsidRDefault="001D3C59" w:rsidP="00575005">
      <w:pPr>
        <w:pStyle w:val="0AClause"/>
        <w:rPr>
          <w:lang w:val="en-GB"/>
        </w:rPr>
      </w:pPr>
      <w:r w:rsidRPr="007C5752">
        <w:rPr>
          <w:lang w:val="en-GB"/>
        </w:rPr>
        <w:t>Notwithstanding the foregoing, SCK CEN will remain the sole principal to the Contract and therefore:</w:t>
      </w:r>
    </w:p>
    <w:p w14:paraId="2F347C2B" w14:textId="77777777" w:rsidR="001D3C59" w:rsidRPr="007C5752" w:rsidRDefault="001D3C59">
      <w:pPr>
        <w:pStyle w:val="0AClause"/>
        <w:numPr>
          <w:ilvl w:val="1"/>
          <w:numId w:val="59"/>
        </w:numPr>
        <w:rPr>
          <w:lang w:val="en-GB"/>
        </w:rPr>
      </w:pPr>
      <w:r w:rsidRPr="007C5752">
        <w:rPr>
          <w:lang w:val="en-GB"/>
        </w:rPr>
        <w:t>any approval/acceptance/equivalent step which has been contractually set, shall only be approved, respectively accepted, if and to the extent that SCK CEN has confirmed its approval, respectively acceptance, of such step in writing.</w:t>
      </w:r>
    </w:p>
    <w:p w14:paraId="0B8C50A5" w14:textId="77777777" w:rsidR="001D3C59" w:rsidRPr="007C5752" w:rsidRDefault="001D3C59">
      <w:pPr>
        <w:pStyle w:val="0AClause"/>
        <w:numPr>
          <w:ilvl w:val="1"/>
          <w:numId w:val="60"/>
        </w:numPr>
        <w:rPr>
          <w:lang w:val="en-GB"/>
        </w:rPr>
      </w:pPr>
      <w:r w:rsidRPr="007C5752">
        <w:rPr>
          <w:lang w:val="en-GB"/>
        </w:rPr>
        <w:t>any decision to deviate from the terms and conditions as have been contractually agreed upon, may only be implemented after having obtained approval thereto from SCK CEN in writing.</w:t>
      </w:r>
    </w:p>
    <w:p w14:paraId="20FE874F" w14:textId="77777777" w:rsidR="001D3C59" w:rsidRPr="007C5752" w:rsidRDefault="001D3C59" w:rsidP="001D3C59">
      <w:pPr>
        <w:pStyle w:val="Heading2numbered"/>
      </w:pPr>
      <w:bookmarkStart w:id="5657" w:name="_Toc200492648"/>
      <w:bookmarkStart w:id="5658" w:name="_Toc202536262"/>
      <w:bookmarkStart w:id="5659" w:name="_Toc202536948"/>
      <w:bookmarkStart w:id="5660" w:name="_Toc212194907"/>
      <w:r w:rsidRPr="007C5752">
        <w:t>Communication</w:t>
      </w:r>
      <w:bookmarkEnd w:id="5657"/>
      <w:bookmarkEnd w:id="5658"/>
      <w:bookmarkEnd w:id="5659"/>
      <w:bookmarkEnd w:id="5660"/>
    </w:p>
    <w:p w14:paraId="5F99B278" w14:textId="77777777" w:rsidR="001D3C59" w:rsidRPr="007C5752" w:rsidRDefault="001D3C59" w:rsidP="00575005">
      <w:pPr>
        <w:pStyle w:val="0AClause"/>
        <w:rPr>
          <w:lang w:val="en-GB"/>
        </w:rPr>
      </w:pPr>
      <w:r w:rsidRPr="007C5752">
        <w:rPr>
          <w:lang w:val="en-GB"/>
        </w:rPr>
        <w:t>All communication, including - but not limited to - tender documents, offers, technical documentation, any correspondence, and all meetings, related to the Contract, shall be in English.</w:t>
      </w:r>
    </w:p>
    <w:p w14:paraId="26609E74" w14:textId="77777777" w:rsidR="001D3C59" w:rsidRPr="007C5752" w:rsidRDefault="001D3C59" w:rsidP="00575005">
      <w:pPr>
        <w:pStyle w:val="0AClause"/>
        <w:rPr>
          <w:lang w:val="en-GB"/>
        </w:rPr>
      </w:pPr>
      <w:r w:rsidRPr="007C5752">
        <w:rPr>
          <w:lang w:val="en-GB"/>
        </w:rPr>
        <w:t>Any information that a Party considers significant enough to bring to the attention of the other Party, shall be deemed correctly communicated if exchanged in writing (e-mail suffices) between the two persons in charge of the general organization of the Contract.</w:t>
      </w:r>
    </w:p>
    <w:p w14:paraId="63ABA174" w14:textId="77777777" w:rsidR="001D3C59" w:rsidRPr="007C5752" w:rsidRDefault="001D3C59" w:rsidP="00575005">
      <w:pPr>
        <w:pStyle w:val="0AClause"/>
        <w:rPr>
          <w:lang w:val="en-GB"/>
        </w:rPr>
      </w:pPr>
      <w:r w:rsidRPr="007C5752">
        <w:rPr>
          <w:lang w:val="en-GB"/>
        </w:rPr>
        <w:t>Any contract-related request – of technical or any other nature – directed by SCK CEN to the Contractor shall be adequately responded to within five Business Days.  If such request cannot be answered within this lead time, e.g. due to a technical question requiring additional time to be answered, the Contractor shall at least communicate (within this lead time) when SCK CEN will receive the answer.</w:t>
      </w:r>
    </w:p>
    <w:p w14:paraId="4A5DCCC3" w14:textId="77777777" w:rsidR="001D3C59" w:rsidRPr="007C5752" w:rsidRDefault="001D3C59" w:rsidP="00575005">
      <w:pPr>
        <w:pStyle w:val="0AClause"/>
        <w:rPr>
          <w:lang w:val="en-GB"/>
        </w:rPr>
      </w:pPr>
      <w:r w:rsidRPr="007C5752">
        <w:rPr>
          <w:lang w:val="en-GB"/>
        </w:rPr>
        <w:t>If the Contractor anticipates any delays or difficulties in meeting the schedule, planned deliveries or any other milestone within its offer, they must promptly notify SCK CEN.</w:t>
      </w:r>
    </w:p>
    <w:p w14:paraId="0DDE4C16" w14:textId="77777777" w:rsidR="001D3C59" w:rsidRPr="007C5752" w:rsidRDefault="001D3C59" w:rsidP="001D3C59">
      <w:pPr>
        <w:pStyle w:val="Heading2numbered"/>
      </w:pPr>
      <w:bookmarkStart w:id="5661" w:name="_Toc200492649"/>
      <w:bookmarkStart w:id="5662" w:name="_Toc202536263"/>
      <w:bookmarkStart w:id="5663" w:name="_Toc202536949"/>
      <w:bookmarkStart w:id="5664" w:name="_Toc212194908"/>
      <w:r w:rsidRPr="007C5752">
        <w:t>Contract Management</w:t>
      </w:r>
      <w:bookmarkEnd w:id="5661"/>
      <w:bookmarkEnd w:id="5662"/>
      <w:bookmarkEnd w:id="5663"/>
      <w:bookmarkEnd w:id="5664"/>
    </w:p>
    <w:p w14:paraId="2419A609" w14:textId="77777777" w:rsidR="001D3C59" w:rsidRPr="007C5752" w:rsidRDefault="001D3C59" w:rsidP="001D3C59">
      <w:pPr>
        <w:pStyle w:val="Heading3numbered"/>
      </w:pPr>
      <w:bookmarkStart w:id="5665" w:name="_Toc200492650"/>
      <w:bookmarkStart w:id="5666" w:name="_Toc202536264"/>
      <w:bookmarkStart w:id="5667" w:name="_Toc202536950"/>
      <w:bookmarkStart w:id="5668" w:name="_Toc212194909"/>
      <w:r w:rsidRPr="007C5752">
        <w:t>Progress Dashboard</w:t>
      </w:r>
      <w:bookmarkEnd w:id="5665"/>
      <w:bookmarkEnd w:id="5666"/>
      <w:bookmarkEnd w:id="5667"/>
      <w:bookmarkEnd w:id="5668"/>
    </w:p>
    <w:p w14:paraId="07036A09" w14:textId="2AF4B335" w:rsidR="001D3C59" w:rsidRPr="007C5752" w:rsidRDefault="001D3C59" w:rsidP="00575005">
      <w:pPr>
        <w:pStyle w:val="0AClause"/>
        <w:rPr>
          <w:lang w:val="en-GB"/>
        </w:rPr>
      </w:pPr>
      <w:r w:rsidRPr="007C5752">
        <w:rPr>
          <w:lang w:val="en-GB"/>
        </w:rPr>
        <w:t xml:space="preserve">The Contractor shall implement a digital dashboard giving SCK CEN a snapshot up-to-date information on the status and progress of the Contract.  The information shall be continuously (at least monthly) updated with the latest information.  The Contractor shall produce and submit monthly progress reports to SCK CEN at least three Business Days prior to the monthly progress meeting.  If comments or revisions arise during the </w:t>
      </w:r>
      <w:r w:rsidRPr="007C5752">
        <w:rPr>
          <w:lang w:val="en-GB"/>
        </w:rPr>
        <w:lastRenderedPageBreak/>
        <w:t>progress meeting, the Contractor shall issue an updated version five business days after the meeting.  To this end, SCK CEN shall provide access for the Contractor to SCK CEN’s designated document management system.</w:t>
      </w:r>
    </w:p>
    <w:p w14:paraId="290788AE" w14:textId="77777777" w:rsidR="001D3C59" w:rsidRPr="007C5752" w:rsidRDefault="001D3C59" w:rsidP="00575005">
      <w:pPr>
        <w:pStyle w:val="0AClause"/>
        <w:rPr>
          <w:lang w:val="en-GB"/>
        </w:rPr>
      </w:pPr>
      <w:r w:rsidRPr="007C5752">
        <w:rPr>
          <w:lang w:val="en-GB"/>
        </w:rPr>
        <w:t>After consultation with the Contractor, the key indicators to be included, the format, and the update frequency of the dashboard shall be communicated by SCK CEN to the Contractor.  Said indicators shall, as a minimum, include the following:</w:t>
      </w:r>
    </w:p>
    <w:p w14:paraId="21133189" w14:textId="77777777" w:rsidR="001D3C59" w:rsidRPr="007C5752" w:rsidRDefault="001D3C59">
      <w:pPr>
        <w:pStyle w:val="ADClause"/>
        <w:numPr>
          <w:ilvl w:val="0"/>
          <w:numId w:val="47"/>
        </w:numPr>
        <w:rPr>
          <w:sz w:val="20"/>
          <w:szCs w:val="22"/>
        </w:rPr>
      </w:pPr>
      <w:r w:rsidRPr="007C5752">
        <w:rPr>
          <w:sz w:val="20"/>
          <w:szCs w:val="22"/>
        </w:rPr>
        <w:t>A concise summary of the Contract progress</w:t>
      </w:r>
    </w:p>
    <w:p w14:paraId="786022B1" w14:textId="77777777" w:rsidR="001D3C59" w:rsidRPr="007C5752" w:rsidRDefault="001D3C59">
      <w:pPr>
        <w:pStyle w:val="ADClause"/>
        <w:numPr>
          <w:ilvl w:val="0"/>
          <w:numId w:val="47"/>
        </w:numPr>
        <w:rPr>
          <w:sz w:val="20"/>
          <w:szCs w:val="22"/>
        </w:rPr>
      </w:pPr>
      <w:r w:rsidRPr="007C5752">
        <w:rPr>
          <w:sz w:val="20"/>
          <w:szCs w:val="22"/>
        </w:rPr>
        <w:t>Updated open-action-register.</w:t>
      </w:r>
    </w:p>
    <w:p w14:paraId="1B1FDCE9" w14:textId="77777777" w:rsidR="001D3C59" w:rsidRPr="007C5752" w:rsidRDefault="001D3C59">
      <w:pPr>
        <w:pStyle w:val="ADClause"/>
        <w:numPr>
          <w:ilvl w:val="0"/>
          <w:numId w:val="47"/>
        </w:numPr>
        <w:rPr>
          <w:sz w:val="20"/>
          <w:szCs w:val="22"/>
        </w:rPr>
      </w:pPr>
      <w:r w:rsidRPr="007C5752">
        <w:rPr>
          <w:sz w:val="20"/>
          <w:szCs w:val="22"/>
        </w:rPr>
        <w:t>Work completed for the last period including encountered difficulties and improvement proposal.</w:t>
      </w:r>
    </w:p>
    <w:p w14:paraId="306A8CD2" w14:textId="77777777" w:rsidR="001D3C59" w:rsidRPr="007C5752" w:rsidRDefault="001D3C59">
      <w:pPr>
        <w:pStyle w:val="ADClause"/>
        <w:numPr>
          <w:ilvl w:val="0"/>
          <w:numId w:val="47"/>
        </w:numPr>
        <w:rPr>
          <w:sz w:val="20"/>
          <w:szCs w:val="22"/>
        </w:rPr>
      </w:pPr>
      <w:r w:rsidRPr="007C5752">
        <w:rPr>
          <w:sz w:val="20"/>
          <w:szCs w:val="22"/>
        </w:rPr>
        <w:t>Work scheduled for the next period</w:t>
      </w:r>
    </w:p>
    <w:p w14:paraId="02A91448" w14:textId="77777777" w:rsidR="001D3C59" w:rsidRPr="007C5752" w:rsidRDefault="001D3C59">
      <w:pPr>
        <w:pStyle w:val="ADClause"/>
        <w:numPr>
          <w:ilvl w:val="0"/>
          <w:numId w:val="47"/>
        </w:numPr>
        <w:rPr>
          <w:sz w:val="20"/>
          <w:szCs w:val="22"/>
        </w:rPr>
      </w:pPr>
      <w:r w:rsidRPr="007C5752">
        <w:rPr>
          <w:sz w:val="20"/>
          <w:szCs w:val="22"/>
        </w:rPr>
        <w:t>Monitoring of the schedule (delays, impact on milestones, ...), containing:</w:t>
      </w:r>
    </w:p>
    <w:p w14:paraId="2B7BC647" w14:textId="77777777" w:rsidR="001D3C59" w:rsidRPr="007C5752" w:rsidRDefault="001D3C59">
      <w:pPr>
        <w:pStyle w:val="ADClause"/>
        <w:numPr>
          <w:ilvl w:val="1"/>
          <w:numId w:val="47"/>
        </w:numPr>
        <w:rPr>
          <w:sz w:val="20"/>
          <w:szCs w:val="22"/>
        </w:rPr>
      </w:pPr>
      <w:r w:rsidRPr="007C5752">
        <w:rPr>
          <w:sz w:val="20"/>
          <w:szCs w:val="22"/>
        </w:rPr>
        <w:t>An updated schedule of the project.</w:t>
      </w:r>
    </w:p>
    <w:p w14:paraId="46726D82" w14:textId="77777777" w:rsidR="001D3C59" w:rsidRPr="007C5752" w:rsidRDefault="001D3C59">
      <w:pPr>
        <w:pStyle w:val="ADClause"/>
        <w:numPr>
          <w:ilvl w:val="1"/>
          <w:numId w:val="47"/>
        </w:numPr>
        <w:rPr>
          <w:sz w:val="20"/>
          <w:szCs w:val="22"/>
        </w:rPr>
      </w:pPr>
      <w:r w:rsidRPr="007C5752">
        <w:rPr>
          <w:sz w:val="20"/>
          <w:szCs w:val="22"/>
        </w:rPr>
        <w:t>A physical progress curve based on significant milestones to show the global physical progression on the project.</w:t>
      </w:r>
    </w:p>
    <w:p w14:paraId="2EDFEB4B" w14:textId="77777777" w:rsidR="001D3C59" w:rsidRPr="007C5752" w:rsidRDefault="001D3C59">
      <w:pPr>
        <w:pStyle w:val="ADClause"/>
        <w:numPr>
          <w:ilvl w:val="0"/>
          <w:numId w:val="47"/>
        </w:numPr>
        <w:rPr>
          <w:sz w:val="20"/>
          <w:szCs w:val="22"/>
        </w:rPr>
      </w:pPr>
      <w:r w:rsidRPr="007C5752">
        <w:rPr>
          <w:sz w:val="20"/>
          <w:szCs w:val="22"/>
        </w:rPr>
        <w:t>Updated issue register, and any other points-of-attention identified during the performance of the Contract</w:t>
      </w:r>
    </w:p>
    <w:p w14:paraId="5F5278A2" w14:textId="77777777" w:rsidR="001D3C59" w:rsidRPr="007C5752" w:rsidRDefault="001D3C59">
      <w:pPr>
        <w:pStyle w:val="ADClause"/>
        <w:numPr>
          <w:ilvl w:val="0"/>
          <w:numId w:val="47"/>
        </w:numPr>
        <w:rPr>
          <w:sz w:val="20"/>
          <w:szCs w:val="22"/>
        </w:rPr>
      </w:pPr>
      <w:r w:rsidRPr="007C5752">
        <w:rPr>
          <w:sz w:val="20"/>
          <w:szCs w:val="22"/>
        </w:rPr>
        <w:t>Updated Change register</w:t>
      </w:r>
    </w:p>
    <w:p w14:paraId="79EAB744" w14:textId="77777777" w:rsidR="001D3C59" w:rsidRPr="007C5752" w:rsidRDefault="001D3C59">
      <w:pPr>
        <w:pStyle w:val="ADClause"/>
        <w:numPr>
          <w:ilvl w:val="0"/>
          <w:numId w:val="47"/>
        </w:numPr>
        <w:rPr>
          <w:sz w:val="20"/>
          <w:szCs w:val="22"/>
        </w:rPr>
      </w:pPr>
      <w:r w:rsidRPr="007C5752">
        <w:rPr>
          <w:sz w:val="20"/>
          <w:szCs w:val="22"/>
        </w:rPr>
        <w:t>Updated non-conformity register</w:t>
      </w:r>
    </w:p>
    <w:p w14:paraId="3C85926E" w14:textId="77777777" w:rsidR="001D3C59" w:rsidRPr="007C5752" w:rsidRDefault="001D3C59">
      <w:pPr>
        <w:pStyle w:val="ADClause"/>
        <w:numPr>
          <w:ilvl w:val="0"/>
          <w:numId w:val="47"/>
        </w:numPr>
        <w:rPr>
          <w:sz w:val="20"/>
          <w:szCs w:val="22"/>
        </w:rPr>
      </w:pPr>
      <w:r w:rsidRPr="007C5752">
        <w:rPr>
          <w:sz w:val="20"/>
          <w:szCs w:val="22"/>
        </w:rPr>
        <w:t>Updated Risk register</w:t>
      </w:r>
    </w:p>
    <w:p w14:paraId="6B4F60FF" w14:textId="77777777" w:rsidR="001D3C59" w:rsidRPr="007C5752" w:rsidRDefault="001D3C59" w:rsidP="001A6BE4">
      <w:pPr>
        <w:pStyle w:val="SysReq3"/>
        <w:rPr>
          <w:lang w:val="en-GB"/>
        </w:rPr>
      </w:pPr>
      <w:r w:rsidRPr="007C5752">
        <w:rPr>
          <w:lang w:val="en-GB"/>
        </w:rPr>
        <w:t>In the offer, the Applicant shall include a concise description of the dashboard as well as the underlying management processes.  This description must include sufficient detail to demonstrate compliance with the requirements.</w:t>
      </w:r>
    </w:p>
    <w:p w14:paraId="5F490B13" w14:textId="77777777" w:rsidR="001D3C59" w:rsidRPr="007C5752" w:rsidRDefault="001D3C59" w:rsidP="001D3C59">
      <w:pPr>
        <w:pStyle w:val="Heading3numbered"/>
      </w:pPr>
      <w:bookmarkStart w:id="5669" w:name="_Toc200492651"/>
      <w:bookmarkStart w:id="5670" w:name="_Toc202536265"/>
      <w:bookmarkStart w:id="5671" w:name="_Toc202536951"/>
      <w:bookmarkStart w:id="5672" w:name="_Toc212194910"/>
      <w:r w:rsidRPr="007C5752">
        <w:t>Meetings</w:t>
      </w:r>
      <w:bookmarkEnd w:id="5669"/>
      <w:bookmarkEnd w:id="5670"/>
      <w:bookmarkEnd w:id="5671"/>
      <w:bookmarkEnd w:id="5672"/>
    </w:p>
    <w:p w14:paraId="103ABC3C" w14:textId="77777777" w:rsidR="001D3C59" w:rsidRPr="007C5752" w:rsidRDefault="001D3C59" w:rsidP="00575005">
      <w:pPr>
        <w:pStyle w:val="0AClause"/>
        <w:rPr>
          <w:lang w:val="en-GB"/>
        </w:rPr>
      </w:pPr>
      <w:r w:rsidRPr="007C5752">
        <w:rPr>
          <w:lang w:val="en-GB"/>
        </w:rPr>
        <w:t>Meetings will take place at either of below locations:</w:t>
      </w:r>
    </w:p>
    <w:p w14:paraId="38540597" w14:textId="77777777" w:rsidR="001D3C59" w:rsidRPr="007C5752" w:rsidRDefault="001D3C59">
      <w:pPr>
        <w:pStyle w:val="ADClause"/>
        <w:numPr>
          <w:ilvl w:val="0"/>
          <w:numId w:val="47"/>
        </w:numPr>
        <w:rPr>
          <w:sz w:val="20"/>
          <w:szCs w:val="22"/>
        </w:rPr>
      </w:pPr>
      <w:r w:rsidRPr="007C5752">
        <w:rPr>
          <w:sz w:val="20"/>
          <w:szCs w:val="22"/>
        </w:rPr>
        <w:t>The Contractor’s premises.</w:t>
      </w:r>
    </w:p>
    <w:p w14:paraId="0A6749C0" w14:textId="77777777" w:rsidR="001D3C59" w:rsidRPr="007C5752" w:rsidRDefault="001D3C59">
      <w:pPr>
        <w:pStyle w:val="ADClause"/>
        <w:numPr>
          <w:ilvl w:val="0"/>
          <w:numId w:val="47"/>
        </w:numPr>
        <w:rPr>
          <w:sz w:val="20"/>
          <w:szCs w:val="22"/>
        </w:rPr>
      </w:pPr>
      <w:r w:rsidRPr="007C5752">
        <w:rPr>
          <w:sz w:val="20"/>
          <w:szCs w:val="22"/>
        </w:rPr>
        <w:t>SCK CEN: Boeretang 200, 2400 Mol, Belgium or Avenue Hermann-Debroux 40, 1160 Brussels, Belgium.</w:t>
      </w:r>
    </w:p>
    <w:p w14:paraId="378500B3" w14:textId="29266D07" w:rsidR="001D3C59" w:rsidRPr="007C5752" w:rsidRDefault="001D3C59">
      <w:pPr>
        <w:pStyle w:val="ADClause"/>
        <w:numPr>
          <w:ilvl w:val="0"/>
          <w:numId w:val="47"/>
        </w:numPr>
        <w:rPr>
          <w:sz w:val="20"/>
          <w:szCs w:val="22"/>
        </w:rPr>
      </w:pPr>
      <w:r w:rsidRPr="007C5752">
        <w:rPr>
          <w:sz w:val="20"/>
          <w:szCs w:val="22"/>
        </w:rPr>
        <w:t xml:space="preserve">Any other location mutually agreed upon by the Contractor and SCK CEN, such as the premises of the deliverable’s component </w:t>
      </w:r>
      <w:r w:rsidR="005F7548" w:rsidRPr="007C5752">
        <w:rPr>
          <w:sz w:val="20"/>
          <w:szCs w:val="22"/>
        </w:rPr>
        <w:t>Contractor</w:t>
      </w:r>
      <w:r w:rsidRPr="007C5752">
        <w:rPr>
          <w:sz w:val="20"/>
          <w:szCs w:val="22"/>
        </w:rPr>
        <w:t>s.</w:t>
      </w:r>
    </w:p>
    <w:p w14:paraId="0478A47A" w14:textId="77777777" w:rsidR="001D3C59" w:rsidRPr="007C5752" w:rsidRDefault="001D3C59">
      <w:pPr>
        <w:pStyle w:val="ADClause"/>
        <w:numPr>
          <w:ilvl w:val="0"/>
          <w:numId w:val="47"/>
        </w:numPr>
        <w:rPr>
          <w:sz w:val="20"/>
          <w:szCs w:val="22"/>
        </w:rPr>
      </w:pPr>
      <w:r w:rsidRPr="007C5752">
        <w:rPr>
          <w:sz w:val="20"/>
          <w:szCs w:val="22"/>
        </w:rPr>
        <w:t>In audio or video conferencing.</w:t>
      </w:r>
    </w:p>
    <w:p w14:paraId="234AA0CF" w14:textId="77777777" w:rsidR="001D3C59" w:rsidRPr="007C5752" w:rsidRDefault="001D3C59" w:rsidP="00575005">
      <w:pPr>
        <w:pStyle w:val="0AClause"/>
        <w:ind w:left="360"/>
        <w:rPr>
          <w:lang w:val="en-GB"/>
        </w:rPr>
      </w:pPr>
      <w:r w:rsidRPr="007C5752">
        <w:rPr>
          <w:lang w:val="en-GB"/>
        </w:rPr>
        <w:t>The Contractor shall ensure that all relevant information for these meeting is made available to SCK CEN at least three Business Days in advance including, but not limited to, meeting agenda, reports, and presentations.</w:t>
      </w:r>
      <w:r w:rsidRPr="007C5752" w:rsidDel="008D5BC5">
        <w:rPr>
          <w:lang w:val="en-GB"/>
        </w:rPr>
        <w:t xml:space="preserve">  </w:t>
      </w:r>
      <w:r w:rsidRPr="007C5752">
        <w:rPr>
          <w:lang w:val="en-GB"/>
        </w:rPr>
        <w:t>The Contractor shall draft the minutes of these meetings and submit them to SCK CEN for review and approval within 5 Business Days following the meeting.</w:t>
      </w:r>
    </w:p>
    <w:p w14:paraId="0107D96E" w14:textId="77777777" w:rsidR="001D3C59" w:rsidRPr="007C5752" w:rsidRDefault="001D3C59" w:rsidP="001D3C59">
      <w:pPr>
        <w:rPr>
          <w:rFonts w:ascii="Aptos" w:hAnsi="Aptos"/>
          <w:sz w:val="18"/>
        </w:rPr>
      </w:pPr>
      <w:r w:rsidRPr="007C5752">
        <w:rPr>
          <w:rFonts w:ascii="Aptos" w:hAnsi="Aptos"/>
          <w:sz w:val="18"/>
        </w:rPr>
        <w:t>Travel expenses are paid by the party who travels.</w:t>
      </w:r>
    </w:p>
    <w:p w14:paraId="252CF53A" w14:textId="77777777" w:rsidR="001D3C59" w:rsidRPr="007C5752" w:rsidRDefault="001D3C59" w:rsidP="008F4646">
      <w:pPr>
        <w:pStyle w:val="Heading4numbered"/>
        <w:rPr>
          <w:lang w:val="en-GB"/>
        </w:rPr>
      </w:pPr>
      <w:bookmarkStart w:id="5673" w:name="_Ref192687556"/>
      <w:bookmarkStart w:id="5674" w:name="_Toc200492652"/>
      <w:bookmarkStart w:id="5675" w:name="_Toc202536266"/>
      <w:r w:rsidRPr="007C5752">
        <w:rPr>
          <w:lang w:val="en-GB"/>
        </w:rPr>
        <w:t>Progress Meetings</w:t>
      </w:r>
      <w:bookmarkEnd w:id="5673"/>
      <w:bookmarkEnd w:id="5674"/>
      <w:bookmarkEnd w:id="5675"/>
    </w:p>
    <w:p w14:paraId="48C8889D" w14:textId="77777777" w:rsidR="001D3C59" w:rsidRPr="007C5752" w:rsidRDefault="001D3C59" w:rsidP="00575005">
      <w:pPr>
        <w:pStyle w:val="0AClause"/>
        <w:rPr>
          <w:rFonts w:eastAsia="Times New Roman"/>
          <w:color w:val="562873" w:themeColor="accent1"/>
          <w:shd w:val="clear" w:color="auto" w:fill="FFFFFF"/>
          <w:lang w:val="en-GB"/>
        </w:rPr>
      </w:pPr>
      <w:r w:rsidRPr="007C5752">
        <w:rPr>
          <w:lang w:val="en-GB"/>
        </w:rPr>
        <w:t>The Contractor shall organize Progress meetings between the Contractor and SCK CEN at least monthly.</w:t>
      </w:r>
    </w:p>
    <w:p w14:paraId="502DCC82" w14:textId="77777777" w:rsidR="001D3C59" w:rsidRPr="007C5752" w:rsidRDefault="001D3C59" w:rsidP="008F4646">
      <w:pPr>
        <w:pStyle w:val="Heading4numbered"/>
        <w:rPr>
          <w:lang w:val="en-GB"/>
        </w:rPr>
      </w:pPr>
      <w:bookmarkStart w:id="5676" w:name="_Toc200492653"/>
      <w:bookmarkStart w:id="5677" w:name="_Toc202536267"/>
      <w:r w:rsidRPr="007C5752">
        <w:rPr>
          <w:lang w:val="en-GB"/>
        </w:rPr>
        <w:t>Milestone Meetings</w:t>
      </w:r>
      <w:bookmarkEnd w:id="5676"/>
      <w:bookmarkEnd w:id="5677"/>
    </w:p>
    <w:p w14:paraId="080B74BE" w14:textId="77777777" w:rsidR="001D3C59" w:rsidRPr="007C5752" w:rsidRDefault="001D3C59" w:rsidP="00575005">
      <w:pPr>
        <w:pStyle w:val="0AClause"/>
        <w:rPr>
          <w:lang w:val="en-GB"/>
        </w:rPr>
      </w:pPr>
      <w:r w:rsidRPr="007C5752">
        <w:rPr>
          <w:lang w:val="en-GB"/>
        </w:rPr>
        <w:t>Milestone Meetings shall be held at least for the following milestones, organized at the initiative of the Contractor:</w:t>
      </w:r>
    </w:p>
    <w:p w14:paraId="3A8A4483" w14:textId="77777777" w:rsidR="001D3C59" w:rsidRPr="007C5752" w:rsidRDefault="001D3C59">
      <w:pPr>
        <w:pStyle w:val="ADClause"/>
        <w:numPr>
          <w:ilvl w:val="0"/>
          <w:numId w:val="47"/>
        </w:numPr>
        <w:rPr>
          <w:sz w:val="20"/>
          <w:szCs w:val="22"/>
        </w:rPr>
      </w:pPr>
      <w:r w:rsidRPr="007C5752">
        <w:rPr>
          <w:sz w:val="20"/>
          <w:szCs w:val="22"/>
        </w:rPr>
        <w:t>Kick-Off meeting (M11)</w:t>
      </w:r>
    </w:p>
    <w:p w14:paraId="657324DD" w14:textId="77777777" w:rsidR="001D3C59" w:rsidRPr="007C5752" w:rsidRDefault="001D3C59">
      <w:pPr>
        <w:pStyle w:val="ADClause"/>
        <w:numPr>
          <w:ilvl w:val="1"/>
          <w:numId w:val="47"/>
        </w:numPr>
        <w:rPr>
          <w:sz w:val="20"/>
          <w:szCs w:val="22"/>
        </w:rPr>
      </w:pPr>
      <w:r w:rsidRPr="007C5752">
        <w:rPr>
          <w:sz w:val="20"/>
          <w:szCs w:val="22"/>
        </w:rPr>
        <w:t>This meeting is a “face-to-face” meeting to be held SCK CEN.</w:t>
      </w:r>
    </w:p>
    <w:p w14:paraId="0D5A12DF" w14:textId="77777777" w:rsidR="001D3C59" w:rsidRPr="007C5752" w:rsidRDefault="001D3C59">
      <w:pPr>
        <w:pStyle w:val="ADClause"/>
        <w:numPr>
          <w:ilvl w:val="0"/>
          <w:numId w:val="47"/>
        </w:numPr>
        <w:rPr>
          <w:sz w:val="20"/>
          <w:szCs w:val="22"/>
        </w:rPr>
      </w:pPr>
      <w:r w:rsidRPr="007C5752">
        <w:rPr>
          <w:sz w:val="20"/>
          <w:szCs w:val="22"/>
        </w:rPr>
        <w:t>Conceptual Design Review meeting</w:t>
      </w:r>
    </w:p>
    <w:p w14:paraId="5392ADA8" w14:textId="77777777" w:rsidR="001D3C59" w:rsidRPr="007C5752" w:rsidRDefault="001D3C59">
      <w:pPr>
        <w:pStyle w:val="ADClause"/>
        <w:numPr>
          <w:ilvl w:val="0"/>
          <w:numId w:val="47"/>
        </w:numPr>
        <w:rPr>
          <w:sz w:val="20"/>
          <w:szCs w:val="22"/>
        </w:rPr>
      </w:pPr>
      <w:r w:rsidRPr="007C5752">
        <w:rPr>
          <w:sz w:val="20"/>
          <w:szCs w:val="22"/>
        </w:rPr>
        <w:t>Detailed Design Review meeting</w:t>
      </w:r>
    </w:p>
    <w:p w14:paraId="582A3C2C" w14:textId="77777777" w:rsidR="00682B95" w:rsidRPr="007C5752" w:rsidRDefault="001D3C59">
      <w:pPr>
        <w:pStyle w:val="ADClause"/>
        <w:numPr>
          <w:ilvl w:val="0"/>
          <w:numId w:val="47"/>
        </w:numPr>
        <w:rPr>
          <w:sz w:val="20"/>
          <w:szCs w:val="22"/>
        </w:rPr>
      </w:pPr>
      <w:r w:rsidRPr="007C5752">
        <w:rPr>
          <w:sz w:val="20"/>
          <w:szCs w:val="22"/>
        </w:rPr>
        <w:t>Installation review meeting in preparation for commissioning</w:t>
      </w:r>
    </w:p>
    <w:p w14:paraId="7F43DBA6" w14:textId="77777777" w:rsidR="00682B95" w:rsidRPr="007C5752" w:rsidRDefault="001D3C59">
      <w:pPr>
        <w:pStyle w:val="ADClause"/>
        <w:numPr>
          <w:ilvl w:val="0"/>
          <w:numId w:val="47"/>
        </w:numPr>
        <w:rPr>
          <w:sz w:val="20"/>
          <w:szCs w:val="22"/>
        </w:rPr>
      </w:pPr>
      <w:r w:rsidRPr="007C5752">
        <w:rPr>
          <w:sz w:val="20"/>
          <w:szCs w:val="22"/>
        </w:rPr>
        <w:t>Provisional Acceptance Meeting/Contract Performance Closure meeting</w:t>
      </w:r>
      <w:r w:rsidR="00682B95" w:rsidRPr="007C5752">
        <w:rPr>
          <w:sz w:val="20"/>
          <w:szCs w:val="22"/>
        </w:rPr>
        <w:t xml:space="preserve">. </w:t>
      </w:r>
    </w:p>
    <w:p w14:paraId="2A44CC09" w14:textId="67533C79" w:rsidR="001D3C59" w:rsidRPr="007C5752" w:rsidRDefault="001D3C59">
      <w:pPr>
        <w:pStyle w:val="ADClause"/>
        <w:numPr>
          <w:ilvl w:val="1"/>
          <w:numId w:val="47"/>
        </w:numPr>
        <w:rPr>
          <w:sz w:val="20"/>
          <w:szCs w:val="22"/>
        </w:rPr>
      </w:pPr>
      <w:r w:rsidRPr="007C5752">
        <w:rPr>
          <w:sz w:val="20"/>
          <w:szCs w:val="22"/>
        </w:rPr>
        <w:t>This meeting is a “face-to-face” meeting to be held at SCK CEN.</w:t>
      </w:r>
    </w:p>
    <w:p w14:paraId="2C543436" w14:textId="77777777" w:rsidR="001D3C59" w:rsidRPr="007C5752" w:rsidRDefault="001D3C59" w:rsidP="008F4646">
      <w:pPr>
        <w:pStyle w:val="Heading4numbered"/>
        <w:rPr>
          <w:lang w:val="en-GB"/>
        </w:rPr>
      </w:pPr>
      <w:bookmarkStart w:id="5678" w:name="_Toc200492654"/>
      <w:bookmarkStart w:id="5679" w:name="_Toc202536268"/>
      <w:r w:rsidRPr="007C5752">
        <w:rPr>
          <w:lang w:val="en-GB"/>
        </w:rPr>
        <w:lastRenderedPageBreak/>
        <w:t>Technical Review Meetings</w:t>
      </w:r>
      <w:bookmarkEnd w:id="5678"/>
      <w:bookmarkEnd w:id="5679"/>
    </w:p>
    <w:p w14:paraId="3563C546" w14:textId="77777777" w:rsidR="001D3C59" w:rsidRPr="007C5752" w:rsidRDefault="001D3C59" w:rsidP="00575005">
      <w:pPr>
        <w:pStyle w:val="0AClause"/>
        <w:rPr>
          <w:lang w:val="en-GB"/>
        </w:rPr>
      </w:pPr>
      <w:r w:rsidRPr="007C5752">
        <w:rPr>
          <w:lang w:val="en-GB"/>
        </w:rPr>
        <w:t>Technical Review Meetings (TRM’s) with the necessary stakeholders shall be held to define the technical baseline and identify any evolutions between reviews.</w:t>
      </w:r>
    </w:p>
    <w:p w14:paraId="4F93D71C" w14:textId="77777777" w:rsidR="001D3C59" w:rsidRPr="007C5752" w:rsidRDefault="001D3C59" w:rsidP="00D95EA9">
      <w:pPr>
        <w:pStyle w:val="Heading2numbered"/>
        <w:keepNext/>
        <w:keepLines/>
        <w:ind w:left="578" w:hanging="578"/>
      </w:pPr>
      <w:bookmarkStart w:id="5680" w:name="_Toc200492655"/>
      <w:bookmarkStart w:id="5681" w:name="_Toc202536269"/>
      <w:bookmarkStart w:id="5682" w:name="_Toc202536952"/>
      <w:bookmarkStart w:id="5683" w:name="_Toc212194911"/>
      <w:r w:rsidRPr="007C5752">
        <w:t>Risk Assessment and Risk Management Plan</w:t>
      </w:r>
      <w:bookmarkEnd w:id="5680"/>
      <w:bookmarkEnd w:id="5681"/>
      <w:bookmarkEnd w:id="5682"/>
      <w:bookmarkEnd w:id="5683"/>
    </w:p>
    <w:p w14:paraId="75B02E5A" w14:textId="77777777" w:rsidR="001D3C59" w:rsidRPr="007C5752" w:rsidRDefault="001D3C59" w:rsidP="00575005">
      <w:pPr>
        <w:pStyle w:val="0AClause"/>
        <w:rPr>
          <w:lang w:val="en-GB"/>
        </w:rPr>
      </w:pPr>
      <w:r w:rsidRPr="007C5752">
        <w:rPr>
          <w:lang w:val="en-GB"/>
        </w:rPr>
        <w:t xml:space="preserve">The Applicant shall submit a preliminary Risk Assessment as part of their offer.  It shall contain all risks with a severity that are bound to </w:t>
      </w:r>
      <w:r w:rsidRPr="007C5752">
        <w:rPr>
          <w:rStyle w:val="03SemiBoldChar"/>
          <w:rFonts w:ascii="Segoe UI" w:hAnsi="Segoe UI" w:cs="Segoe UI"/>
          <w:color w:val="auto"/>
        </w:rPr>
        <w:t>compromise the successful completion of the Contract either in terms of schedule, budget, or technical requirements</w:t>
      </w:r>
      <w:r w:rsidRPr="007C5752">
        <w:rPr>
          <w:lang w:val="en-GB"/>
        </w:rPr>
        <w:t>, irrespective of probability.</w:t>
      </w:r>
    </w:p>
    <w:p w14:paraId="02EF2318" w14:textId="77777777" w:rsidR="001D3C59" w:rsidRPr="007C5752" w:rsidRDefault="001D3C59" w:rsidP="00575005">
      <w:pPr>
        <w:pStyle w:val="0AClause"/>
        <w:rPr>
          <w:lang w:val="en-GB"/>
        </w:rPr>
      </w:pPr>
      <w:r w:rsidRPr="007C5752">
        <w:rPr>
          <w:lang w:val="en-GB"/>
        </w:rPr>
        <w:t>Based on the preliminary Risk Assessment, the Applicant shall submit a preliminary Risk Management Plan as part of their offer.  It shall present a top</w:t>
      </w:r>
      <w:r w:rsidRPr="007C5752">
        <w:rPr>
          <w:lang w:val="en-GB"/>
        </w:rPr>
        <w:noBreakHyphen/>
        <w:t>level view of the mitigation strategy that the Applicant shall implement during contract execution, for all the risks that have been identified as unacceptable.</w:t>
      </w:r>
    </w:p>
    <w:p w14:paraId="2B21EE84" w14:textId="77777777" w:rsidR="001D3C59" w:rsidRPr="007C5752" w:rsidRDefault="001D3C59" w:rsidP="00575005">
      <w:pPr>
        <w:pStyle w:val="0AClause"/>
        <w:rPr>
          <w:lang w:val="en-GB"/>
        </w:rPr>
      </w:pPr>
      <w:r w:rsidRPr="007C5752">
        <w:rPr>
          <w:lang w:val="en-GB"/>
        </w:rPr>
        <w:t>During contract execution, the Contractor shall detail, complete, and continuously maintain the Risk Assessment and update the Risk Management Plan accordingly.  The Contractor shall continuously monitor, identify, and document any new risks that might threaten the successful completion of the Contract in any way.  The Contractor shall duly implement the mitigation strategy in accordance with the Risk Management Plan.</w:t>
      </w:r>
    </w:p>
    <w:p w14:paraId="4FC80A88" w14:textId="77777777" w:rsidR="001D3C59" w:rsidRPr="007C5752" w:rsidRDefault="001D3C59" w:rsidP="001D3C59">
      <w:pPr>
        <w:pStyle w:val="Heading2numbered"/>
      </w:pPr>
      <w:bookmarkStart w:id="5684" w:name="_Toc200492656"/>
      <w:bookmarkStart w:id="5685" w:name="_Toc202536270"/>
      <w:bookmarkStart w:id="5686" w:name="_Toc202536953"/>
      <w:bookmarkStart w:id="5687" w:name="_Toc212194912"/>
      <w:r w:rsidRPr="007C5752">
        <w:t>Factory Access</w:t>
      </w:r>
      <w:bookmarkEnd w:id="5684"/>
      <w:bookmarkEnd w:id="5685"/>
      <w:bookmarkEnd w:id="5686"/>
      <w:bookmarkEnd w:id="5687"/>
    </w:p>
    <w:p w14:paraId="4848E650" w14:textId="77777777" w:rsidR="001D3C59" w:rsidRPr="007C5752" w:rsidRDefault="001D3C59" w:rsidP="00575005">
      <w:pPr>
        <w:pStyle w:val="0AClause"/>
        <w:rPr>
          <w:lang w:val="en-GB"/>
        </w:rPr>
      </w:pPr>
      <w:r w:rsidRPr="007C5752">
        <w:rPr>
          <w:lang w:val="en-GB"/>
        </w:rPr>
        <w:t>During the performance of the Contract, SCK CEN shall have access during normal working hours to (all) the location(s) where (part of) the Contract is being performed (including Contractor’s and Subcontractors' premises).  The Contractor shall be notified of any site visit at least five Business Days in advance.  Any changes to the specified location(s) shall require prior written approval from SCK CEN.</w:t>
      </w:r>
    </w:p>
    <w:p w14:paraId="4EAAD31C" w14:textId="77777777" w:rsidR="001D3C59" w:rsidRPr="007C5752" w:rsidRDefault="001D3C59" w:rsidP="001D3C59">
      <w:pPr>
        <w:pStyle w:val="Heading1numbered"/>
      </w:pPr>
      <w:bookmarkStart w:id="5688" w:name="_Ref190802856"/>
      <w:bookmarkStart w:id="5689" w:name="_Toc200492657"/>
      <w:bookmarkStart w:id="5690" w:name="_Toc202536271"/>
      <w:bookmarkStart w:id="5691" w:name="_Toc202536954"/>
      <w:bookmarkStart w:id="5692" w:name="_Toc212194913"/>
      <w:r w:rsidRPr="007C5752">
        <w:lastRenderedPageBreak/>
        <w:t>Quality Assurance and Control</w:t>
      </w:r>
      <w:bookmarkEnd w:id="5688"/>
      <w:bookmarkEnd w:id="5689"/>
      <w:bookmarkEnd w:id="5690"/>
      <w:bookmarkEnd w:id="5691"/>
      <w:bookmarkEnd w:id="5692"/>
    </w:p>
    <w:p w14:paraId="0A71AE5E" w14:textId="77777777" w:rsidR="001D3C59" w:rsidRPr="007C5752" w:rsidRDefault="001D3C59" w:rsidP="001D3C59">
      <w:pPr>
        <w:pStyle w:val="Heading2numbered"/>
      </w:pPr>
      <w:bookmarkStart w:id="5693" w:name="_Toc200492658"/>
      <w:bookmarkStart w:id="5694" w:name="_Toc202536272"/>
      <w:bookmarkStart w:id="5695" w:name="_Toc202536955"/>
      <w:bookmarkStart w:id="5696" w:name="_Toc212194914"/>
      <w:r w:rsidRPr="007C5752">
        <w:t>Quality Assurance</w:t>
      </w:r>
      <w:bookmarkEnd w:id="5693"/>
      <w:bookmarkEnd w:id="5694"/>
      <w:bookmarkEnd w:id="5695"/>
      <w:bookmarkEnd w:id="5696"/>
    </w:p>
    <w:p w14:paraId="463B13C8" w14:textId="77777777" w:rsidR="001D3C59" w:rsidRPr="007C5752" w:rsidRDefault="001D3C59" w:rsidP="001D3C59">
      <w:pPr>
        <w:pStyle w:val="Heading3numbered"/>
      </w:pPr>
      <w:bookmarkStart w:id="5697" w:name="_Toc200492659"/>
      <w:bookmarkStart w:id="5698" w:name="_Toc202536273"/>
      <w:bookmarkStart w:id="5699" w:name="_Toc202536956"/>
      <w:bookmarkStart w:id="5700" w:name="_Toc212194915"/>
      <w:r w:rsidRPr="007C5752">
        <w:t>General requirements</w:t>
      </w:r>
      <w:bookmarkEnd w:id="5697"/>
      <w:bookmarkEnd w:id="5698"/>
      <w:bookmarkEnd w:id="5699"/>
      <w:bookmarkEnd w:id="5700"/>
    </w:p>
    <w:p w14:paraId="6372AC02" w14:textId="77777777" w:rsidR="001D3C59" w:rsidRPr="007C5752" w:rsidRDefault="001D3C59" w:rsidP="00575005">
      <w:pPr>
        <w:pStyle w:val="0AClause"/>
        <w:rPr>
          <w:lang w:val="en-GB"/>
        </w:rPr>
      </w:pPr>
      <w:r w:rsidRPr="007C5752">
        <w:rPr>
          <w:lang w:val="en-GB"/>
        </w:rPr>
        <w:t>The Contractor shall ensure status identification of each deliverable and all its components throughout all stages of manufacturing, assembly, packaging and transportation, installation, and commissioning to ensure that only items that have passed all required quality inspections and tests are used and/or supplied.  The Contractor shall ensure traceability to the required level in accordance with Good Industry Practices.</w:t>
      </w:r>
    </w:p>
    <w:p w14:paraId="413DA616" w14:textId="77777777" w:rsidR="001D3C59" w:rsidRPr="007C5752" w:rsidRDefault="001D3C59" w:rsidP="00575005">
      <w:pPr>
        <w:pStyle w:val="0AClause"/>
        <w:rPr>
          <w:lang w:val="en-GB"/>
        </w:rPr>
      </w:pPr>
      <w:r w:rsidRPr="007C5752">
        <w:rPr>
          <w:lang w:val="en-GB"/>
        </w:rPr>
        <w:t>A review and/or approval by SCK CEN shall never entail (provisional) acceptance or a release of responsibility vis-à-vis the Contractor in any way.</w:t>
      </w:r>
    </w:p>
    <w:p w14:paraId="75198044" w14:textId="77777777" w:rsidR="001D3C59" w:rsidRPr="007C5752" w:rsidRDefault="001D3C59" w:rsidP="001D3C59">
      <w:pPr>
        <w:pStyle w:val="Heading3numbered"/>
      </w:pPr>
      <w:bookmarkStart w:id="5701" w:name="_Toc200492660"/>
      <w:bookmarkStart w:id="5702" w:name="_Toc202536274"/>
      <w:bookmarkStart w:id="5703" w:name="_Toc202536957"/>
      <w:bookmarkStart w:id="5704" w:name="_Toc212194916"/>
      <w:r w:rsidRPr="007C5752">
        <w:t>Quality Management System</w:t>
      </w:r>
      <w:bookmarkEnd w:id="5701"/>
      <w:bookmarkEnd w:id="5702"/>
      <w:bookmarkEnd w:id="5703"/>
      <w:bookmarkEnd w:id="5704"/>
    </w:p>
    <w:p w14:paraId="6E5AAE95" w14:textId="77777777" w:rsidR="001D3C59" w:rsidRPr="007C5752" w:rsidRDefault="001D3C59" w:rsidP="00575005">
      <w:pPr>
        <w:pStyle w:val="0AClause"/>
        <w:rPr>
          <w:lang w:val="en-GB"/>
        </w:rPr>
      </w:pPr>
      <w:r w:rsidRPr="007C5752">
        <w:rPr>
          <w:lang w:val="en-GB"/>
        </w:rPr>
        <w:t>Contractors who subcontract work to a Subcontractor shall ensure that the Subcontractor’s quality management system is in accordance with ISO 9001, certified by a nationally accredited body and applicable to the scope of work defined in the Contract.</w:t>
      </w:r>
    </w:p>
    <w:p w14:paraId="27E869F7" w14:textId="1BA58898" w:rsidR="001D3C59" w:rsidRPr="007C5752" w:rsidRDefault="001D3C59" w:rsidP="00575005">
      <w:pPr>
        <w:pStyle w:val="0AClause"/>
        <w:rPr>
          <w:lang w:val="en-GB"/>
        </w:rPr>
      </w:pPr>
      <w:r w:rsidRPr="007C5752">
        <w:rPr>
          <w:lang w:val="en-GB"/>
        </w:rPr>
        <w:t>In absence of an ISO 9001 certified QMS, an equivalent system may be accepted after written approval from SCK CEN.  If deemed necessary, SCK CEN may request an audit as foreseen in section §</w:t>
      </w:r>
      <w:r w:rsidRPr="007C5752">
        <w:rPr>
          <w:lang w:val="en-GB"/>
        </w:rPr>
        <w:fldChar w:fldCharType="begin"/>
      </w:r>
      <w:r w:rsidRPr="007C5752">
        <w:rPr>
          <w:lang w:val="en-GB"/>
        </w:rPr>
        <w:instrText xml:space="preserve"> REF _Ref191396737 \r \h  \* MERGEFORMAT </w:instrText>
      </w:r>
      <w:r w:rsidRPr="007C5752">
        <w:rPr>
          <w:lang w:val="en-GB"/>
        </w:rPr>
      </w:r>
      <w:r w:rsidRPr="007C5752">
        <w:rPr>
          <w:lang w:val="en-GB"/>
        </w:rPr>
        <w:fldChar w:fldCharType="separate"/>
      </w:r>
      <w:r w:rsidR="00A63B38">
        <w:rPr>
          <w:lang w:val="en-GB"/>
        </w:rPr>
        <w:t>8.1.9</w:t>
      </w:r>
      <w:r w:rsidRPr="007C5752">
        <w:rPr>
          <w:lang w:val="en-GB"/>
        </w:rPr>
        <w:fldChar w:fldCharType="end"/>
      </w:r>
      <w:r w:rsidRPr="007C5752">
        <w:rPr>
          <w:lang w:val="en-GB"/>
        </w:rPr>
        <w:t>.</w:t>
      </w:r>
    </w:p>
    <w:p w14:paraId="1A35E87F" w14:textId="77777777" w:rsidR="001D3C59" w:rsidRPr="007C5752" w:rsidRDefault="001D3C59" w:rsidP="00575005">
      <w:pPr>
        <w:pStyle w:val="0AClause"/>
        <w:rPr>
          <w:lang w:val="en-GB"/>
        </w:rPr>
      </w:pPr>
      <w:r w:rsidRPr="007C5752">
        <w:rPr>
          <w:lang w:val="en-GB"/>
        </w:rPr>
        <w:t>The Contractor shall inform SCK CEN of any change in certification during performance of the Contact.</w:t>
      </w:r>
    </w:p>
    <w:p w14:paraId="212519B8" w14:textId="77777777" w:rsidR="001D3C59" w:rsidRPr="007C5752" w:rsidRDefault="001D3C59" w:rsidP="001D3C59">
      <w:pPr>
        <w:pStyle w:val="Heading3numbered"/>
      </w:pPr>
      <w:bookmarkStart w:id="5705" w:name="_Toc200492661"/>
      <w:bookmarkStart w:id="5706" w:name="_Toc202536275"/>
      <w:bookmarkStart w:id="5707" w:name="_Toc202536958"/>
      <w:bookmarkStart w:id="5708" w:name="_Toc212194917"/>
      <w:r w:rsidRPr="007C5752">
        <w:t>Quality Assurance Program</w:t>
      </w:r>
      <w:bookmarkEnd w:id="5705"/>
      <w:bookmarkEnd w:id="5706"/>
      <w:bookmarkEnd w:id="5707"/>
      <w:bookmarkEnd w:id="5708"/>
    </w:p>
    <w:p w14:paraId="2758698F" w14:textId="77777777" w:rsidR="001D3C59" w:rsidRPr="007C5752" w:rsidRDefault="001D3C59" w:rsidP="00575005">
      <w:pPr>
        <w:pStyle w:val="0AClause"/>
        <w:rPr>
          <w:lang w:val="en-GB"/>
        </w:rPr>
      </w:pPr>
      <w:r w:rsidRPr="007C5752">
        <w:rPr>
          <w:lang w:val="en-GB"/>
        </w:rPr>
        <w:t>Prior to beginning its work, the Contractor shall submit a detailed Quality Assurance Program, QAP, for review and approval by SCK CEN demonstrating compliance with the requirements set out in the Contract.  The Contractor shall adhere to the QAP and shall apply the mandatory QA/QC measures to each deliverable.  In case a deviation is required from one or another condition set out in this Contract, such request shall be clearly stated in the QAP.</w:t>
      </w:r>
    </w:p>
    <w:p w14:paraId="05D651E5" w14:textId="77777777" w:rsidR="001D3C59" w:rsidRPr="007C5752" w:rsidRDefault="001D3C59">
      <w:pPr>
        <w:pStyle w:val="0AClause"/>
        <w:numPr>
          <w:ilvl w:val="1"/>
          <w:numId w:val="58"/>
        </w:numPr>
        <w:rPr>
          <w:lang w:val="en-GB"/>
        </w:rPr>
      </w:pPr>
      <w:r w:rsidRPr="007C5752">
        <w:rPr>
          <w:lang w:val="en-GB"/>
        </w:rPr>
        <w:t>Contractors who subcontract work to a Subcontractor must respond appropriately to ensure that the Subcontractor complies with the QAP.</w:t>
      </w:r>
    </w:p>
    <w:p w14:paraId="31789ABB" w14:textId="77777777" w:rsidR="001D3C59" w:rsidRPr="007C5752" w:rsidRDefault="001D3C59" w:rsidP="00577CC7">
      <w:pPr>
        <w:pStyle w:val="SysReq3"/>
        <w:ind w:left="0"/>
        <w:rPr>
          <w:lang w:val="en-GB"/>
        </w:rPr>
      </w:pPr>
      <w:r w:rsidRPr="007C5752">
        <w:rPr>
          <w:lang w:val="en-GB"/>
        </w:rPr>
        <w:t>In the offer, the Applicant shall include a preliminary version of this QAP.</w:t>
      </w:r>
    </w:p>
    <w:p w14:paraId="7AD4B2C0" w14:textId="77777777" w:rsidR="001D3C59" w:rsidRPr="007C5752" w:rsidRDefault="001D3C59" w:rsidP="00E0737D">
      <w:pPr>
        <w:pStyle w:val="Heading3numbered"/>
      </w:pPr>
      <w:bookmarkStart w:id="5709" w:name="_Toc200492662"/>
      <w:bookmarkStart w:id="5710" w:name="_Toc212194918"/>
      <w:r w:rsidRPr="007C5752">
        <w:t>Qualification of personnel</w:t>
      </w:r>
      <w:bookmarkEnd w:id="5709"/>
      <w:bookmarkEnd w:id="5710"/>
    </w:p>
    <w:p w14:paraId="4CDA6024" w14:textId="77777777" w:rsidR="001D3C59" w:rsidRPr="007C5752" w:rsidRDefault="001D3C59" w:rsidP="00575005">
      <w:pPr>
        <w:pStyle w:val="0AClause"/>
        <w:rPr>
          <w:lang w:val="en-GB"/>
        </w:rPr>
      </w:pPr>
      <w:r w:rsidRPr="007C5752">
        <w:rPr>
          <w:lang w:val="en-GB"/>
        </w:rPr>
        <w:t>The Contractor shall ensure that all personnel involved in the performance of the Contract is qualified and well trained to deliver results complying with SCK CEN requirements and specifications.  Special training and qualifications are specifically required for personnel responsible for:</w:t>
      </w:r>
    </w:p>
    <w:p w14:paraId="70A73099" w14:textId="046493A8" w:rsidR="001D3C59" w:rsidRPr="007C5752" w:rsidRDefault="001D3C59">
      <w:pPr>
        <w:pStyle w:val="0AClause"/>
        <w:numPr>
          <w:ilvl w:val="1"/>
          <w:numId w:val="38"/>
        </w:numPr>
        <w:rPr>
          <w:lang w:val="en-GB"/>
        </w:rPr>
      </w:pPr>
      <w:r w:rsidRPr="007C5752">
        <w:rPr>
          <w:lang w:val="en-GB"/>
        </w:rPr>
        <w:t xml:space="preserve">The Contractor shall </w:t>
      </w:r>
      <w:r w:rsidR="00E0737D" w:rsidRPr="007C5752">
        <w:rPr>
          <w:lang w:val="en-GB"/>
        </w:rPr>
        <w:t>keep</w:t>
      </w:r>
      <w:r w:rsidRPr="007C5752">
        <w:rPr>
          <w:lang w:val="en-GB"/>
        </w:rPr>
        <w:t xml:space="preserve"> records of personnel qualification and make them available to SCK CEN free of charge upon simple request.</w:t>
      </w:r>
    </w:p>
    <w:p w14:paraId="59005085" w14:textId="77777777" w:rsidR="001D3C59" w:rsidRPr="007C5752" w:rsidRDefault="001D3C59">
      <w:pPr>
        <w:pStyle w:val="0AClause"/>
        <w:numPr>
          <w:ilvl w:val="1"/>
          <w:numId w:val="60"/>
        </w:numPr>
        <w:rPr>
          <w:lang w:val="en-GB"/>
        </w:rPr>
      </w:pPr>
      <w:r w:rsidRPr="007C5752">
        <w:rPr>
          <w:lang w:val="en-GB"/>
        </w:rPr>
        <w:t>The Contractor shall ensure that all personnel who have direct contact with SCK CEN can understand as well as express themselves fluently in English, both orally and in writing.</w:t>
      </w:r>
    </w:p>
    <w:p w14:paraId="7C1DF0BB" w14:textId="77777777" w:rsidR="001D3C59" w:rsidRPr="007C5752" w:rsidRDefault="001D3C59" w:rsidP="001D3C59">
      <w:pPr>
        <w:pStyle w:val="Heading3numbered"/>
      </w:pPr>
      <w:bookmarkStart w:id="5711" w:name="_Toc202536276"/>
      <w:bookmarkStart w:id="5712" w:name="_Toc202536959"/>
      <w:bookmarkStart w:id="5713" w:name="_Toc212194919"/>
      <w:r w:rsidRPr="007C5752">
        <w:t>Document Retention and Submission Requirements</w:t>
      </w:r>
      <w:bookmarkEnd w:id="5711"/>
      <w:bookmarkEnd w:id="5712"/>
      <w:bookmarkEnd w:id="5713"/>
    </w:p>
    <w:p w14:paraId="23A91DC9" w14:textId="77777777" w:rsidR="001D3C59" w:rsidRPr="007C5752" w:rsidRDefault="001D3C59" w:rsidP="00575005">
      <w:pPr>
        <w:pStyle w:val="0AClause"/>
        <w:rPr>
          <w:lang w:val="en-GB"/>
        </w:rPr>
      </w:pPr>
      <w:r w:rsidRPr="007C5752">
        <w:rPr>
          <w:lang w:val="en-GB"/>
        </w:rPr>
        <w:t>The Contractor shall retain all documents created under the Contract for a minimum period of ten (10) years, or for the duration required by applicable law, whichever is longer.</w:t>
      </w:r>
    </w:p>
    <w:p w14:paraId="29E87892" w14:textId="77777777" w:rsidR="001D3C59" w:rsidRPr="007C5752" w:rsidRDefault="001D3C59" w:rsidP="00575005">
      <w:pPr>
        <w:pStyle w:val="0AClause"/>
        <w:rPr>
          <w:lang w:val="en-GB"/>
        </w:rPr>
      </w:pPr>
      <w:r w:rsidRPr="007C5752">
        <w:rPr>
          <w:lang w:val="en-GB"/>
        </w:rPr>
        <w:t>The Contractor shall ensure that all documents submitted to SCK CEN:</w:t>
      </w:r>
    </w:p>
    <w:p w14:paraId="566636A1" w14:textId="77777777" w:rsidR="001D3C59" w:rsidRPr="007C5752" w:rsidRDefault="001D3C59">
      <w:pPr>
        <w:pStyle w:val="0AClause"/>
        <w:numPr>
          <w:ilvl w:val="1"/>
          <w:numId w:val="37"/>
        </w:numPr>
        <w:rPr>
          <w:lang w:val="en-GB"/>
        </w:rPr>
      </w:pPr>
      <w:r w:rsidRPr="007C5752">
        <w:rPr>
          <w:lang w:val="en-GB"/>
        </w:rPr>
        <w:t>are identified by a unique document code, version number, and document title.</w:t>
      </w:r>
    </w:p>
    <w:p w14:paraId="2A4AA42B" w14:textId="77777777" w:rsidR="001D3C59" w:rsidRPr="007C5752" w:rsidRDefault="001D3C59">
      <w:pPr>
        <w:pStyle w:val="0AClause"/>
        <w:numPr>
          <w:ilvl w:val="1"/>
          <w:numId w:val="60"/>
        </w:numPr>
        <w:rPr>
          <w:lang w:val="en-GB"/>
        </w:rPr>
      </w:pPr>
      <w:r w:rsidRPr="007C5752">
        <w:rPr>
          <w:lang w:val="en-GB"/>
        </w:rPr>
        <w:t>include a reference to the Contract unless the document was created independently of the Contract.</w:t>
      </w:r>
    </w:p>
    <w:p w14:paraId="0C88CBC2" w14:textId="77777777" w:rsidR="001D3C59" w:rsidRPr="007C5752" w:rsidRDefault="001D3C59">
      <w:pPr>
        <w:pStyle w:val="0AClause"/>
        <w:numPr>
          <w:ilvl w:val="1"/>
          <w:numId w:val="60"/>
        </w:numPr>
        <w:rPr>
          <w:lang w:val="en-GB"/>
        </w:rPr>
      </w:pPr>
      <w:r w:rsidRPr="007C5752">
        <w:rPr>
          <w:lang w:val="en-GB"/>
        </w:rPr>
        <w:lastRenderedPageBreak/>
        <w:t>are version-controlled and include a change log listing the modifications applied in each revision.</w:t>
      </w:r>
    </w:p>
    <w:p w14:paraId="76FD858C" w14:textId="77777777" w:rsidR="001D3C59" w:rsidRPr="007C5752" w:rsidRDefault="001D3C59">
      <w:pPr>
        <w:pStyle w:val="0AClause"/>
        <w:numPr>
          <w:ilvl w:val="1"/>
          <w:numId w:val="60"/>
        </w:numPr>
        <w:rPr>
          <w:lang w:val="en-GB"/>
        </w:rPr>
      </w:pPr>
      <w:r w:rsidRPr="007C5752">
        <w:rPr>
          <w:lang w:val="en-GB"/>
        </w:rPr>
        <w:t>are reviewed and approved by competent and authorized personnel prior to submission to SCK CEN.</w:t>
      </w:r>
    </w:p>
    <w:p w14:paraId="76F95546" w14:textId="77777777" w:rsidR="001D3C59" w:rsidRPr="007C5752" w:rsidRDefault="001D3C59">
      <w:pPr>
        <w:pStyle w:val="0AClause"/>
        <w:numPr>
          <w:ilvl w:val="1"/>
          <w:numId w:val="60"/>
        </w:numPr>
        <w:rPr>
          <w:lang w:val="en-GB"/>
        </w:rPr>
      </w:pPr>
      <w:r w:rsidRPr="007C5752">
        <w:rPr>
          <w:lang w:val="en-GB"/>
        </w:rPr>
        <w:t>are submitted in digital format, compatible with commonly available application software for Microsoft Windows OS and suitable for transmission via the internet.</w:t>
      </w:r>
    </w:p>
    <w:p w14:paraId="5883B5CE" w14:textId="5C0C3D93" w:rsidR="001D3C59" w:rsidRPr="007C5752" w:rsidRDefault="001D3C59">
      <w:pPr>
        <w:pStyle w:val="0AClause"/>
        <w:numPr>
          <w:ilvl w:val="1"/>
          <w:numId w:val="39"/>
        </w:numPr>
        <w:rPr>
          <w:lang w:val="en-GB"/>
        </w:rPr>
      </w:pPr>
      <w:r w:rsidRPr="007C5752">
        <w:rPr>
          <w:lang w:val="en-GB"/>
        </w:rPr>
        <w:t>The Contractor should use EPLAN for all electrical and masterplan-related drawings to facilitate integration of the deliverables into SCK CEN’s existing design and facility documentation systems</w:t>
      </w:r>
      <w:r w:rsidR="00352FF0" w:rsidRPr="007C5752">
        <w:rPr>
          <w:lang w:val="en-GB"/>
        </w:rPr>
        <w:t xml:space="preserve">.  </w:t>
      </w:r>
      <w:r w:rsidRPr="007C5752">
        <w:rPr>
          <w:lang w:val="en-GB"/>
        </w:rPr>
        <w:t>While this is not mandatory, SCK CEN encourages its use to enhance compatibility with internal tools and infrastructure.</w:t>
      </w:r>
    </w:p>
    <w:p w14:paraId="4FE27481" w14:textId="77777777" w:rsidR="001D3C59" w:rsidRPr="007C5752" w:rsidRDefault="001D3C59">
      <w:pPr>
        <w:pStyle w:val="0AClause"/>
        <w:numPr>
          <w:ilvl w:val="1"/>
          <w:numId w:val="37"/>
        </w:numPr>
        <w:rPr>
          <w:lang w:val="en-GB"/>
        </w:rPr>
      </w:pPr>
      <w:r w:rsidRPr="007C5752">
        <w:rPr>
          <w:lang w:val="en-GB"/>
        </w:rPr>
        <w:t>The Contractor should ensure that the 3D models and associated workflows are compatible with SCK CEN’s current digital engineering environment, which includes PTC Windchill, PTC Creo, and Autodesk BIM360.</w:t>
      </w:r>
    </w:p>
    <w:p w14:paraId="3D9C5C72" w14:textId="022DE113" w:rsidR="001D3C59" w:rsidRPr="007C5752" w:rsidRDefault="00972121" w:rsidP="001A6BE4">
      <w:pPr>
        <w:pStyle w:val="SysReq3"/>
        <w:rPr>
          <w:lang w:val="en-GB"/>
        </w:rPr>
      </w:pPr>
      <w:r w:rsidRPr="007C5752">
        <w:rPr>
          <w:lang w:val="en-GB"/>
        </w:rPr>
        <w:t>In the offer the Applicant shall (</w:t>
      </w:r>
      <w:r w:rsidR="001D3C59" w:rsidRPr="007C5752">
        <w:rPr>
          <w:lang w:val="en-GB"/>
        </w:rPr>
        <w:t>If the Contractor’s standard toolchain or practices differ from SCK CEN’s platforms</w:t>
      </w:r>
      <w:r w:rsidRPr="007C5752">
        <w:rPr>
          <w:lang w:val="en-GB"/>
        </w:rPr>
        <w:t>)</w:t>
      </w:r>
      <w:r w:rsidR="001D3C59" w:rsidRPr="007C5752">
        <w:rPr>
          <w:lang w:val="en-GB"/>
        </w:rPr>
        <w:t>:</w:t>
      </w:r>
    </w:p>
    <w:p w14:paraId="32934440" w14:textId="77777777" w:rsidR="001D3C59" w:rsidRPr="007C5752" w:rsidRDefault="001D3C59">
      <w:pPr>
        <w:pStyle w:val="SysReq3"/>
        <w:numPr>
          <w:ilvl w:val="0"/>
          <w:numId w:val="57"/>
        </w:numPr>
        <w:rPr>
          <w:lang w:val="en-GB"/>
        </w:rPr>
      </w:pPr>
      <w:r w:rsidRPr="007C5752">
        <w:rPr>
          <w:lang w:val="en-GB"/>
        </w:rPr>
        <w:t>propose a suitable workflow for 3D model exchange,</w:t>
      </w:r>
    </w:p>
    <w:p w14:paraId="56AE25FD" w14:textId="77777777" w:rsidR="001D3C59" w:rsidRPr="007C5752" w:rsidRDefault="001D3C59">
      <w:pPr>
        <w:pStyle w:val="SysReq3"/>
        <w:numPr>
          <w:ilvl w:val="0"/>
          <w:numId w:val="57"/>
        </w:numPr>
        <w:rPr>
          <w:lang w:val="en-GB"/>
        </w:rPr>
      </w:pPr>
      <w:r w:rsidRPr="007C5752">
        <w:rPr>
          <w:lang w:val="en-GB"/>
        </w:rPr>
        <w:t>describe how the Contractor intends to use model metadata and attributes, and</w:t>
      </w:r>
    </w:p>
    <w:p w14:paraId="71F43379" w14:textId="77777777" w:rsidR="001D3C59" w:rsidRPr="007C5752" w:rsidRDefault="001D3C59">
      <w:pPr>
        <w:pStyle w:val="SysReq3"/>
        <w:numPr>
          <w:ilvl w:val="0"/>
          <w:numId w:val="57"/>
        </w:numPr>
        <w:rPr>
          <w:lang w:val="en-GB"/>
        </w:rPr>
      </w:pPr>
      <w:r w:rsidRPr="007C5752">
        <w:rPr>
          <w:lang w:val="en-GB"/>
        </w:rPr>
        <w:t>explain how the Contractor will ensure integration and interoperability with SCK CEN’s systems throughout the project lifecycle.</w:t>
      </w:r>
    </w:p>
    <w:p w14:paraId="22CF5D9D" w14:textId="7822A22C" w:rsidR="00C12B3B" w:rsidRPr="007C5752" w:rsidRDefault="00C12B3B" w:rsidP="001D3C59">
      <w:pPr>
        <w:pStyle w:val="Heading3numbered"/>
      </w:pPr>
      <w:bookmarkStart w:id="5714" w:name="_Toc212194920"/>
      <w:bookmarkStart w:id="5715" w:name="_Toc202536277"/>
      <w:bookmarkStart w:id="5716" w:name="_Toc202536960"/>
      <w:r w:rsidRPr="007C5752">
        <w:t xml:space="preserve">OEM </w:t>
      </w:r>
      <w:r w:rsidR="00677BB1" w:rsidRPr="007C5752">
        <w:t>Documentation</w:t>
      </w:r>
      <w:bookmarkEnd w:id="5714"/>
    </w:p>
    <w:p w14:paraId="40679D9F" w14:textId="2F31C13F" w:rsidR="001D3C59" w:rsidRPr="007C5752" w:rsidRDefault="001D3C59" w:rsidP="00577CC7">
      <w:pPr>
        <w:pStyle w:val="Heading4numbered"/>
        <w:rPr>
          <w:lang w:val="en-GB"/>
        </w:rPr>
      </w:pPr>
      <w:r w:rsidRPr="007C5752">
        <w:rPr>
          <w:lang w:val="en-GB"/>
        </w:rPr>
        <w:t>Documentation from OEMs (COTS Equipment)</w:t>
      </w:r>
      <w:bookmarkEnd w:id="5715"/>
      <w:bookmarkEnd w:id="5716"/>
    </w:p>
    <w:p w14:paraId="6216AF8E" w14:textId="77777777" w:rsidR="001D3C59" w:rsidRPr="007C5752" w:rsidRDefault="001D3C59" w:rsidP="00575005">
      <w:pPr>
        <w:pStyle w:val="0AClause"/>
        <w:rPr>
          <w:lang w:val="en-GB"/>
        </w:rPr>
      </w:pPr>
      <w:r w:rsidRPr="007C5752">
        <w:rPr>
          <w:lang w:val="en-GB"/>
        </w:rPr>
        <w:t>The Contractor shall store and provide to SCK CEN all documentation received from the Original Equipment Manufacturer (OEM) related to Commercial Off-The-Shelf (COTS) equipment and applicable use within the QPLANT</w:t>
      </w:r>
    </w:p>
    <w:p w14:paraId="1B59CFC7" w14:textId="77777777" w:rsidR="001D3C59" w:rsidRPr="007C5752" w:rsidRDefault="001D3C59" w:rsidP="00577CC7">
      <w:pPr>
        <w:pStyle w:val="Heading4numbered"/>
        <w:rPr>
          <w:lang w:val="en-GB"/>
        </w:rPr>
      </w:pPr>
      <w:bookmarkStart w:id="5717" w:name="_Toc202536278"/>
      <w:r w:rsidRPr="007C5752">
        <w:rPr>
          <w:lang w:val="en-GB"/>
        </w:rPr>
        <w:t>OEM Documentation Provided by SCK CEN</w:t>
      </w:r>
      <w:bookmarkEnd w:id="5717"/>
    </w:p>
    <w:p w14:paraId="5B5D24FD" w14:textId="1F60F5F3" w:rsidR="00E0737D" w:rsidRPr="007C5752" w:rsidRDefault="001D3C59" w:rsidP="00575005">
      <w:pPr>
        <w:pStyle w:val="0AClause"/>
        <w:rPr>
          <w:lang w:val="en-GB"/>
        </w:rPr>
      </w:pPr>
      <w:r w:rsidRPr="007C5752">
        <w:rPr>
          <w:lang w:val="en-GB"/>
        </w:rPr>
        <w:t>If SCK CEN provides OEM documentation to the Contractor, the Contractor shall store and return the documentation to SCK CEN as received</w:t>
      </w:r>
      <w:r w:rsidR="00352FF0" w:rsidRPr="007C5752">
        <w:rPr>
          <w:lang w:val="en-GB"/>
        </w:rPr>
        <w:t xml:space="preserve">.  </w:t>
      </w:r>
      <w:r w:rsidRPr="007C5752">
        <w:rPr>
          <w:lang w:val="en-GB"/>
        </w:rPr>
        <w:t>If the original documentation is in a language other than English, the Contractor shall provide an accurate English translation alongside the original.</w:t>
      </w:r>
      <w:bookmarkStart w:id="5718" w:name="_Toc200492676"/>
    </w:p>
    <w:p w14:paraId="022FA98D" w14:textId="0FFF9754" w:rsidR="001D3C59" w:rsidRPr="007C5752" w:rsidRDefault="001D3C59" w:rsidP="00575005">
      <w:pPr>
        <w:pStyle w:val="0AClause"/>
        <w:rPr>
          <w:lang w:val="en-GB"/>
        </w:rPr>
      </w:pPr>
      <w:r w:rsidRPr="007C5752">
        <w:rPr>
          <w:lang w:val="en-GB"/>
        </w:rPr>
        <w:t>The Contractor shall version-control the documents received from SCK CEN.  When an updated version of a document is received, the previous version shall be removed from circulation as soon as reasonably possible</w:t>
      </w:r>
      <w:bookmarkStart w:id="5719" w:name="_Toc200492677"/>
      <w:bookmarkEnd w:id="5718"/>
      <w:r w:rsidRPr="007C5752">
        <w:rPr>
          <w:lang w:val="en-GB"/>
        </w:rPr>
        <w:t>.</w:t>
      </w:r>
    </w:p>
    <w:p w14:paraId="798843BC" w14:textId="77777777" w:rsidR="001D3C59" w:rsidRPr="007C5752" w:rsidRDefault="001D3C59" w:rsidP="00575005">
      <w:pPr>
        <w:pStyle w:val="0AClause"/>
        <w:rPr>
          <w:lang w:val="en-GB"/>
        </w:rPr>
      </w:pPr>
      <w:r w:rsidRPr="007C5752">
        <w:rPr>
          <w:lang w:val="en-GB"/>
        </w:rPr>
        <w:t>These documents shall be made accessible to the Contractor’s employees / Subcontractors only on a need-to-know basis, for the purpose of the Contract, for a limited time, for as long as the documents are needed.</w:t>
      </w:r>
      <w:bookmarkEnd w:id="5719"/>
    </w:p>
    <w:p w14:paraId="7B9B885E" w14:textId="77777777" w:rsidR="001D3C59" w:rsidRPr="007C5752" w:rsidRDefault="001D3C59" w:rsidP="001D3C59">
      <w:pPr>
        <w:pStyle w:val="Heading3numbered"/>
      </w:pPr>
      <w:bookmarkStart w:id="5720" w:name="_Toc200492678"/>
      <w:bookmarkStart w:id="5721" w:name="_Toc202536279"/>
      <w:bookmarkStart w:id="5722" w:name="_Toc202536961"/>
      <w:bookmarkStart w:id="5723" w:name="_Toc212194921"/>
      <w:r w:rsidRPr="007C5752">
        <w:t>Change Management</w:t>
      </w:r>
      <w:bookmarkEnd w:id="5720"/>
      <w:bookmarkEnd w:id="5721"/>
      <w:bookmarkEnd w:id="5722"/>
      <w:bookmarkEnd w:id="5723"/>
    </w:p>
    <w:p w14:paraId="18CB85D9" w14:textId="77777777" w:rsidR="001D3C59" w:rsidRPr="007C5752" w:rsidRDefault="001D3C59" w:rsidP="00575005">
      <w:pPr>
        <w:pStyle w:val="0AClause"/>
        <w:rPr>
          <w:lang w:val="en-GB"/>
        </w:rPr>
      </w:pPr>
      <w:r w:rsidRPr="007C5752">
        <w:rPr>
          <w:lang w:val="en-GB"/>
        </w:rPr>
        <w:t>Proposals for change to the project, its scope of work and/or previously approved deliverables, either initiated by the Contractor or by SCK CEN, shall be analysed and documented (in a “Change Request”) by the Contractor and submitted for approval to SCK CEN.</w:t>
      </w:r>
    </w:p>
    <w:p w14:paraId="1D97F458" w14:textId="77777777" w:rsidR="00D9747D" w:rsidRPr="007C5752" w:rsidRDefault="001D3C59" w:rsidP="00575005">
      <w:pPr>
        <w:pStyle w:val="0AClause"/>
        <w:rPr>
          <w:lang w:val="en-GB"/>
        </w:rPr>
      </w:pPr>
      <w:r w:rsidRPr="007C5752">
        <w:rPr>
          <w:lang w:val="en-GB"/>
        </w:rPr>
        <w:t xml:space="preserve">A Change Request shall at least contain following information: </w:t>
      </w:r>
    </w:p>
    <w:p w14:paraId="21251FA6" w14:textId="77777777" w:rsidR="00D9747D" w:rsidRPr="007C5752" w:rsidRDefault="001D3C59">
      <w:pPr>
        <w:pStyle w:val="0AClause"/>
        <w:numPr>
          <w:ilvl w:val="1"/>
          <w:numId w:val="40"/>
        </w:numPr>
        <w:rPr>
          <w:lang w:val="en-GB"/>
        </w:rPr>
      </w:pPr>
      <w:r w:rsidRPr="007C5752">
        <w:rPr>
          <w:lang w:val="en-GB"/>
        </w:rPr>
        <w:t>the initiator of the change</w:t>
      </w:r>
    </w:p>
    <w:p w14:paraId="1A7D8A66" w14:textId="77777777" w:rsidR="00D9747D" w:rsidRPr="007C5752" w:rsidRDefault="001D3C59">
      <w:pPr>
        <w:pStyle w:val="0AClause"/>
        <w:numPr>
          <w:ilvl w:val="1"/>
          <w:numId w:val="40"/>
        </w:numPr>
        <w:rPr>
          <w:lang w:val="en-GB"/>
        </w:rPr>
      </w:pPr>
      <w:r w:rsidRPr="007C5752">
        <w:rPr>
          <w:lang w:val="en-GB"/>
        </w:rPr>
        <w:t>the justification for the change</w:t>
      </w:r>
    </w:p>
    <w:p w14:paraId="3598AAC5" w14:textId="77777777" w:rsidR="00D9747D" w:rsidRPr="007C5752" w:rsidRDefault="001D3C59">
      <w:pPr>
        <w:pStyle w:val="0AClause"/>
        <w:numPr>
          <w:ilvl w:val="1"/>
          <w:numId w:val="40"/>
        </w:numPr>
        <w:rPr>
          <w:lang w:val="en-GB"/>
        </w:rPr>
      </w:pPr>
      <w:r w:rsidRPr="007C5752">
        <w:rPr>
          <w:lang w:val="en-GB"/>
        </w:rPr>
        <w:t xml:space="preserve">the impact of the change (on product and/or (related) service(s), </w:t>
      </w:r>
    </w:p>
    <w:p w14:paraId="63F4A4B6" w14:textId="77777777" w:rsidR="00D9747D" w:rsidRPr="007C5752" w:rsidRDefault="001D3C59">
      <w:pPr>
        <w:pStyle w:val="0AClause"/>
        <w:numPr>
          <w:ilvl w:val="1"/>
          <w:numId w:val="40"/>
        </w:numPr>
        <w:rPr>
          <w:lang w:val="en-GB"/>
        </w:rPr>
      </w:pPr>
      <w:r w:rsidRPr="007C5752">
        <w:rPr>
          <w:lang w:val="en-GB"/>
        </w:rPr>
        <w:t xml:space="preserve">safety, </w:t>
      </w:r>
    </w:p>
    <w:p w14:paraId="03AEA489" w14:textId="77777777" w:rsidR="00D9747D" w:rsidRPr="007C5752" w:rsidRDefault="001D3C59">
      <w:pPr>
        <w:pStyle w:val="0AClause"/>
        <w:numPr>
          <w:ilvl w:val="1"/>
          <w:numId w:val="40"/>
        </w:numPr>
        <w:rPr>
          <w:lang w:val="en-GB"/>
        </w:rPr>
      </w:pPr>
      <w:r w:rsidRPr="007C5752">
        <w:rPr>
          <w:lang w:val="en-GB"/>
        </w:rPr>
        <w:t>risks,</w:t>
      </w:r>
    </w:p>
    <w:p w14:paraId="6992BC79" w14:textId="5EDA43AE" w:rsidR="00D9747D" w:rsidRPr="007C5752" w:rsidRDefault="00D9747D">
      <w:pPr>
        <w:pStyle w:val="0AClause"/>
        <w:numPr>
          <w:ilvl w:val="1"/>
          <w:numId w:val="40"/>
        </w:numPr>
        <w:rPr>
          <w:lang w:val="en-GB"/>
        </w:rPr>
      </w:pPr>
      <w:r w:rsidRPr="007C5752">
        <w:rPr>
          <w:lang w:val="en-GB"/>
        </w:rPr>
        <w:t>c</w:t>
      </w:r>
      <w:r w:rsidR="001D3C59" w:rsidRPr="007C5752">
        <w:rPr>
          <w:lang w:val="en-GB"/>
        </w:rPr>
        <w:t xml:space="preserve">ontract price and schedule), </w:t>
      </w:r>
    </w:p>
    <w:p w14:paraId="52DA8782" w14:textId="753ABDDD" w:rsidR="001D3C59" w:rsidRPr="007C5752" w:rsidRDefault="001D3C59">
      <w:pPr>
        <w:pStyle w:val="0AClause"/>
        <w:numPr>
          <w:ilvl w:val="1"/>
          <w:numId w:val="40"/>
        </w:numPr>
        <w:rPr>
          <w:lang w:val="en-GB"/>
        </w:rPr>
      </w:pPr>
      <w:r w:rsidRPr="007C5752">
        <w:rPr>
          <w:lang w:val="en-GB"/>
        </w:rPr>
        <w:lastRenderedPageBreak/>
        <w:t>the description of the change and the plan of implementation.</w:t>
      </w:r>
    </w:p>
    <w:p w14:paraId="14CCF1EB" w14:textId="77777777" w:rsidR="00D9747D" w:rsidRPr="007C5752" w:rsidRDefault="00D9747D" w:rsidP="00575005">
      <w:pPr>
        <w:pStyle w:val="0AClause"/>
        <w:ind w:left="360"/>
        <w:rPr>
          <w:lang w:val="en-GB"/>
        </w:rPr>
      </w:pPr>
    </w:p>
    <w:p w14:paraId="248D707A" w14:textId="29E01687" w:rsidR="001D3C59" w:rsidRPr="007C5752" w:rsidRDefault="001D3C59" w:rsidP="00575005">
      <w:pPr>
        <w:pStyle w:val="0AClause"/>
        <w:ind w:left="360"/>
        <w:rPr>
          <w:lang w:val="en-GB"/>
        </w:rPr>
      </w:pPr>
      <w:r w:rsidRPr="007C5752">
        <w:rPr>
          <w:lang w:val="en-GB"/>
        </w:rPr>
        <w:t>The Contractor shall include the Change Request template in annex to the QAP.</w:t>
      </w:r>
    </w:p>
    <w:p w14:paraId="6120C186" w14:textId="77777777" w:rsidR="001D3C59" w:rsidRPr="007C5752" w:rsidRDefault="001D3C59" w:rsidP="00575005">
      <w:pPr>
        <w:pStyle w:val="0AClause"/>
        <w:ind w:left="360"/>
        <w:rPr>
          <w:lang w:val="en-GB"/>
        </w:rPr>
      </w:pPr>
      <w:r w:rsidRPr="007C5752">
        <w:rPr>
          <w:lang w:val="en-GB"/>
        </w:rPr>
        <w:t>Only Change Requests approved by SCK CEN may and shall be implemented.</w:t>
      </w:r>
    </w:p>
    <w:p w14:paraId="40AD1D47" w14:textId="77777777" w:rsidR="001D3C59" w:rsidRPr="007C5752" w:rsidRDefault="001D3C59" w:rsidP="00575005">
      <w:pPr>
        <w:pStyle w:val="0AClause"/>
        <w:rPr>
          <w:lang w:val="en-GB"/>
        </w:rPr>
      </w:pPr>
      <w:commentRangeStart w:id="5724"/>
      <w:r w:rsidRPr="007C5752">
        <w:rPr>
          <w:lang w:val="en-GB"/>
        </w:rPr>
        <w:t>A Change Request having a budgetary impact on the Contractor shall form the basis for a Variation Order.  In such event, the Change Request shall be considered as approved when the Variation Order is issued by SCK CEN.</w:t>
      </w:r>
      <w:commentRangeEnd w:id="5724"/>
      <w:r w:rsidRPr="007C5752">
        <w:rPr>
          <w:lang w:val="en-GB"/>
        </w:rPr>
        <w:commentReference w:id="5724"/>
      </w:r>
    </w:p>
    <w:p w14:paraId="4C490056" w14:textId="77777777" w:rsidR="001D3C59" w:rsidRPr="007C5752" w:rsidRDefault="001D3C59" w:rsidP="00575005">
      <w:pPr>
        <w:pStyle w:val="0AClause"/>
        <w:rPr>
          <w:lang w:val="en-GB"/>
        </w:rPr>
      </w:pPr>
      <w:r w:rsidRPr="007C5752">
        <w:rPr>
          <w:lang w:val="en-GB"/>
        </w:rPr>
        <w:t xml:space="preserve">The Contractor shall create and maintain a Change Register, accessible to SCK CEN, in which all Change Requests shall be logged, including at least  </w:t>
      </w:r>
    </w:p>
    <w:p w14:paraId="279ED163" w14:textId="77777777" w:rsidR="001D3C59" w:rsidRPr="007C5752" w:rsidRDefault="001D3C59">
      <w:pPr>
        <w:pStyle w:val="0AClause"/>
        <w:numPr>
          <w:ilvl w:val="1"/>
          <w:numId w:val="41"/>
        </w:numPr>
        <w:rPr>
          <w:lang w:val="en-GB"/>
        </w:rPr>
      </w:pPr>
      <w:r w:rsidRPr="007C5752">
        <w:rPr>
          <w:lang w:val="en-GB"/>
        </w:rPr>
        <w:t>a unique identifier, title, date of issuance,</w:t>
      </w:r>
    </w:p>
    <w:p w14:paraId="12D39D42" w14:textId="2207F697" w:rsidR="001D3C59" w:rsidRPr="007C5752" w:rsidRDefault="00CE2631">
      <w:pPr>
        <w:pStyle w:val="0AClause"/>
        <w:numPr>
          <w:ilvl w:val="1"/>
          <w:numId w:val="40"/>
        </w:numPr>
        <w:rPr>
          <w:lang w:val="en-GB"/>
        </w:rPr>
      </w:pPr>
      <w:r w:rsidRPr="007C5752">
        <w:rPr>
          <w:lang w:val="en-GB"/>
        </w:rPr>
        <w:t>monetary impact</w:t>
      </w:r>
      <w:r w:rsidR="001D3C59" w:rsidRPr="007C5752">
        <w:rPr>
          <w:lang w:val="en-GB"/>
        </w:rPr>
        <w:t>,</w:t>
      </w:r>
    </w:p>
    <w:p w14:paraId="5B449BBB" w14:textId="5E8A6C54" w:rsidR="001D3C59" w:rsidRPr="007C5752" w:rsidRDefault="001D3C59">
      <w:pPr>
        <w:pStyle w:val="0AClause"/>
        <w:numPr>
          <w:ilvl w:val="1"/>
          <w:numId w:val="40"/>
        </w:numPr>
        <w:rPr>
          <w:lang w:val="en-GB"/>
        </w:rPr>
      </w:pPr>
      <w:r w:rsidRPr="007C5752">
        <w:rPr>
          <w:lang w:val="en-GB"/>
        </w:rPr>
        <w:t xml:space="preserve">impact on the Contract schedule, and information about the status of (vi) the decision (potential, pending, approved, </w:t>
      </w:r>
      <w:r w:rsidR="00352FF0" w:rsidRPr="007C5752">
        <w:rPr>
          <w:lang w:val="en-GB"/>
        </w:rPr>
        <w:t>withdrawn,</w:t>
      </w:r>
      <w:r w:rsidRPr="007C5752">
        <w:rPr>
          <w:lang w:val="en-GB"/>
        </w:rPr>
        <w:t xml:space="preserve"> or disputed) and (vii) the implementation</w:t>
      </w:r>
      <w:r w:rsidRPr="007C5752" w:rsidDel="006F4F6D">
        <w:rPr>
          <w:lang w:val="en-GB"/>
        </w:rPr>
        <w:t>.</w:t>
      </w:r>
    </w:p>
    <w:p w14:paraId="72173BF5" w14:textId="77777777" w:rsidR="001D3C59" w:rsidRPr="007C5752" w:rsidRDefault="001D3C59">
      <w:pPr>
        <w:pStyle w:val="0AClause"/>
        <w:numPr>
          <w:ilvl w:val="1"/>
          <w:numId w:val="40"/>
        </w:numPr>
        <w:rPr>
          <w:lang w:val="en-GB"/>
        </w:rPr>
      </w:pPr>
      <w:r w:rsidRPr="007C5752">
        <w:rPr>
          <w:lang w:val="en-GB"/>
        </w:rPr>
        <w:t>Deviations from the specifications defined in the Contract, that were not explicitly authorized by SCK CEN in advance in writing, shall be treated as Non-Conformities.</w:t>
      </w:r>
    </w:p>
    <w:p w14:paraId="00641CD8" w14:textId="77777777" w:rsidR="001D3C59" w:rsidRPr="007C5752" w:rsidRDefault="001D3C59" w:rsidP="001D3C59">
      <w:pPr>
        <w:pStyle w:val="Heading3numbered"/>
      </w:pPr>
      <w:bookmarkStart w:id="5725" w:name="_Ref190802525"/>
      <w:bookmarkStart w:id="5726" w:name="_Toc200492679"/>
      <w:bookmarkStart w:id="5727" w:name="_Toc202536280"/>
      <w:bookmarkStart w:id="5728" w:name="_Toc202536962"/>
      <w:bookmarkStart w:id="5729" w:name="_Toc212194922"/>
      <w:r w:rsidRPr="007C5752">
        <w:t>Non-Conformity Management</w:t>
      </w:r>
      <w:bookmarkEnd w:id="5725"/>
      <w:bookmarkEnd w:id="5726"/>
      <w:bookmarkEnd w:id="5727"/>
      <w:bookmarkEnd w:id="5728"/>
      <w:bookmarkEnd w:id="5729"/>
    </w:p>
    <w:p w14:paraId="1BB3413E" w14:textId="77777777" w:rsidR="001D3C59" w:rsidRPr="007C5752" w:rsidRDefault="001D3C59" w:rsidP="00575005">
      <w:pPr>
        <w:pStyle w:val="0AClause"/>
        <w:rPr>
          <w:lang w:val="en-GB"/>
        </w:rPr>
      </w:pPr>
      <w:r w:rsidRPr="007C5752">
        <w:rPr>
          <w:lang w:val="en-GB"/>
        </w:rPr>
        <w:t>A Non-Conformity is defined as any non-compliance with, or deviation from, any of the requirements and/or conformity criteria set forth in the Contract or approved Change Requests.</w:t>
      </w:r>
    </w:p>
    <w:p w14:paraId="46DAB8E6" w14:textId="7E19397B" w:rsidR="001D3C59" w:rsidRPr="007C5752" w:rsidRDefault="001D3C59" w:rsidP="00575005">
      <w:pPr>
        <w:pStyle w:val="0AClause"/>
        <w:rPr>
          <w:lang w:val="en-GB"/>
        </w:rPr>
      </w:pPr>
      <w:r w:rsidRPr="007C5752">
        <w:rPr>
          <w:lang w:val="en-GB"/>
        </w:rPr>
        <w:t xml:space="preserve">The Contractor shall have a process in place for managing Non-Conformities that arise during the performance of the Contract, including receiving and processing notifications of Non-Conformities from SCK CEN and/or third parties (such as its </w:t>
      </w:r>
      <w:r w:rsidR="005F7548" w:rsidRPr="007C5752">
        <w:rPr>
          <w:lang w:val="en-GB"/>
        </w:rPr>
        <w:t>Contractor</w:t>
      </w:r>
      <w:r w:rsidRPr="007C5752">
        <w:rPr>
          <w:lang w:val="en-GB"/>
        </w:rPr>
        <w:t>s or Subcontractors).</w:t>
      </w:r>
    </w:p>
    <w:p w14:paraId="4FF41B75" w14:textId="77777777" w:rsidR="001D3C59" w:rsidRPr="007C5752" w:rsidRDefault="001D3C59" w:rsidP="00575005">
      <w:pPr>
        <w:pStyle w:val="0AClause"/>
        <w:rPr>
          <w:lang w:val="en-GB"/>
        </w:rPr>
      </w:pPr>
      <w:r w:rsidRPr="007C5752">
        <w:rPr>
          <w:lang w:val="en-GB"/>
        </w:rPr>
        <w:t>In case of a Non-Conformity, the Contractor may not ship, or shall recall at its own risk and expense, the impacted supply.  Any steps of the Contract execution, which are (potentially) affected by the Non</w:t>
      </w:r>
      <w:r w:rsidRPr="007C5752">
        <w:rPr>
          <w:lang w:val="en-GB"/>
        </w:rPr>
        <w:noBreakHyphen/>
        <w:t>Conformity, shall be put on hold.</w:t>
      </w:r>
    </w:p>
    <w:p w14:paraId="62CE316B" w14:textId="77777777" w:rsidR="001D3C59" w:rsidRPr="007C5752" w:rsidRDefault="001D3C59" w:rsidP="00575005">
      <w:pPr>
        <w:pStyle w:val="0AClause"/>
        <w:rPr>
          <w:lang w:val="en-GB"/>
        </w:rPr>
      </w:pPr>
      <w:r w:rsidRPr="007C5752">
        <w:rPr>
          <w:lang w:val="en-GB"/>
        </w:rPr>
        <w:t>The Contractor shall notify SCK CEN in writing of any such Non-Conformities by means of a Non-Conformity Report (NCR).  An NCR shall be submitted to SCK CEN as soon as reasonably possible after a Non-Conformity is identified.</w:t>
      </w:r>
    </w:p>
    <w:p w14:paraId="1B4AAE84" w14:textId="77777777" w:rsidR="001D3C59" w:rsidRPr="007C5752" w:rsidRDefault="001D3C59" w:rsidP="00575005">
      <w:pPr>
        <w:pStyle w:val="0AClause"/>
        <w:rPr>
          <w:lang w:val="en-GB"/>
        </w:rPr>
      </w:pPr>
      <w:r w:rsidRPr="007C5752">
        <w:rPr>
          <w:lang w:val="en-GB"/>
        </w:rPr>
        <w:t>The NCR shall cover at least the following aspects:</w:t>
      </w:r>
    </w:p>
    <w:p w14:paraId="1B15ACDC" w14:textId="77777777" w:rsidR="001D3C59" w:rsidRPr="007C5752" w:rsidRDefault="001D3C59">
      <w:pPr>
        <w:pStyle w:val="0AClause"/>
        <w:numPr>
          <w:ilvl w:val="1"/>
          <w:numId w:val="42"/>
        </w:numPr>
        <w:rPr>
          <w:lang w:val="en-GB"/>
        </w:rPr>
      </w:pPr>
      <w:r w:rsidRPr="007C5752">
        <w:rPr>
          <w:lang w:val="en-GB"/>
        </w:rPr>
        <w:t>Detailed description of the Non-Conformity.</w:t>
      </w:r>
    </w:p>
    <w:p w14:paraId="29954286" w14:textId="77777777" w:rsidR="001D3C59" w:rsidRPr="007C5752" w:rsidRDefault="001D3C59">
      <w:pPr>
        <w:pStyle w:val="0AClause"/>
        <w:numPr>
          <w:ilvl w:val="1"/>
          <w:numId w:val="40"/>
        </w:numPr>
        <w:rPr>
          <w:lang w:val="en-GB"/>
        </w:rPr>
      </w:pPr>
      <w:r w:rsidRPr="007C5752">
        <w:rPr>
          <w:lang w:val="en-GB"/>
        </w:rPr>
        <w:t>Identification of all potentially affected deliverables.</w:t>
      </w:r>
    </w:p>
    <w:p w14:paraId="5E25D6E9" w14:textId="77777777" w:rsidR="001D3C59" w:rsidRPr="007C5752" w:rsidRDefault="001D3C59">
      <w:pPr>
        <w:pStyle w:val="0AClause"/>
        <w:numPr>
          <w:ilvl w:val="1"/>
          <w:numId w:val="40"/>
        </w:numPr>
        <w:rPr>
          <w:lang w:val="en-GB"/>
        </w:rPr>
      </w:pPr>
      <w:r w:rsidRPr="007C5752">
        <w:rPr>
          <w:lang w:val="en-GB"/>
        </w:rPr>
        <w:t>Identified (root) cause(s) including verification thereof.</w:t>
      </w:r>
    </w:p>
    <w:p w14:paraId="6CB28661" w14:textId="77777777" w:rsidR="001D3C59" w:rsidRPr="007C5752" w:rsidRDefault="001D3C59">
      <w:pPr>
        <w:pStyle w:val="0AClause"/>
        <w:numPr>
          <w:ilvl w:val="1"/>
          <w:numId w:val="40"/>
        </w:numPr>
        <w:rPr>
          <w:lang w:val="en-GB"/>
        </w:rPr>
      </w:pPr>
      <w:r w:rsidRPr="007C5752">
        <w:rPr>
          <w:lang w:val="en-GB"/>
        </w:rPr>
        <w:t>Proposed corrective actions including their anticipated effectiveness.</w:t>
      </w:r>
    </w:p>
    <w:p w14:paraId="17DA19FF" w14:textId="77777777" w:rsidR="001D3C59" w:rsidRPr="007C5752" w:rsidRDefault="001D3C59">
      <w:pPr>
        <w:pStyle w:val="0AClause"/>
        <w:numPr>
          <w:ilvl w:val="1"/>
          <w:numId w:val="40"/>
        </w:numPr>
        <w:rPr>
          <w:lang w:val="en-GB"/>
        </w:rPr>
      </w:pPr>
      <w:r w:rsidRPr="007C5752">
        <w:rPr>
          <w:lang w:val="en-GB"/>
        </w:rPr>
        <w:t>Proposed reoccurrence prevention plan (if applicable).</w:t>
      </w:r>
    </w:p>
    <w:p w14:paraId="25240EB3" w14:textId="77777777" w:rsidR="001D3C59" w:rsidRPr="007C5752" w:rsidRDefault="001D3C59">
      <w:pPr>
        <w:pStyle w:val="0AClause"/>
        <w:numPr>
          <w:ilvl w:val="1"/>
          <w:numId w:val="40"/>
        </w:numPr>
        <w:rPr>
          <w:lang w:val="en-GB"/>
        </w:rPr>
      </w:pPr>
      <w:r w:rsidRPr="007C5752">
        <w:rPr>
          <w:lang w:val="en-GB"/>
        </w:rPr>
        <w:t>The Contractor shall include the NCR template in annex to the QAP.</w:t>
      </w:r>
    </w:p>
    <w:p w14:paraId="7354B24E" w14:textId="77777777" w:rsidR="001D3C59" w:rsidRPr="007C5752" w:rsidRDefault="001D3C59">
      <w:pPr>
        <w:pStyle w:val="0AClause"/>
        <w:numPr>
          <w:ilvl w:val="1"/>
          <w:numId w:val="40"/>
        </w:numPr>
        <w:rPr>
          <w:lang w:val="en-GB"/>
        </w:rPr>
      </w:pPr>
      <w:r w:rsidRPr="007C5752">
        <w:rPr>
          <w:lang w:val="en-GB"/>
        </w:rPr>
        <w:t>The NCR shall be submitted to SCK CEN for approval.  SCK CEN shall be entitled to reject the solution(s) proposed by the Contractor in case SCK CEN deems the solution not useable given the circumstances.</w:t>
      </w:r>
    </w:p>
    <w:p w14:paraId="13494CE8" w14:textId="77777777" w:rsidR="001D3C59" w:rsidRPr="007C5752" w:rsidRDefault="001D3C59" w:rsidP="00575005">
      <w:pPr>
        <w:pStyle w:val="0AClause"/>
        <w:rPr>
          <w:lang w:val="en-GB"/>
        </w:rPr>
      </w:pPr>
      <w:r w:rsidRPr="007C5752">
        <w:rPr>
          <w:lang w:val="en-GB"/>
        </w:rPr>
        <w:t xml:space="preserve">The Contractor shall perform the necessary actions to correct the Non-Conformity (in accordance with the SCK CEN approved NCR) at its own risk and expense.  Said necessary actions shall not only concern redoing (parts of) the manufacturing and/or its related processes (assembly, packaging, delivery, …) but shall also entail redoing all QA/QC activities associated therewith.  </w:t>
      </w:r>
      <w:commentRangeStart w:id="5730"/>
      <w:r w:rsidRPr="007C5752">
        <w:rPr>
          <w:lang w:val="en-GB"/>
        </w:rPr>
        <w:t xml:space="preserve">Next to that, if so, requested by SCK CEN, the Contractor shall moreover reimburse SCK CEN for the costs incurred by SCK CEN to have the FAT/SAT of the impacted items redone.  </w:t>
      </w:r>
      <w:commentRangeEnd w:id="5730"/>
      <w:r w:rsidRPr="007C5752">
        <w:rPr>
          <w:lang w:val="en-GB"/>
        </w:rPr>
        <w:commentReference w:id="5730"/>
      </w:r>
    </w:p>
    <w:p w14:paraId="7E18096A" w14:textId="77777777" w:rsidR="001D3C59" w:rsidRPr="007C5752" w:rsidRDefault="001D3C59" w:rsidP="00575005">
      <w:pPr>
        <w:pStyle w:val="0AClause"/>
        <w:rPr>
          <w:lang w:val="en-GB"/>
        </w:rPr>
      </w:pPr>
      <w:r w:rsidRPr="007C5752">
        <w:rPr>
          <w:lang w:val="en-GB"/>
        </w:rPr>
        <w:t>The Contractor shall keep SCK CEN duly informed about the progress of the implementation of the actions identified in the NCR and, if applicable, shall provide a revised schedule identifying the time impact of the implementation of said actions; the Contractor shall minimize the consequences on the schedule in any case.</w:t>
      </w:r>
    </w:p>
    <w:p w14:paraId="7B2E1CFE" w14:textId="77777777" w:rsidR="001D3C59" w:rsidRPr="007C5752" w:rsidRDefault="001D3C59">
      <w:pPr>
        <w:pStyle w:val="0AClause"/>
        <w:numPr>
          <w:ilvl w:val="1"/>
          <w:numId w:val="43"/>
        </w:numPr>
        <w:rPr>
          <w:lang w:val="en-GB"/>
        </w:rPr>
      </w:pPr>
      <w:r w:rsidRPr="007C5752">
        <w:rPr>
          <w:lang w:val="en-GB"/>
        </w:rPr>
        <w:lastRenderedPageBreak/>
        <w:t>At the specific request of SCK CEN, to avoid repetition of possible recurring Non-Conformities during the execution of the Contract, or when imposed by the Contractor's quality management system or the QAP, the Contractor shall carry out a root cause analysis of the Non-Conformity.  Such an analysis shall:</w:t>
      </w:r>
    </w:p>
    <w:p w14:paraId="331B3549" w14:textId="77777777" w:rsidR="001D3C59" w:rsidRPr="007C5752" w:rsidRDefault="001D3C59">
      <w:pPr>
        <w:pStyle w:val="0AClause"/>
        <w:numPr>
          <w:ilvl w:val="2"/>
          <w:numId w:val="43"/>
        </w:numPr>
        <w:rPr>
          <w:lang w:val="en-GB"/>
        </w:rPr>
      </w:pPr>
      <w:r w:rsidRPr="007C5752">
        <w:rPr>
          <w:lang w:val="en-GB"/>
        </w:rPr>
        <w:t>be documented and submitted for approval to SCK CEN.</w:t>
      </w:r>
    </w:p>
    <w:p w14:paraId="35D7F27C" w14:textId="77777777" w:rsidR="001D3C59" w:rsidRPr="007C5752" w:rsidRDefault="001D3C59">
      <w:pPr>
        <w:pStyle w:val="0AClause"/>
        <w:numPr>
          <w:ilvl w:val="2"/>
          <w:numId w:val="43"/>
        </w:numPr>
        <w:rPr>
          <w:lang w:val="en-GB"/>
        </w:rPr>
      </w:pPr>
      <w:r w:rsidRPr="007C5752">
        <w:rPr>
          <w:lang w:val="en-GB"/>
        </w:rPr>
        <w:t>include the identified Non-Conformity cause(s).</w:t>
      </w:r>
    </w:p>
    <w:p w14:paraId="387E4508" w14:textId="77777777" w:rsidR="001D3C59" w:rsidRPr="007C5752" w:rsidRDefault="001D3C59">
      <w:pPr>
        <w:pStyle w:val="0AClause"/>
        <w:numPr>
          <w:ilvl w:val="2"/>
          <w:numId w:val="43"/>
        </w:numPr>
        <w:rPr>
          <w:lang w:val="en-GB"/>
        </w:rPr>
      </w:pPr>
      <w:r w:rsidRPr="007C5752">
        <w:rPr>
          <w:lang w:val="en-GB"/>
        </w:rPr>
        <w:t>propose an action plan to minimize the probability of a recurrence.</w:t>
      </w:r>
    </w:p>
    <w:p w14:paraId="5F2B1068" w14:textId="77777777" w:rsidR="001D3C59" w:rsidRPr="007C5752" w:rsidRDefault="001D3C59">
      <w:pPr>
        <w:pStyle w:val="0AClause"/>
        <w:numPr>
          <w:ilvl w:val="1"/>
          <w:numId w:val="42"/>
        </w:numPr>
        <w:rPr>
          <w:lang w:val="en-GB"/>
        </w:rPr>
      </w:pPr>
      <w:bookmarkStart w:id="5731" w:name="_Hlk159856120"/>
      <w:r w:rsidRPr="007C5752">
        <w:rPr>
          <w:lang w:val="en-GB"/>
        </w:rPr>
        <w:t>For actions taking more than 1 month, the Contractor shall provide a regular status report describing the result of implementation according to the due dates in the action plan.</w:t>
      </w:r>
    </w:p>
    <w:p w14:paraId="12215115" w14:textId="77777777" w:rsidR="001D3C59" w:rsidRPr="007C5752" w:rsidRDefault="001D3C59">
      <w:pPr>
        <w:pStyle w:val="0AClause"/>
        <w:numPr>
          <w:ilvl w:val="1"/>
          <w:numId w:val="42"/>
        </w:numPr>
        <w:rPr>
          <w:lang w:val="en-GB"/>
        </w:rPr>
      </w:pPr>
      <w:r w:rsidRPr="007C5752">
        <w:rPr>
          <w:lang w:val="en-GB"/>
        </w:rPr>
        <w:t>Performing the root cause analysis and implementing any preventive/corrective actions arising therefrom, shall not give rise to any additional compensation for the Contractor.</w:t>
      </w:r>
      <w:bookmarkEnd w:id="5731"/>
    </w:p>
    <w:p w14:paraId="23304A4D" w14:textId="77777777" w:rsidR="001D3C59" w:rsidRPr="007C5752" w:rsidRDefault="001D3C59" w:rsidP="00575005">
      <w:pPr>
        <w:pStyle w:val="0AClause"/>
        <w:rPr>
          <w:lang w:val="en-GB"/>
        </w:rPr>
      </w:pPr>
      <w:r w:rsidRPr="007C5752">
        <w:rPr>
          <w:lang w:val="en-GB"/>
        </w:rPr>
        <w:t>Any Non-Conformities identified and reported by SCK CEN to the Contractor, as well as any other complaints received by the Contractor from SCK CEN, shall be treated as Non-Conformities and duly documented, investigated, and resolved according to the stipulations under this clause.</w:t>
      </w:r>
    </w:p>
    <w:p w14:paraId="0E9F443E" w14:textId="77777777" w:rsidR="001D3C59" w:rsidRPr="007C5752" w:rsidRDefault="001D3C59" w:rsidP="00575005">
      <w:pPr>
        <w:pStyle w:val="0AClause"/>
        <w:rPr>
          <w:lang w:val="en-GB"/>
        </w:rPr>
      </w:pPr>
      <w:r w:rsidRPr="007C5752">
        <w:rPr>
          <w:lang w:val="en-GB"/>
        </w:rPr>
        <w:t>Neither the implementation of the procedure on Non-Conformity management, nor the approval by SCK CEN of a Non-Conformity Report, shall waive or reduce the Contractor’s responsibility, according to the relevant stipulations of the Contract, to indemnify and hold SCK CEN harmless against all losses, damages, and costs (e.g. due to delay on the schedule) arising from such Non-Conformity.</w:t>
      </w:r>
      <w:bookmarkStart w:id="5732" w:name="_Toc160432906"/>
      <w:bookmarkStart w:id="5733" w:name="_Toc160538027"/>
      <w:bookmarkStart w:id="5734" w:name="_Toc160538123"/>
      <w:bookmarkStart w:id="5735" w:name="_Toc160538219"/>
      <w:bookmarkEnd w:id="5732"/>
      <w:bookmarkEnd w:id="5733"/>
      <w:bookmarkEnd w:id="5734"/>
      <w:bookmarkEnd w:id="5735"/>
    </w:p>
    <w:p w14:paraId="0F09B0F4" w14:textId="77777777" w:rsidR="001D3C59" w:rsidRPr="007C5752" w:rsidRDefault="001D3C59" w:rsidP="001D3C59">
      <w:pPr>
        <w:pStyle w:val="Heading3numbered"/>
      </w:pPr>
      <w:bookmarkStart w:id="5736" w:name="_Ref191396737"/>
      <w:bookmarkStart w:id="5737" w:name="_Toc200492680"/>
      <w:bookmarkStart w:id="5738" w:name="_Toc202536281"/>
      <w:bookmarkStart w:id="5739" w:name="_Toc202536963"/>
      <w:bookmarkStart w:id="5740" w:name="_Toc212194923"/>
      <w:r w:rsidRPr="007C5752">
        <w:t>Audits</w:t>
      </w:r>
      <w:bookmarkEnd w:id="5736"/>
      <w:bookmarkEnd w:id="5737"/>
      <w:bookmarkEnd w:id="5738"/>
      <w:bookmarkEnd w:id="5739"/>
      <w:bookmarkEnd w:id="5740"/>
    </w:p>
    <w:p w14:paraId="01D63D7D" w14:textId="66EC96FB" w:rsidR="001D3C59" w:rsidRPr="007C5752" w:rsidRDefault="001D3C59" w:rsidP="00575005">
      <w:pPr>
        <w:pStyle w:val="0AClause"/>
        <w:rPr>
          <w:lang w:val="en-GB"/>
        </w:rPr>
      </w:pPr>
      <w:bookmarkStart w:id="5741" w:name="_Ref163466176"/>
      <w:r w:rsidRPr="007C5752">
        <w:rPr>
          <w:lang w:val="en-GB"/>
        </w:rPr>
        <w:t>SCK CEN shall be entitled to carry out, or to have carried out by a third party on its behalf (procured at SCK CEN’s own cost), an audit of Contractor/its Subcontractor’s premises, equipment, procedures to assess the ability of Contractor/Subcontractor to comply with the requirements of this document and the Contract</w:t>
      </w:r>
      <w:bookmarkEnd w:id="5741"/>
      <w:r w:rsidR="00352FF0" w:rsidRPr="007C5752">
        <w:rPr>
          <w:lang w:val="en-GB"/>
        </w:rPr>
        <w:t xml:space="preserve">.  </w:t>
      </w:r>
      <w:r w:rsidRPr="007C5752">
        <w:rPr>
          <w:lang w:val="en-GB"/>
        </w:rPr>
        <w:t>SCK CEN may request such audit when at least one of the following conditions is met:</w:t>
      </w:r>
    </w:p>
    <w:p w14:paraId="13018468" w14:textId="77777777" w:rsidR="001D3C59" w:rsidRPr="007C5752" w:rsidRDefault="001D3C59">
      <w:pPr>
        <w:pStyle w:val="0AClause"/>
        <w:numPr>
          <w:ilvl w:val="1"/>
          <w:numId w:val="44"/>
        </w:numPr>
        <w:rPr>
          <w:lang w:val="en-GB"/>
        </w:rPr>
      </w:pPr>
      <w:r w:rsidRPr="007C5752">
        <w:rPr>
          <w:lang w:val="en-GB"/>
        </w:rPr>
        <w:t>to qualify a Contractor/Subcontractor which is not ISO 9001 certified.</w:t>
      </w:r>
    </w:p>
    <w:p w14:paraId="3C4152C4" w14:textId="77777777" w:rsidR="001D3C59" w:rsidRPr="007C5752" w:rsidRDefault="001D3C59">
      <w:pPr>
        <w:pStyle w:val="0AClause"/>
        <w:numPr>
          <w:ilvl w:val="1"/>
          <w:numId w:val="43"/>
        </w:numPr>
        <w:rPr>
          <w:lang w:val="en-GB"/>
        </w:rPr>
      </w:pPr>
      <w:r w:rsidRPr="007C5752">
        <w:rPr>
          <w:lang w:val="en-GB"/>
        </w:rPr>
        <w:t>to address performance issues.</w:t>
      </w:r>
    </w:p>
    <w:p w14:paraId="3110F089" w14:textId="77777777" w:rsidR="001D3C59" w:rsidRPr="007C5752" w:rsidRDefault="001D3C59" w:rsidP="00575005">
      <w:pPr>
        <w:pStyle w:val="0AClause"/>
        <w:rPr>
          <w:lang w:val="en-GB"/>
        </w:rPr>
      </w:pPr>
      <w:r w:rsidRPr="007C5752">
        <w:rPr>
          <w:lang w:val="en-GB"/>
        </w:rPr>
        <w:t>SCK CEN shall inform the Contractor in advance of the audit and shall take all necessary steps not to unduly interfere with the performance of Contractor’s business operations.  SCK CEN shall provide an audit report within two weeks of completing the audit.  The Contractor shall respond within two weeks with an action plan to address the identified Non-Conformities.</w:t>
      </w:r>
    </w:p>
    <w:p w14:paraId="71E88E9C" w14:textId="77777777" w:rsidR="001D3C59" w:rsidRPr="007C5752" w:rsidRDefault="001D3C59" w:rsidP="008B2975">
      <w:pPr>
        <w:pStyle w:val="Heading2numbered"/>
        <w:keepNext/>
        <w:keepLines/>
        <w:ind w:left="578" w:hanging="578"/>
      </w:pPr>
      <w:bookmarkStart w:id="5742" w:name="_Toc200492681"/>
      <w:bookmarkStart w:id="5743" w:name="_Toc202536282"/>
      <w:bookmarkStart w:id="5744" w:name="_Toc202536964"/>
      <w:bookmarkStart w:id="5745" w:name="_Toc212194924"/>
      <w:r w:rsidRPr="007C5752">
        <w:t>Quality Control</w:t>
      </w:r>
      <w:bookmarkEnd w:id="5742"/>
      <w:bookmarkEnd w:id="5743"/>
      <w:bookmarkEnd w:id="5744"/>
      <w:bookmarkEnd w:id="5745"/>
    </w:p>
    <w:p w14:paraId="01B3E485" w14:textId="77777777" w:rsidR="001D3C59" w:rsidRPr="007C5752" w:rsidRDefault="001D3C59" w:rsidP="001D3C59">
      <w:pPr>
        <w:pStyle w:val="Heading3numbered"/>
      </w:pPr>
      <w:bookmarkStart w:id="5746" w:name="_Toc200492682"/>
      <w:bookmarkStart w:id="5747" w:name="_Toc202536283"/>
      <w:bookmarkStart w:id="5748" w:name="_Toc202536965"/>
      <w:bookmarkStart w:id="5749" w:name="_Toc212194925"/>
      <w:r w:rsidRPr="007C5752">
        <w:t>General requirements</w:t>
      </w:r>
      <w:bookmarkEnd w:id="5746"/>
      <w:bookmarkEnd w:id="5747"/>
      <w:bookmarkEnd w:id="5748"/>
      <w:bookmarkEnd w:id="5749"/>
    </w:p>
    <w:p w14:paraId="6D5280E1" w14:textId="77777777" w:rsidR="001D3C59" w:rsidRPr="007C5752" w:rsidRDefault="001D3C59" w:rsidP="00575005">
      <w:pPr>
        <w:pStyle w:val="0AClause"/>
        <w:rPr>
          <w:lang w:val="en-GB"/>
        </w:rPr>
      </w:pPr>
      <w:r w:rsidRPr="007C5752">
        <w:rPr>
          <w:lang w:val="en-GB"/>
        </w:rPr>
        <w:t>The Contractor shall be fully responsible for the quality of the deliverables, including the quality of all components, materials, and services procured by the Contractor.</w:t>
      </w:r>
    </w:p>
    <w:p w14:paraId="11272B49" w14:textId="77777777" w:rsidR="001D3C59" w:rsidRPr="007C5752" w:rsidRDefault="001D3C59" w:rsidP="00575005">
      <w:pPr>
        <w:pStyle w:val="0AClause"/>
        <w:rPr>
          <w:lang w:val="en-GB"/>
        </w:rPr>
      </w:pPr>
      <w:r w:rsidRPr="007C5752">
        <w:rPr>
          <w:lang w:val="en-GB"/>
        </w:rPr>
        <w:t>The Contractor shall ensure that the Contract is performed in accordance with all applicable regional, national, and international laws, regulations and industrial codes and standards and Good Industry Practices.</w:t>
      </w:r>
    </w:p>
    <w:p w14:paraId="26B43729" w14:textId="77777777" w:rsidR="001D3C59" w:rsidRPr="007C5752" w:rsidRDefault="001D3C59" w:rsidP="00575005">
      <w:pPr>
        <w:pStyle w:val="0AClause"/>
        <w:rPr>
          <w:lang w:val="en-GB"/>
        </w:rPr>
      </w:pPr>
      <w:r w:rsidRPr="007C5752">
        <w:rPr>
          <w:lang w:val="en-GB"/>
        </w:rPr>
        <w:t>Additionally, to ensure compliance with the requirements outlined in this document, the QAP shall include at least the qualification and validation requirements specified in this document.</w:t>
      </w:r>
    </w:p>
    <w:p w14:paraId="6AB4D6BD" w14:textId="77777777" w:rsidR="001D3C59" w:rsidRPr="007C5752" w:rsidRDefault="001D3C59" w:rsidP="00575005">
      <w:pPr>
        <w:pStyle w:val="0AClause"/>
        <w:rPr>
          <w:lang w:val="en-GB"/>
        </w:rPr>
      </w:pPr>
      <w:r w:rsidRPr="007C5752">
        <w:rPr>
          <w:lang w:val="en-GB"/>
        </w:rPr>
        <w:t>The Contractor shall ensure that all components, materials, equipment, and/or tools used at the performance of the Contract are appropriately designed, constructed, installed, calibrated, and operated.  The Contractor shall develop, maintain, and comply with appropriate schedules for adjustment, cleaning, calibration, or any other required maintenance.  The Contractor shall maintain records of these activities and make them available to SCK CEN upon simple request and without any right for further compensation or payment.</w:t>
      </w:r>
    </w:p>
    <w:p w14:paraId="369F0F5D" w14:textId="77777777" w:rsidR="001D3C59" w:rsidRPr="007C5752" w:rsidRDefault="001D3C59" w:rsidP="00575005">
      <w:pPr>
        <w:pStyle w:val="0AClause"/>
        <w:rPr>
          <w:lang w:val="en-GB"/>
        </w:rPr>
      </w:pPr>
      <w:r w:rsidRPr="007C5752">
        <w:rPr>
          <w:lang w:val="en-GB"/>
        </w:rPr>
        <w:t>All measurement and testing instrumentation used at the performance of the Contract shall have the appropriate qualifications and shall be regularly calibrated to ensure appropriate accuracy and precision for the measurement at hand.  SCK CEN reserves the right to request a measurement system analysis and/or proof of calibration in case of any doubt of appropriateness.</w:t>
      </w:r>
    </w:p>
    <w:p w14:paraId="708EAD94" w14:textId="1B1469B4" w:rsidR="001D3C59" w:rsidRPr="007C5752" w:rsidRDefault="001D3C59" w:rsidP="00575005">
      <w:pPr>
        <w:pStyle w:val="0AClause"/>
        <w:rPr>
          <w:lang w:val="en-GB"/>
        </w:rPr>
      </w:pPr>
      <w:r w:rsidRPr="007C5752">
        <w:rPr>
          <w:lang w:val="en-GB"/>
        </w:rPr>
        <w:lastRenderedPageBreak/>
        <w:t>The Contractor shall provide all equipment necessary to perform and to evaluate the tests on site.  Additional test cryostats, valves and instrumentation for acceptance tests shall be delivered by the Contractor.</w:t>
      </w:r>
      <w:r w:rsidR="00172DB8" w:rsidRPr="007C5752">
        <w:rPr>
          <w:lang w:val="en-GB"/>
        </w:rPr>
        <w:t xml:space="preserve"> </w:t>
      </w:r>
      <w:r w:rsidRPr="007C5752">
        <w:rPr>
          <w:lang w:val="en-GB"/>
        </w:rPr>
        <w:t>Additionally, the Contractor shall describe special test facilities that will be used during the contract.</w:t>
      </w:r>
    </w:p>
    <w:p w14:paraId="2CA5F3DD" w14:textId="77777777" w:rsidR="001D3C59" w:rsidRPr="007C5752" w:rsidRDefault="001D3C59" w:rsidP="00575005">
      <w:pPr>
        <w:pStyle w:val="0AClause"/>
        <w:rPr>
          <w:lang w:val="en-GB"/>
        </w:rPr>
      </w:pPr>
      <w:r w:rsidRPr="007C5752">
        <w:rPr>
          <w:lang w:val="en-GB"/>
        </w:rPr>
        <w:t>The inspections, measurements, and testing activities described in the Contract are mandatory but comprise only the minimum required.  These activities are not intended to supplant any control, measurement, examination, inspection, or test usually performed by the Contractor to ensure the quality of the product.  The Contractor shall perform the quality control according to best practices, as generally recognized, as well as, as assessed based on his internal ability and prior experience.</w:t>
      </w:r>
    </w:p>
    <w:p w14:paraId="75892ABE" w14:textId="77777777" w:rsidR="001D3C59" w:rsidRPr="007C5752" w:rsidRDefault="001D3C59" w:rsidP="001A6BE4">
      <w:pPr>
        <w:pStyle w:val="SysReq3"/>
        <w:rPr>
          <w:lang w:val="en-GB"/>
        </w:rPr>
      </w:pPr>
      <w:r w:rsidRPr="007C5752">
        <w:rPr>
          <w:lang w:val="en-GB"/>
        </w:rPr>
        <w:t>In the offer, the Applicant shall outline the quality control process that shall be implemented during Contract execution.</w:t>
      </w:r>
    </w:p>
    <w:p w14:paraId="2A39A37A" w14:textId="77777777" w:rsidR="001D3C59" w:rsidRPr="007C5752" w:rsidRDefault="001D3C59" w:rsidP="001D3C59">
      <w:pPr>
        <w:pStyle w:val="Heading3numbered"/>
      </w:pPr>
      <w:bookmarkStart w:id="5750" w:name="_Toc200492683"/>
      <w:bookmarkStart w:id="5751" w:name="_Toc202536284"/>
      <w:bookmarkStart w:id="5752" w:name="_Toc202536966"/>
      <w:bookmarkStart w:id="5753" w:name="_Toc212194926"/>
      <w:r w:rsidRPr="007C5752">
        <w:t>Manufacturing and Inspection Plan</w:t>
      </w:r>
      <w:bookmarkEnd w:id="5750"/>
      <w:bookmarkEnd w:id="5751"/>
      <w:bookmarkEnd w:id="5752"/>
      <w:bookmarkEnd w:id="5753"/>
    </w:p>
    <w:p w14:paraId="00413AE4" w14:textId="77777777" w:rsidR="001D3C59" w:rsidRPr="007C5752" w:rsidRDefault="001D3C59" w:rsidP="00575005">
      <w:pPr>
        <w:pStyle w:val="0AClause"/>
        <w:rPr>
          <w:lang w:val="en-GB"/>
        </w:rPr>
      </w:pPr>
      <w:r w:rsidRPr="007C5752">
        <w:rPr>
          <w:lang w:val="en-GB"/>
        </w:rPr>
        <w:t>The Contractor shall prepare a Manufacturing and Inspection Plan (MIP) covering all tests and inspections from start of manufacturing to provisional acceptance.  It shall, as a minimum, include test and inspection plans &amp; procedures and (if on-site at SCK CEN) utilities necessary for executing the tests.  It shall indicate the Hold Points and Witness Points defined in the Contract as well as any other HP/WP defined by SCK CEN during execution of the Contract.</w:t>
      </w:r>
    </w:p>
    <w:p w14:paraId="617CFFD0" w14:textId="77777777" w:rsidR="001D3C59" w:rsidRPr="007C5752" w:rsidRDefault="001D3C59" w:rsidP="00575005">
      <w:pPr>
        <w:pStyle w:val="0AClause"/>
        <w:rPr>
          <w:lang w:val="en-GB"/>
        </w:rPr>
      </w:pPr>
      <w:r w:rsidRPr="007C5752">
        <w:rPr>
          <w:lang w:val="en-GB"/>
        </w:rPr>
        <w:t>The MIP shall serve to verify that all tests and inspections are executed as planned and in compliance with the agreed HP/WP.</w:t>
      </w:r>
    </w:p>
    <w:p w14:paraId="136EB73E" w14:textId="1FFEFBE3" w:rsidR="001D3C59" w:rsidRPr="007C5752" w:rsidRDefault="001D3C59" w:rsidP="00575005">
      <w:pPr>
        <w:pStyle w:val="0AClause"/>
        <w:rPr>
          <w:rStyle w:val="AAReferencedChar"/>
          <w:rFonts w:ascii="Aptos" w:hAnsi="Aptos"/>
          <w:i w:val="0"/>
          <w:iCs w:val="0"/>
          <w:color w:val="auto"/>
          <w:sz w:val="18"/>
        </w:rPr>
      </w:pPr>
      <w:r w:rsidRPr="007C5752">
        <w:rPr>
          <w:lang w:val="en-GB"/>
        </w:rPr>
        <w:t xml:space="preserve">A preliminary version of the MIP shall be provided </w:t>
      </w:r>
      <w:r w:rsidR="00874774" w:rsidRPr="007C5752">
        <w:rPr>
          <w:lang w:val="en-GB"/>
        </w:rPr>
        <w:t xml:space="preserve">during LCP2 in </w:t>
      </w:r>
      <w:r w:rsidR="00874774" w:rsidRPr="007C5752">
        <w:rPr>
          <w:rStyle w:val="DD-Char"/>
        </w:rPr>
        <w:fldChar w:fldCharType="begin"/>
      </w:r>
      <w:r w:rsidR="00874774" w:rsidRPr="007C5752">
        <w:rPr>
          <w:rStyle w:val="DD-Char"/>
        </w:rPr>
        <w:instrText xml:space="preserve"> REF _Ref211522352 \r \h  \* MERGEFORMAT </w:instrText>
      </w:r>
      <w:r w:rsidR="00874774" w:rsidRPr="007C5752">
        <w:rPr>
          <w:rStyle w:val="DD-Char"/>
        </w:rPr>
      </w:r>
      <w:r w:rsidR="00874774" w:rsidRPr="007C5752">
        <w:rPr>
          <w:rStyle w:val="DD-Char"/>
        </w:rPr>
        <w:fldChar w:fldCharType="separate"/>
      </w:r>
      <w:r w:rsidR="00A63B38">
        <w:rPr>
          <w:rStyle w:val="DD-Char"/>
        </w:rPr>
        <w:t>DD-5</w:t>
      </w:r>
      <w:r w:rsidR="00874774" w:rsidRPr="007C5752">
        <w:rPr>
          <w:rStyle w:val="DD-Char"/>
        </w:rPr>
        <w:fldChar w:fldCharType="end"/>
      </w:r>
      <w:r w:rsidR="00874774" w:rsidRPr="007C5752">
        <w:rPr>
          <w:rStyle w:val="DD-Char"/>
        </w:rPr>
        <w:t xml:space="preserve"> </w:t>
      </w:r>
      <w:r w:rsidR="00874774" w:rsidRPr="007C5752">
        <w:rPr>
          <w:lang w:val="en-GB"/>
        </w:rPr>
        <w:t>with the updated and</w:t>
      </w:r>
      <w:r w:rsidR="00874774" w:rsidRPr="007C5752">
        <w:rPr>
          <w:rStyle w:val="DD-Char"/>
        </w:rPr>
        <w:t xml:space="preserve"> </w:t>
      </w:r>
      <w:r w:rsidRPr="007C5752">
        <w:rPr>
          <w:lang w:val="en-GB"/>
        </w:rPr>
        <w:t xml:space="preserve">unalterable version provided </w:t>
      </w:r>
      <w:r w:rsidR="00CB190B" w:rsidRPr="007C5752">
        <w:rPr>
          <w:lang w:val="en-GB"/>
        </w:rPr>
        <w:t>at the end of LCP5</w:t>
      </w:r>
    </w:p>
    <w:p w14:paraId="19787DDF" w14:textId="77777777" w:rsidR="001D3C59" w:rsidRPr="007C5752" w:rsidRDefault="001D3C59" w:rsidP="00CB190B">
      <w:pPr>
        <w:pStyle w:val="SysReq3"/>
        <w:ind w:left="0"/>
        <w:rPr>
          <w:lang w:val="en-GB"/>
        </w:rPr>
      </w:pPr>
      <w:r w:rsidRPr="007C5752">
        <w:rPr>
          <w:lang w:val="en-GB"/>
        </w:rPr>
        <w:t>In the offer, the Applicant shall explain the approach to implementing the above MIP requirements.</w:t>
      </w:r>
    </w:p>
    <w:p w14:paraId="3E819E44" w14:textId="77777777" w:rsidR="001D3C59" w:rsidRPr="007C5752" w:rsidRDefault="001D3C59" w:rsidP="001D3C59">
      <w:pPr>
        <w:pStyle w:val="Heading3numbered"/>
      </w:pPr>
      <w:bookmarkStart w:id="5754" w:name="_Toc192782715"/>
      <w:bookmarkStart w:id="5755" w:name="_Toc192783323"/>
      <w:bookmarkStart w:id="5756" w:name="_Toc192851243"/>
      <w:bookmarkStart w:id="5757" w:name="_Toc192929730"/>
      <w:bookmarkStart w:id="5758" w:name="_Toc192935418"/>
      <w:bookmarkStart w:id="5759" w:name="_Toc193016766"/>
      <w:bookmarkStart w:id="5760" w:name="_Toc192782716"/>
      <w:bookmarkStart w:id="5761" w:name="_Toc192783324"/>
      <w:bookmarkStart w:id="5762" w:name="_Toc192851244"/>
      <w:bookmarkStart w:id="5763" w:name="_Toc192929731"/>
      <w:bookmarkStart w:id="5764" w:name="_Toc192935419"/>
      <w:bookmarkStart w:id="5765" w:name="_Toc193016767"/>
      <w:bookmarkStart w:id="5766" w:name="_Toc169612653"/>
      <w:bookmarkStart w:id="5767" w:name="_Toc169612750"/>
      <w:bookmarkStart w:id="5768" w:name="_Toc169612848"/>
      <w:bookmarkStart w:id="5769" w:name="_Toc169614232"/>
      <w:bookmarkStart w:id="5770" w:name="_Toc177587802"/>
      <w:bookmarkStart w:id="5771" w:name="_Toc177644574"/>
      <w:bookmarkStart w:id="5772" w:name="_Toc177657981"/>
      <w:bookmarkStart w:id="5773" w:name="_Toc178013395"/>
      <w:bookmarkStart w:id="5774" w:name="_Toc178107876"/>
      <w:bookmarkStart w:id="5775" w:name="_Toc178251697"/>
      <w:bookmarkStart w:id="5776" w:name="_Toc178251871"/>
      <w:bookmarkStart w:id="5777" w:name="_Toc178252029"/>
      <w:bookmarkStart w:id="5778" w:name="_Toc178252186"/>
      <w:bookmarkStart w:id="5779" w:name="_Toc178252343"/>
      <w:bookmarkStart w:id="5780" w:name="_Toc178252500"/>
      <w:bookmarkStart w:id="5781" w:name="_Toc178252657"/>
      <w:bookmarkStart w:id="5782" w:name="_Toc178252819"/>
      <w:bookmarkStart w:id="5783" w:name="_Toc178326008"/>
      <w:bookmarkStart w:id="5784" w:name="_Toc178326452"/>
      <w:bookmarkStart w:id="5785" w:name="_Toc178579145"/>
      <w:bookmarkStart w:id="5786" w:name="_Toc178595199"/>
      <w:bookmarkStart w:id="5787" w:name="_Toc178600008"/>
      <w:bookmarkStart w:id="5788" w:name="_Toc178611909"/>
      <w:bookmarkStart w:id="5789" w:name="_Toc178853300"/>
      <w:bookmarkStart w:id="5790" w:name="_Toc177587804"/>
      <w:bookmarkStart w:id="5791" w:name="_Toc177644576"/>
      <w:bookmarkStart w:id="5792" w:name="_Toc177657983"/>
      <w:bookmarkStart w:id="5793" w:name="_Toc178013397"/>
      <w:bookmarkStart w:id="5794" w:name="_Toc178107878"/>
      <w:bookmarkStart w:id="5795" w:name="_Toc178251699"/>
      <w:bookmarkStart w:id="5796" w:name="_Toc178251873"/>
      <w:bookmarkStart w:id="5797" w:name="_Toc178252031"/>
      <w:bookmarkStart w:id="5798" w:name="_Toc178252188"/>
      <w:bookmarkStart w:id="5799" w:name="_Toc178252345"/>
      <w:bookmarkStart w:id="5800" w:name="_Toc178252502"/>
      <w:bookmarkStart w:id="5801" w:name="_Toc178252659"/>
      <w:bookmarkStart w:id="5802" w:name="_Toc178252821"/>
      <w:bookmarkStart w:id="5803" w:name="_Toc178326010"/>
      <w:bookmarkStart w:id="5804" w:name="_Toc178326454"/>
      <w:bookmarkStart w:id="5805" w:name="_Toc178579147"/>
      <w:bookmarkStart w:id="5806" w:name="_Toc178595201"/>
      <w:bookmarkStart w:id="5807" w:name="_Toc178600010"/>
      <w:bookmarkStart w:id="5808" w:name="_Toc178611911"/>
      <w:bookmarkStart w:id="5809" w:name="_Toc177587805"/>
      <w:bookmarkStart w:id="5810" w:name="_Toc177644577"/>
      <w:bookmarkStart w:id="5811" w:name="_Toc177657984"/>
      <w:bookmarkStart w:id="5812" w:name="_Toc178013398"/>
      <w:bookmarkStart w:id="5813" w:name="_Toc178107879"/>
      <w:bookmarkStart w:id="5814" w:name="_Toc178251700"/>
      <w:bookmarkStart w:id="5815" w:name="_Toc178251874"/>
      <w:bookmarkStart w:id="5816" w:name="_Toc178252032"/>
      <w:bookmarkStart w:id="5817" w:name="_Toc178252189"/>
      <w:bookmarkStart w:id="5818" w:name="_Toc178252346"/>
      <w:bookmarkStart w:id="5819" w:name="_Toc178252503"/>
      <w:bookmarkStart w:id="5820" w:name="_Toc178252660"/>
      <w:bookmarkStart w:id="5821" w:name="_Toc178252822"/>
      <w:bookmarkStart w:id="5822" w:name="_Toc178326011"/>
      <w:bookmarkStart w:id="5823" w:name="_Toc178326455"/>
      <w:bookmarkStart w:id="5824" w:name="_Toc178579148"/>
      <w:bookmarkStart w:id="5825" w:name="_Toc178595202"/>
      <w:bookmarkStart w:id="5826" w:name="_Toc178600011"/>
      <w:bookmarkStart w:id="5827" w:name="_Toc178611912"/>
      <w:bookmarkStart w:id="5828" w:name="_Toc177587806"/>
      <w:bookmarkStart w:id="5829" w:name="_Toc177644578"/>
      <w:bookmarkStart w:id="5830" w:name="_Toc177657985"/>
      <w:bookmarkStart w:id="5831" w:name="_Toc178013399"/>
      <w:bookmarkStart w:id="5832" w:name="_Toc178107880"/>
      <w:bookmarkStart w:id="5833" w:name="_Toc178251701"/>
      <w:bookmarkStart w:id="5834" w:name="_Toc178251875"/>
      <w:bookmarkStart w:id="5835" w:name="_Toc178252033"/>
      <w:bookmarkStart w:id="5836" w:name="_Toc178252190"/>
      <w:bookmarkStart w:id="5837" w:name="_Toc178252347"/>
      <w:bookmarkStart w:id="5838" w:name="_Toc178252504"/>
      <w:bookmarkStart w:id="5839" w:name="_Toc178252661"/>
      <w:bookmarkStart w:id="5840" w:name="_Toc178252823"/>
      <w:bookmarkStart w:id="5841" w:name="_Toc178326012"/>
      <w:bookmarkStart w:id="5842" w:name="_Toc178326456"/>
      <w:bookmarkStart w:id="5843" w:name="_Toc178579149"/>
      <w:bookmarkStart w:id="5844" w:name="_Toc178595203"/>
      <w:bookmarkStart w:id="5845" w:name="_Toc178600012"/>
      <w:bookmarkStart w:id="5846" w:name="_Toc178611913"/>
      <w:bookmarkStart w:id="5847" w:name="_Toc177587807"/>
      <w:bookmarkStart w:id="5848" w:name="_Toc177644579"/>
      <w:bookmarkStart w:id="5849" w:name="_Toc177657986"/>
      <w:bookmarkStart w:id="5850" w:name="_Toc178013400"/>
      <w:bookmarkStart w:id="5851" w:name="_Toc178107881"/>
      <w:bookmarkStart w:id="5852" w:name="_Toc178251702"/>
      <w:bookmarkStart w:id="5853" w:name="_Toc178251876"/>
      <w:bookmarkStart w:id="5854" w:name="_Toc178252034"/>
      <w:bookmarkStart w:id="5855" w:name="_Toc178252191"/>
      <w:bookmarkStart w:id="5856" w:name="_Toc178252348"/>
      <w:bookmarkStart w:id="5857" w:name="_Toc178252505"/>
      <w:bookmarkStart w:id="5858" w:name="_Toc178252662"/>
      <w:bookmarkStart w:id="5859" w:name="_Toc178252824"/>
      <w:bookmarkStart w:id="5860" w:name="_Toc178326013"/>
      <w:bookmarkStart w:id="5861" w:name="_Toc178326457"/>
      <w:bookmarkStart w:id="5862" w:name="_Toc178579150"/>
      <w:bookmarkStart w:id="5863" w:name="_Toc178595204"/>
      <w:bookmarkStart w:id="5864" w:name="_Toc178600013"/>
      <w:bookmarkStart w:id="5865" w:name="_Toc178611914"/>
      <w:bookmarkStart w:id="5866" w:name="_Toc177587808"/>
      <w:bookmarkStart w:id="5867" w:name="_Toc177644580"/>
      <w:bookmarkStart w:id="5868" w:name="_Toc177657987"/>
      <w:bookmarkStart w:id="5869" w:name="_Toc178013401"/>
      <w:bookmarkStart w:id="5870" w:name="_Toc178107882"/>
      <w:bookmarkStart w:id="5871" w:name="_Toc178251703"/>
      <w:bookmarkStart w:id="5872" w:name="_Toc178251877"/>
      <w:bookmarkStart w:id="5873" w:name="_Toc178252035"/>
      <w:bookmarkStart w:id="5874" w:name="_Toc178252192"/>
      <w:bookmarkStart w:id="5875" w:name="_Toc178252349"/>
      <w:bookmarkStart w:id="5876" w:name="_Toc178252506"/>
      <w:bookmarkStart w:id="5877" w:name="_Toc178252663"/>
      <w:bookmarkStart w:id="5878" w:name="_Toc178252825"/>
      <w:bookmarkStart w:id="5879" w:name="_Toc178326014"/>
      <w:bookmarkStart w:id="5880" w:name="_Toc178326458"/>
      <w:bookmarkStart w:id="5881" w:name="_Toc178579151"/>
      <w:bookmarkStart w:id="5882" w:name="_Toc178595205"/>
      <w:bookmarkStart w:id="5883" w:name="_Toc178600014"/>
      <w:bookmarkStart w:id="5884" w:name="_Toc178611915"/>
      <w:bookmarkStart w:id="5885" w:name="_Toc162509122"/>
      <w:bookmarkStart w:id="5886" w:name="_Toc162509123"/>
      <w:bookmarkStart w:id="5887" w:name="_Toc162509124"/>
      <w:bookmarkStart w:id="5888" w:name="_Toc162509125"/>
      <w:bookmarkStart w:id="5889" w:name="_Toc162509126"/>
      <w:bookmarkStart w:id="5890" w:name="_Toc162509127"/>
      <w:bookmarkStart w:id="5891" w:name="_Toc162509128"/>
      <w:bookmarkStart w:id="5892" w:name="_Toc162509129"/>
      <w:bookmarkStart w:id="5893" w:name="_Toc162509130"/>
      <w:bookmarkStart w:id="5894" w:name="_Toc162509131"/>
      <w:bookmarkStart w:id="5895" w:name="_Toc162509132"/>
      <w:bookmarkStart w:id="5896" w:name="_Toc162509133"/>
      <w:bookmarkStart w:id="5897" w:name="_Toc162509134"/>
      <w:bookmarkStart w:id="5898" w:name="_Toc162509135"/>
      <w:bookmarkStart w:id="5899" w:name="_Toc162509136"/>
      <w:bookmarkStart w:id="5900" w:name="_Toc162509137"/>
      <w:bookmarkStart w:id="5901" w:name="_Toc162509138"/>
      <w:bookmarkStart w:id="5902" w:name="_Toc162509139"/>
      <w:bookmarkStart w:id="5903" w:name="_Toc162509140"/>
      <w:bookmarkStart w:id="5904" w:name="_Toc162509141"/>
      <w:bookmarkStart w:id="5905" w:name="_Toc162509142"/>
      <w:bookmarkStart w:id="5906" w:name="_Toc162509143"/>
      <w:bookmarkStart w:id="5907" w:name="_Toc162509144"/>
      <w:bookmarkStart w:id="5908" w:name="_Toc162509145"/>
      <w:bookmarkStart w:id="5909" w:name="_Toc162509146"/>
      <w:bookmarkStart w:id="5910" w:name="_Toc162509147"/>
      <w:bookmarkStart w:id="5911" w:name="_Toc162509148"/>
      <w:bookmarkStart w:id="5912" w:name="_Toc162509149"/>
      <w:bookmarkStart w:id="5913" w:name="_Toc162509150"/>
      <w:bookmarkStart w:id="5914" w:name="_Toc162509151"/>
      <w:bookmarkStart w:id="5915" w:name="_Toc162509152"/>
      <w:bookmarkStart w:id="5916" w:name="_Toc162509153"/>
      <w:bookmarkStart w:id="5917" w:name="_Toc162509154"/>
      <w:bookmarkStart w:id="5918" w:name="_Toc162509169"/>
      <w:bookmarkStart w:id="5919" w:name="_Toc162509170"/>
      <w:bookmarkStart w:id="5920" w:name="_Toc162509171"/>
      <w:bookmarkStart w:id="5921" w:name="_Toc162509172"/>
      <w:bookmarkStart w:id="5922" w:name="_Toc162509173"/>
      <w:bookmarkStart w:id="5923" w:name="_Toc162509174"/>
      <w:bookmarkStart w:id="5924" w:name="_Toc162509175"/>
      <w:bookmarkStart w:id="5925" w:name="_Toc192782717"/>
      <w:bookmarkStart w:id="5926" w:name="_Toc192783325"/>
      <w:bookmarkStart w:id="5927" w:name="_Toc192851245"/>
      <w:bookmarkStart w:id="5928" w:name="_Toc192929732"/>
      <w:bookmarkStart w:id="5929" w:name="_Toc192935420"/>
      <w:bookmarkStart w:id="5930" w:name="_Toc193016768"/>
      <w:bookmarkStart w:id="5931" w:name="_Toc192782718"/>
      <w:bookmarkStart w:id="5932" w:name="_Toc192783326"/>
      <w:bookmarkStart w:id="5933" w:name="_Toc192851246"/>
      <w:bookmarkStart w:id="5934" w:name="_Toc192929733"/>
      <w:bookmarkStart w:id="5935" w:name="_Toc192935421"/>
      <w:bookmarkStart w:id="5936" w:name="_Toc193016769"/>
      <w:bookmarkStart w:id="5937" w:name="_Toc200492684"/>
      <w:bookmarkStart w:id="5938" w:name="_Toc202536285"/>
      <w:bookmarkStart w:id="5939" w:name="_Toc202536967"/>
      <w:bookmarkStart w:id="5940" w:name="_Toc212194927"/>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r w:rsidRPr="007C5752">
        <w:t>Declaration of conformity with all requirements</w:t>
      </w:r>
      <w:bookmarkEnd w:id="5937"/>
      <w:bookmarkEnd w:id="5938"/>
      <w:bookmarkEnd w:id="5939"/>
      <w:bookmarkEnd w:id="5940"/>
    </w:p>
    <w:p w14:paraId="0DA170C5" w14:textId="77777777" w:rsidR="001D3C59" w:rsidRPr="007C5752" w:rsidRDefault="001D3C59" w:rsidP="00575005">
      <w:pPr>
        <w:pStyle w:val="0AClause"/>
        <w:rPr>
          <w:lang w:val="en-GB"/>
        </w:rPr>
      </w:pPr>
      <w:r w:rsidRPr="007C5752">
        <w:rPr>
          <w:lang w:val="en-GB"/>
        </w:rPr>
        <w:t>Together with the delivery, the Contractor shall submit to SCK CEN a Declaration of Conformity certifying that all the requirements have been met.  Such declaration shall include at least the following information:</w:t>
      </w:r>
    </w:p>
    <w:p w14:paraId="056FF5C9" w14:textId="77777777" w:rsidR="001D3C59" w:rsidRPr="007C5752" w:rsidRDefault="001D3C59" w:rsidP="00575005">
      <w:pPr>
        <w:pStyle w:val="0AClause"/>
        <w:rPr>
          <w:lang w:val="en-GB"/>
        </w:rPr>
      </w:pPr>
      <w:r w:rsidRPr="007C5752">
        <w:rPr>
          <w:lang w:val="en-GB"/>
        </w:rPr>
        <w:t>Identification of the deliverable, including the purchase order reference no. and Contract reference.</w:t>
      </w:r>
    </w:p>
    <w:p w14:paraId="3334C6AF" w14:textId="30BB1993" w:rsidR="001D3C59" w:rsidRPr="007C5752" w:rsidRDefault="001D3C59" w:rsidP="00575005">
      <w:pPr>
        <w:pStyle w:val="0AClause"/>
        <w:rPr>
          <w:lang w:val="en-GB"/>
        </w:rPr>
      </w:pPr>
      <w:r w:rsidRPr="007C5752">
        <w:rPr>
          <w:lang w:val="en-GB"/>
        </w:rPr>
        <w:t xml:space="preserve">A list of approved changes, waivers, or deviations from the </w:t>
      </w:r>
      <w:r w:rsidR="00352FF0" w:rsidRPr="007C5752">
        <w:rPr>
          <w:lang w:val="en-GB"/>
        </w:rPr>
        <w:t>specifications</w:t>
      </w:r>
      <w:r w:rsidRPr="007C5752">
        <w:rPr>
          <w:lang w:val="en-GB"/>
        </w:rPr>
        <w:t>.</w:t>
      </w:r>
    </w:p>
    <w:p w14:paraId="0AB6F6ED" w14:textId="77777777" w:rsidR="001D3C59" w:rsidRPr="007C5752" w:rsidRDefault="001D3C59" w:rsidP="00575005">
      <w:pPr>
        <w:pStyle w:val="0AClause"/>
        <w:rPr>
          <w:lang w:val="en-GB"/>
        </w:rPr>
      </w:pPr>
      <w:r w:rsidRPr="007C5752">
        <w:rPr>
          <w:lang w:val="en-GB"/>
        </w:rPr>
        <w:t>Such declaration shall be dated and signed by a duly authorized representative of the Contractor responsible for quality assurance as shown in the approved QAP.</w:t>
      </w:r>
    </w:p>
    <w:p w14:paraId="282BA349" w14:textId="77777777" w:rsidR="001D3C59" w:rsidRPr="007C5752" w:rsidRDefault="001D3C59" w:rsidP="00F22C5F">
      <w:pPr>
        <w:pStyle w:val="Heading2numbered"/>
        <w:keepNext/>
        <w:keepLines/>
        <w:ind w:left="578" w:hanging="578"/>
      </w:pPr>
      <w:bookmarkStart w:id="5941" w:name="_Toc200492685"/>
      <w:bookmarkStart w:id="5942" w:name="_Toc202536286"/>
      <w:bookmarkStart w:id="5943" w:name="_Toc202536968"/>
      <w:bookmarkStart w:id="5944" w:name="_Toc212194928"/>
      <w:r w:rsidRPr="007C5752">
        <w:t>Acceptance Tests</w:t>
      </w:r>
      <w:bookmarkEnd w:id="5941"/>
      <w:bookmarkEnd w:id="5942"/>
      <w:bookmarkEnd w:id="5943"/>
      <w:bookmarkEnd w:id="5944"/>
    </w:p>
    <w:p w14:paraId="2D240269" w14:textId="77777777" w:rsidR="001D3C59" w:rsidRPr="007C5752" w:rsidRDefault="001D3C59" w:rsidP="001D3C59">
      <w:pPr>
        <w:pStyle w:val="Heading3numbered"/>
      </w:pPr>
      <w:bookmarkStart w:id="5945" w:name="_Toc192762987"/>
      <w:bookmarkStart w:id="5946" w:name="_Toc192765561"/>
      <w:bookmarkStart w:id="5947" w:name="_Toc192766165"/>
      <w:bookmarkStart w:id="5948" w:name="_Toc192782721"/>
      <w:bookmarkStart w:id="5949" w:name="_Toc192783329"/>
      <w:bookmarkStart w:id="5950" w:name="_Toc192851249"/>
      <w:bookmarkStart w:id="5951" w:name="_Toc192929736"/>
      <w:bookmarkStart w:id="5952" w:name="_Toc192935424"/>
      <w:bookmarkStart w:id="5953" w:name="_Toc193016772"/>
      <w:bookmarkStart w:id="5954" w:name="_Toc200492686"/>
      <w:bookmarkStart w:id="5955" w:name="_Toc202536287"/>
      <w:bookmarkStart w:id="5956" w:name="_Toc202536969"/>
      <w:bookmarkStart w:id="5957" w:name="_Toc212194929"/>
      <w:bookmarkEnd w:id="5945"/>
      <w:bookmarkEnd w:id="5946"/>
      <w:bookmarkEnd w:id="5947"/>
      <w:bookmarkEnd w:id="5948"/>
      <w:bookmarkEnd w:id="5949"/>
      <w:bookmarkEnd w:id="5950"/>
      <w:bookmarkEnd w:id="5951"/>
      <w:bookmarkEnd w:id="5952"/>
      <w:bookmarkEnd w:id="5953"/>
      <w:r w:rsidRPr="007C5752">
        <w:t>General Requirements</w:t>
      </w:r>
      <w:bookmarkEnd w:id="5954"/>
      <w:bookmarkEnd w:id="5955"/>
      <w:bookmarkEnd w:id="5956"/>
      <w:bookmarkEnd w:id="5957"/>
    </w:p>
    <w:p w14:paraId="597D3648" w14:textId="77777777" w:rsidR="001D3C59" w:rsidRPr="007C5752" w:rsidRDefault="001D3C59" w:rsidP="00575005">
      <w:pPr>
        <w:pStyle w:val="0AClause"/>
        <w:rPr>
          <w:lang w:val="en-GB"/>
        </w:rPr>
      </w:pPr>
      <w:r w:rsidRPr="007C5752">
        <w:rPr>
          <w:lang w:val="en-GB"/>
        </w:rPr>
        <w:t>The acceptance tests shall be performed according to a duly reviewed and SCK CEN approved Acceptance Test Program (FAT/SAT).  The test program shall be prepared and submitted by the Contractor to SCK CEN for review and approval at least 3 months prior to the date scheduled for the tests, unless otherwise specified.</w:t>
      </w:r>
    </w:p>
    <w:p w14:paraId="33985494" w14:textId="77777777" w:rsidR="001D3C59" w:rsidRPr="007C5752" w:rsidRDefault="001D3C59" w:rsidP="00575005">
      <w:pPr>
        <w:pStyle w:val="0AClause"/>
        <w:rPr>
          <w:lang w:val="en-GB"/>
        </w:rPr>
      </w:pPr>
      <w:r w:rsidRPr="007C5752">
        <w:rPr>
          <w:lang w:val="en-GB"/>
        </w:rPr>
        <w:t>The Acceptance Test(s) Program(s) shall describe:</w:t>
      </w:r>
    </w:p>
    <w:p w14:paraId="75F1853C" w14:textId="77777777" w:rsidR="001D3C59" w:rsidRPr="007C5752" w:rsidRDefault="001D3C59">
      <w:pPr>
        <w:pStyle w:val="0AClause"/>
        <w:numPr>
          <w:ilvl w:val="1"/>
          <w:numId w:val="46"/>
        </w:numPr>
        <w:rPr>
          <w:lang w:val="en-GB"/>
        </w:rPr>
      </w:pPr>
      <w:r w:rsidRPr="007C5752">
        <w:rPr>
          <w:lang w:val="en-GB"/>
        </w:rPr>
        <w:t>General overview: the purpose of the tests, a comprehensive list of the tests to be performed, the participants to be present on site during the test, and a description of the communication strategy and logistical organization for conducting the tests.</w:t>
      </w:r>
    </w:p>
    <w:p w14:paraId="4D9135F9" w14:textId="77777777" w:rsidR="001D3C59" w:rsidRPr="007C5752" w:rsidRDefault="001D3C59">
      <w:pPr>
        <w:pStyle w:val="0AClause"/>
        <w:numPr>
          <w:ilvl w:val="1"/>
          <w:numId w:val="44"/>
        </w:numPr>
        <w:rPr>
          <w:lang w:val="en-GB"/>
        </w:rPr>
      </w:pPr>
      <w:r w:rsidRPr="007C5752">
        <w:rPr>
          <w:lang w:val="en-GB"/>
        </w:rPr>
        <w:t>General requirements: tools, instrumentation, and computing devices to be used; environmental conditions that must be in place; required consumables and utilities (e.g.: process gas, electricity, cooling water); qualifications of the personnel to conduct the testing.</w:t>
      </w:r>
    </w:p>
    <w:p w14:paraId="56D06FF1" w14:textId="77777777" w:rsidR="001D3C59" w:rsidRPr="007C5752" w:rsidRDefault="001D3C59">
      <w:pPr>
        <w:pStyle w:val="0AClause"/>
        <w:numPr>
          <w:ilvl w:val="1"/>
          <w:numId w:val="44"/>
        </w:numPr>
        <w:rPr>
          <w:lang w:val="en-GB"/>
        </w:rPr>
      </w:pPr>
      <w:r w:rsidRPr="007C5752">
        <w:rPr>
          <w:lang w:val="en-GB"/>
        </w:rPr>
        <w:t>Safety requirements which must be respected during the testing.</w:t>
      </w:r>
    </w:p>
    <w:p w14:paraId="15634C44" w14:textId="39DFC2AA" w:rsidR="001D3C59" w:rsidRPr="007C5752" w:rsidRDefault="001D3C59">
      <w:pPr>
        <w:pStyle w:val="0AClause"/>
        <w:numPr>
          <w:ilvl w:val="1"/>
          <w:numId w:val="44"/>
        </w:numPr>
        <w:rPr>
          <w:lang w:val="en-GB"/>
        </w:rPr>
      </w:pPr>
      <w:r w:rsidRPr="007C5752">
        <w:rPr>
          <w:lang w:val="en-GB"/>
        </w:rPr>
        <w:t xml:space="preserve">Parameters to be measured and their measurement accuracy, noting the target values, range of acceptability, on which test stage which parameters are measured, the measurement instruments </w:t>
      </w:r>
      <w:r w:rsidRPr="007C5752">
        <w:rPr>
          <w:lang w:val="en-GB"/>
        </w:rPr>
        <w:lastRenderedPageBreak/>
        <w:t>used to perform the measurements, the measurement method, the calculation formulas (if no direct measurement is possible),</w:t>
      </w:r>
      <w:r w:rsidR="00352FF0" w:rsidRPr="007C5752">
        <w:rPr>
          <w:lang w:val="en-GB"/>
        </w:rPr>
        <w:t xml:space="preserve"> ...</w:t>
      </w:r>
    </w:p>
    <w:p w14:paraId="1D718CC5" w14:textId="77777777" w:rsidR="001D3C59" w:rsidRPr="007C5752" w:rsidRDefault="001D3C59">
      <w:pPr>
        <w:pStyle w:val="0AClause"/>
        <w:numPr>
          <w:ilvl w:val="1"/>
          <w:numId w:val="44"/>
        </w:numPr>
        <w:rPr>
          <w:lang w:val="en-GB"/>
        </w:rPr>
      </w:pPr>
      <w:r w:rsidRPr="007C5752">
        <w:rPr>
          <w:lang w:val="en-GB"/>
        </w:rPr>
        <w:t>Test setups and methods, including a description of each test setup and the method used to establish an accurate measurement.</w:t>
      </w:r>
    </w:p>
    <w:p w14:paraId="283220A8" w14:textId="77777777" w:rsidR="001D3C59" w:rsidRPr="007C5752" w:rsidRDefault="001D3C59">
      <w:pPr>
        <w:pStyle w:val="0AClause"/>
        <w:numPr>
          <w:ilvl w:val="1"/>
          <w:numId w:val="44"/>
        </w:numPr>
        <w:rPr>
          <w:lang w:val="en-GB"/>
        </w:rPr>
      </w:pPr>
      <w:r w:rsidRPr="007C5752">
        <w:rPr>
          <w:lang w:val="en-GB"/>
        </w:rPr>
        <w:t>Reporting, including a description of how the acceptance tests shall be documented, what the documents shall contain and to what organizations these documents shall be transmitted.</w:t>
      </w:r>
    </w:p>
    <w:p w14:paraId="261BA4A0" w14:textId="77777777" w:rsidR="001D3C59" w:rsidRPr="007C5752" w:rsidRDefault="001D3C59">
      <w:pPr>
        <w:pStyle w:val="0AClause"/>
        <w:numPr>
          <w:ilvl w:val="1"/>
          <w:numId w:val="44"/>
        </w:numPr>
        <w:rPr>
          <w:lang w:val="en-GB"/>
        </w:rPr>
      </w:pPr>
      <w:r w:rsidRPr="007C5752">
        <w:rPr>
          <w:lang w:val="en-GB"/>
        </w:rPr>
        <w:t>The Acceptance Test(s) shall be documented in FAT/SAT reports, clearly documenting the results of each individual test and whether the deliverable has passed or failed the acceptance test (incl. applicable Non-Conformity reports).</w:t>
      </w:r>
    </w:p>
    <w:p w14:paraId="0D874E91" w14:textId="77777777" w:rsidR="001D3C59" w:rsidRPr="007C5752" w:rsidRDefault="001D3C59" w:rsidP="001D3C59">
      <w:pPr>
        <w:pStyle w:val="Heading3numbered"/>
      </w:pPr>
      <w:bookmarkStart w:id="5958" w:name="_Ref195080116"/>
      <w:bookmarkStart w:id="5959" w:name="_Toc200492687"/>
      <w:bookmarkStart w:id="5960" w:name="_Toc202536288"/>
      <w:bookmarkStart w:id="5961" w:name="_Toc202536970"/>
      <w:bookmarkStart w:id="5962" w:name="_Toc212194930"/>
      <w:r w:rsidRPr="007C5752">
        <w:t>Factory Acceptance Test</w:t>
      </w:r>
      <w:bookmarkEnd w:id="5958"/>
      <w:r w:rsidRPr="007C5752">
        <w:t xml:space="preserve"> (FAT)</w:t>
      </w:r>
      <w:bookmarkEnd w:id="5959"/>
      <w:bookmarkEnd w:id="5960"/>
      <w:bookmarkEnd w:id="5961"/>
      <w:bookmarkEnd w:id="5962"/>
    </w:p>
    <w:p w14:paraId="1ADDCC3F" w14:textId="0FE0A5B0" w:rsidR="001D3C59" w:rsidRPr="007C5752" w:rsidRDefault="001D3C59" w:rsidP="00575005">
      <w:pPr>
        <w:pStyle w:val="0AClause"/>
        <w:rPr>
          <w:lang w:val="en-GB"/>
        </w:rPr>
      </w:pPr>
      <w:r w:rsidRPr="007C5752">
        <w:rPr>
          <w:lang w:val="en-GB"/>
        </w:rPr>
        <w:t xml:space="preserve">The FAT program shall consider, as a minimum, the requirements outlined in </w:t>
      </w:r>
      <w:r w:rsidRPr="007C5752">
        <w:rPr>
          <w:lang w:val="en-GB"/>
        </w:rPr>
        <w:fldChar w:fldCharType="begin"/>
      </w:r>
      <w:r w:rsidRPr="007C5752">
        <w:rPr>
          <w:lang w:val="en-GB"/>
        </w:rPr>
        <w:instrText xml:space="preserve"> REF _Ref192757333 \r \h  \* MERGEFORMAT </w:instrText>
      </w:r>
      <w:r w:rsidRPr="007C5752">
        <w:rPr>
          <w:lang w:val="en-GB"/>
        </w:rPr>
      </w:r>
      <w:r w:rsidRPr="007C5752">
        <w:rPr>
          <w:lang w:val="en-GB"/>
        </w:rPr>
        <w:fldChar w:fldCharType="separate"/>
      </w:r>
      <w:r w:rsidR="00A63B38">
        <w:rPr>
          <w:lang w:val="en-GB"/>
        </w:rPr>
        <w:t>3.9.1</w:t>
      </w:r>
      <w:r w:rsidRPr="007C5752">
        <w:rPr>
          <w:lang w:val="en-GB"/>
        </w:rPr>
        <w:fldChar w:fldCharType="end"/>
      </w:r>
      <w:r w:rsidRPr="007C5752">
        <w:rPr>
          <w:lang w:val="en-GB"/>
        </w:rPr>
        <w:t>.</w:t>
      </w:r>
      <w:bookmarkStart w:id="5963" w:name="_Toc158823473"/>
    </w:p>
    <w:p w14:paraId="49F14FDF" w14:textId="77777777" w:rsidR="001D3C59" w:rsidRPr="007C5752" w:rsidRDefault="001D3C59" w:rsidP="00575005">
      <w:pPr>
        <w:pStyle w:val="0AClause"/>
        <w:rPr>
          <w:lang w:val="en-GB"/>
        </w:rPr>
      </w:pPr>
      <w:r w:rsidRPr="007C5752">
        <w:rPr>
          <w:lang w:val="en-GB"/>
        </w:rPr>
        <w:t>SCK CEN and its representatives may witness these tests at the Contractor and his Subcontractor's sites.</w:t>
      </w:r>
      <w:bookmarkEnd w:id="5963"/>
    </w:p>
    <w:p w14:paraId="499206B0" w14:textId="77777777" w:rsidR="001D3C59" w:rsidRPr="007C5752" w:rsidRDefault="001D3C59" w:rsidP="00575005">
      <w:pPr>
        <w:pStyle w:val="0AClause"/>
        <w:rPr>
          <w:lang w:val="en-GB"/>
        </w:rPr>
      </w:pPr>
      <w:bookmarkStart w:id="5964" w:name="_Toc158823475"/>
      <w:r w:rsidRPr="007C5752">
        <w:rPr>
          <w:lang w:val="en-GB"/>
        </w:rPr>
        <w:t>SCK CEN shall approve the results before transportation.</w:t>
      </w:r>
    </w:p>
    <w:p w14:paraId="02175E44" w14:textId="77777777" w:rsidR="001D3C59" w:rsidRPr="007C5752" w:rsidRDefault="001D3C59" w:rsidP="001D3C59">
      <w:pPr>
        <w:pStyle w:val="Heading3numbered"/>
      </w:pPr>
      <w:bookmarkStart w:id="5965" w:name="_Toc200492688"/>
      <w:bookmarkStart w:id="5966" w:name="_Toc202536289"/>
      <w:bookmarkStart w:id="5967" w:name="_Toc202536971"/>
      <w:bookmarkStart w:id="5968" w:name="_Toc212194931"/>
      <w:bookmarkEnd w:id="5964"/>
      <w:r w:rsidRPr="007C5752">
        <w:t>Site Acceptance Tests</w:t>
      </w:r>
      <w:bookmarkEnd w:id="5965"/>
      <w:bookmarkEnd w:id="5966"/>
      <w:bookmarkEnd w:id="5967"/>
      <w:bookmarkEnd w:id="5968"/>
    </w:p>
    <w:p w14:paraId="5587FF63" w14:textId="352C01E5" w:rsidR="001D3C59" w:rsidRPr="007C5752" w:rsidRDefault="001D3C59" w:rsidP="00575005">
      <w:pPr>
        <w:pStyle w:val="0AClause"/>
        <w:rPr>
          <w:lang w:val="en-GB"/>
        </w:rPr>
      </w:pPr>
      <w:r w:rsidRPr="007C5752">
        <w:rPr>
          <w:lang w:val="en-GB"/>
        </w:rPr>
        <w:t xml:space="preserve">The SAT program shall consider, as a minimum, the requirements outlined in </w:t>
      </w:r>
      <w:r w:rsidR="00CB55CB" w:rsidRPr="007C5752">
        <w:rPr>
          <w:lang w:val="en-GB"/>
        </w:rPr>
        <w:fldChar w:fldCharType="begin"/>
      </w:r>
      <w:r w:rsidR="00CB55CB" w:rsidRPr="007C5752">
        <w:rPr>
          <w:lang w:val="en-GB"/>
        </w:rPr>
        <w:instrText xml:space="preserve"> REF _Ref211259556 \n \h </w:instrText>
      </w:r>
      <w:r w:rsidR="00CB55CB" w:rsidRPr="007C5752">
        <w:rPr>
          <w:lang w:val="en-GB"/>
        </w:rPr>
      </w:r>
      <w:r w:rsidR="00CB55CB" w:rsidRPr="007C5752">
        <w:rPr>
          <w:lang w:val="en-GB"/>
        </w:rPr>
        <w:fldChar w:fldCharType="separate"/>
      </w:r>
      <w:r w:rsidR="00A63B38">
        <w:rPr>
          <w:lang w:val="en-GB"/>
        </w:rPr>
        <w:t>3.11</w:t>
      </w:r>
      <w:r w:rsidR="00CB55CB" w:rsidRPr="007C5752">
        <w:rPr>
          <w:lang w:val="en-GB"/>
        </w:rPr>
        <w:fldChar w:fldCharType="end"/>
      </w:r>
      <w:r w:rsidRPr="007C5752">
        <w:rPr>
          <w:lang w:val="en-GB"/>
        </w:rPr>
        <w:fldChar w:fldCharType="begin"/>
      </w:r>
      <w:r w:rsidRPr="007C5752">
        <w:rPr>
          <w:lang w:val="en-GB"/>
        </w:rPr>
        <w:instrText xml:space="preserve"> REF _Ref192761723 \r \h  \* MERGEFORMAT </w:instrText>
      </w:r>
      <w:r w:rsidRPr="007C5752">
        <w:rPr>
          <w:lang w:val="en-GB"/>
        </w:rPr>
        <w:fldChar w:fldCharType="separate"/>
      </w:r>
      <w:r w:rsidR="00A63B38">
        <w:rPr>
          <w:b/>
          <w:bCs/>
        </w:rPr>
        <w:t>Error! Reference source not found.</w:t>
      </w:r>
      <w:r w:rsidRPr="007C5752">
        <w:rPr>
          <w:lang w:val="en-GB"/>
        </w:rPr>
        <w:fldChar w:fldCharType="end"/>
      </w:r>
      <w:r w:rsidRPr="007C5752">
        <w:rPr>
          <w:lang w:val="en-GB"/>
        </w:rPr>
        <w:t>.</w:t>
      </w:r>
    </w:p>
    <w:p w14:paraId="5D5D6B02" w14:textId="77777777" w:rsidR="001D3C59" w:rsidRPr="007C5752" w:rsidRDefault="001D3C59" w:rsidP="00575005">
      <w:pPr>
        <w:pStyle w:val="0AClause"/>
        <w:rPr>
          <w:lang w:val="en-GB"/>
        </w:rPr>
      </w:pPr>
      <w:r w:rsidRPr="007C5752">
        <w:rPr>
          <w:lang w:val="en-GB"/>
        </w:rPr>
        <w:t>SCK CEN and its representatives shall have access to participate to the tests on site.</w:t>
      </w:r>
    </w:p>
    <w:p w14:paraId="63DF07BD" w14:textId="72FCB931" w:rsidR="001D3C59" w:rsidRPr="007C5752" w:rsidRDefault="001D3C59" w:rsidP="00575005">
      <w:pPr>
        <w:pStyle w:val="0AClause"/>
        <w:rPr>
          <w:lang w:val="en-GB"/>
        </w:rPr>
      </w:pPr>
      <w:r w:rsidRPr="007C5752">
        <w:rPr>
          <w:lang w:val="en-GB"/>
        </w:rPr>
        <w:t xml:space="preserve">The SAT report shall be included in </w:t>
      </w:r>
      <w:r w:rsidR="00CB190B" w:rsidRPr="007C5752">
        <w:rPr>
          <w:rStyle w:val="DD-Char"/>
        </w:rPr>
        <w:fldChar w:fldCharType="begin"/>
      </w:r>
      <w:r w:rsidR="00CB190B" w:rsidRPr="007C5752">
        <w:rPr>
          <w:rStyle w:val="DD-Char"/>
        </w:rPr>
        <w:instrText xml:space="preserve"> REF _Ref211487205 \r \h  \* MERGEFORMAT </w:instrText>
      </w:r>
      <w:r w:rsidR="00CB190B" w:rsidRPr="007C5752">
        <w:rPr>
          <w:rStyle w:val="DD-Char"/>
        </w:rPr>
      </w:r>
      <w:r w:rsidR="00CB190B" w:rsidRPr="007C5752">
        <w:rPr>
          <w:rStyle w:val="DD-Char"/>
        </w:rPr>
        <w:fldChar w:fldCharType="separate"/>
      </w:r>
      <w:r w:rsidR="00A63B38">
        <w:rPr>
          <w:rStyle w:val="DD-Char"/>
        </w:rPr>
        <w:t>DD-10</w:t>
      </w:r>
      <w:r w:rsidR="00CB190B" w:rsidRPr="007C5752">
        <w:rPr>
          <w:rStyle w:val="DD-Char"/>
        </w:rPr>
        <w:fldChar w:fldCharType="end"/>
      </w:r>
    </w:p>
    <w:p w14:paraId="6134F78D" w14:textId="77777777" w:rsidR="001D3C59" w:rsidRPr="007C5752" w:rsidRDefault="001D3C59" w:rsidP="00460C76">
      <w:pPr>
        <w:pStyle w:val="Heading3numbered"/>
      </w:pPr>
      <w:bookmarkStart w:id="5969" w:name="_Toc192765565"/>
      <w:bookmarkStart w:id="5970" w:name="_Toc192766169"/>
      <w:bookmarkStart w:id="5971" w:name="_Toc192782725"/>
      <w:bookmarkStart w:id="5972" w:name="_Toc192783333"/>
      <w:bookmarkStart w:id="5973" w:name="_Toc192851253"/>
      <w:bookmarkStart w:id="5974" w:name="_Toc192929740"/>
      <w:bookmarkStart w:id="5975" w:name="_Toc192935428"/>
      <w:bookmarkStart w:id="5976" w:name="_Toc193016776"/>
      <w:bookmarkStart w:id="5977" w:name="_Toc192765566"/>
      <w:bookmarkStart w:id="5978" w:name="_Toc192766170"/>
      <w:bookmarkStart w:id="5979" w:name="_Toc192782726"/>
      <w:bookmarkStart w:id="5980" w:name="_Toc192783334"/>
      <w:bookmarkStart w:id="5981" w:name="_Toc192851254"/>
      <w:bookmarkStart w:id="5982" w:name="_Toc192929741"/>
      <w:bookmarkStart w:id="5983" w:name="_Toc192935429"/>
      <w:bookmarkStart w:id="5984" w:name="_Toc193016777"/>
      <w:bookmarkStart w:id="5985" w:name="_Toc192765567"/>
      <w:bookmarkStart w:id="5986" w:name="_Toc192766171"/>
      <w:bookmarkStart w:id="5987" w:name="_Toc192782727"/>
      <w:bookmarkStart w:id="5988" w:name="_Toc192783335"/>
      <w:bookmarkStart w:id="5989" w:name="_Toc192851255"/>
      <w:bookmarkStart w:id="5990" w:name="_Toc192929742"/>
      <w:bookmarkStart w:id="5991" w:name="_Toc192935430"/>
      <w:bookmarkStart w:id="5992" w:name="_Toc193016778"/>
      <w:bookmarkStart w:id="5993" w:name="_Toc192765568"/>
      <w:bookmarkStart w:id="5994" w:name="_Toc192766172"/>
      <w:bookmarkStart w:id="5995" w:name="_Toc192782728"/>
      <w:bookmarkStart w:id="5996" w:name="_Toc192783336"/>
      <w:bookmarkStart w:id="5997" w:name="_Toc192851256"/>
      <w:bookmarkStart w:id="5998" w:name="_Toc192929743"/>
      <w:bookmarkStart w:id="5999" w:name="_Toc192935431"/>
      <w:bookmarkStart w:id="6000" w:name="_Toc193016779"/>
      <w:bookmarkStart w:id="6001" w:name="_Toc192765569"/>
      <w:bookmarkStart w:id="6002" w:name="_Toc192766173"/>
      <w:bookmarkStart w:id="6003" w:name="_Toc192782729"/>
      <w:bookmarkStart w:id="6004" w:name="_Toc192783337"/>
      <w:bookmarkStart w:id="6005" w:name="_Toc192851257"/>
      <w:bookmarkStart w:id="6006" w:name="_Toc192929744"/>
      <w:bookmarkStart w:id="6007" w:name="_Toc192935432"/>
      <w:bookmarkStart w:id="6008" w:name="_Toc193016780"/>
      <w:bookmarkStart w:id="6009" w:name="_Toc192765570"/>
      <w:bookmarkStart w:id="6010" w:name="_Toc192766174"/>
      <w:bookmarkStart w:id="6011" w:name="_Toc192782730"/>
      <w:bookmarkStart w:id="6012" w:name="_Toc192783338"/>
      <w:bookmarkStart w:id="6013" w:name="_Toc192851258"/>
      <w:bookmarkStart w:id="6014" w:name="_Toc192929745"/>
      <w:bookmarkStart w:id="6015" w:name="_Toc192935433"/>
      <w:bookmarkStart w:id="6016" w:name="_Toc193016781"/>
      <w:bookmarkStart w:id="6017" w:name="_Toc192765571"/>
      <w:bookmarkStart w:id="6018" w:name="_Toc192766175"/>
      <w:bookmarkStart w:id="6019" w:name="_Toc192782731"/>
      <w:bookmarkStart w:id="6020" w:name="_Toc192783339"/>
      <w:bookmarkStart w:id="6021" w:name="_Toc192851259"/>
      <w:bookmarkStart w:id="6022" w:name="_Toc192929746"/>
      <w:bookmarkStart w:id="6023" w:name="_Toc192935434"/>
      <w:bookmarkStart w:id="6024" w:name="_Toc193016782"/>
      <w:bookmarkStart w:id="6025" w:name="_Toc192765572"/>
      <w:bookmarkStart w:id="6026" w:name="_Toc192766176"/>
      <w:bookmarkStart w:id="6027" w:name="_Toc192782732"/>
      <w:bookmarkStart w:id="6028" w:name="_Toc192783340"/>
      <w:bookmarkStart w:id="6029" w:name="_Toc192851260"/>
      <w:bookmarkStart w:id="6030" w:name="_Toc192929747"/>
      <w:bookmarkStart w:id="6031" w:name="_Toc192935435"/>
      <w:bookmarkStart w:id="6032" w:name="_Toc193016783"/>
      <w:bookmarkStart w:id="6033" w:name="_Toc192765573"/>
      <w:bookmarkStart w:id="6034" w:name="_Toc192766177"/>
      <w:bookmarkStart w:id="6035" w:name="_Toc192782733"/>
      <w:bookmarkStart w:id="6036" w:name="_Toc192783341"/>
      <w:bookmarkStart w:id="6037" w:name="_Toc192851261"/>
      <w:bookmarkStart w:id="6038" w:name="_Toc192929748"/>
      <w:bookmarkStart w:id="6039" w:name="_Toc192935436"/>
      <w:bookmarkStart w:id="6040" w:name="_Toc193016784"/>
      <w:bookmarkStart w:id="6041" w:name="_Toc192765574"/>
      <w:bookmarkStart w:id="6042" w:name="_Toc192766178"/>
      <w:bookmarkStart w:id="6043" w:name="_Toc192782734"/>
      <w:bookmarkStart w:id="6044" w:name="_Toc192783342"/>
      <w:bookmarkStart w:id="6045" w:name="_Toc192851262"/>
      <w:bookmarkStart w:id="6046" w:name="_Toc192929749"/>
      <w:bookmarkStart w:id="6047" w:name="_Toc192935437"/>
      <w:bookmarkStart w:id="6048" w:name="_Toc193016785"/>
      <w:bookmarkStart w:id="6049" w:name="_Toc192765575"/>
      <w:bookmarkStart w:id="6050" w:name="_Toc192766179"/>
      <w:bookmarkStart w:id="6051" w:name="_Toc192782735"/>
      <w:bookmarkStart w:id="6052" w:name="_Toc192783343"/>
      <w:bookmarkStart w:id="6053" w:name="_Toc192851263"/>
      <w:bookmarkStart w:id="6054" w:name="_Toc192929750"/>
      <w:bookmarkStart w:id="6055" w:name="_Toc192935438"/>
      <w:bookmarkStart w:id="6056" w:name="_Toc193016786"/>
      <w:bookmarkStart w:id="6057" w:name="_Toc200492689"/>
      <w:bookmarkStart w:id="6058" w:name="_Toc202536290"/>
      <w:bookmarkStart w:id="6059" w:name="_Toc202536972"/>
      <w:bookmarkStart w:id="6060" w:name="_Toc212194932"/>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r w:rsidRPr="007C5752">
        <w:t>Acceptance and Warranty</w:t>
      </w:r>
      <w:bookmarkEnd w:id="6057"/>
      <w:bookmarkEnd w:id="6058"/>
      <w:bookmarkEnd w:id="6059"/>
      <w:bookmarkEnd w:id="6060"/>
    </w:p>
    <w:p w14:paraId="4809B576" w14:textId="77777777" w:rsidR="001D3C59" w:rsidRPr="007C5752" w:rsidRDefault="001D3C59" w:rsidP="00DA4309">
      <w:pPr>
        <w:pStyle w:val="0AClause"/>
        <w:ind w:firstLine="709"/>
        <w:rPr>
          <w:rStyle w:val="Strong"/>
          <w:lang w:val="en-GB"/>
        </w:rPr>
      </w:pPr>
      <w:bookmarkStart w:id="6061" w:name="_Toc200492690"/>
      <w:bookmarkStart w:id="6062" w:name="_Toc202536291"/>
      <w:bookmarkStart w:id="6063" w:name="_Toc202536973"/>
      <w:r w:rsidRPr="007C5752">
        <w:rPr>
          <w:rStyle w:val="Strong"/>
          <w:lang w:val="en-GB"/>
        </w:rPr>
        <w:t>Provisional Acceptance</w:t>
      </w:r>
      <w:bookmarkEnd w:id="6061"/>
      <w:bookmarkEnd w:id="6062"/>
      <w:bookmarkEnd w:id="6063"/>
    </w:p>
    <w:p w14:paraId="37835685" w14:textId="77777777" w:rsidR="001D3C59" w:rsidRPr="007C5752" w:rsidRDefault="001D3C59" w:rsidP="00575005">
      <w:pPr>
        <w:pStyle w:val="0AClause"/>
        <w:rPr>
          <w:lang w:val="en-GB"/>
        </w:rPr>
      </w:pPr>
      <w:r w:rsidRPr="007C5752">
        <w:rPr>
          <w:lang w:val="en-GB"/>
        </w:rPr>
        <w:t>A Provisional Acceptance Certificate shall be issued by SCK CEN for each deliverable (together with the required documentation), provided that no shortcomings are identified during the provisional acceptance.</w:t>
      </w:r>
    </w:p>
    <w:p w14:paraId="7762A5DF" w14:textId="77777777" w:rsidR="008763D4" w:rsidRPr="007C5752" w:rsidRDefault="001D3C59" w:rsidP="00575005">
      <w:pPr>
        <w:pStyle w:val="0AClause"/>
        <w:rPr>
          <w:lang w:val="en-GB"/>
        </w:rPr>
      </w:pPr>
      <w:r w:rsidRPr="007C5752">
        <w:rPr>
          <w:lang w:val="en-GB"/>
        </w:rPr>
        <w:t>The provisional acceptance shall be subject to</w:t>
      </w:r>
      <w:r w:rsidR="008763D4" w:rsidRPr="007C5752">
        <w:rPr>
          <w:lang w:val="en-GB"/>
        </w:rPr>
        <w:t>:</w:t>
      </w:r>
    </w:p>
    <w:p w14:paraId="12CBB4C7" w14:textId="77777777" w:rsidR="008763D4" w:rsidRPr="007C5752" w:rsidRDefault="001D3C59">
      <w:pPr>
        <w:pStyle w:val="0AClause"/>
        <w:numPr>
          <w:ilvl w:val="1"/>
          <w:numId w:val="48"/>
        </w:numPr>
        <w:rPr>
          <w:lang w:val="en-GB"/>
        </w:rPr>
      </w:pPr>
      <w:r w:rsidRPr="007C5752">
        <w:rPr>
          <w:lang w:val="en-GB"/>
        </w:rPr>
        <w:t xml:space="preserve">the successful completion of the SAT </w:t>
      </w:r>
      <w:r w:rsidRPr="007C5752">
        <w:rPr>
          <w:u w:val="single"/>
          <w:lang w:val="en-GB"/>
        </w:rPr>
        <w:t>and</w:t>
      </w:r>
    </w:p>
    <w:p w14:paraId="2F2AE8D1" w14:textId="77777777" w:rsidR="008763D4" w:rsidRPr="007C5752" w:rsidRDefault="001D3C59" w:rsidP="00575005">
      <w:pPr>
        <w:pStyle w:val="0AClause"/>
        <w:rPr>
          <w:lang w:val="en-GB"/>
        </w:rPr>
      </w:pPr>
      <w:r w:rsidRPr="007C5752">
        <w:rPr>
          <w:lang w:val="en-GB"/>
        </w:rPr>
        <w:t xml:space="preserve"> (</w:t>
      </w:r>
      <w:r w:rsidRPr="007C5752">
        <w:rPr>
          <w:i/>
          <w:iCs/>
          <w:lang w:val="en-GB"/>
        </w:rPr>
        <w:t>ii</w:t>
      </w:r>
      <w:r w:rsidRPr="007C5752">
        <w:rPr>
          <w:lang w:val="en-GB"/>
        </w:rPr>
        <w:t>) all identified Non-Conformities (e.g. documentation lacking) having been duly corrected by the Contractor.</w:t>
      </w:r>
      <w:bookmarkStart w:id="6064" w:name="_Toc200492691"/>
      <w:bookmarkStart w:id="6065" w:name="_Toc202536292"/>
      <w:bookmarkStart w:id="6066" w:name="_Toc202536974"/>
    </w:p>
    <w:p w14:paraId="0967C84B" w14:textId="1C325A11" w:rsidR="001D3C59" w:rsidRPr="007C5752" w:rsidRDefault="001D3C59" w:rsidP="00DA4309">
      <w:pPr>
        <w:pStyle w:val="0AClause"/>
        <w:ind w:firstLine="709"/>
        <w:rPr>
          <w:rStyle w:val="Strong"/>
          <w:lang w:val="en-GB"/>
        </w:rPr>
      </w:pPr>
      <w:r w:rsidRPr="007C5752">
        <w:rPr>
          <w:rStyle w:val="Strong"/>
          <w:lang w:val="en-GB"/>
        </w:rPr>
        <w:t>Warranty Period</w:t>
      </w:r>
      <w:bookmarkEnd w:id="6064"/>
      <w:bookmarkEnd w:id="6065"/>
      <w:bookmarkEnd w:id="6066"/>
    </w:p>
    <w:p w14:paraId="625E8204" w14:textId="77777777" w:rsidR="00DC7AF3" w:rsidRPr="007C5752" w:rsidRDefault="00DC7AF3" w:rsidP="00DC7AF3">
      <w:pPr>
        <w:pStyle w:val="0AClause"/>
        <w:rPr>
          <w:lang w:val="en-GB"/>
        </w:rPr>
      </w:pPr>
      <w:bookmarkStart w:id="6067" w:name="_Toc200492692"/>
      <w:bookmarkStart w:id="6068" w:name="_Toc202536293"/>
      <w:bookmarkStart w:id="6069" w:name="_Toc202536975"/>
      <w:r w:rsidRPr="007C5752">
        <w:rPr>
          <w:lang w:val="en-GB"/>
        </w:rPr>
        <w:t xml:space="preserve">The Warranty Period for the CRYOPLANT shall be three (3) years from the date of the issuance of the Provisional Acceptance Certificate. In-warranty repairs and/or replacement parts shall be warranted for at least one (1) year after execution, or for the unexpired portion of the original Warranty Period of the CRYOPLANT, whichever is longest. Notwithstanding the foregoing, the Warranty Period is suspended for the duration between formal notice by the Contracting Authority to the Contractor on the defect and resolving of said defect by the Contractor. </w:t>
      </w:r>
    </w:p>
    <w:p w14:paraId="5EAEC20C" w14:textId="77777777" w:rsidR="00DC7AF3" w:rsidRPr="007C5752" w:rsidRDefault="00DC7AF3" w:rsidP="00DC7AF3">
      <w:pPr>
        <w:pStyle w:val="0AClause"/>
        <w:rPr>
          <w:lang w:val="en-GB"/>
        </w:rPr>
      </w:pPr>
      <w:r w:rsidRPr="007C5752">
        <w:rPr>
          <w:lang w:val="en-GB"/>
        </w:rPr>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p>
    <w:p w14:paraId="165CCEBA" w14:textId="431F108A" w:rsidR="001D3C59" w:rsidRPr="007C5752" w:rsidRDefault="001D3C59" w:rsidP="00DA4309">
      <w:pPr>
        <w:pStyle w:val="0AClause"/>
        <w:ind w:firstLine="709"/>
        <w:rPr>
          <w:rStyle w:val="Strong"/>
          <w:lang w:val="en-GB"/>
        </w:rPr>
      </w:pPr>
      <w:r w:rsidRPr="007C5752">
        <w:rPr>
          <w:rStyle w:val="Strong"/>
          <w:lang w:val="en-GB"/>
        </w:rPr>
        <w:t>Warranty Conditions</w:t>
      </w:r>
      <w:bookmarkEnd w:id="6067"/>
      <w:bookmarkEnd w:id="6068"/>
      <w:bookmarkEnd w:id="6069"/>
    </w:p>
    <w:p w14:paraId="01736514" w14:textId="77777777" w:rsidR="001D3C59" w:rsidRPr="007C5752" w:rsidRDefault="001D3C59" w:rsidP="00575005">
      <w:pPr>
        <w:pStyle w:val="0AClause"/>
        <w:rPr>
          <w:lang w:val="en-GB"/>
        </w:rPr>
      </w:pPr>
      <w:r w:rsidRPr="007C5752">
        <w:rPr>
          <w:lang w:val="en-GB"/>
        </w:rPr>
        <w:t>During the warranty period, the Contractor shall at its own risk and expense remedy any outstanding issues, as well as any shortcomings and defects that were not visible during the acceptance tests.</w:t>
      </w:r>
    </w:p>
    <w:p w14:paraId="42F969E3" w14:textId="77777777" w:rsidR="001D3C59" w:rsidRPr="007C5752" w:rsidRDefault="001D3C59" w:rsidP="00575005">
      <w:pPr>
        <w:pStyle w:val="0AClause"/>
        <w:rPr>
          <w:lang w:val="en-GB"/>
        </w:rPr>
      </w:pPr>
      <w:r w:rsidRPr="007C5752">
        <w:rPr>
          <w:lang w:val="en-GB"/>
        </w:rPr>
        <w:t>The Contractor’s methods of solving a warranty issue shall always need to be approved in advance by SCK CEN. SCK CEN reserves the right, at its sole discretion, to not allow for repair and to demand replacement of a defective item.</w:t>
      </w:r>
    </w:p>
    <w:p w14:paraId="755FF717" w14:textId="77777777" w:rsidR="001D3C59" w:rsidRPr="007C5752" w:rsidRDefault="001D3C59" w:rsidP="00575005">
      <w:pPr>
        <w:pStyle w:val="0AClause"/>
        <w:rPr>
          <w:lang w:val="en-GB"/>
        </w:rPr>
      </w:pPr>
      <w:r w:rsidRPr="007C5752">
        <w:rPr>
          <w:lang w:val="en-GB"/>
        </w:rPr>
        <w:t>In case the warranty work needs to be performed at SCK CEN, the Contractor shall consider and comply with SCK CEN’s instructions relating to working hours, access, ..., without being entitled to any additional compensation.</w:t>
      </w:r>
    </w:p>
    <w:p w14:paraId="7D97198C" w14:textId="77777777" w:rsidR="001D3C59" w:rsidRPr="007C5752" w:rsidRDefault="001D3C59" w:rsidP="00575005">
      <w:pPr>
        <w:pStyle w:val="0AClause"/>
        <w:rPr>
          <w:lang w:val="en-GB"/>
        </w:rPr>
      </w:pPr>
      <w:r w:rsidRPr="007C5752">
        <w:rPr>
          <w:lang w:val="en-GB"/>
        </w:rPr>
        <w:lastRenderedPageBreak/>
        <w:t>The Contractor’s warranty obligation shall not apply:</w:t>
      </w:r>
    </w:p>
    <w:p w14:paraId="28BC1B27" w14:textId="77777777" w:rsidR="001D3C59" w:rsidRPr="007C5752" w:rsidRDefault="001D3C59">
      <w:pPr>
        <w:pStyle w:val="0AClause"/>
        <w:numPr>
          <w:ilvl w:val="1"/>
          <w:numId w:val="45"/>
        </w:numPr>
        <w:rPr>
          <w:lang w:val="en-GB"/>
        </w:rPr>
      </w:pPr>
      <w:r w:rsidRPr="007C5752">
        <w:rPr>
          <w:lang w:val="en-GB"/>
        </w:rPr>
        <w:t>to normal wear and tear of the QPLANT, as well as any associated consumables.</w:t>
      </w:r>
    </w:p>
    <w:p w14:paraId="536A746B" w14:textId="77777777" w:rsidR="001D3C59" w:rsidRPr="007C5752" w:rsidRDefault="001D3C59">
      <w:pPr>
        <w:pStyle w:val="0AClause"/>
        <w:numPr>
          <w:ilvl w:val="1"/>
          <w:numId w:val="44"/>
        </w:numPr>
        <w:rPr>
          <w:lang w:val="en-GB"/>
        </w:rPr>
      </w:pPr>
      <w:r w:rsidRPr="007C5752">
        <w:rPr>
          <w:lang w:val="en-GB"/>
        </w:rPr>
        <w:t>to defects of which the Contractor is notified after the Warranty period, unless SCK CEN can demonstrate that such defect has arisen before the end of the Warranty period in which case such defect shall fall under the warranty obligation.</w:t>
      </w:r>
    </w:p>
    <w:p w14:paraId="36011120" w14:textId="77777777" w:rsidR="001D3C59" w:rsidRPr="007C5752" w:rsidRDefault="001D3C59">
      <w:pPr>
        <w:pStyle w:val="0AClause"/>
        <w:numPr>
          <w:ilvl w:val="1"/>
          <w:numId w:val="44"/>
        </w:numPr>
        <w:rPr>
          <w:lang w:val="en-GB"/>
        </w:rPr>
      </w:pPr>
      <w:r w:rsidRPr="007C5752">
        <w:rPr>
          <w:lang w:val="en-GB"/>
        </w:rPr>
        <w:t>to failures or defects which the Contractor can substantiate are due to alteration, misapplication, inappropriate use in view of the conditions of use as outlined by the Contractor (if any are provided), and/or maintenance not carried out according to the Contractor’s nominal conditions as set forth by the Contractor, lack of trained maintenance personnel (other than the Contractor’s personnel), operation above rated capacities either intentional or otherwise, or physical damage caused by persons other than the Contractor’s personnel.</w:t>
      </w:r>
    </w:p>
    <w:p w14:paraId="61FAD3D0" w14:textId="77777777" w:rsidR="001D3C59" w:rsidRPr="007C5752" w:rsidRDefault="001D3C59" w:rsidP="00575005">
      <w:pPr>
        <w:pStyle w:val="0AClause"/>
        <w:rPr>
          <w:lang w:val="en-GB"/>
        </w:rPr>
      </w:pPr>
      <w:r w:rsidRPr="007C5752">
        <w:rPr>
          <w:lang w:val="en-GB"/>
        </w:rPr>
        <w:t>During the warranty period, the Contractor shall execute repairs and/or replacements without undue delay at the Contractor’s risk and expense.  SCK CEN may request warranty service during non-normal working hours or for services excluded from the warranty coverage as defined herein, provided that SCK CEN shall pay the reasonable overtime premium portion of the non-normal hours worked or the normal service charge, respectively.</w:t>
      </w:r>
    </w:p>
    <w:p w14:paraId="6E9CAE92" w14:textId="77777777" w:rsidR="001D3C59" w:rsidRPr="007C5752" w:rsidRDefault="001D3C59" w:rsidP="00575005">
      <w:pPr>
        <w:pStyle w:val="0AClause"/>
        <w:rPr>
          <w:lang w:val="en-GB"/>
        </w:rPr>
      </w:pPr>
      <w:r w:rsidRPr="007C5752">
        <w:rPr>
          <w:lang w:val="en-GB"/>
        </w:rPr>
        <w:t>In-warranty repairs and/or replacement parts shall be warranted for at least one year after execution, or for the unexpired portion of the original warranty period of the deliverable, whichever is longest.  Notwithstanding the foregoing, the warranty period is suspended for the duration between formal notice by SCK CEN to the Contractor on the defect and resolving of said defect by the Contractor.</w:t>
      </w:r>
    </w:p>
    <w:p w14:paraId="0BE21958" w14:textId="77777777" w:rsidR="001D3C59" w:rsidRPr="007C5752" w:rsidRDefault="001D3C59" w:rsidP="00575005">
      <w:pPr>
        <w:pStyle w:val="0AClause"/>
        <w:rPr>
          <w:lang w:val="en-GB"/>
        </w:rPr>
      </w:pPr>
      <w:r w:rsidRPr="007C5752">
        <w:rPr>
          <w:lang w:val="en-GB"/>
        </w:rPr>
        <w:t>If the Contractor fails to fulfil its obligations under the warranty, so that final acceptance cannot take place at the scheduled time, the warranty period shall be automatically extended, without any right to compensation and/or remuneration for the Contractor, until final acceptance takes place.</w:t>
      </w:r>
    </w:p>
    <w:p w14:paraId="7BF2F3A5" w14:textId="7A88B299" w:rsidR="001D3C59" w:rsidRPr="007C5752" w:rsidRDefault="001D3C59" w:rsidP="00575005">
      <w:pPr>
        <w:pStyle w:val="0AClause"/>
        <w:rPr>
          <w:lang w:val="en-GB"/>
        </w:rPr>
      </w:pPr>
      <w:r w:rsidRPr="007C5752">
        <w:rPr>
          <w:lang w:val="en-GB"/>
        </w:rPr>
        <w:t xml:space="preserve">The Contractor shall keep a register of all interventions that the Contractor performs during the warranty period which can be always consulted by SCK CEN.  If SCK CEN can demonstrate a trend of failure occurring during the warranty period, which is not attributable to any inappropriate use of the equipment, this will be considered as a </w:t>
      </w:r>
      <w:r w:rsidR="00FA6E3D" w:rsidRPr="007C5752">
        <w:rPr>
          <w:lang w:val="en-GB"/>
        </w:rPr>
        <w:t>deficiency,</w:t>
      </w:r>
      <w:r w:rsidRPr="007C5752">
        <w:rPr>
          <w:lang w:val="en-GB"/>
        </w:rPr>
        <w:t xml:space="preserve"> and the Contractor shall be liable to replace at his own risk and expense the affected item</w:t>
      </w:r>
    </w:p>
    <w:p w14:paraId="327A075D" w14:textId="77777777" w:rsidR="001D3C59" w:rsidRPr="007C5752" w:rsidRDefault="001D3C59" w:rsidP="00575005">
      <w:pPr>
        <w:pStyle w:val="0AClause"/>
        <w:rPr>
          <w:lang w:val="en-GB"/>
        </w:rPr>
      </w:pPr>
      <w:r w:rsidRPr="007C5752">
        <w:rPr>
          <w:lang w:val="en-GB"/>
        </w:rPr>
        <w:t>In addition to the above rights, SCK CEN shall be entitled to full compensation for all damages incurred in view of these outstanding issues, shortcomings, and/or defects during the warranty period for which the Contractor is responsible.</w:t>
      </w:r>
    </w:p>
    <w:p w14:paraId="0E794F88" w14:textId="77777777" w:rsidR="001D3C59" w:rsidRPr="007C5752" w:rsidRDefault="001D3C59" w:rsidP="00575005">
      <w:pPr>
        <w:pStyle w:val="0AClause"/>
        <w:rPr>
          <w:lang w:val="en-GB"/>
        </w:rPr>
      </w:pPr>
      <w:r w:rsidRPr="007C5752">
        <w:rPr>
          <w:lang w:val="en-GB"/>
        </w:rPr>
        <w:t>The warranty as described in this section shall in no way constitute a restriction on the applicable Belgian statutory regulations on hidden defects.</w:t>
      </w:r>
    </w:p>
    <w:p w14:paraId="5EECD897" w14:textId="77777777" w:rsidR="001D3C59" w:rsidRPr="007C5752" w:rsidRDefault="001D3C59" w:rsidP="001D3C59">
      <w:pPr>
        <w:pStyle w:val="Heading2numbered"/>
      </w:pPr>
      <w:bookmarkStart w:id="6070" w:name="_Toc202536294"/>
      <w:bookmarkStart w:id="6071" w:name="_Toc202536976"/>
      <w:bookmarkStart w:id="6072" w:name="_Toc212194933"/>
      <w:r w:rsidRPr="007C5752">
        <w:t>Final acceptance</w:t>
      </w:r>
      <w:bookmarkEnd w:id="6070"/>
      <w:bookmarkEnd w:id="6071"/>
      <w:bookmarkEnd w:id="6072"/>
    </w:p>
    <w:p w14:paraId="3F3DFDEF" w14:textId="3F334277" w:rsidR="001D3C59" w:rsidRPr="007C5752" w:rsidRDefault="001D3C59" w:rsidP="00575005">
      <w:pPr>
        <w:pStyle w:val="0AClause"/>
        <w:rPr>
          <w:lang w:val="en-GB"/>
        </w:rPr>
      </w:pPr>
      <w:r w:rsidRPr="007C5752">
        <w:rPr>
          <w:lang w:val="en-GB"/>
        </w:rPr>
        <w:t>Initial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w:t>
      </w:r>
      <w:r w:rsidR="00352FF0" w:rsidRPr="007C5752">
        <w:rPr>
          <w:lang w:val="en-GB"/>
        </w:rPr>
        <w:t xml:space="preserve">.  </w:t>
      </w:r>
      <w:r w:rsidRPr="007C5752">
        <w:rPr>
          <w:lang w:val="en-GB"/>
        </w:rPr>
        <w:t xml:space="preserve">If the conditions are met, a Final Acceptance Certificate will be issued by SCK CEN within 10 Business Days after receipt of the Contractor’s written request in this respect. </w:t>
      </w:r>
    </w:p>
    <w:p w14:paraId="63B5903B" w14:textId="77777777" w:rsidR="001D3C59" w:rsidRPr="007C5752" w:rsidRDefault="001D3C59" w:rsidP="001D3C59">
      <w:pPr>
        <w:pStyle w:val="Heading1numbered"/>
      </w:pPr>
      <w:bookmarkStart w:id="6073" w:name="_Toc200492694"/>
      <w:bookmarkStart w:id="6074" w:name="_Toc202536295"/>
      <w:bookmarkStart w:id="6075" w:name="_Toc202536977"/>
      <w:bookmarkStart w:id="6076" w:name="_Ref211488683"/>
      <w:bookmarkStart w:id="6077" w:name="_Toc212194934"/>
      <w:r w:rsidRPr="007C5752">
        <w:lastRenderedPageBreak/>
        <w:t>Appendix</w:t>
      </w:r>
      <w:bookmarkEnd w:id="6073"/>
      <w:bookmarkEnd w:id="6074"/>
      <w:bookmarkEnd w:id="6075"/>
      <w:bookmarkEnd w:id="6076"/>
      <w:bookmarkEnd w:id="6077"/>
    </w:p>
    <w:p w14:paraId="476B077E" w14:textId="77777777" w:rsidR="001D3C59" w:rsidRPr="007C5752" w:rsidRDefault="001D3C59" w:rsidP="001D3C59">
      <w:pPr>
        <w:pStyle w:val="Heading2numbered"/>
      </w:pPr>
      <w:bookmarkStart w:id="6078" w:name="_Ref190769672"/>
      <w:bookmarkStart w:id="6079" w:name="_Toc200492695"/>
      <w:bookmarkStart w:id="6080" w:name="_Toc202536296"/>
      <w:bookmarkStart w:id="6081" w:name="_Toc202536978"/>
      <w:bookmarkStart w:id="6082" w:name="_Toc212194935"/>
      <w:r w:rsidRPr="007C5752">
        <w:t>Cooling Power for Cool-down</w:t>
      </w:r>
      <w:bookmarkEnd w:id="6078"/>
      <w:bookmarkEnd w:id="6079"/>
      <w:bookmarkEnd w:id="6080"/>
      <w:bookmarkEnd w:id="6081"/>
      <w:bookmarkEnd w:id="6082"/>
    </w:p>
    <w:p w14:paraId="0AFFC6A1" w14:textId="04ADB367" w:rsidR="008A49BB" w:rsidRPr="007C5752" w:rsidRDefault="0046243F" w:rsidP="008A49BB">
      <w:r w:rsidRPr="007C5752">
        <w:t xml:space="preserve">During a sequential cooldown of the 50 K masses when </w:t>
      </w:r>
      <w:r w:rsidR="008A49BB" w:rsidRPr="007C5752">
        <w:t xml:space="preserve">the magnetic shields temperatures are below 70 K, </w:t>
      </w:r>
      <w:r w:rsidRPr="007C5752">
        <w:t xml:space="preserve">the </w:t>
      </w:r>
      <w:r w:rsidR="008A49BB" w:rsidRPr="007C5752">
        <w:t xml:space="preserve">cool down of the cavities and couplers from the Thermal Shield temperature to 4.5 K can start. </w:t>
      </w:r>
      <w:r w:rsidRPr="007C5752">
        <w:t xml:space="preserve"> </w:t>
      </w:r>
    </w:p>
    <w:p w14:paraId="1173CA22" w14:textId="3AC6A1AF" w:rsidR="008A49BB" w:rsidRPr="007C5752" w:rsidRDefault="008A49BB" w:rsidP="008A49BB">
      <w:r w:rsidRPr="007C5752">
        <w:t>When the cavities reach the liquid helium temperature</w:t>
      </w:r>
      <w:r w:rsidR="0046243F" w:rsidRPr="007C5752">
        <w:t xml:space="preserve"> (4.5 K </w:t>
      </w:r>
      <w:r w:rsidR="00C634AC" w:rsidRPr="007C5752">
        <w:t>Static)</w:t>
      </w:r>
      <w:r w:rsidRPr="007C5752">
        <w:t>, the liquid filling of the helium baths can start.</w:t>
      </w:r>
    </w:p>
    <w:p w14:paraId="1889A597" w14:textId="77777777" w:rsidR="008A49BB" w:rsidRPr="007C5752" w:rsidRDefault="008A49BB" w:rsidP="008A49BB">
      <w:pPr>
        <w:pStyle w:val="Heading3numbered"/>
        <w:keepNext/>
        <w:rPr>
          <w:rFonts w:eastAsia="Calibri"/>
        </w:rPr>
      </w:pPr>
      <w:bookmarkStart w:id="6083" w:name="_Toc212194936"/>
      <w:bookmarkStart w:id="6084" w:name="_Hlk190768108"/>
      <w:r w:rsidRPr="007C5752">
        <w:rPr>
          <w:rFonts w:eastAsia="Calibri"/>
        </w:rPr>
        <w:t>Simplified cooling model</w:t>
      </w:r>
      <w:bookmarkEnd w:id="6083"/>
    </w:p>
    <w:p w14:paraId="73A25A4F" w14:textId="77777777" w:rsidR="008A49BB" w:rsidRPr="007C5752" w:rsidRDefault="008A49BB" w:rsidP="008931A4">
      <w:pPr>
        <w:jc w:val="center"/>
      </w:pPr>
      <w:r w:rsidRPr="007C5752">
        <w:rPr>
          <w:noProof/>
        </w:rPr>
        <w:drawing>
          <wp:inline distT="0" distB="0" distL="0" distR="0" wp14:anchorId="6DDB8F25" wp14:editId="1B0F76C7">
            <wp:extent cx="4950372" cy="2857262"/>
            <wp:effectExtent l="0" t="0" r="3175" b="635"/>
            <wp:docPr id="501484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4980"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4951921" cy="2858156"/>
                    </a:xfrm>
                    <a:prstGeom prst="rect">
                      <a:avLst/>
                    </a:prstGeom>
                  </pic:spPr>
                </pic:pic>
              </a:graphicData>
            </a:graphic>
          </wp:inline>
        </w:drawing>
      </w:r>
    </w:p>
    <w:p w14:paraId="42ECFBEE" w14:textId="49EF53C8" w:rsidR="008A49BB" w:rsidRPr="007C5752" w:rsidRDefault="008A49BB" w:rsidP="008A49BB">
      <w:pPr>
        <w:pStyle w:val="Caption"/>
        <w:rPr>
          <w:szCs w:val="22"/>
        </w:rPr>
      </w:pPr>
      <w:bookmarkStart w:id="6085" w:name="_Toc190680905"/>
      <w:bookmarkStart w:id="6086" w:name="_Toc201752433"/>
      <w:bookmarkStart w:id="6087" w:name="_Toc212194957"/>
      <w:r w:rsidRPr="007C5752">
        <w:t xml:space="preserve">Figure </w:t>
      </w:r>
      <w:r w:rsidRPr="007C5752">
        <w:fldChar w:fldCharType="begin"/>
      </w:r>
      <w:r w:rsidRPr="007C5752">
        <w:instrText xml:space="preserve"> SEQ Figure \* ARABIC </w:instrText>
      </w:r>
      <w:r w:rsidRPr="007C5752">
        <w:fldChar w:fldCharType="separate"/>
      </w:r>
      <w:r w:rsidR="00A63B38">
        <w:rPr>
          <w:noProof/>
        </w:rPr>
        <w:t>14</w:t>
      </w:r>
      <w:r w:rsidRPr="007C5752">
        <w:fldChar w:fldCharType="end"/>
      </w:r>
      <w:r w:rsidRPr="007C5752">
        <w:t xml:space="preserve"> </w:t>
      </w:r>
      <w:bookmarkEnd w:id="6085"/>
      <w:bookmarkEnd w:id="6086"/>
      <w:r w:rsidRPr="007C5752">
        <w:t>Simplified cooling model</w:t>
      </w:r>
      <w:bookmarkEnd w:id="6087"/>
    </w:p>
    <w:p w14:paraId="4CC4DE97" w14:textId="6805D5EE" w:rsidR="00BA797D" w:rsidRPr="007C5752" w:rsidRDefault="00DA7D06" w:rsidP="00BA797D">
      <w:pPr>
        <w:pStyle w:val="Heading3numbered"/>
      </w:pPr>
      <w:bookmarkStart w:id="6088" w:name="_Toc212194937"/>
      <w:r w:rsidRPr="007C5752">
        <w:t>System Mass Summary</w:t>
      </w:r>
      <w:bookmarkEnd w:id="6088"/>
    </w:p>
    <w:p w14:paraId="183694A2" w14:textId="3FF138D0" w:rsidR="00DA7D06" w:rsidRPr="007C5752" w:rsidRDefault="00DA7D06" w:rsidP="00BA797D">
      <w:r w:rsidRPr="007C5752">
        <w:t xml:space="preserve">The QPLANT cryogenic system consists of two main cooling stages: the 50K stage and the 2K stage. </w:t>
      </w:r>
      <w:r w:rsidR="00BA797D" w:rsidRPr="007C5752">
        <w:t xml:space="preserve"> </w:t>
      </w:r>
      <w:r w:rsidRPr="007C5752">
        <w:t>The following table provides the total mass of each stage, including all structural and functional components.</w:t>
      </w:r>
    </w:p>
    <w:p w14:paraId="48DB8915" w14:textId="7BFB3D83" w:rsidR="00BA797D" w:rsidRPr="007C5752" w:rsidRDefault="00BA797D" w:rsidP="00BA797D">
      <w:pPr>
        <w:pStyle w:val="Caption"/>
        <w:keepNext/>
      </w:pPr>
      <w:bookmarkStart w:id="6089" w:name="_Toc212194981"/>
      <w:r w:rsidRPr="007C5752">
        <w:t xml:space="preserve">Table </w:t>
      </w:r>
      <w:r w:rsidRPr="007C5752">
        <w:fldChar w:fldCharType="begin"/>
      </w:r>
      <w:r w:rsidRPr="007C5752">
        <w:instrText xml:space="preserve"> SEQ Table \* ARABIC </w:instrText>
      </w:r>
      <w:r w:rsidRPr="007C5752">
        <w:fldChar w:fldCharType="separate"/>
      </w:r>
      <w:r w:rsidR="00A63B38">
        <w:rPr>
          <w:noProof/>
        </w:rPr>
        <w:t>24</w:t>
      </w:r>
      <w:r w:rsidRPr="007C5752">
        <w:fldChar w:fldCharType="end"/>
      </w:r>
      <w:r w:rsidRPr="007C5752">
        <w:t xml:space="preserve"> System mass</w:t>
      </w:r>
      <w:bookmarkEnd w:id="6089"/>
    </w:p>
    <w:tbl>
      <w:tblPr>
        <w:tblStyle w:val="TableGrid2"/>
        <w:tblW w:w="0" w:type="auto"/>
        <w:jc w:val="center"/>
        <w:tblLook w:val="04A0" w:firstRow="1" w:lastRow="0" w:firstColumn="1" w:lastColumn="0" w:noHBand="0" w:noVBand="1"/>
      </w:tblPr>
      <w:tblGrid>
        <w:gridCol w:w="2880"/>
        <w:gridCol w:w="2880"/>
        <w:gridCol w:w="2880"/>
      </w:tblGrid>
      <w:tr w:rsidR="00C634AC" w:rsidRPr="007C5752" w14:paraId="091126E8" w14:textId="77777777" w:rsidTr="00C634AC">
        <w:trPr>
          <w:jc w:val="center"/>
        </w:trPr>
        <w:tc>
          <w:tcPr>
            <w:tcW w:w="2880" w:type="dxa"/>
            <w:shd w:val="clear" w:color="auto" w:fill="EBD9ED" w:themeFill="accent2" w:themeFillTint="33"/>
          </w:tcPr>
          <w:p w14:paraId="060F58B0" w14:textId="77777777" w:rsidR="00C634AC" w:rsidRPr="007C5752" w:rsidRDefault="00C634AC" w:rsidP="0023710A">
            <w:pPr>
              <w:rPr>
                <w:rFonts w:ascii="Aptos" w:hAnsi="Aptos"/>
                <w:b/>
                <w:bCs/>
                <w:color w:val="7030A0"/>
                <w:sz w:val="18"/>
                <w:szCs w:val="18"/>
              </w:rPr>
            </w:pPr>
            <w:r w:rsidRPr="007C5752">
              <w:rPr>
                <w:rFonts w:ascii="Aptos" w:hAnsi="Aptos"/>
                <w:b/>
                <w:bCs/>
                <w:color w:val="7030A0"/>
                <w:sz w:val="18"/>
                <w:szCs w:val="18"/>
              </w:rPr>
              <w:t>Material</w:t>
            </w:r>
          </w:p>
        </w:tc>
        <w:tc>
          <w:tcPr>
            <w:tcW w:w="2880" w:type="dxa"/>
            <w:shd w:val="clear" w:color="auto" w:fill="EBD9ED" w:themeFill="accent2" w:themeFillTint="33"/>
          </w:tcPr>
          <w:p w14:paraId="15C9F9BC" w14:textId="6269295E" w:rsidR="00C634AC" w:rsidRPr="007C5752" w:rsidRDefault="00C634AC" w:rsidP="0023710A">
            <w:pPr>
              <w:rPr>
                <w:rFonts w:ascii="Aptos" w:hAnsi="Aptos"/>
                <w:b/>
                <w:bCs/>
                <w:color w:val="7030A0"/>
                <w:sz w:val="18"/>
                <w:szCs w:val="18"/>
              </w:rPr>
            </w:pPr>
            <w:r w:rsidRPr="007C5752">
              <w:rPr>
                <w:rFonts w:ascii="Aptos" w:hAnsi="Aptos"/>
                <w:b/>
                <w:bCs/>
                <w:color w:val="7030A0"/>
                <w:sz w:val="18"/>
                <w:szCs w:val="18"/>
              </w:rPr>
              <w:t>2 K Stage kg (fraction)</w:t>
            </w:r>
          </w:p>
        </w:tc>
        <w:tc>
          <w:tcPr>
            <w:tcW w:w="2880" w:type="dxa"/>
            <w:shd w:val="clear" w:color="auto" w:fill="EBD9ED" w:themeFill="accent2" w:themeFillTint="33"/>
          </w:tcPr>
          <w:p w14:paraId="007E51B4" w14:textId="394D4492" w:rsidR="00C634AC" w:rsidRPr="007C5752" w:rsidRDefault="00C634AC" w:rsidP="0023710A">
            <w:pPr>
              <w:rPr>
                <w:rFonts w:ascii="Aptos" w:hAnsi="Aptos"/>
                <w:b/>
                <w:bCs/>
                <w:color w:val="7030A0"/>
                <w:sz w:val="18"/>
                <w:szCs w:val="18"/>
              </w:rPr>
            </w:pPr>
            <w:r w:rsidRPr="007C5752">
              <w:rPr>
                <w:rFonts w:ascii="Aptos" w:hAnsi="Aptos"/>
                <w:b/>
                <w:bCs/>
                <w:color w:val="7030A0"/>
                <w:sz w:val="18"/>
                <w:szCs w:val="18"/>
              </w:rPr>
              <w:t>50 K Stage kg (fraction)</w:t>
            </w:r>
          </w:p>
        </w:tc>
      </w:tr>
      <w:tr w:rsidR="00C634AC" w:rsidRPr="007C5752" w14:paraId="0401EF2C" w14:textId="77777777" w:rsidTr="00C634AC">
        <w:trPr>
          <w:jc w:val="center"/>
        </w:trPr>
        <w:tc>
          <w:tcPr>
            <w:tcW w:w="2880" w:type="dxa"/>
          </w:tcPr>
          <w:p w14:paraId="720E54D1" w14:textId="77777777" w:rsidR="00C634AC" w:rsidRPr="007C5752" w:rsidRDefault="00C634AC" w:rsidP="0023710A">
            <w:pPr>
              <w:rPr>
                <w:rFonts w:ascii="Aptos" w:hAnsi="Aptos"/>
                <w:sz w:val="18"/>
                <w:szCs w:val="18"/>
              </w:rPr>
            </w:pPr>
            <w:r w:rsidRPr="007C5752">
              <w:rPr>
                <w:rFonts w:ascii="Aptos" w:hAnsi="Aptos"/>
                <w:sz w:val="18"/>
                <w:szCs w:val="18"/>
              </w:rPr>
              <w:t>Stainless Steel (SS)</w:t>
            </w:r>
          </w:p>
        </w:tc>
        <w:tc>
          <w:tcPr>
            <w:tcW w:w="2880" w:type="dxa"/>
          </w:tcPr>
          <w:p w14:paraId="2AD8C6A8" w14:textId="403FE443" w:rsidR="00C634AC" w:rsidRPr="007C5752" w:rsidRDefault="00C634AC" w:rsidP="0023710A">
            <w:pPr>
              <w:rPr>
                <w:rFonts w:ascii="Aptos" w:hAnsi="Aptos"/>
                <w:sz w:val="18"/>
                <w:szCs w:val="18"/>
              </w:rPr>
            </w:pPr>
            <w:r w:rsidRPr="007C5752">
              <w:rPr>
                <w:rFonts w:ascii="Aptos" w:hAnsi="Aptos"/>
                <w:sz w:val="18"/>
                <w:szCs w:val="18"/>
              </w:rPr>
              <w:t>4 868  (0.3939)</w:t>
            </w:r>
          </w:p>
        </w:tc>
        <w:tc>
          <w:tcPr>
            <w:tcW w:w="2880" w:type="dxa"/>
          </w:tcPr>
          <w:p w14:paraId="5949EC7A" w14:textId="70320E14" w:rsidR="00C634AC" w:rsidRPr="007C5752" w:rsidRDefault="00C634AC" w:rsidP="0023710A">
            <w:pPr>
              <w:rPr>
                <w:rFonts w:ascii="Aptos" w:hAnsi="Aptos"/>
                <w:sz w:val="18"/>
                <w:szCs w:val="18"/>
              </w:rPr>
            </w:pPr>
            <w:r w:rsidRPr="007C5752">
              <w:rPr>
                <w:rFonts w:ascii="Aptos" w:hAnsi="Aptos"/>
                <w:sz w:val="18"/>
                <w:szCs w:val="18"/>
              </w:rPr>
              <w:t>1 007  (0.0936)</w:t>
            </w:r>
          </w:p>
        </w:tc>
      </w:tr>
      <w:tr w:rsidR="00C634AC" w:rsidRPr="007C5752" w14:paraId="387C25EF" w14:textId="77777777" w:rsidTr="00C634AC">
        <w:trPr>
          <w:jc w:val="center"/>
        </w:trPr>
        <w:tc>
          <w:tcPr>
            <w:tcW w:w="2880" w:type="dxa"/>
          </w:tcPr>
          <w:p w14:paraId="59411F35" w14:textId="77777777" w:rsidR="00C634AC" w:rsidRPr="007C5752" w:rsidRDefault="00C634AC" w:rsidP="0023710A">
            <w:pPr>
              <w:rPr>
                <w:rFonts w:ascii="Aptos" w:hAnsi="Aptos"/>
                <w:sz w:val="18"/>
                <w:szCs w:val="18"/>
              </w:rPr>
            </w:pPr>
            <w:r w:rsidRPr="007C5752">
              <w:rPr>
                <w:rFonts w:ascii="Aptos" w:hAnsi="Aptos"/>
                <w:sz w:val="18"/>
                <w:szCs w:val="18"/>
              </w:rPr>
              <w:t>Copper (Cu)</w:t>
            </w:r>
          </w:p>
        </w:tc>
        <w:tc>
          <w:tcPr>
            <w:tcW w:w="2880" w:type="dxa"/>
          </w:tcPr>
          <w:p w14:paraId="3257253F" w14:textId="78913C39" w:rsidR="00C634AC" w:rsidRPr="007C5752" w:rsidRDefault="00C634AC" w:rsidP="0023710A">
            <w:pPr>
              <w:rPr>
                <w:rFonts w:ascii="Aptos" w:hAnsi="Aptos"/>
                <w:sz w:val="18"/>
                <w:szCs w:val="18"/>
              </w:rPr>
            </w:pPr>
            <w:r w:rsidRPr="007C5752">
              <w:rPr>
                <w:rFonts w:ascii="Aptos" w:hAnsi="Aptos"/>
                <w:sz w:val="18"/>
                <w:szCs w:val="18"/>
              </w:rPr>
              <w:t>0 (0)</w:t>
            </w:r>
          </w:p>
        </w:tc>
        <w:tc>
          <w:tcPr>
            <w:tcW w:w="2880" w:type="dxa"/>
          </w:tcPr>
          <w:p w14:paraId="543CB86E" w14:textId="49A87997" w:rsidR="00C634AC" w:rsidRPr="007C5752" w:rsidRDefault="00C634AC" w:rsidP="0023710A">
            <w:pPr>
              <w:rPr>
                <w:rFonts w:ascii="Aptos" w:hAnsi="Aptos"/>
                <w:sz w:val="18"/>
                <w:szCs w:val="18"/>
              </w:rPr>
            </w:pPr>
            <w:r w:rsidRPr="007C5752">
              <w:rPr>
                <w:rFonts w:ascii="Aptos" w:hAnsi="Aptos"/>
                <w:sz w:val="18"/>
                <w:szCs w:val="18"/>
              </w:rPr>
              <w:t>7 597  (0.7065)</w:t>
            </w:r>
          </w:p>
        </w:tc>
      </w:tr>
      <w:tr w:rsidR="00C634AC" w:rsidRPr="007C5752" w14:paraId="544AD851" w14:textId="77777777" w:rsidTr="00C634AC">
        <w:trPr>
          <w:jc w:val="center"/>
        </w:trPr>
        <w:tc>
          <w:tcPr>
            <w:tcW w:w="2880" w:type="dxa"/>
          </w:tcPr>
          <w:p w14:paraId="0DC810BA" w14:textId="5863AC94" w:rsidR="00C634AC" w:rsidRPr="007C5752" w:rsidRDefault="00C634AC" w:rsidP="0023710A">
            <w:pPr>
              <w:rPr>
                <w:rFonts w:ascii="Aptos" w:hAnsi="Aptos"/>
                <w:sz w:val="18"/>
                <w:szCs w:val="18"/>
              </w:rPr>
            </w:pPr>
            <w:r w:rsidRPr="007C5752">
              <w:rPr>
                <w:rFonts w:ascii="Aptos" w:hAnsi="Aptos"/>
                <w:sz w:val="18"/>
                <w:szCs w:val="18"/>
              </w:rPr>
              <w:t>Aluminium (Al)</w:t>
            </w:r>
          </w:p>
        </w:tc>
        <w:tc>
          <w:tcPr>
            <w:tcW w:w="2880" w:type="dxa"/>
          </w:tcPr>
          <w:p w14:paraId="4F366D50" w14:textId="13541389" w:rsidR="00C634AC" w:rsidRPr="007C5752" w:rsidRDefault="00C634AC" w:rsidP="0023710A">
            <w:pPr>
              <w:rPr>
                <w:rFonts w:ascii="Aptos" w:hAnsi="Aptos"/>
                <w:sz w:val="18"/>
                <w:szCs w:val="18"/>
              </w:rPr>
            </w:pPr>
            <w:r w:rsidRPr="007C5752">
              <w:rPr>
                <w:rFonts w:ascii="Aptos" w:hAnsi="Aptos"/>
                <w:sz w:val="18"/>
                <w:szCs w:val="18"/>
              </w:rPr>
              <w:t>0 (0)</w:t>
            </w:r>
          </w:p>
        </w:tc>
        <w:tc>
          <w:tcPr>
            <w:tcW w:w="2880" w:type="dxa"/>
          </w:tcPr>
          <w:p w14:paraId="760C6350" w14:textId="55B176EA" w:rsidR="00C634AC" w:rsidRPr="007C5752" w:rsidRDefault="00C634AC" w:rsidP="0023710A">
            <w:pPr>
              <w:rPr>
                <w:rFonts w:ascii="Aptos" w:hAnsi="Aptos"/>
                <w:sz w:val="18"/>
                <w:szCs w:val="18"/>
              </w:rPr>
            </w:pPr>
            <w:r w:rsidRPr="007C5752">
              <w:rPr>
                <w:rFonts w:ascii="Aptos" w:hAnsi="Aptos"/>
                <w:sz w:val="18"/>
                <w:szCs w:val="18"/>
              </w:rPr>
              <w:t>2 149  (0.1998)</w:t>
            </w:r>
          </w:p>
        </w:tc>
      </w:tr>
      <w:tr w:rsidR="00C634AC" w:rsidRPr="007C5752" w14:paraId="028BE9FD" w14:textId="77777777" w:rsidTr="00C634AC">
        <w:trPr>
          <w:jc w:val="center"/>
        </w:trPr>
        <w:tc>
          <w:tcPr>
            <w:tcW w:w="2880" w:type="dxa"/>
          </w:tcPr>
          <w:p w14:paraId="565976C3" w14:textId="77777777" w:rsidR="00C634AC" w:rsidRPr="007C5752" w:rsidRDefault="00C634AC" w:rsidP="0023710A">
            <w:pPr>
              <w:rPr>
                <w:rFonts w:ascii="Aptos" w:hAnsi="Aptos"/>
                <w:sz w:val="18"/>
                <w:szCs w:val="18"/>
              </w:rPr>
            </w:pPr>
            <w:r w:rsidRPr="007C5752">
              <w:rPr>
                <w:rFonts w:ascii="Aptos" w:hAnsi="Aptos"/>
                <w:sz w:val="18"/>
                <w:szCs w:val="18"/>
              </w:rPr>
              <w:t>Nickel (Ni)</w:t>
            </w:r>
          </w:p>
        </w:tc>
        <w:tc>
          <w:tcPr>
            <w:tcW w:w="2880" w:type="dxa"/>
          </w:tcPr>
          <w:p w14:paraId="412E00CA" w14:textId="277CA555" w:rsidR="00C634AC" w:rsidRPr="007C5752" w:rsidRDefault="00C634AC" w:rsidP="0023710A">
            <w:pPr>
              <w:rPr>
                <w:rFonts w:ascii="Aptos" w:hAnsi="Aptos"/>
                <w:sz w:val="18"/>
                <w:szCs w:val="18"/>
              </w:rPr>
            </w:pPr>
            <w:r w:rsidRPr="007C5752">
              <w:rPr>
                <w:rFonts w:ascii="Aptos" w:hAnsi="Aptos"/>
                <w:sz w:val="18"/>
                <w:szCs w:val="18"/>
              </w:rPr>
              <w:t>2 730 (0.2210)</w:t>
            </w:r>
          </w:p>
        </w:tc>
        <w:tc>
          <w:tcPr>
            <w:tcW w:w="2880" w:type="dxa"/>
          </w:tcPr>
          <w:p w14:paraId="1CE11915" w14:textId="7FD9AAF8" w:rsidR="00C634AC" w:rsidRPr="007C5752" w:rsidRDefault="00C634AC" w:rsidP="0023710A">
            <w:pPr>
              <w:rPr>
                <w:rFonts w:ascii="Aptos" w:hAnsi="Aptos"/>
                <w:sz w:val="18"/>
                <w:szCs w:val="18"/>
              </w:rPr>
            </w:pPr>
            <w:r w:rsidRPr="007C5752">
              <w:rPr>
                <w:rFonts w:ascii="Aptos" w:hAnsi="Aptos"/>
                <w:sz w:val="18"/>
                <w:szCs w:val="18"/>
              </w:rPr>
              <w:t>0  (0)</w:t>
            </w:r>
          </w:p>
        </w:tc>
      </w:tr>
      <w:tr w:rsidR="00C634AC" w:rsidRPr="007C5752" w14:paraId="7122C2BE" w14:textId="77777777" w:rsidTr="00C634AC">
        <w:trPr>
          <w:jc w:val="center"/>
        </w:trPr>
        <w:tc>
          <w:tcPr>
            <w:tcW w:w="2880" w:type="dxa"/>
          </w:tcPr>
          <w:p w14:paraId="4C9C3A98" w14:textId="77777777" w:rsidR="00C634AC" w:rsidRPr="007C5752" w:rsidRDefault="00C634AC" w:rsidP="0023710A">
            <w:pPr>
              <w:rPr>
                <w:rFonts w:ascii="Aptos" w:hAnsi="Aptos"/>
                <w:sz w:val="18"/>
                <w:szCs w:val="18"/>
              </w:rPr>
            </w:pPr>
            <w:r w:rsidRPr="007C5752">
              <w:rPr>
                <w:rFonts w:ascii="Aptos" w:hAnsi="Aptos"/>
                <w:sz w:val="18"/>
                <w:szCs w:val="18"/>
              </w:rPr>
              <w:t>Niobium (Nb)</w:t>
            </w:r>
          </w:p>
        </w:tc>
        <w:tc>
          <w:tcPr>
            <w:tcW w:w="2880" w:type="dxa"/>
          </w:tcPr>
          <w:p w14:paraId="2080AF17" w14:textId="7933C15B" w:rsidR="00C634AC" w:rsidRPr="007C5752" w:rsidRDefault="00C634AC" w:rsidP="0023710A">
            <w:pPr>
              <w:rPr>
                <w:rFonts w:ascii="Aptos" w:hAnsi="Aptos"/>
                <w:sz w:val="18"/>
                <w:szCs w:val="18"/>
              </w:rPr>
            </w:pPr>
            <w:r w:rsidRPr="007C5752">
              <w:rPr>
                <w:rFonts w:ascii="Aptos" w:hAnsi="Aptos"/>
                <w:sz w:val="18"/>
                <w:szCs w:val="18"/>
              </w:rPr>
              <w:t>2 808 (0.2273)</w:t>
            </w:r>
          </w:p>
        </w:tc>
        <w:tc>
          <w:tcPr>
            <w:tcW w:w="2880" w:type="dxa"/>
          </w:tcPr>
          <w:p w14:paraId="03C9D5FB" w14:textId="68551F96" w:rsidR="00C634AC" w:rsidRPr="007C5752" w:rsidRDefault="00C634AC" w:rsidP="0023710A">
            <w:pPr>
              <w:rPr>
                <w:rFonts w:ascii="Aptos" w:hAnsi="Aptos"/>
                <w:sz w:val="18"/>
                <w:szCs w:val="18"/>
              </w:rPr>
            </w:pPr>
            <w:r w:rsidRPr="007C5752">
              <w:rPr>
                <w:rFonts w:ascii="Aptos" w:hAnsi="Aptos"/>
                <w:sz w:val="18"/>
                <w:szCs w:val="18"/>
              </w:rPr>
              <w:t>0  (0)</w:t>
            </w:r>
          </w:p>
        </w:tc>
      </w:tr>
      <w:tr w:rsidR="00C634AC" w:rsidRPr="007C5752" w14:paraId="188EFC96" w14:textId="77777777" w:rsidTr="00C634AC">
        <w:trPr>
          <w:jc w:val="center"/>
        </w:trPr>
        <w:tc>
          <w:tcPr>
            <w:tcW w:w="2880" w:type="dxa"/>
          </w:tcPr>
          <w:p w14:paraId="5D95D494" w14:textId="77777777" w:rsidR="00C634AC" w:rsidRPr="007C5752" w:rsidRDefault="00C634AC" w:rsidP="0023710A">
            <w:pPr>
              <w:rPr>
                <w:rFonts w:ascii="Aptos" w:hAnsi="Aptos"/>
                <w:sz w:val="18"/>
                <w:szCs w:val="18"/>
              </w:rPr>
            </w:pPr>
            <w:r w:rsidRPr="007C5752">
              <w:rPr>
                <w:rFonts w:ascii="Aptos" w:hAnsi="Aptos"/>
                <w:sz w:val="18"/>
                <w:szCs w:val="18"/>
              </w:rPr>
              <w:t>Titanium (Ti)</w:t>
            </w:r>
          </w:p>
        </w:tc>
        <w:tc>
          <w:tcPr>
            <w:tcW w:w="2880" w:type="dxa"/>
          </w:tcPr>
          <w:p w14:paraId="58091EC9" w14:textId="1F311B32" w:rsidR="00C634AC" w:rsidRPr="007C5752" w:rsidRDefault="00C634AC" w:rsidP="0023710A">
            <w:pPr>
              <w:rPr>
                <w:rFonts w:ascii="Aptos" w:hAnsi="Aptos"/>
                <w:sz w:val="18"/>
                <w:szCs w:val="18"/>
              </w:rPr>
            </w:pPr>
            <w:r w:rsidRPr="007C5752">
              <w:rPr>
                <w:rFonts w:ascii="Aptos" w:hAnsi="Aptos"/>
                <w:sz w:val="18"/>
                <w:szCs w:val="18"/>
              </w:rPr>
              <w:t>1 950 (0.1578)</w:t>
            </w:r>
          </w:p>
        </w:tc>
        <w:tc>
          <w:tcPr>
            <w:tcW w:w="2880" w:type="dxa"/>
          </w:tcPr>
          <w:p w14:paraId="70EEE9DF" w14:textId="1CD11F01" w:rsidR="00C634AC" w:rsidRPr="007C5752" w:rsidRDefault="00C634AC" w:rsidP="0023710A">
            <w:pPr>
              <w:rPr>
                <w:rFonts w:ascii="Aptos" w:hAnsi="Aptos"/>
                <w:sz w:val="18"/>
                <w:szCs w:val="18"/>
              </w:rPr>
            </w:pPr>
            <w:r w:rsidRPr="007C5752">
              <w:rPr>
                <w:rFonts w:ascii="Aptos" w:hAnsi="Aptos"/>
                <w:sz w:val="18"/>
                <w:szCs w:val="18"/>
              </w:rPr>
              <w:t>0  (0)</w:t>
            </w:r>
          </w:p>
        </w:tc>
      </w:tr>
      <w:tr w:rsidR="00C634AC" w:rsidRPr="007C5752" w14:paraId="41B69220" w14:textId="77777777" w:rsidTr="00C634AC">
        <w:trPr>
          <w:jc w:val="center"/>
        </w:trPr>
        <w:tc>
          <w:tcPr>
            <w:tcW w:w="2880" w:type="dxa"/>
          </w:tcPr>
          <w:p w14:paraId="407CC19C" w14:textId="77777777" w:rsidR="00C634AC" w:rsidRPr="007C5752" w:rsidRDefault="00C634AC" w:rsidP="0023710A">
            <w:pPr>
              <w:rPr>
                <w:rFonts w:ascii="Aptos" w:hAnsi="Aptos"/>
                <w:b/>
                <w:bCs/>
                <w:color w:val="000000" w:themeColor="text1"/>
                <w:sz w:val="18"/>
                <w:szCs w:val="18"/>
              </w:rPr>
            </w:pPr>
            <w:r w:rsidRPr="007C5752">
              <w:rPr>
                <w:rFonts w:ascii="Aptos" w:hAnsi="Aptos"/>
                <w:b/>
                <w:bCs/>
                <w:color w:val="000000" w:themeColor="text1"/>
                <w:sz w:val="18"/>
                <w:szCs w:val="18"/>
              </w:rPr>
              <w:t>Stage Totals</w:t>
            </w:r>
          </w:p>
        </w:tc>
        <w:tc>
          <w:tcPr>
            <w:tcW w:w="2880" w:type="dxa"/>
          </w:tcPr>
          <w:p w14:paraId="0D1C6394" w14:textId="27CAD929" w:rsidR="00C634AC" w:rsidRPr="007C5752" w:rsidRDefault="00C634AC" w:rsidP="0023710A">
            <w:pPr>
              <w:rPr>
                <w:rFonts w:ascii="Aptos" w:hAnsi="Aptos"/>
                <w:b/>
                <w:bCs/>
                <w:color w:val="000000" w:themeColor="text1"/>
                <w:sz w:val="18"/>
                <w:szCs w:val="18"/>
              </w:rPr>
            </w:pPr>
            <w:r w:rsidRPr="007C5752">
              <w:rPr>
                <w:rFonts w:ascii="Aptos" w:hAnsi="Aptos"/>
                <w:b/>
                <w:bCs/>
                <w:color w:val="000000" w:themeColor="text1"/>
                <w:sz w:val="18"/>
                <w:szCs w:val="18"/>
              </w:rPr>
              <w:t xml:space="preserve">12 356 kg </w:t>
            </w:r>
          </w:p>
        </w:tc>
        <w:tc>
          <w:tcPr>
            <w:tcW w:w="2880" w:type="dxa"/>
          </w:tcPr>
          <w:p w14:paraId="1524D971" w14:textId="19EF199E" w:rsidR="00C634AC" w:rsidRPr="007C5752" w:rsidRDefault="00C634AC" w:rsidP="0023710A">
            <w:pPr>
              <w:rPr>
                <w:rFonts w:ascii="Aptos" w:hAnsi="Aptos"/>
                <w:b/>
                <w:bCs/>
                <w:color w:val="000000" w:themeColor="text1"/>
                <w:sz w:val="18"/>
                <w:szCs w:val="18"/>
              </w:rPr>
            </w:pPr>
            <w:r w:rsidRPr="007C5752">
              <w:rPr>
                <w:rFonts w:ascii="Aptos" w:hAnsi="Aptos"/>
                <w:b/>
                <w:bCs/>
                <w:color w:val="000000" w:themeColor="text1"/>
                <w:sz w:val="18"/>
                <w:szCs w:val="18"/>
              </w:rPr>
              <w:t xml:space="preserve">10 753 kg </w:t>
            </w:r>
          </w:p>
        </w:tc>
      </w:tr>
    </w:tbl>
    <w:p w14:paraId="6433666D" w14:textId="77777777" w:rsidR="00C634AC" w:rsidRPr="007C5752" w:rsidRDefault="00C634AC" w:rsidP="00C634AC"/>
    <w:p w14:paraId="708FB1ED" w14:textId="0E256021" w:rsidR="00DA7D06" w:rsidRPr="007C5752" w:rsidRDefault="00DA7D06" w:rsidP="00DA7D06">
      <w:r w:rsidRPr="007C5752">
        <w:lastRenderedPageBreak/>
        <w:t>Note: These masses represent the total system mass including all materials (stainless steel, copper, alumin</w:t>
      </w:r>
      <w:r w:rsidR="00BA797D" w:rsidRPr="007C5752">
        <w:t>i</w:t>
      </w:r>
      <w:r w:rsidRPr="007C5752">
        <w:t>um, niobium, titanium, and nickel).</w:t>
      </w:r>
      <w:r w:rsidR="00BA797D" w:rsidRPr="007C5752">
        <w:t xml:space="preserve">  </w:t>
      </w:r>
      <w:r w:rsidRPr="007C5752">
        <w:t>The mass-weighted average specific heat and enthalpy values shall be used for cooldown calculations.</w:t>
      </w:r>
    </w:p>
    <w:p w14:paraId="6DC61DA9" w14:textId="527CE2B3" w:rsidR="007367C0" w:rsidRPr="007C5752" w:rsidRDefault="0046243F" w:rsidP="008931A4">
      <w:pPr>
        <w:pStyle w:val="Heading3numbered"/>
      </w:pPr>
      <w:bookmarkStart w:id="6090" w:name="_Toc212194938"/>
      <w:r w:rsidRPr="007C5752">
        <w:t>Static heat load as a function of temperature</w:t>
      </w:r>
      <w:bookmarkEnd w:id="6090"/>
    </w:p>
    <w:tbl>
      <w:tblPr>
        <w:tblStyle w:val="TableGrid2"/>
        <w:tblW w:w="3794" w:type="pct"/>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20" w:firstRow="1" w:lastRow="0" w:firstColumn="0" w:lastColumn="0" w:noHBand="0" w:noVBand="1"/>
      </w:tblPr>
      <w:tblGrid>
        <w:gridCol w:w="2028"/>
        <w:gridCol w:w="1793"/>
        <w:gridCol w:w="3562"/>
      </w:tblGrid>
      <w:tr w:rsidR="00DD27B7" w:rsidRPr="007C5752" w14:paraId="0CE11FAC" w14:textId="77777777" w:rsidTr="00FA6E3D">
        <w:trPr>
          <w:cantSplit/>
          <w:trHeight w:val="797"/>
          <w:jc w:val="center"/>
        </w:trPr>
        <w:tc>
          <w:tcPr>
            <w:tcW w:w="1373" w:type="pct"/>
            <w:shd w:val="clear" w:color="auto" w:fill="EBD9ED" w:themeFill="accent2" w:themeFillTint="33"/>
            <w:vAlign w:val="center"/>
            <w:hideMark/>
          </w:tcPr>
          <w:p w14:paraId="4400F0FC" w14:textId="77777777" w:rsidR="000148AF" w:rsidRPr="007C5752" w:rsidRDefault="000148AF" w:rsidP="00B34630">
            <w:r w:rsidRPr="007C5752">
              <w:t>Heat load ID</w:t>
            </w:r>
          </w:p>
        </w:tc>
        <w:tc>
          <w:tcPr>
            <w:tcW w:w="1214" w:type="pct"/>
            <w:shd w:val="clear" w:color="auto" w:fill="EBD9ED" w:themeFill="accent2" w:themeFillTint="33"/>
            <w:vAlign w:val="center"/>
            <w:hideMark/>
          </w:tcPr>
          <w:p w14:paraId="7329D64D" w14:textId="793300DB" w:rsidR="000148AF" w:rsidRPr="007C5752" w:rsidRDefault="00DD27B7" w:rsidP="00B34630">
            <w:r w:rsidRPr="007C5752">
              <w:t>Type of</w:t>
            </w:r>
            <w:r w:rsidR="000148AF" w:rsidRPr="007C5752">
              <w:t xml:space="preserve"> heat load</w:t>
            </w:r>
          </w:p>
        </w:tc>
        <w:tc>
          <w:tcPr>
            <w:tcW w:w="2412" w:type="pct"/>
            <w:shd w:val="clear" w:color="auto" w:fill="EBD9ED" w:themeFill="accent2" w:themeFillTint="33"/>
            <w:vAlign w:val="center"/>
            <w:hideMark/>
          </w:tcPr>
          <w:p w14:paraId="270F3140" w14:textId="77777777" w:rsidR="000148AF" w:rsidRPr="007C5752" w:rsidRDefault="000148AF" w:rsidP="00B34630">
            <w:r w:rsidRPr="007C5752">
              <w:t>Formula</w:t>
            </w:r>
          </w:p>
        </w:tc>
      </w:tr>
      <w:tr w:rsidR="00DD27B7" w:rsidRPr="007C5752" w14:paraId="377DB0AA" w14:textId="77777777" w:rsidTr="008A49BB">
        <w:trPr>
          <w:cantSplit/>
          <w:trHeight w:val="908"/>
          <w:jc w:val="center"/>
        </w:trPr>
        <w:tc>
          <w:tcPr>
            <w:tcW w:w="1373" w:type="pct"/>
            <w:vAlign w:val="center"/>
            <w:hideMark/>
          </w:tcPr>
          <w:p w14:paraId="3388BE89" w14:textId="25DA322D" w:rsidR="000148AF" w:rsidRPr="007C5752" w:rsidRDefault="00000000" w:rsidP="00B34630">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cond 50 K-2 K</m:t>
                    </m:r>
                  </m:sub>
                </m:sSub>
              </m:oMath>
            </m:oMathPara>
          </w:p>
        </w:tc>
        <w:tc>
          <w:tcPr>
            <w:tcW w:w="1214" w:type="pct"/>
            <w:vAlign w:val="center"/>
            <w:hideMark/>
          </w:tcPr>
          <w:p w14:paraId="20025853" w14:textId="77777777" w:rsidR="000148AF" w:rsidRPr="007C5752" w:rsidRDefault="000148AF" w:rsidP="00B34630">
            <w:r w:rsidRPr="007C5752">
              <w:t>Static</w:t>
            </w:r>
          </w:p>
        </w:tc>
        <w:tc>
          <w:tcPr>
            <w:tcW w:w="2412" w:type="pct"/>
            <w:vAlign w:val="center"/>
            <w:hideMark/>
          </w:tcPr>
          <w:p w14:paraId="150337BB" w14:textId="163BA316" w:rsidR="000148AF" w:rsidRPr="007C5752" w:rsidRDefault="000148AF" w:rsidP="00B34630">
            <m:oMathPara>
              <m:oMathParaPr>
                <m:jc m:val="centerGroup"/>
              </m:oMathParaPr>
              <m:oMath>
                <m:r>
                  <w:rPr>
                    <w:rFonts w:ascii="Cambria Math" w:hAnsi="Cambria Math"/>
                  </w:rPr>
                  <m:t>-2.4</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1</m:t>
                        </m:r>
                      </m:sub>
                    </m:sSub>
                  </m:sub>
                  <m:sup>
                    <m:sSub>
                      <m:sSubPr>
                        <m:ctrlPr>
                          <w:rPr>
                            <w:rFonts w:ascii="Cambria Math" w:hAnsi="Cambria Math"/>
                            <w:i/>
                            <w:iCs/>
                          </w:rPr>
                        </m:ctrlPr>
                      </m:sSubPr>
                      <m:e>
                        <m:r>
                          <w:rPr>
                            <w:rFonts w:ascii="Cambria Math" w:hAnsi="Cambria Math"/>
                          </w:rPr>
                          <m:t>T</m:t>
                        </m:r>
                      </m:e>
                      <m:sub>
                        <m:r>
                          <w:rPr>
                            <w:rFonts w:ascii="Cambria Math" w:hAnsi="Cambria Math"/>
                          </w:rPr>
                          <m:t>2</m:t>
                        </m:r>
                      </m:sub>
                    </m:sSub>
                  </m:sup>
                  <m:e>
                    <m:sSub>
                      <m:sSubPr>
                        <m:ctrlPr>
                          <w:rPr>
                            <w:rFonts w:ascii="Cambria Math" w:hAnsi="Cambria Math"/>
                            <w:i/>
                            <w:iCs/>
                          </w:rPr>
                        </m:ctrlPr>
                      </m:sSubPr>
                      <m:e>
                        <m:r>
                          <w:rPr>
                            <w:rFonts w:ascii="Cambria Math" w:hAnsi="Cambria Math"/>
                          </w:rPr>
                          <m:t>λ</m:t>
                        </m:r>
                      </m:e>
                      <m:sub>
                        <m:r>
                          <w:rPr>
                            <w:rFonts w:ascii="Cambria Math" w:hAnsi="Cambria Math"/>
                          </w:rPr>
                          <m:t>SS304/316-NIST</m:t>
                        </m:r>
                      </m:sub>
                    </m:sSub>
                    <m:d>
                      <m:dPr>
                        <m:ctrlPr>
                          <w:rPr>
                            <w:rFonts w:ascii="Cambria Math" w:hAnsi="Cambria Math"/>
                            <w:i/>
                            <w:iCs/>
                          </w:rPr>
                        </m:ctrlPr>
                      </m:dPr>
                      <m:e>
                        <m:r>
                          <w:rPr>
                            <w:rFonts w:ascii="Cambria Math" w:hAnsi="Cambria Math"/>
                          </w:rPr>
                          <m:t>T</m:t>
                        </m:r>
                      </m:e>
                    </m:d>
                    <m:r>
                      <w:rPr>
                        <w:rFonts w:ascii="Cambria Math" w:hAnsi="Cambria Math"/>
                      </w:rPr>
                      <m:t>dT</m:t>
                    </m:r>
                  </m:e>
                </m:nary>
              </m:oMath>
            </m:oMathPara>
          </w:p>
        </w:tc>
      </w:tr>
      <w:tr w:rsidR="00DD27B7" w:rsidRPr="007C5752" w14:paraId="4FC3A6D7" w14:textId="77777777" w:rsidTr="008A49BB">
        <w:trPr>
          <w:cantSplit/>
          <w:trHeight w:val="504"/>
          <w:jc w:val="center"/>
        </w:trPr>
        <w:tc>
          <w:tcPr>
            <w:tcW w:w="1373" w:type="pct"/>
            <w:vAlign w:val="center"/>
            <w:hideMark/>
          </w:tcPr>
          <w:p w14:paraId="6BEF3848" w14:textId="625D3FF3" w:rsidR="000148AF" w:rsidRPr="007C5752" w:rsidRDefault="00000000" w:rsidP="00B34630">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rad 50 K-2 K</m:t>
                    </m:r>
                  </m:sub>
                </m:sSub>
              </m:oMath>
            </m:oMathPara>
          </w:p>
        </w:tc>
        <w:tc>
          <w:tcPr>
            <w:tcW w:w="1214" w:type="pct"/>
            <w:vAlign w:val="center"/>
            <w:hideMark/>
          </w:tcPr>
          <w:p w14:paraId="534F09C8" w14:textId="77777777" w:rsidR="000148AF" w:rsidRPr="007C5752" w:rsidRDefault="000148AF" w:rsidP="00B34630">
            <w:r w:rsidRPr="007C5752">
              <w:t>Static</w:t>
            </w:r>
          </w:p>
        </w:tc>
        <w:tc>
          <w:tcPr>
            <w:tcW w:w="2412" w:type="pct"/>
            <w:vAlign w:val="center"/>
            <w:hideMark/>
          </w:tcPr>
          <w:p w14:paraId="1A371F97" w14:textId="1FCE5F17" w:rsidR="000148AF" w:rsidRPr="007C5752" w:rsidRDefault="000148AF" w:rsidP="00B34630">
            <m:oMathPara>
              <m:oMathParaPr>
                <m:jc m:val="centerGroup"/>
              </m:oMathParaPr>
              <m:oMath>
                <m:r>
                  <w:rPr>
                    <w:rFonts w:ascii="Cambria Math" w:hAnsi="Cambria Math"/>
                  </w:rPr>
                  <m:t>1.49E-05</m:t>
                </m:r>
                <m:r>
                  <m:rPr>
                    <m:sty m:val="p"/>
                  </m:rP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m:oMathPara>
          </w:p>
        </w:tc>
      </w:tr>
      <w:tr w:rsidR="00DD27B7" w:rsidRPr="007C5752" w14:paraId="3A677908" w14:textId="77777777" w:rsidTr="008A49BB">
        <w:trPr>
          <w:cantSplit/>
          <w:trHeight w:val="908"/>
          <w:jc w:val="center"/>
        </w:trPr>
        <w:tc>
          <w:tcPr>
            <w:tcW w:w="1373" w:type="pct"/>
            <w:vAlign w:val="center"/>
            <w:hideMark/>
          </w:tcPr>
          <w:p w14:paraId="54079454" w14:textId="155FF72A" w:rsidR="000148AF" w:rsidRPr="007C5752" w:rsidRDefault="00000000" w:rsidP="00B34630">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cond 293.15 K-50 K</m:t>
                    </m:r>
                  </m:sub>
                </m:sSub>
              </m:oMath>
            </m:oMathPara>
          </w:p>
        </w:tc>
        <w:tc>
          <w:tcPr>
            <w:tcW w:w="1214" w:type="pct"/>
            <w:vAlign w:val="center"/>
            <w:hideMark/>
          </w:tcPr>
          <w:p w14:paraId="41D23F85" w14:textId="77777777" w:rsidR="000148AF" w:rsidRPr="007C5752" w:rsidRDefault="000148AF" w:rsidP="00B34630">
            <w:r w:rsidRPr="007C5752">
              <w:t>Static</w:t>
            </w:r>
          </w:p>
        </w:tc>
        <w:tc>
          <w:tcPr>
            <w:tcW w:w="2412" w:type="pct"/>
            <w:vAlign w:val="center"/>
            <w:hideMark/>
          </w:tcPr>
          <w:p w14:paraId="39DBA576" w14:textId="5FD6C1B3" w:rsidR="000148AF" w:rsidRPr="007C5752" w:rsidRDefault="000148AF" w:rsidP="00B34630">
            <w:pPr>
              <w:rPr>
                <w:i/>
                <w:iCs/>
              </w:rPr>
            </w:pPr>
            <m:oMathPara>
              <m:oMathParaPr>
                <m:jc m:val="centerGroup"/>
              </m:oMathParaPr>
              <m:oMath>
                <m:r>
                  <w:rPr>
                    <w:rFonts w:ascii="Cambria Math" w:hAnsi="Cambria Math"/>
                  </w:rPr>
                  <m:t>-0.87</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1</m:t>
                        </m:r>
                      </m:sub>
                    </m:sSub>
                  </m:sub>
                  <m:sup>
                    <m:sSub>
                      <m:sSubPr>
                        <m:ctrlPr>
                          <w:rPr>
                            <w:rFonts w:ascii="Cambria Math" w:hAnsi="Cambria Math"/>
                            <w:i/>
                            <w:iCs/>
                          </w:rPr>
                        </m:ctrlPr>
                      </m:sSubPr>
                      <m:e>
                        <m:r>
                          <w:rPr>
                            <w:rFonts w:ascii="Cambria Math" w:hAnsi="Cambria Math"/>
                          </w:rPr>
                          <m:t>T</m:t>
                        </m:r>
                      </m:e>
                      <m:sub>
                        <m:r>
                          <w:rPr>
                            <w:rFonts w:ascii="Cambria Math" w:hAnsi="Cambria Math"/>
                          </w:rPr>
                          <m:t>2</m:t>
                        </m:r>
                      </m:sub>
                    </m:sSub>
                  </m:sup>
                  <m:e>
                    <m:sSub>
                      <m:sSubPr>
                        <m:ctrlPr>
                          <w:rPr>
                            <w:rFonts w:ascii="Cambria Math" w:hAnsi="Cambria Math"/>
                            <w:i/>
                            <w:iCs/>
                          </w:rPr>
                        </m:ctrlPr>
                      </m:sSubPr>
                      <m:e>
                        <m:r>
                          <w:rPr>
                            <w:rFonts w:ascii="Cambria Math" w:hAnsi="Cambria Math"/>
                          </w:rPr>
                          <m:t>λ</m:t>
                        </m:r>
                      </m:e>
                      <m:sub>
                        <m:r>
                          <w:rPr>
                            <w:rFonts w:ascii="Cambria Math" w:hAnsi="Cambria Math"/>
                          </w:rPr>
                          <m:t>SS304/316-NIST</m:t>
                        </m:r>
                      </m:sub>
                    </m:sSub>
                    <m:d>
                      <m:dPr>
                        <m:ctrlPr>
                          <w:rPr>
                            <w:rFonts w:ascii="Cambria Math" w:hAnsi="Cambria Math"/>
                            <w:i/>
                            <w:iCs/>
                          </w:rPr>
                        </m:ctrlPr>
                      </m:dPr>
                      <m:e>
                        <m:r>
                          <w:rPr>
                            <w:rFonts w:ascii="Cambria Math" w:hAnsi="Cambria Math"/>
                          </w:rPr>
                          <m:t>T</m:t>
                        </m:r>
                      </m:e>
                    </m:d>
                    <m:r>
                      <w:rPr>
                        <w:rFonts w:ascii="Cambria Math" w:hAnsi="Cambria Math"/>
                      </w:rPr>
                      <m:t>dT</m:t>
                    </m:r>
                  </m:e>
                </m:nary>
              </m:oMath>
            </m:oMathPara>
          </w:p>
        </w:tc>
      </w:tr>
      <w:tr w:rsidR="00DD27B7" w:rsidRPr="007C5752" w14:paraId="3E3EEC26" w14:textId="77777777" w:rsidTr="008A49BB">
        <w:trPr>
          <w:cantSplit/>
          <w:trHeight w:val="504"/>
          <w:jc w:val="center"/>
        </w:trPr>
        <w:tc>
          <w:tcPr>
            <w:tcW w:w="1373" w:type="pct"/>
            <w:vAlign w:val="center"/>
            <w:hideMark/>
          </w:tcPr>
          <w:p w14:paraId="2E9B0797" w14:textId="09D35D56" w:rsidR="000148AF" w:rsidRPr="007C5752" w:rsidRDefault="00000000" w:rsidP="00B34630">
            <m:oMathPara>
              <m:oMathParaPr>
                <m:jc m:val="centerGroup"/>
              </m:oMathParaPr>
              <m:oMath>
                <m:sSub>
                  <m:sSubPr>
                    <m:ctrlPr>
                      <w:rPr>
                        <w:rFonts w:ascii="Cambria Math" w:hAnsi="Cambria Math"/>
                        <w:i/>
                        <w:iCs/>
                      </w:rPr>
                    </m:ctrlPr>
                  </m:sSubPr>
                  <m:e>
                    <m:r>
                      <w:rPr>
                        <w:rFonts w:ascii="Cambria Math" w:hAnsi="Cambria Math"/>
                      </w:rPr>
                      <m:t>HL</m:t>
                    </m:r>
                  </m:e>
                  <m:sub>
                    <m:r>
                      <w:rPr>
                        <w:rFonts w:ascii="Cambria Math" w:hAnsi="Cambria Math"/>
                      </w:rPr>
                      <m:t>rad 293.15 K-50 K</m:t>
                    </m:r>
                  </m:sub>
                </m:sSub>
              </m:oMath>
            </m:oMathPara>
          </w:p>
        </w:tc>
        <w:tc>
          <w:tcPr>
            <w:tcW w:w="1214" w:type="pct"/>
            <w:vAlign w:val="center"/>
            <w:hideMark/>
          </w:tcPr>
          <w:p w14:paraId="0C7F03FA" w14:textId="77777777" w:rsidR="000148AF" w:rsidRPr="007C5752" w:rsidRDefault="000148AF" w:rsidP="00B34630">
            <w:r w:rsidRPr="007C5752">
              <w:t>Static</w:t>
            </w:r>
          </w:p>
        </w:tc>
        <w:tc>
          <w:tcPr>
            <w:tcW w:w="2412" w:type="pct"/>
            <w:vAlign w:val="center"/>
            <w:hideMark/>
          </w:tcPr>
          <w:p w14:paraId="7FC8324F" w14:textId="71E78396" w:rsidR="000148AF" w:rsidRPr="007C5752" w:rsidRDefault="000148AF" w:rsidP="00B34630">
            <m:oMathPara>
              <m:oMathParaPr>
                <m:jc m:val="centerGroup"/>
              </m:oMathParaPr>
              <m:oMath>
                <m:r>
                  <w:rPr>
                    <w:rFonts w:ascii="Cambria Math" w:hAnsi="Cambria Math"/>
                  </w:rPr>
                  <m:t>4.15E-07</m:t>
                </m:r>
                <m:r>
                  <m:rPr>
                    <m:sty m:val="p"/>
                  </m:rP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m:oMathPara>
          </w:p>
        </w:tc>
      </w:tr>
    </w:tbl>
    <w:p w14:paraId="5E002630" w14:textId="736863CD" w:rsidR="007367C0" w:rsidRPr="007C5752" w:rsidRDefault="00C634AC" w:rsidP="007367C0">
      <w:pPr>
        <w:pStyle w:val="Heading3numbered"/>
        <w:rPr>
          <w:rFonts w:eastAsia="Calibri"/>
        </w:rPr>
      </w:pPr>
      <w:bookmarkStart w:id="6091" w:name="_Toc212194939"/>
      <w:bookmarkEnd w:id="6084"/>
      <w:r w:rsidRPr="007C5752">
        <w:t>Enthalpy data of metal at various temperatures</w:t>
      </w:r>
      <w:bookmarkEnd w:id="6091"/>
    </w:p>
    <w:p w14:paraId="385D149E" w14:textId="3B8E2B7D" w:rsidR="007367C0" w:rsidRPr="007C5752" w:rsidRDefault="007367C0" w:rsidP="007367C0">
      <w:pPr>
        <w:pStyle w:val="Caption"/>
        <w:keepNext/>
      </w:pPr>
      <w:bookmarkStart w:id="6092" w:name="_Toc212194982"/>
      <w:r w:rsidRPr="007C5752">
        <w:t xml:space="preserve">Table </w:t>
      </w:r>
      <w:r w:rsidRPr="007C5752">
        <w:fldChar w:fldCharType="begin"/>
      </w:r>
      <w:r w:rsidRPr="007C5752">
        <w:instrText xml:space="preserve"> SEQ Table \* ARABIC </w:instrText>
      </w:r>
      <w:r w:rsidRPr="007C5752">
        <w:fldChar w:fldCharType="separate"/>
      </w:r>
      <w:r w:rsidR="00A63B38">
        <w:rPr>
          <w:noProof/>
        </w:rPr>
        <w:t>25</w:t>
      </w:r>
      <w:r w:rsidRPr="007C5752">
        <w:fldChar w:fldCharType="end"/>
      </w:r>
      <w:r w:rsidRPr="007C5752">
        <w:t xml:space="preserve"> Weighted Average Enthalpy Data (1K - </w:t>
      </w:r>
      <w:r w:rsidR="008A49BB" w:rsidRPr="007C5752">
        <w:t>300</w:t>
      </w:r>
      <w:r w:rsidRPr="007C5752">
        <w:t>K)</w:t>
      </w:r>
      <w:bookmarkEnd w:id="6092"/>
    </w:p>
    <w:tbl>
      <w:tblPr>
        <w:tblStyle w:val="LightGrid-Accent1"/>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2880"/>
        <w:gridCol w:w="2880"/>
        <w:gridCol w:w="2880"/>
      </w:tblGrid>
      <w:tr w:rsidR="007367C0" w:rsidRPr="007C5752" w14:paraId="7D471A07" w14:textId="77777777" w:rsidTr="00BA7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2F302A56" w14:textId="77777777" w:rsidR="007367C0" w:rsidRPr="007C5752" w:rsidRDefault="007367C0" w:rsidP="00FB5F15">
            <w:pPr>
              <w:jc w:val="center"/>
              <w:rPr>
                <w:rFonts w:ascii="Aptos" w:hAnsi="Aptos"/>
                <w:color w:val="7030A0"/>
                <w:sz w:val="18"/>
                <w:szCs w:val="18"/>
              </w:rPr>
            </w:pPr>
            <w:r w:rsidRPr="007C5752">
              <w:rPr>
                <w:rFonts w:ascii="Aptos" w:hAnsi="Aptos"/>
                <w:color w:val="7030A0"/>
                <w:sz w:val="18"/>
                <w:szCs w:val="18"/>
              </w:rPr>
              <w:t>Temperature (K)</w:t>
            </w:r>
          </w:p>
        </w:tc>
        <w:tc>
          <w:tcPr>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65D4FA82" w14:textId="77777777" w:rsidR="007367C0" w:rsidRPr="007C5752" w:rsidRDefault="007367C0" w:rsidP="00FB5F15">
            <w:pPr>
              <w:jc w:val="center"/>
              <w:cnfStyle w:val="100000000000" w:firstRow="1" w:lastRow="0" w:firstColumn="0" w:lastColumn="0" w:oddVBand="0" w:evenVBand="0" w:oddHBand="0" w:evenHBand="0" w:firstRowFirstColumn="0" w:firstRowLastColumn="0" w:lastRowFirstColumn="0" w:lastRowLastColumn="0"/>
              <w:rPr>
                <w:rFonts w:ascii="Aptos" w:hAnsi="Aptos"/>
                <w:color w:val="7030A0"/>
                <w:sz w:val="18"/>
                <w:szCs w:val="18"/>
              </w:rPr>
            </w:pPr>
            <w:r w:rsidRPr="007C5752">
              <w:rPr>
                <w:rFonts w:ascii="Aptos" w:hAnsi="Aptos"/>
                <w:color w:val="7030A0"/>
                <w:sz w:val="18"/>
                <w:szCs w:val="18"/>
              </w:rPr>
              <w:t>2K Stage Enthalpy (J/kg)</w:t>
            </w:r>
          </w:p>
        </w:tc>
        <w:tc>
          <w:tcPr>
            <w:tcW w:w="2880" w:type="dxa"/>
            <w:tcBorders>
              <w:top w:val="none" w:sz="0" w:space="0" w:color="auto"/>
              <w:left w:val="none" w:sz="0" w:space="0" w:color="auto"/>
              <w:bottom w:val="none" w:sz="0" w:space="0" w:color="auto"/>
              <w:right w:val="none" w:sz="0" w:space="0" w:color="auto"/>
            </w:tcBorders>
            <w:shd w:val="clear" w:color="auto" w:fill="EBD9ED" w:themeFill="accent2" w:themeFillTint="33"/>
          </w:tcPr>
          <w:p w14:paraId="369B4231" w14:textId="77777777" w:rsidR="007367C0" w:rsidRPr="007C5752" w:rsidRDefault="007367C0" w:rsidP="00FB5F15">
            <w:pPr>
              <w:jc w:val="center"/>
              <w:cnfStyle w:val="100000000000" w:firstRow="1" w:lastRow="0" w:firstColumn="0" w:lastColumn="0" w:oddVBand="0" w:evenVBand="0" w:oddHBand="0" w:evenHBand="0" w:firstRowFirstColumn="0" w:firstRowLastColumn="0" w:lastRowFirstColumn="0" w:lastRowLastColumn="0"/>
              <w:rPr>
                <w:rFonts w:ascii="Aptos" w:hAnsi="Aptos"/>
                <w:color w:val="7030A0"/>
                <w:sz w:val="18"/>
                <w:szCs w:val="18"/>
              </w:rPr>
            </w:pPr>
            <w:r w:rsidRPr="007C5752">
              <w:rPr>
                <w:rFonts w:ascii="Aptos" w:hAnsi="Aptos"/>
                <w:color w:val="7030A0"/>
                <w:sz w:val="18"/>
                <w:szCs w:val="18"/>
              </w:rPr>
              <w:t>50K Stage Enthalpy (J/kg)</w:t>
            </w:r>
          </w:p>
        </w:tc>
      </w:tr>
      <w:tr w:rsidR="00C634AC" w:rsidRPr="007C5752" w14:paraId="091EA1C5"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BBE82A5" w14:textId="5511D56C"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w:t>
            </w:r>
          </w:p>
        </w:tc>
        <w:tc>
          <w:tcPr>
            <w:tcW w:w="2880" w:type="dxa"/>
            <w:tcBorders>
              <w:top w:val="none" w:sz="0" w:space="0" w:color="auto"/>
              <w:left w:val="none" w:sz="0" w:space="0" w:color="auto"/>
              <w:bottom w:val="none" w:sz="0" w:space="0" w:color="auto"/>
              <w:right w:val="none" w:sz="0" w:space="0" w:color="auto"/>
            </w:tcBorders>
            <w:shd w:val="clear" w:color="auto" w:fill="auto"/>
          </w:tcPr>
          <w:p w14:paraId="46A6B069" w14:textId="26F08D05"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0.0</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CA7607" w14:textId="507C9772"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0.0</w:t>
            </w:r>
          </w:p>
        </w:tc>
      </w:tr>
      <w:tr w:rsidR="00C634AC" w:rsidRPr="007C5752" w14:paraId="6A74441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730B105" w14:textId="3E16E1C4"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w:t>
            </w:r>
          </w:p>
        </w:tc>
        <w:tc>
          <w:tcPr>
            <w:tcW w:w="2880" w:type="dxa"/>
            <w:tcBorders>
              <w:top w:val="none" w:sz="0" w:space="0" w:color="auto"/>
              <w:left w:val="none" w:sz="0" w:space="0" w:color="auto"/>
              <w:bottom w:val="none" w:sz="0" w:space="0" w:color="auto"/>
              <w:right w:val="none" w:sz="0" w:space="0" w:color="auto"/>
            </w:tcBorders>
            <w:shd w:val="clear" w:color="auto" w:fill="auto"/>
          </w:tcPr>
          <w:p w14:paraId="2203FE56" w14:textId="417E8F34"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0.6</w:t>
            </w:r>
          </w:p>
        </w:tc>
        <w:tc>
          <w:tcPr>
            <w:tcW w:w="2880" w:type="dxa"/>
            <w:tcBorders>
              <w:top w:val="none" w:sz="0" w:space="0" w:color="auto"/>
              <w:left w:val="none" w:sz="0" w:space="0" w:color="auto"/>
              <w:bottom w:val="none" w:sz="0" w:space="0" w:color="auto"/>
              <w:right w:val="none" w:sz="0" w:space="0" w:color="auto"/>
            </w:tcBorders>
            <w:shd w:val="clear" w:color="auto" w:fill="auto"/>
          </w:tcPr>
          <w:p w14:paraId="0E40E3EA" w14:textId="0CBE4BF5"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0.1</w:t>
            </w:r>
          </w:p>
        </w:tc>
      </w:tr>
      <w:tr w:rsidR="00C634AC" w:rsidRPr="007C5752" w14:paraId="14E8825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96566DA" w14:textId="45D5E283"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3</w:t>
            </w:r>
          </w:p>
        </w:tc>
        <w:tc>
          <w:tcPr>
            <w:tcW w:w="2880" w:type="dxa"/>
            <w:tcBorders>
              <w:top w:val="none" w:sz="0" w:space="0" w:color="auto"/>
              <w:left w:val="none" w:sz="0" w:space="0" w:color="auto"/>
              <w:bottom w:val="none" w:sz="0" w:space="0" w:color="auto"/>
              <w:right w:val="none" w:sz="0" w:space="0" w:color="auto"/>
            </w:tcBorders>
            <w:shd w:val="clear" w:color="auto" w:fill="auto"/>
          </w:tcPr>
          <w:p w14:paraId="12275EAA" w14:textId="20CC8777"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1.2</w:t>
            </w:r>
          </w:p>
        </w:tc>
        <w:tc>
          <w:tcPr>
            <w:tcW w:w="2880" w:type="dxa"/>
            <w:tcBorders>
              <w:top w:val="none" w:sz="0" w:space="0" w:color="auto"/>
              <w:left w:val="none" w:sz="0" w:space="0" w:color="auto"/>
              <w:bottom w:val="none" w:sz="0" w:space="0" w:color="auto"/>
              <w:right w:val="none" w:sz="0" w:space="0" w:color="auto"/>
            </w:tcBorders>
            <w:shd w:val="clear" w:color="auto" w:fill="auto"/>
          </w:tcPr>
          <w:p w14:paraId="0B674C58" w14:textId="7A36EFD0"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0.2</w:t>
            </w:r>
          </w:p>
        </w:tc>
      </w:tr>
      <w:tr w:rsidR="00C634AC" w:rsidRPr="007C5752" w14:paraId="172C082A"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36DE250B" w14:textId="5EA7E5E1"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4</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3FE91F" w14:textId="05691A17"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2.2</w:t>
            </w:r>
          </w:p>
        </w:tc>
        <w:tc>
          <w:tcPr>
            <w:tcW w:w="2880" w:type="dxa"/>
            <w:tcBorders>
              <w:top w:val="none" w:sz="0" w:space="0" w:color="auto"/>
              <w:left w:val="none" w:sz="0" w:space="0" w:color="auto"/>
              <w:bottom w:val="none" w:sz="0" w:space="0" w:color="auto"/>
              <w:right w:val="none" w:sz="0" w:space="0" w:color="auto"/>
            </w:tcBorders>
            <w:shd w:val="clear" w:color="auto" w:fill="auto"/>
          </w:tcPr>
          <w:p w14:paraId="45DF00BC" w14:textId="1085177B"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0.4</w:t>
            </w:r>
          </w:p>
        </w:tc>
      </w:tr>
      <w:tr w:rsidR="00C634AC" w:rsidRPr="007C5752" w14:paraId="07184BA3"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F41F1E7" w14:textId="786F797C"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6</w:t>
            </w:r>
          </w:p>
        </w:tc>
        <w:tc>
          <w:tcPr>
            <w:tcW w:w="2880" w:type="dxa"/>
            <w:tcBorders>
              <w:top w:val="none" w:sz="0" w:space="0" w:color="auto"/>
              <w:left w:val="none" w:sz="0" w:space="0" w:color="auto"/>
              <w:bottom w:val="none" w:sz="0" w:space="0" w:color="auto"/>
              <w:right w:val="none" w:sz="0" w:space="0" w:color="auto"/>
            </w:tcBorders>
            <w:shd w:val="clear" w:color="auto" w:fill="auto"/>
          </w:tcPr>
          <w:p w14:paraId="6FE9D8B2" w14:textId="482F6EEE"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4.9</w:t>
            </w:r>
          </w:p>
        </w:tc>
        <w:tc>
          <w:tcPr>
            <w:tcW w:w="2880" w:type="dxa"/>
            <w:tcBorders>
              <w:top w:val="none" w:sz="0" w:space="0" w:color="auto"/>
              <w:left w:val="none" w:sz="0" w:space="0" w:color="auto"/>
              <w:bottom w:val="none" w:sz="0" w:space="0" w:color="auto"/>
              <w:right w:val="none" w:sz="0" w:space="0" w:color="auto"/>
            </w:tcBorders>
            <w:shd w:val="clear" w:color="auto" w:fill="auto"/>
          </w:tcPr>
          <w:p w14:paraId="792B2430" w14:textId="74983890"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0.9</w:t>
            </w:r>
          </w:p>
        </w:tc>
      </w:tr>
      <w:tr w:rsidR="00C634AC" w:rsidRPr="007C5752" w14:paraId="2B39C363"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A1A6BFB" w14:textId="4A84D828"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8</w:t>
            </w:r>
          </w:p>
        </w:tc>
        <w:tc>
          <w:tcPr>
            <w:tcW w:w="2880" w:type="dxa"/>
            <w:tcBorders>
              <w:top w:val="none" w:sz="0" w:space="0" w:color="auto"/>
              <w:left w:val="none" w:sz="0" w:space="0" w:color="auto"/>
              <w:bottom w:val="none" w:sz="0" w:space="0" w:color="auto"/>
              <w:right w:val="none" w:sz="0" w:space="0" w:color="auto"/>
            </w:tcBorders>
            <w:shd w:val="clear" w:color="auto" w:fill="auto"/>
          </w:tcPr>
          <w:p w14:paraId="72AD45C3" w14:textId="78E35409"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9.9</w:t>
            </w:r>
          </w:p>
        </w:tc>
        <w:tc>
          <w:tcPr>
            <w:tcW w:w="2880" w:type="dxa"/>
            <w:tcBorders>
              <w:top w:val="none" w:sz="0" w:space="0" w:color="auto"/>
              <w:left w:val="none" w:sz="0" w:space="0" w:color="auto"/>
              <w:bottom w:val="none" w:sz="0" w:space="0" w:color="auto"/>
              <w:right w:val="none" w:sz="0" w:space="0" w:color="auto"/>
            </w:tcBorders>
            <w:shd w:val="clear" w:color="auto" w:fill="auto"/>
          </w:tcPr>
          <w:p w14:paraId="7C5A31E9" w14:textId="7CDE132F"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2.7</w:t>
            </w:r>
          </w:p>
        </w:tc>
      </w:tr>
      <w:tr w:rsidR="00C634AC" w:rsidRPr="007C5752" w14:paraId="631994E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2097DA9" w14:textId="173CF5EB"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126AE4A" w14:textId="24C3A1D9"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16.0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F903F4" w14:textId="1F17FDA9"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4.9</w:t>
            </w:r>
          </w:p>
        </w:tc>
      </w:tr>
      <w:tr w:rsidR="00C634AC" w:rsidRPr="007C5752" w14:paraId="74D965AF"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7719BDC" w14:textId="03697112"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15</w:t>
            </w:r>
          </w:p>
        </w:tc>
        <w:tc>
          <w:tcPr>
            <w:tcW w:w="2880" w:type="dxa"/>
            <w:tcBorders>
              <w:top w:val="none" w:sz="0" w:space="0" w:color="auto"/>
              <w:left w:val="none" w:sz="0" w:space="0" w:color="auto"/>
              <w:bottom w:val="none" w:sz="0" w:space="0" w:color="auto"/>
              <w:right w:val="none" w:sz="0" w:space="0" w:color="auto"/>
            </w:tcBorders>
            <w:shd w:val="clear" w:color="auto" w:fill="auto"/>
          </w:tcPr>
          <w:p w14:paraId="0C752722" w14:textId="0B095445"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40.3</w:t>
            </w:r>
          </w:p>
        </w:tc>
        <w:tc>
          <w:tcPr>
            <w:tcW w:w="2880" w:type="dxa"/>
            <w:tcBorders>
              <w:top w:val="none" w:sz="0" w:space="0" w:color="auto"/>
              <w:left w:val="none" w:sz="0" w:space="0" w:color="auto"/>
              <w:bottom w:val="none" w:sz="0" w:space="0" w:color="auto"/>
              <w:right w:val="none" w:sz="0" w:space="0" w:color="auto"/>
            </w:tcBorders>
            <w:shd w:val="clear" w:color="auto" w:fill="auto"/>
          </w:tcPr>
          <w:p w14:paraId="056AFF86" w14:textId="1958A4E4"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17.6</w:t>
            </w:r>
          </w:p>
        </w:tc>
      </w:tr>
      <w:tr w:rsidR="00C634AC" w:rsidRPr="007C5752" w14:paraId="435AE24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31ED8A5" w14:textId="2785C08E"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16A0556" w14:textId="0D976AFF"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84.2</w:t>
            </w:r>
          </w:p>
        </w:tc>
        <w:tc>
          <w:tcPr>
            <w:tcW w:w="2880" w:type="dxa"/>
            <w:tcBorders>
              <w:top w:val="none" w:sz="0" w:space="0" w:color="auto"/>
              <w:left w:val="none" w:sz="0" w:space="0" w:color="auto"/>
              <w:bottom w:val="none" w:sz="0" w:space="0" w:color="auto"/>
              <w:right w:val="none" w:sz="0" w:space="0" w:color="auto"/>
            </w:tcBorders>
            <w:shd w:val="clear" w:color="auto" w:fill="auto"/>
          </w:tcPr>
          <w:p w14:paraId="3B5B9473" w14:textId="19BD8030"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46.5</w:t>
            </w:r>
          </w:p>
        </w:tc>
      </w:tr>
      <w:tr w:rsidR="00C634AC" w:rsidRPr="007C5752" w14:paraId="7EB0217D"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984A9C" w:themeColor="accent2"/>
              <w:left w:val="none" w:sz="0" w:space="0" w:color="auto"/>
              <w:bottom w:val="none" w:sz="0" w:space="0" w:color="auto"/>
              <w:right w:val="none" w:sz="0" w:space="0" w:color="auto"/>
            </w:tcBorders>
            <w:shd w:val="clear" w:color="auto" w:fill="auto"/>
          </w:tcPr>
          <w:p w14:paraId="10A8C512" w14:textId="04E11BC9"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25</w:t>
            </w:r>
          </w:p>
        </w:tc>
        <w:tc>
          <w:tcPr>
            <w:tcW w:w="2880" w:type="dxa"/>
            <w:tcBorders>
              <w:top w:val="single" w:sz="4" w:space="0" w:color="984A9C" w:themeColor="accent2"/>
              <w:left w:val="none" w:sz="0" w:space="0" w:color="auto"/>
              <w:bottom w:val="none" w:sz="0" w:space="0" w:color="auto"/>
              <w:right w:val="none" w:sz="0" w:space="0" w:color="auto"/>
            </w:tcBorders>
            <w:shd w:val="clear" w:color="auto" w:fill="auto"/>
          </w:tcPr>
          <w:p w14:paraId="359D0B3F" w14:textId="7D7C2E58"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159.2</w:t>
            </w:r>
          </w:p>
        </w:tc>
        <w:tc>
          <w:tcPr>
            <w:tcW w:w="2880" w:type="dxa"/>
            <w:tcBorders>
              <w:top w:val="single" w:sz="4" w:space="0" w:color="984A9C" w:themeColor="accent2"/>
              <w:left w:val="none" w:sz="0" w:space="0" w:color="auto"/>
              <w:bottom w:val="none" w:sz="0" w:space="0" w:color="auto"/>
              <w:right w:val="none" w:sz="0" w:space="0" w:color="auto"/>
            </w:tcBorders>
            <w:shd w:val="clear" w:color="auto" w:fill="auto"/>
          </w:tcPr>
          <w:p w14:paraId="64C54334" w14:textId="5A869640"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107.9</w:t>
            </w:r>
          </w:p>
        </w:tc>
      </w:tr>
      <w:tr w:rsidR="00C634AC" w:rsidRPr="007C5752" w14:paraId="225DE520"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601C56D" w14:textId="24669480"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30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CFFBABE" w14:textId="6EC1650E"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280.4</w:t>
            </w:r>
          </w:p>
        </w:tc>
        <w:tc>
          <w:tcPr>
            <w:tcW w:w="2880" w:type="dxa"/>
            <w:tcBorders>
              <w:top w:val="none" w:sz="0" w:space="0" w:color="auto"/>
              <w:left w:val="none" w:sz="0" w:space="0" w:color="auto"/>
              <w:bottom w:val="none" w:sz="0" w:space="0" w:color="auto"/>
              <w:right w:val="none" w:sz="0" w:space="0" w:color="auto"/>
            </w:tcBorders>
            <w:shd w:val="clear" w:color="auto" w:fill="auto"/>
          </w:tcPr>
          <w:p w14:paraId="09ABE431" w14:textId="45CA4998"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218.5</w:t>
            </w:r>
          </w:p>
        </w:tc>
      </w:tr>
      <w:tr w:rsidR="00C634AC" w:rsidRPr="007C5752" w14:paraId="2D2EC772"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72BAE62" w14:textId="5D67EA8F"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35</w:t>
            </w:r>
          </w:p>
        </w:tc>
        <w:tc>
          <w:tcPr>
            <w:tcW w:w="2880" w:type="dxa"/>
            <w:tcBorders>
              <w:top w:val="none" w:sz="0" w:space="0" w:color="auto"/>
              <w:left w:val="none" w:sz="0" w:space="0" w:color="auto"/>
              <w:bottom w:val="none" w:sz="0" w:space="0" w:color="auto"/>
              <w:right w:val="none" w:sz="0" w:space="0" w:color="auto"/>
            </w:tcBorders>
            <w:shd w:val="clear" w:color="auto" w:fill="auto"/>
          </w:tcPr>
          <w:p w14:paraId="31CD8A18" w14:textId="30FD6201"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465.4</w:t>
            </w:r>
          </w:p>
        </w:tc>
        <w:tc>
          <w:tcPr>
            <w:tcW w:w="2880" w:type="dxa"/>
            <w:tcBorders>
              <w:top w:val="none" w:sz="0" w:space="0" w:color="auto"/>
              <w:left w:val="none" w:sz="0" w:space="0" w:color="auto"/>
              <w:bottom w:val="none" w:sz="0" w:space="0" w:color="auto"/>
              <w:right w:val="none" w:sz="0" w:space="0" w:color="auto"/>
            </w:tcBorders>
            <w:shd w:val="clear" w:color="auto" w:fill="auto"/>
          </w:tcPr>
          <w:p w14:paraId="35377FCE" w14:textId="02B21339"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401.0</w:t>
            </w:r>
          </w:p>
        </w:tc>
      </w:tr>
      <w:tr w:rsidR="00C634AC" w:rsidRPr="007C5752" w14:paraId="6477FC2D"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6A6306F" w14:textId="5B029751"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40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09D123A" w14:textId="33529ACD"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729.3</w:t>
            </w:r>
          </w:p>
        </w:tc>
        <w:tc>
          <w:tcPr>
            <w:tcW w:w="2880" w:type="dxa"/>
            <w:tcBorders>
              <w:top w:val="none" w:sz="0" w:space="0" w:color="auto"/>
              <w:left w:val="none" w:sz="0" w:space="0" w:color="auto"/>
              <w:bottom w:val="none" w:sz="0" w:space="0" w:color="auto"/>
              <w:right w:val="none" w:sz="0" w:space="0" w:color="auto"/>
            </w:tcBorders>
            <w:shd w:val="clear" w:color="auto" w:fill="auto"/>
          </w:tcPr>
          <w:p w14:paraId="04D11750" w14:textId="1BA7CAF5"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670.7</w:t>
            </w:r>
          </w:p>
        </w:tc>
      </w:tr>
      <w:tr w:rsidR="00C634AC" w:rsidRPr="007C5752" w14:paraId="4A6DC9B8"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6A123950" w14:textId="20F5F91C"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50</w:t>
            </w:r>
          </w:p>
        </w:tc>
        <w:tc>
          <w:tcPr>
            <w:tcW w:w="2880" w:type="dxa"/>
            <w:tcBorders>
              <w:top w:val="none" w:sz="0" w:space="0" w:color="auto"/>
              <w:left w:val="none" w:sz="0" w:space="0" w:color="auto"/>
              <w:bottom w:val="none" w:sz="0" w:space="0" w:color="auto"/>
              <w:right w:val="none" w:sz="0" w:space="0" w:color="auto"/>
            </w:tcBorders>
            <w:shd w:val="clear" w:color="auto" w:fill="auto"/>
          </w:tcPr>
          <w:p w14:paraId="582DB2A3" w14:textId="32EBE799"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1534.9</w:t>
            </w:r>
          </w:p>
        </w:tc>
        <w:tc>
          <w:tcPr>
            <w:tcW w:w="2880" w:type="dxa"/>
            <w:tcBorders>
              <w:top w:val="none" w:sz="0" w:space="0" w:color="auto"/>
              <w:left w:val="none" w:sz="0" w:space="0" w:color="auto"/>
              <w:bottom w:val="none" w:sz="0" w:space="0" w:color="auto"/>
              <w:right w:val="none" w:sz="0" w:space="0" w:color="auto"/>
            </w:tcBorders>
            <w:shd w:val="clear" w:color="auto" w:fill="auto"/>
          </w:tcPr>
          <w:p w14:paraId="6C2B0BBA" w14:textId="4463EB2A"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1518.9</w:t>
            </w:r>
          </w:p>
        </w:tc>
      </w:tr>
      <w:tr w:rsidR="00C634AC" w:rsidRPr="007C5752" w14:paraId="247AD1E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70E06817" w14:textId="15A0774F"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C0628CC" w14:textId="5243ED2D"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2685.0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358106C" w14:textId="6A8ECA6B"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2810.3</w:t>
            </w:r>
          </w:p>
        </w:tc>
      </w:tr>
      <w:tr w:rsidR="00C634AC" w:rsidRPr="007C5752" w14:paraId="4D8568C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6D28BFE" w14:textId="0AF1FA77"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6514E4A" w14:textId="3EA8D552"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4173.2</w:t>
            </w:r>
          </w:p>
        </w:tc>
        <w:tc>
          <w:tcPr>
            <w:tcW w:w="2880" w:type="dxa"/>
            <w:tcBorders>
              <w:top w:val="none" w:sz="0" w:space="0" w:color="auto"/>
              <w:left w:val="none" w:sz="0" w:space="0" w:color="auto"/>
              <w:bottom w:val="none" w:sz="0" w:space="0" w:color="auto"/>
              <w:right w:val="none" w:sz="0" w:space="0" w:color="auto"/>
            </w:tcBorders>
            <w:shd w:val="clear" w:color="auto" w:fill="auto"/>
          </w:tcPr>
          <w:p w14:paraId="18353D82" w14:textId="6F8C7C8D"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4547.0</w:t>
            </w:r>
          </w:p>
        </w:tc>
      </w:tr>
      <w:tr w:rsidR="00C634AC" w:rsidRPr="007C5752" w14:paraId="4F07756F"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2FD7DC6" w14:textId="5562A173"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77</w:t>
            </w:r>
          </w:p>
        </w:tc>
        <w:tc>
          <w:tcPr>
            <w:tcW w:w="2880" w:type="dxa"/>
            <w:shd w:val="clear" w:color="auto" w:fill="auto"/>
          </w:tcPr>
          <w:p w14:paraId="11CEE076" w14:textId="6A5A5C94"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5409.5</w:t>
            </w:r>
          </w:p>
        </w:tc>
        <w:tc>
          <w:tcPr>
            <w:tcW w:w="2880" w:type="dxa"/>
            <w:shd w:val="clear" w:color="auto" w:fill="auto"/>
          </w:tcPr>
          <w:p w14:paraId="4885C5F0" w14:textId="0AB94E71"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6017.7</w:t>
            </w:r>
          </w:p>
        </w:tc>
      </w:tr>
      <w:tr w:rsidR="00C634AC" w:rsidRPr="007C5752" w14:paraId="3EE60BFC" w14:textId="77777777" w:rsidTr="0046243F">
        <w:trPr>
          <w:cnfStyle w:val="000000010000" w:firstRow="0" w:lastRow="0" w:firstColumn="0" w:lastColumn="0" w:oddVBand="0" w:evenVBand="0" w:oddHBand="0" w:evenHBand="1"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C30F6B8" w14:textId="4755A118"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80</w:t>
            </w:r>
          </w:p>
        </w:tc>
        <w:tc>
          <w:tcPr>
            <w:tcW w:w="2880" w:type="dxa"/>
            <w:shd w:val="clear" w:color="auto" w:fill="auto"/>
          </w:tcPr>
          <w:p w14:paraId="2D75D10E" w14:textId="3A036AEB"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5982.0</w:t>
            </w:r>
          </w:p>
        </w:tc>
        <w:tc>
          <w:tcPr>
            <w:tcW w:w="2880" w:type="dxa"/>
            <w:shd w:val="clear" w:color="auto" w:fill="auto"/>
          </w:tcPr>
          <w:p w14:paraId="1BE1C242" w14:textId="45017BCD"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6710.4</w:t>
            </w:r>
          </w:p>
        </w:tc>
      </w:tr>
      <w:tr w:rsidR="00C634AC" w:rsidRPr="007C5752" w14:paraId="6FD0D089"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A668A42" w14:textId="79F9699B"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90</w:t>
            </w:r>
          </w:p>
        </w:tc>
        <w:tc>
          <w:tcPr>
            <w:tcW w:w="2880" w:type="dxa"/>
            <w:shd w:val="clear" w:color="auto" w:fill="auto"/>
          </w:tcPr>
          <w:p w14:paraId="6AD2B2EE" w14:textId="151BA37A"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8073.3</w:t>
            </w:r>
          </w:p>
        </w:tc>
        <w:tc>
          <w:tcPr>
            <w:tcW w:w="2880" w:type="dxa"/>
            <w:shd w:val="clear" w:color="auto" w:fill="auto"/>
          </w:tcPr>
          <w:p w14:paraId="30275411" w14:textId="26E38055"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9248.1</w:t>
            </w:r>
          </w:p>
        </w:tc>
      </w:tr>
      <w:tr w:rsidR="00C634AC" w:rsidRPr="007C5752" w14:paraId="2979C24A"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8DD1919" w14:textId="3CC92EAC"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100</w:t>
            </w:r>
          </w:p>
        </w:tc>
        <w:tc>
          <w:tcPr>
            <w:tcW w:w="2880" w:type="dxa"/>
            <w:shd w:val="clear" w:color="auto" w:fill="auto"/>
          </w:tcPr>
          <w:p w14:paraId="15189B57" w14:textId="474B0599"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10413.9</w:t>
            </w:r>
          </w:p>
        </w:tc>
        <w:tc>
          <w:tcPr>
            <w:tcW w:w="2880" w:type="dxa"/>
            <w:shd w:val="clear" w:color="auto" w:fill="auto"/>
          </w:tcPr>
          <w:p w14:paraId="6C0C287A" w14:textId="5E8BD56A"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12096.5</w:t>
            </w:r>
          </w:p>
        </w:tc>
      </w:tr>
      <w:tr w:rsidR="00C634AC" w:rsidRPr="007C5752" w14:paraId="7B59EE30"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F1F4F00" w14:textId="1BFF0B30"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120</w:t>
            </w:r>
          </w:p>
        </w:tc>
        <w:tc>
          <w:tcPr>
            <w:tcW w:w="2880" w:type="dxa"/>
            <w:shd w:val="clear" w:color="auto" w:fill="auto"/>
          </w:tcPr>
          <w:p w14:paraId="2F267CBB" w14:textId="61836F76"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15695.1</w:t>
            </w:r>
          </w:p>
        </w:tc>
        <w:tc>
          <w:tcPr>
            <w:tcW w:w="2880" w:type="dxa"/>
            <w:shd w:val="clear" w:color="auto" w:fill="auto"/>
          </w:tcPr>
          <w:p w14:paraId="728BE194" w14:textId="6A773F30"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18566.3</w:t>
            </w:r>
          </w:p>
        </w:tc>
      </w:tr>
      <w:tr w:rsidR="00C634AC" w:rsidRPr="007C5752" w14:paraId="283A24C9"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211C894" w14:textId="0F557240"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140</w:t>
            </w:r>
          </w:p>
        </w:tc>
        <w:tc>
          <w:tcPr>
            <w:tcW w:w="2880" w:type="dxa"/>
            <w:tcBorders>
              <w:top w:val="none" w:sz="0" w:space="0" w:color="auto"/>
              <w:left w:val="none" w:sz="0" w:space="0" w:color="auto"/>
              <w:bottom w:val="none" w:sz="0" w:space="0" w:color="auto"/>
              <w:right w:val="none" w:sz="0" w:space="0" w:color="auto"/>
            </w:tcBorders>
            <w:shd w:val="clear" w:color="auto" w:fill="auto"/>
          </w:tcPr>
          <w:p w14:paraId="4F489C46" w14:textId="6EBD5265"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21679.0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FA00059" w14:textId="057AF7C6"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25911.4</w:t>
            </w:r>
          </w:p>
        </w:tc>
      </w:tr>
      <w:tr w:rsidR="00C634AC" w:rsidRPr="007C5752" w14:paraId="2D377689"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9A1ED50" w14:textId="2156E6E8"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160</w:t>
            </w:r>
          </w:p>
        </w:tc>
        <w:tc>
          <w:tcPr>
            <w:tcW w:w="2880" w:type="dxa"/>
            <w:tcBorders>
              <w:top w:val="none" w:sz="0" w:space="0" w:color="auto"/>
              <w:left w:val="none" w:sz="0" w:space="0" w:color="auto"/>
              <w:bottom w:val="none" w:sz="0" w:space="0" w:color="auto"/>
              <w:right w:val="none" w:sz="0" w:space="0" w:color="auto"/>
            </w:tcBorders>
            <w:shd w:val="clear" w:color="auto" w:fill="auto"/>
          </w:tcPr>
          <w:p w14:paraId="3419FC0A" w14:textId="77066A8A"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28262.6</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E6EDA3" w14:textId="3D7D9917"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33951.3</w:t>
            </w:r>
          </w:p>
        </w:tc>
      </w:tr>
      <w:tr w:rsidR="00C634AC" w:rsidRPr="007C5752" w14:paraId="6F6BBED3"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3CB23F6" w14:textId="058099D4"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180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32F6510" w14:textId="7F26BF61"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35377.0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2C4508B4" w14:textId="7CAF93B0"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42530.5</w:t>
            </w:r>
          </w:p>
        </w:tc>
      </w:tr>
      <w:tr w:rsidR="00C634AC" w:rsidRPr="007C5752" w14:paraId="17321C5D"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38491E7" w14:textId="016C3424"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200</w:t>
            </w:r>
          </w:p>
        </w:tc>
        <w:tc>
          <w:tcPr>
            <w:tcW w:w="2880" w:type="dxa"/>
            <w:tcBorders>
              <w:top w:val="none" w:sz="0" w:space="0" w:color="auto"/>
              <w:left w:val="none" w:sz="0" w:space="0" w:color="auto"/>
              <w:bottom w:val="none" w:sz="0" w:space="0" w:color="auto"/>
              <w:right w:val="none" w:sz="0" w:space="0" w:color="auto"/>
            </w:tcBorders>
            <w:shd w:val="clear" w:color="auto" w:fill="auto"/>
          </w:tcPr>
          <w:p w14:paraId="5FDDF819" w14:textId="69BDC65D"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42937.0</w:t>
            </w:r>
          </w:p>
        </w:tc>
        <w:tc>
          <w:tcPr>
            <w:tcW w:w="2880" w:type="dxa"/>
            <w:tcBorders>
              <w:top w:val="none" w:sz="0" w:space="0" w:color="auto"/>
              <w:left w:val="none" w:sz="0" w:space="0" w:color="auto"/>
              <w:bottom w:val="none" w:sz="0" w:space="0" w:color="auto"/>
              <w:right w:val="none" w:sz="0" w:space="0" w:color="auto"/>
            </w:tcBorders>
            <w:shd w:val="clear" w:color="auto" w:fill="auto"/>
          </w:tcPr>
          <w:p w14:paraId="6183C53A" w14:textId="4D6C22A7"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51512.2</w:t>
            </w:r>
          </w:p>
        </w:tc>
      </w:tr>
      <w:tr w:rsidR="00C634AC" w:rsidRPr="007C5752" w14:paraId="6CE451DF"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CF84055" w14:textId="129C707D"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220</w:t>
            </w:r>
          </w:p>
        </w:tc>
        <w:tc>
          <w:tcPr>
            <w:tcW w:w="2880" w:type="dxa"/>
            <w:shd w:val="clear" w:color="auto" w:fill="auto"/>
          </w:tcPr>
          <w:p w14:paraId="0AC8DFDD" w14:textId="4EE15490"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50797.2</w:t>
            </w:r>
          </w:p>
        </w:tc>
        <w:tc>
          <w:tcPr>
            <w:tcW w:w="2880" w:type="dxa"/>
            <w:shd w:val="clear" w:color="auto" w:fill="auto"/>
          </w:tcPr>
          <w:p w14:paraId="5740D2D0" w14:textId="09840C15"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60789.0</w:t>
            </w:r>
          </w:p>
        </w:tc>
      </w:tr>
      <w:tr w:rsidR="00C634AC" w:rsidRPr="007C5752" w14:paraId="00C44695"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B614F4A" w14:textId="36B13A87"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240</w:t>
            </w:r>
          </w:p>
        </w:tc>
        <w:tc>
          <w:tcPr>
            <w:tcW w:w="2880" w:type="dxa"/>
            <w:shd w:val="clear" w:color="auto" w:fill="auto"/>
          </w:tcPr>
          <w:p w14:paraId="3F2B9F4D" w14:textId="6EDB757E"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58829.0</w:t>
            </w:r>
          </w:p>
        </w:tc>
        <w:tc>
          <w:tcPr>
            <w:tcW w:w="2880" w:type="dxa"/>
            <w:shd w:val="clear" w:color="auto" w:fill="auto"/>
          </w:tcPr>
          <w:p w14:paraId="078B2983" w14:textId="0C839B12"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70288.9</w:t>
            </w:r>
          </w:p>
        </w:tc>
      </w:tr>
      <w:tr w:rsidR="00C634AC" w:rsidRPr="007C5752" w14:paraId="7620EE24"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2BFCC94" w14:textId="5A36F001"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260</w:t>
            </w:r>
          </w:p>
        </w:tc>
        <w:tc>
          <w:tcPr>
            <w:tcW w:w="2880" w:type="dxa"/>
            <w:shd w:val="clear" w:color="auto" w:fill="auto"/>
          </w:tcPr>
          <w:p w14:paraId="1317F082" w14:textId="52567E98"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66978.2</w:t>
            </w:r>
          </w:p>
        </w:tc>
        <w:tc>
          <w:tcPr>
            <w:tcW w:w="2880" w:type="dxa"/>
            <w:shd w:val="clear" w:color="auto" w:fill="auto"/>
          </w:tcPr>
          <w:p w14:paraId="18725B30" w14:textId="460EA284"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79970.8</w:t>
            </w:r>
          </w:p>
        </w:tc>
      </w:tr>
      <w:tr w:rsidR="00C634AC" w:rsidRPr="007C5752" w14:paraId="7E899422" w14:textId="77777777" w:rsidTr="00BA7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998A56D" w14:textId="7964FF0A"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280</w:t>
            </w:r>
          </w:p>
        </w:tc>
        <w:tc>
          <w:tcPr>
            <w:tcW w:w="2880" w:type="dxa"/>
            <w:shd w:val="clear" w:color="auto" w:fill="auto"/>
          </w:tcPr>
          <w:p w14:paraId="500F3C4F" w14:textId="34BB2171"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75256.0</w:t>
            </w:r>
          </w:p>
        </w:tc>
        <w:tc>
          <w:tcPr>
            <w:tcW w:w="2880" w:type="dxa"/>
            <w:shd w:val="clear" w:color="auto" w:fill="auto"/>
          </w:tcPr>
          <w:p w14:paraId="73898A3F" w14:textId="0E2B6B4E" w:rsidR="00C634AC" w:rsidRPr="007C5752" w:rsidRDefault="00C634AC" w:rsidP="00C634AC">
            <w:pPr>
              <w:jc w:val="cente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C5752">
              <w:rPr>
                <w:rFonts w:ascii="Aptos" w:hAnsi="Aptos"/>
                <w:sz w:val="18"/>
                <w:szCs w:val="18"/>
              </w:rPr>
              <w:t>89822.2</w:t>
            </w:r>
          </w:p>
        </w:tc>
      </w:tr>
      <w:tr w:rsidR="00C634AC" w:rsidRPr="007C5752" w14:paraId="478371B5" w14:textId="77777777" w:rsidTr="00BA7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260F6D9" w14:textId="15BE8C81" w:rsidR="00C634AC" w:rsidRPr="007C5752" w:rsidRDefault="00C634AC" w:rsidP="00C634AC">
            <w:pPr>
              <w:jc w:val="center"/>
              <w:rPr>
                <w:rFonts w:ascii="Aptos" w:hAnsi="Aptos"/>
                <w:b w:val="0"/>
                <w:bCs w:val="0"/>
                <w:sz w:val="18"/>
                <w:szCs w:val="18"/>
              </w:rPr>
            </w:pPr>
            <w:r w:rsidRPr="007C5752">
              <w:rPr>
                <w:rFonts w:ascii="Aptos" w:hAnsi="Aptos"/>
                <w:b w:val="0"/>
                <w:bCs w:val="0"/>
                <w:sz w:val="18"/>
                <w:szCs w:val="18"/>
              </w:rPr>
              <w:t>300</w:t>
            </w:r>
          </w:p>
        </w:tc>
        <w:tc>
          <w:tcPr>
            <w:tcW w:w="2880" w:type="dxa"/>
            <w:shd w:val="clear" w:color="auto" w:fill="auto"/>
          </w:tcPr>
          <w:p w14:paraId="6CEAC669" w14:textId="6B4F0A7D"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83753.4</w:t>
            </w:r>
          </w:p>
        </w:tc>
        <w:tc>
          <w:tcPr>
            <w:tcW w:w="2880" w:type="dxa"/>
            <w:shd w:val="clear" w:color="auto" w:fill="auto"/>
          </w:tcPr>
          <w:p w14:paraId="05CA9359" w14:textId="3CF240F4" w:rsidR="00C634AC" w:rsidRPr="007C5752" w:rsidRDefault="00C634AC" w:rsidP="00C634AC">
            <w:pPr>
              <w:jc w:val="center"/>
              <w:cnfStyle w:val="000000010000" w:firstRow="0" w:lastRow="0" w:firstColumn="0" w:lastColumn="0" w:oddVBand="0" w:evenVBand="0" w:oddHBand="0" w:evenHBand="1" w:firstRowFirstColumn="0" w:firstRowLastColumn="0" w:lastRowFirstColumn="0" w:lastRowLastColumn="0"/>
              <w:rPr>
                <w:rFonts w:ascii="Aptos" w:hAnsi="Aptos"/>
                <w:sz w:val="18"/>
                <w:szCs w:val="18"/>
              </w:rPr>
            </w:pPr>
            <w:r w:rsidRPr="007C5752">
              <w:rPr>
                <w:rFonts w:ascii="Aptos" w:hAnsi="Aptos"/>
                <w:sz w:val="18"/>
                <w:szCs w:val="18"/>
              </w:rPr>
              <w:t>99870.3</w:t>
            </w:r>
          </w:p>
        </w:tc>
      </w:tr>
    </w:tbl>
    <w:p w14:paraId="7876CA8A" w14:textId="77777777" w:rsidR="007367C0" w:rsidRPr="007C5752" w:rsidRDefault="007367C0" w:rsidP="007367C0">
      <w:pPr>
        <w:rPr>
          <w:rFonts w:ascii="Aptos" w:hAnsi="Aptos"/>
          <w:sz w:val="18"/>
          <w:szCs w:val="18"/>
        </w:rPr>
      </w:pPr>
    </w:p>
    <w:p w14:paraId="13C99557" w14:textId="77777777" w:rsidR="0039425B" w:rsidRPr="007C5752" w:rsidRDefault="00172DB8" w:rsidP="00172DB8">
      <w:pPr>
        <w:pStyle w:val="Heading2numbered"/>
        <w:rPr>
          <w:rFonts w:eastAsia="Calibri"/>
        </w:rPr>
      </w:pPr>
      <w:bookmarkStart w:id="6093" w:name="_Toc212194940"/>
      <w:r w:rsidRPr="007C5752">
        <w:lastRenderedPageBreak/>
        <w:t>Control Systems</w:t>
      </w:r>
      <w:bookmarkEnd w:id="6093"/>
    </w:p>
    <w:p w14:paraId="0A0400D9" w14:textId="4938CF07" w:rsidR="00172DB8" w:rsidRPr="007C5752" w:rsidRDefault="00172DB8" w:rsidP="0039425B">
      <w:pPr>
        <w:pStyle w:val="Heading3numbered"/>
        <w:rPr>
          <w:rFonts w:eastAsia="Calibri"/>
        </w:rPr>
      </w:pPr>
      <w:bookmarkStart w:id="6094" w:name="_Toc212194941"/>
      <w:r w:rsidRPr="007C5752">
        <w:t>Instructions for GQRC</w:t>
      </w:r>
      <w:bookmarkEnd w:id="6094"/>
    </w:p>
    <w:p w14:paraId="0D437E7D" w14:textId="6AC31BA7" w:rsidR="00172DB8" w:rsidRPr="007C5752" w:rsidRDefault="00172DB8" w:rsidP="00172DB8">
      <w:pPr>
        <w:pStyle w:val="TableCaption"/>
        <w:rPr>
          <w:lang w:val="en-GB"/>
        </w:rPr>
      </w:pPr>
      <w:bookmarkStart w:id="6095" w:name="_Ref192251100"/>
      <w:bookmarkStart w:id="6096" w:name="_Toc201310421"/>
      <w:bookmarkStart w:id="6097" w:name="_Toc212194983"/>
      <w:r w:rsidRPr="007C5752">
        <w:rPr>
          <w:lang w:val="en-GB"/>
        </w:rPr>
        <w:t xml:space="preserve">Table </w:t>
      </w:r>
      <w:r w:rsidRPr="007C5752">
        <w:rPr>
          <w:lang w:val="en-GB"/>
        </w:rPr>
        <w:fldChar w:fldCharType="begin"/>
      </w:r>
      <w:r w:rsidRPr="007C5752">
        <w:rPr>
          <w:lang w:val="en-GB"/>
        </w:rPr>
        <w:instrText xml:space="preserve"> SEQ Table \* ARABIC </w:instrText>
      </w:r>
      <w:r w:rsidRPr="007C5752">
        <w:rPr>
          <w:lang w:val="en-GB"/>
        </w:rPr>
        <w:fldChar w:fldCharType="separate"/>
      </w:r>
      <w:r w:rsidR="00A63B38">
        <w:rPr>
          <w:noProof/>
          <w:lang w:val="en-GB"/>
        </w:rPr>
        <w:t>26</w:t>
      </w:r>
      <w:r w:rsidRPr="007C5752">
        <w:rPr>
          <w:lang w:val="en-GB"/>
        </w:rPr>
        <w:fldChar w:fldCharType="end"/>
      </w:r>
      <w:r w:rsidRPr="007C5752">
        <w:rPr>
          <w:lang w:val="en-GB"/>
        </w:rPr>
        <w:t xml:space="preserve"> Instructions for GSHRC</w:t>
      </w:r>
      <w:bookmarkEnd w:id="6095"/>
      <w:bookmarkEnd w:id="6096"/>
      <w:bookmarkEnd w:id="6097"/>
    </w:p>
    <w:tbl>
      <w:tblPr>
        <w:tblStyle w:val="GridTable1Light-Accent11"/>
        <w:tblW w:w="936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1260"/>
        <w:gridCol w:w="8100"/>
      </w:tblGrid>
      <w:tr w:rsidR="00172DB8" w:rsidRPr="007C5752" w14:paraId="4701DBD4" w14:textId="77777777" w:rsidTr="00172D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one" w:sz="0" w:space="0" w:color="auto"/>
            </w:tcBorders>
            <w:noWrap/>
            <w:vAlign w:val="center"/>
            <w:hideMark/>
          </w:tcPr>
          <w:p w14:paraId="71584871"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Req.</w:t>
            </w:r>
          </w:p>
        </w:tc>
        <w:tc>
          <w:tcPr>
            <w:tcW w:w="8100" w:type="dxa"/>
            <w:tcBorders>
              <w:bottom w:val="none" w:sz="0" w:space="0" w:color="auto"/>
            </w:tcBorders>
            <w:noWrap/>
            <w:hideMark/>
          </w:tcPr>
          <w:p w14:paraId="62E003E2" w14:textId="77777777" w:rsidR="00172DB8" w:rsidRPr="007C5752" w:rsidRDefault="00172DB8" w:rsidP="0023710A">
            <w:pPr>
              <w:cnfStyle w:val="100000000000" w:firstRow="1" w:lastRow="0" w:firstColumn="0" w:lastColumn="0" w:oddVBand="0" w:evenVBand="0" w:oddHBand="0" w:evenHBand="0" w:firstRowFirstColumn="0" w:firstRowLastColumn="0" w:lastRowFirstColumn="0" w:lastRowLastColumn="0"/>
              <w:rPr>
                <w:rFonts w:ascii="Aptos" w:hAnsi="Aptos"/>
                <w:b w:val="0"/>
                <w:bCs w:val="0"/>
                <w:sz w:val="18"/>
                <w:szCs w:val="18"/>
              </w:rPr>
            </w:pPr>
            <w:r w:rsidRPr="007C5752">
              <w:rPr>
                <w:rFonts w:ascii="Aptos" w:hAnsi="Aptos"/>
                <w:b w:val="0"/>
                <w:bCs w:val="0"/>
                <w:sz w:val="18"/>
                <w:szCs w:val="18"/>
              </w:rPr>
              <w:t>Specific instruction</w:t>
            </w:r>
          </w:p>
        </w:tc>
      </w:tr>
      <w:tr w:rsidR="00172DB8" w:rsidRPr="007C5752" w14:paraId="36CB712F" w14:textId="77777777" w:rsidTr="00172DB8">
        <w:trPr>
          <w:trHeight w:val="3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5B2EFB"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w:t>
            </w:r>
          </w:p>
        </w:tc>
        <w:tc>
          <w:tcPr>
            <w:tcW w:w="8100" w:type="dxa"/>
            <w:hideMark/>
          </w:tcPr>
          <w:p w14:paraId="1E261A4B"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Software hardware and firmware are deliverables.</w:t>
            </w:r>
          </w:p>
        </w:tc>
      </w:tr>
      <w:tr w:rsidR="00172DB8" w:rsidRPr="007C5752" w14:paraId="544A2859" w14:textId="77777777" w:rsidTr="00172DB8">
        <w:trPr>
          <w:trHeight w:val="208"/>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C1EBEC"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w:t>
            </w:r>
          </w:p>
        </w:tc>
        <w:tc>
          <w:tcPr>
            <w:tcW w:w="8100" w:type="dxa"/>
            <w:noWrap/>
            <w:hideMark/>
          </w:tcPr>
          <w:p w14:paraId="6B847A06" w14:textId="1B69F295"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Final Software Architecture shall be delivered as part of</w:t>
            </w:r>
            <w:r w:rsidRPr="007C5752">
              <w:rPr>
                <w:rStyle w:val="AAReferencedChar"/>
                <w:rFonts w:ascii="Aptos" w:hAnsi="Aptos"/>
                <w:sz w:val="18"/>
                <w:szCs w:val="18"/>
              </w:rPr>
              <w:t xml:space="preserve"> </w:t>
            </w:r>
            <w:r w:rsidR="00C73E9E" w:rsidRPr="007C5752">
              <w:rPr>
                <w:rStyle w:val="DD-Char"/>
              </w:rPr>
              <w:fldChar w:fldCharType="begin"/>
            </w:r>
            <w:r w:rsidR="00C73E9E" w:rsidRPr="007C5752">
              <w:rPr>
                <w:rStyle w:val="DD-Char"/>
              </w:rPr>
              <w:instrText xml:space="preserve"> REF _Ref211484637 \r \h  \* MERGEFORMAT </w:instrText>
            </w:r>
            <w:r w:rsidR="00C73E9E" w:rsidRPr="007C5752">
              <w:rPr>
                <w:rStyle w:val="DD-Char"/>
              </w:rPr>
            </w:r>
            <w:r w:rsidR="00C73E9E" w:rsidRPr="007C5752">
              <w:rPr>
                <w:rStyle w:val="DD-Char"/>
              </w:rPr>
              <w:fldChar w:fldCharType="separate"/>
            </w:r>
            <w:r w:rsidR="00A63B38">
              <w:rPr>
                <w:rStyle w:val="DD-Char"/>
              </w:rPr>
              <w:t>DD-4</w:t>
            </w:r>
            <w:r w:rsidR="00C73E9E" w:rsidRPr="007C5752">
              <w:rPr>
                <w:rStyle w:val="DD-Char"/>
              </w:rPr>
              <w:fldChar w:fldCharType="end"/>
            </w:r>
            <w:r w:rsidR="00275A2D" w:rsidRPr="007C5752">
              <w:t>.</w:t>
            </w:r>
          </w:p>
        </w:tc>
      </w:tr>
      <w:tr w:rsidR="00172DB8" w:rsidRPr="007C5752" w14:paraId="34EE4404"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BFAB506"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w:t>
            </w:r>
          </w:p>
        </w:tc>
        <w:tc>
          <w:tcPr>
            <w:tcW w:w="8100" w:type="dxa"/>
            <w:noWrap/>
            <w:hideMark/>
          </w:tcPr>
          <w:p w14:paraId="1BFF8717" w14:textId="75507E05"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Final System Interlock Diagram shall be delivered as part of </w:t>
            </w:r>
            <w:r w:rsidR="00C73E9E" w:rsidRPr="007C5752">
              <w:rPr>
                <w:rStyle w:val="DD-Char"/>
              </w:rPr>
              <w:fldChar w:fldCharType="begin"/>
            </w:r>
            <w:r w:rsidR="00C73E9E" w:rsidRPr="007C5752">
              <w:rPr>
                <w:rStyle w:val="DD-Char"/>
              </w:rPr>
              <w:instrText xml:space="preserve"> REF _Ref211484637 \r \h  \* MERGEFORMAT </w:instrText>
            </w:r>
            <w:r w:rsidR="00C73E9E" w:rsidRPr="007C5752">
              <w:rPr>
                <w:rStyle w:val="DD-Char"/>
              </w:rPr>
            </w:r>
            <w:r w:rsidR="00C73E9E" w:rsidRPr="007C5752">
              <w:rPr>
                <w:rStyle w:val="DD-Char"/>
              </w:rPr>
              <w:fldChar w:fldCharType="separate"/>
            </w:r>
            <w:r w:rsidR="00A63B38">
              <w:rPr>
                <w:rStyle w:val="DD-Char"/>
              </w:rPr>
              <w:t>DD-4</w:t>
            </w:r>
            <w:r w:rsidR="00C73E9E" w:rsidRPr="007C5752">
              <w:rPr>
                <w:rStyle w:val="DD-Char"/>
              </w:rPr>
              <w:fldChar w:fldCharType="end"/>
            </w:r>
            <w:r w:rsidR="00275A2D" w:rsidRPr="007C5752">
              <w:t>.</w:t>
            </w:r>
          </w:p>
        </w:tc>
      </w:tr>
      <w:tr w:rsidR="00172DB8" w:rsidRPr="007C5752" w14:paraId="7CD9CBAA"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3B40BF2"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GSHRC-4</w:t>
            </w:r>
          </w:p>
        </w:tc>
        <w:tc>
          <w:tcPr>
            <w:tcW w:w="8100" w:type="dxa"/>
            <w:noWrap/>
            <w:hideMark/>
          </w:tcPr>
          <w:p w14:paraId="1D3B0920" w14:textId="05CAD3E0"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Final Interface Design Description shall be delivered as part of </w:t>
            </w:r>
            <w:r w:rsidR="00C73E9E" w:rsidRPr="007C5752">
              <w:rPr>
                <w:rStyle w:val="DD-Char"/>
              </w:rPr>
              <w:fldChar w:fldCharType="begin"/>
            </w:r>
            <w:r w:rsidR="00C73E9E" w:rsidRPr="007C5752">
              <w:rPr>
                <w:rStyle w:val="DD-Char"/>
              </w:rPr>
              <w:instrText xml:space="preserve"> REF _Ref211484637 \r \h  \* MERGEFORMAT </w:instrText>
            </w:r>
            <w:r w:rsidR="00C73E9E" w:rsidRPr="007C5752">
              <w:rPr>
                <w:rStyle w:val="DD-Char"/>
              </w:rPr>
            </w:r>
            <w:r w:rsidR="00C73E9E" w:rsidRPr="007C5752">
              <w:rPr>
                <w:rStyle w:val="DD-Char"/>
              </w:rPr>
              <w:fldChar w:fldCharType="separate"/>
            </w:r>
            <w:r w:rsidR="00A63B38">
              <w:rPr>
                <w:rStyle w:val="DD-Char"/>
              </w:rPr>
              <w:t>DD-4</w:t>
            </w:r>
            <w:r w:rsidR="00C73E9E" w:rsidRPr="007C5752">
              <w:rPr>
                <w:rStyle w:val="DD-Char"/>
              </w:rPr>
              <w:fldChar w:fldCharType="end"/>
            </w:r>
            <w:r w:rsidR="00275A2D" w:rsidRPr="007C5752">
              <w:t>.</w:t>
            </w:r>
          </w:p>
        </w:tc>
      </w:tr>
      <w:tr w:rsidR="00172DB8" w:rsidRPr="007C5752" w14:paraId="0E2EE476"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A673E0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GSHRC-5</w:t>
            </w:r>
          </w:p>
        </w:tc>
        <w:tc>
          <w:tcPr>
            <w:tcW w:w="8100" w:type="dxa"/>
            <w:noWrap/>
            <w:hideMark/>
          </w:tcPr>
          <w:p w14:paraId="75C47E51" w14:textId="0DAB17EF"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Datasheets shall be delivered as part of </w:t>
            </w:r>
            <w:r w:rsidR="007D221D" w:rsidRPr="007C5752">
              <w:rPr>
                <w:rStyle w:val="DD-Char"/>
              </w:rPr>
              <w:fldChar w:fldCharType="begin"/>
            </w:r>
            <w:r w:rsidR="007D221D" w:rsidRPr="007C5752">
              <w:rPr>
                <w:rStyle w:val="DD-Char"/>
              </w:rPr>
              <w:instrText xml:space="preserve"> REF _Ref211486861 \r \h  \* MERGEFORMAT </w:instrText>
            </w:r>
            <w:r w:rsidR="007D221D" w:rsidRPr="007C5752">
              <w:rPr>
                <w:rStyle w:val="DD-Char"/>
              </w:rPr>
            </w:r>
            <w:r w:rsidR="007D221D" w:rsidRPr="007C5752">
              <w:rPr>
                <w:rStyle w:val="DD-Char"/>
              </w:rPr>
              <w:fldChar w:fldCharType="separate"/>
            </w:r>
            <w:r w:rsidR="00A63B38">
              <w:rPr>
                <w:rStyle w:val="DD-Char"/>
              </w:rPr>
              <w:t>DD-8</w:t>
            </w:r>
            <w:r w:rsidR="007D221D" w:rsidRPr="007C5752">
              <w:rPr>
                <w:rStyle w:val="DD-Char"/>
              </w:rPr>
              <w:fldChar w:fldCharType="end"/>
            </w:r>
            <w:r w:rsidR="00275A2D" w:rsidRPr="007C5752">
              <w:t>.</w:t>
            </w:r>
          </w:p>
        </w:tc>
      </w:tr>
      <w:tr w:rsidR="00172DB8" w:rsidRPr="007C5752" w14:paraId="584BC989"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7FF403C"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GSHRC-6</w:t>
            </w:r>
          </w:p>
        </w:tc>
        <w:tc>
          <w:tcPr>
            <w:tcW w:w="8100" w:type="dxa"/>
            <w:noWrap/>
            <w:hideMark/>
          </w:tcPr>
          <w:p w14:paraId="56500E92" w14:textId="65582ADB"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A Release Note shall be delivered as part of</w:t>
            </w:r>
            <w:r w:rsidRPr="007C5752">
              <w:rPr>
                <w:rStyle w:val="AAReferencedChar"/>
                <w:rFonts w:ascii="Aptos" w:hAnsi="Aptos"/>
                <w:sz w:val="18"/>
                <w:szCs w:val="18"/>
              </w:rPr>
              <w:t xml:space="preserve"> </w:t>
            </w:r>
            <w:r w:rsidR="007D221D" w:rsidRPr="007C5752">
              <w:rPr>
                <w:rStyle w:val="DD-Char"/>
              </w:rPr>
              <w:fldChar w:fldCharType="begin"/>
            </w:r>
            <w:r w:rsidR="007D221D" w:rsidRPr="007C5752">
              <w:rPr>
                <w:rStyle w:val="DD-Char"/>
              </w:rPr>
              <w:instrText xml:space="preserve"> REF _Ref211487205 \r \h  \* MERGEFORMAT </w:instrText>
            </w:r>
            <w:r w:rsidR="007D221D" w:rsidRPr="007C5752">
              <w:rPr>
                <w:rStyle w:val="DD-Char"/>
              </w:rPr>
            </w:r>
            <w:r w:rsidR="007D221D" w:rsidRPr="007C5752">
              <w:rPr>
                <w:rStyle w:val="DD-Char"/>
              </w:rPr>
              <w:fldChar w:fldCharType="separate"/>
            </w:r>
            <w:r w:rsidR="00A63B38">
              <w:rPr>
                <w:rStyle w:val="DD-Char"/>
              </w:rPr>
              <w:t>DD-10</w:t>
            </w:r>
            <w:r w:rsidR="007D221D" w:rsidRPr="007C5752">
              <w:rPr>
                <w:rStyle w:val="DD-Char"/>
              </w:rPr>
              <w:fldChar w:fldCharType="end"/>
            </w:r>
            <w:r w:rsidRPr="007C5752">
              <w:rPr>
                <w:rFonts w:ascii="Aptos" w:hAnsi="Aptos"/>
                <w:sz w:val="18"/>
                <w:szCs w:val="18"/>
              </w:rPr>
              <w:t>.  And after any change after acceptance.</w:t>
            </w:r>
          </w:p>
        </w:tc>
      </w:tr>
      <w:tr w:rsidR="00172DB8" w:rsidRPr="007C5752" w14:paraId="3D146433" w14:textId="77777777" w:rsidTr="00172DB8">
        <w:trPr>
          <w:trHeight w:val="2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E7F661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GSHRC-7</w:t>
            </w:r>
          </w:p>
        </w:tc>
        <w:tc>
          <w:tcPr>
            <w:tcW w:w="8100" w:type="dxa"/>
            <w:hideMark/>
          </w:tcPr>
          <w:p w14:paraId="287C2140" w14:textId="44808EFF"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An Installation Instructions shall be delivered as part of </w:t>
            </w:r>
            <w:r w:rsidR="007D221D" w:rsidRPr="007C5752">
              <w:rPr>
                <w:rStyle w:val="DD-Char"/>
              </w:rPr>
              <w:fldChar w:fldCharType="begin"/>
            </w:r>
            <w:r w:rsidR="007D221D" w:rsidRPr="007C5752">
              <w:rPr>
                <w:rStyle w:val="DD-Char"/>
              </w:rPr>
              <w:instrText xml:space="preserve"> REF _Ref211486861 \r \h  \* MERGEFORMAT </w:instrText>
            </w:r>
            <w:r w:rsidR="007D221D" w:rsidRPr="007C5752">
              <w:rPr>
                <w:rStyle w:val="DD-Char"/>
              </w:rPr>
            </w:r>
            <w:r w:rsidR="007D221D" w:rsidRPr="007C5752">
              <w:rPr>
                <w:rStyle w:val="DD-Char"/>
              </w:rPr>
              <w:fldChar w:fldCharType="separate"/>
            </w:r>
            <w:r w:rsidR="00A63B38">
              <w:rPr>
                <w:rStyle w:val="DD-Char"/>
              </w:rPr>
              <w:t>DD-8</w:t>
            </w:r>
            <w:r w:rsidR="007D221D" w:rsidRPr="007C5752">
              <w:rPr>
                <w:rStyle w:val="DD-Char"/>
              </w:rPr>
              <w:fldChar w:fldCharType="end"/>
            </w:r>
            <w:r w:rsidR="00275A2D" w:rsidRPr="007C5752">
              <w:t>.</w:t>
            </w:r>
          </w:p>
        </w:tc>
      </w:tr>
      <w:tr w:rsidR="00172DB8" w:rsidRPr="007C5752" w14:paraId="1B30FF49" w14:textId="77777777" w:rsidTr="00172DB8">
        <w:trPr>
          <w:trHeight w:val="12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54CB19"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GSHRC-8</w:t>
            </w:r>
          </w:p>
        </w:tc>
        <w:tc>
          <w:tcPr>
            <w:tcW w:w="8100" w:type="dxa"/>
            <w:hideMark/>
          </w:tcPr>
          <w:p w14:paraId="1A005E5E" w14:textId="37949F2F"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A Test Plan shall be delivered as part of</w:t>
            </w:r>
            <w:r w:rsidRPr="007C5752">
              <w:rPr>
                <w:rStyle w:val="AASemiBoldChar"/>
                <w:rFonts w:ascii="Aptos" w:hAnsi="Aptos"/>
                <w:sz w:val="18"/>
                <w:szCs w:val="18"/>
              </w:rPr>
              <w:t xml:space="preserve"> </w:t>
            </w:r>
            <w:r w:rsidR="00DB6205" w:rsidRPr="007C5752">
              <w:rPr>
                <w:rStyle w:val="DD-Char"/>
              </w:rPr>
              <w:fldChar w:fldCharType="begin"/>
            </w:r>
            <w:r w:rsidR="00DB6205" w:rsidRPr="007C5752">
              <w:rPr>
                <w:rStyle w:val="DD-Char"/>
              </w:rPr>
              <w:instrText xml:space="preserve"> REF _Ref211484637 \r \h  \* MERGEFORMAT </w:instrText>
            </w:r>
            <w:r w:rsidR="00DB6205" w:rsidRPr="007C5752">
              <w:rPr>
                <w:rStyle w:val="DD-Char"/>
              </w:rPr>
            </w:r>
            <w:r w:rsidR="00DB6205" w:rsidRPr="007C5752">
              <w:rPr>
                <w:rStyle w:val="DD-Char"/>
              </w:rPr>
              <w:fldChar w:fldCharType="separate"/>
            </w:r>
            <w:r w:rsidR="00A63B38">
              <w:rPr>
                <w:rStyle w:val="DD-Char"/>
              </w:rPr>
              <w:t>DD-4</w:t>
            </w:r>
            <w:r w:rsidR="00DB6205" w:rsidRPr="007C5752">
              <w:rPr>
                <w:rStyle w:val="DD-Char"/>
              </w:rPr>
              <w:fldChar w:fldCharType="end"/>
            </w:r>
            <w:r w:rsidR="00275A2D" w:rsidRPr="007C5752">
              <w:t>.</w:t>
            </w:r>
          </w:p>
        </w:tc>
      </w:tr>
      <w:tr w:rsidR="00172DB8" w:rsidRPr="007C5752" w14:paraId="4B84641A" w14:textId="77777777" w:rsidTr="00172DB8">
        <w:trPr>
          <w:trHeight w:val="25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BE63C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GSHRC-9</w:t>
            </w:r>
          </w:p>
        </w:tc>
        <w:tc>
          <w:tcPr>
            <w:tcW w:w="8100" w:type="dxa"/>
            <w:hideMark/>
          </w:tcPr>
          <w:p w14:paraId="400644A6"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w:t>
            </w:r>
          </w:p>
        </w:tc>
      </w:tr>
      <w:tr w:rsidR="00172DB8" w:rsidRPr="007C5752" w14:paraId="105D4F28" w14:textId="77777777" w:rsidTr="00172DB8">
        <w:trPr>
          <w:trHeight w:val="26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1012472"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GSHRC-10</w:t>
            </w:r>
          </w:p>
        </w:tc>
        <w:tc>
          <w:tcPr>
            <w:tcW w:w="8100" w:type="dxa"/>
            <w:hideMark/>
          </w:tcPr>
          <w:p w14:paraId="13DFEB94" w14:textId="27BC3D38"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An Interface Test Plan shall be delivered as part of </w:t>
            </w:r>
            <w:r w:rsidR="00DB6205" w:rsidRPr="007C5752">
              <w:rPr>
                <w:rStyle w:val="DD-Char"/>
              </w:rPr>
              <w:fldChar w:fldCharType="begin"/>
            </w:r>
            <w:r w:rsidR="00DB6205" w:rsidRPr="007C5752">
              <w:rPr>
                <w:rStyle w:val="DD-Char"/>
              </w:rPr>
              <w:instrText xml:space="preserve"> REF _Ref211484637 \r \h  \* MERGEFORMAT </w:instrText>
            </w:r>
            <w:r w:rsidR="00DB6205" w:rsidRPr="007C5752">
              <w:rPr>
                <w:rStyle w:val="DD-Char"/>
              </w:rPr>
            </w:r>
            <w:r w:rsidR="00DB6205" w:rsidRPr="007C5752">
              <w:rPr>
                <w:rStyle w:val="DD-Char"/>
              </w:rPr>
              <w:fldChar w:fldCharType="separate"/>
            </w:r>
            <w:r w:rsidR="00A63B38">
              <w:rPr>
                <w:rStyle w:val="DD-Char"/>
              </w:rPr>
              <w:t>DD-4</w:t>
            </w:r>
            <w:r w:rsidR="00DB6205" w:rsidRPr="007C5752">
              <w:rPr>
                <w:rStyle w:val="DD-Char"/>
              </w:rPr>
              <w:fldChar w:fldCharType="end"/>
            </w:r>
            <w:r w:rsidRPr="007C5752">
              <w:rPr>
                <w:rStyle w:val="AASemiBoldChar"/>
                <w:rFonts w:ascii="Aptos" w:hAnsi="Aptos"/>
                <w:sz w:val="18"/>
                <w:szCs w:val="18"/>
              </w:rPr>
              <w:t xml:space="preserve">  </w:t>
            </w:r>
            <w:r w:rsidRPr="007C5752">
              <w:rPr>
                <w:rFonts w:ascii="Aptos" w:hAnsi="Aptos"/>
                <w:sz w:val="18"/>
                <w:szCs w:val="18"/>
              </w:rPr>
              <w:t xml:space="preserve">and report shall be delivered as part of </w:t>
            </w:r>
            <w:r w:rsidR="007D221D" w:rsidRPr="007C5752">
              <w:rPr>
                <w:rStyle w:val="DD-Char"/>
              </w:rPr>
              <w:fldChar w:fldCharType="begin"/>
            </w:r>
            <w:r w:rsidR="007D221D" w:rsidRPr="007C5752">
              <w:rPr>
                <w:rStyle w:val="DD-Char"/>
              </w:rPr>
              <w:instrText xml:space="preserve"> REF _Ref211487205 \r \h  \* MERGEFORMAT </w:instrText>
            </w:r>
            <w:r w:rsidR="007D221D" w:rsidRPr="007C5752">
              <w:rPr>
                <w:rStyle w:val="DD-Char"/>
              </w:rPr>
            </w:r>
            <w:r w:rsidR="007D221D" w:rsidRPr="007C5752">
              <w:rPr>
                <w:rStyle w:val="DD-Char"/>
              </w:rPr>
              <w:fldChar w:fldCharType="separate"/>
            </w:r>
            <w:r w:rsidR="00A63B38">
              <w:rPr>
                <w:rStyle w:val="DD-Char"/>
              </w:rPr>
              <w:t>DD-10</w:t>
            </w:r>
            <w:r w:rsidR="007D221D" w:rsidRPr="007C5752">
              <w:rPr>
                <w:rStyle w:val="DD-Char"/>
              </w:rPr>
              <w:fldChar w:fldCharType="end"/>
            </w:r>
            <w:r w:rsidR="00275A2D" w:rsidRPr="007C5752">
              <w:t>.</w:t>
            </w:r>
          </w:p>
        </w:tc>
      </w:tr>
      <w:tr w:rsidR="00172DB8" w:rsidRPr="007C5752" w14:paraId="1F161DBF" w14:textId="77777777" w:rsidTr="00172DB8">
        <w:trPr>
          <w:trHeight w:val="30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6B2627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GSHRC-11</w:t>
            </w:r>
          </w:p>
        </w:tc>
        <w:tc>
          <w:tcPr>
            <w:tcW w:w="8100" w:type="dxa"/>
            <w:hideMark/>
          </w:tcPr>
          <w:p w14:paraId="647813CB" w14:textId="43D215EA"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An Interface Simulator shall be delivered as part of </w:t>
            </w:r>
            <w:r w:rsidR="00275A2D" w:rsidRPr="007C5752">
              <w:rPr>
                <w:rStyle w:val="DD-Char"/>
              </w:rPr>
              <w:fldChar w:fldCharType="begin"/>
            </w:r>
            <w:r w:rsidR="00275A2D" w:rsidRPr="007C5752">
              <w:rPr>
                <w:rStyle w:val="DD-Char"/>
              </w:rPr>
              <w:instrText xml:space="preserve"> REF _Ref211484637 \r \h  \* MERGEFORMAT </w:instrText>
            </w:r>
            <w:r w:rsidR="00275A2D" w:rsidRPr="007C5752">
              <w:rPr>
                <w:rStyle w:val="DD-Char"/>
              </w:rPr>
            </w:r>
            <w:r w:rsidR="00275A2D" w:rsidRPr="007C5752">
              <w:rPr>
                <w:rStyle w:val="DD-Char"/>
              </w:rPr>
              <w:fldChar w:fldCharType="separate"/>
            </w:r>
            <w:r w:rsidR="00A63B38">
              <w:rPr>
                <w:rStyle w:val="DD-Char"/>
              </w:rPr>
              <w:t>DD-4</w:t>
            </w:r>
            <w:r w:rsidR="00275A2D" w:rsidRPr="007C5752">
              <w:rPr>
                <w:rStyle w:val="DD-Char"/>
              </w:rPr>
              <w:fldChar w:fldCharType="end"/>
            </w:r>
            <w:r w:rsidR="00275A2D" w:rsidRPr="007C5752">
              <w:t>.</w:t>
            </w:r>
          </w:p>
          <w:p w14:paraId="6D9C4529"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See paragraph Software Change Management for more details.</w:t>
            </w:r>
          </w:p>
        </w:tc>
      </w:tr>
      <w:tr w:rsidR="00172DB8" w:rsidRPr="007C5752" w14:paraId="3B25D3F9"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7FF8F0"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GSHRC-12</w:t>
            </w:r>
          </w:p>
        </w:tc>
        <w:tc>
          <w:tcPr>
            <w:tcW w:w="8100" w:type="dxa"/>
            <w:noWrap/>
            <w:hideMark/>
          </w:tcPr>
          <w:p w14:paraId="7E7DCCC6" w14:textId="1EB8FF01"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A Test System Description shall be delivered as part of</w:t>
            </w:r>
            <w:r w:rsidRPr="007C5752">
              <w:rPr>
                <w:rStyle w:val="AASemiBoldChar"/>
                <w:rFonts w:ascii="Aptos" w:hAnsi="Aptos"/>
                <w:sz w:val="18"/>
                <w:szCs w:val="18"/>
              </w:rPr>
              <w:t xml:space="preserve"> </w:t>
            </w:r>
            <w:r w:rsidR="00F21578" w:rsidRPr="007C5752">
              <w:rPr>
                <w:rStyle w:val="DD-Char"/>
              </w:rPr>
              <w:fldChar w:fldCharType="begin"/>
            </w:r>
            <w:r w:rsidR="00F21578" w:rsidRPr="007C5752">
              <w:rPr>
                <w:rStyle w:val="DD-Char"/>
              </w:rPr>
              <w:instrText xml:space="preserve"> REF _Ref211484637 \r \h  \* MERGEFORMAT </w:instrText>
            </w:r>
            <w:r w:rsidR="00F21578" w:rsidRPr="007C5752">
              <w:rPr>
                <w:rStyle w:val="DD-Char"/>
              </w:rPr>
            </w:r>
            <w:r w:rsidR="00F21578" w:rsidRPr="007C5752">
              <w:rPr>
                <w:rStyle w:val="DD-Char"/>
              </w:rPr>
              <w:fldChar w:fldCharType="separate"/>
            </w:r>
            <w:r w:rsidR="00A63B38">
              <w:rPr>
                <w:rStyle w:val="DD-Char"/>
              </w:rPr>
              <w:t>DD-4</w:t>
            </w:r>
            <w:r w:rsidR="00F21578" w:rsidRPr="007C5752">
              <w:rPr>
                <w:rStyle w:val="DD-Char"/>
              </w:rPr>
              <w:fldChar w:fldCharType="end"/>
            </w:r>
            <w:r w:rsidR="00275A2D" w:rsidRPr="007C5752">
              <w:t>.</w:t>
            </w:r>
          </w:p>
        </w:tc>
      </w:tr>
      <w:tr w:rsidR="00172DB8" w:rsidRPr="007C5752" w14:paraId="05AA9E32" w14:textId="77777777" w:rsidTr="00172DB8">
        <w:trPr>
          <w:trHeight w:val="8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41BDAA"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GSHRC-13</w:t>
            </w:r>
          </w:p>
        </w:tc>
        <w:tc>
          <w:tcPr>
            <w:tcW w:w="8100" w:type="dxa"/>
            <w:noWrap/>
            <w:hideMark/>
          </w:tcPr>
          <w:p w14:paraId="3616042A" w14:textId="4D46021F"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An Interlock Test Plan shall be delivered as part of</w:t>
            </w:r>
            <w:r w:rsidRPr="007C5752">
              <w:rPr>
                <w:rStyle w:val="AASemiBoldChar"/>
                <w:rFonts w:ascii="Aptos" w:hAnsi="Aptos"/>
                <w:sz w:val="18"/>
                <w:szCs w:val="18"/>
              </w:rPr>
              <w:t xml:space="preserve"> </w:t>
            </w:r>
            <w:r w:rsidR="00DB6205" w:rsidRPr="007C5752">
              <w:rPr>
                <w:rStyle w:val="DD-Char"/>
              </w:rPr>
              <w:fldChar w:fldCharType="begin"/>
            </w:r>
            <w:r w:rsidR="00DB6205" w:rsidRPr="007C5752">
              <w:rPr>
                <w:rStyle w:val="DD-Char"/>
              </w:rPr>
              <w:instrText xml:space="preserve"> REF _Ref211484637 \r \h  \* MERGEFORMAT </w:instrText>
            </w:r>
            <w:r w:rsidR="00DB6205" w:rsidRPr="007C5752">
              <w:rPr>
                <w:rStyle w:val="DD-Char"/>
              </w:rPr>
            </w:r>
            <w:r w:rsidR="00DB6205" w:rsidRPr="007C5752">
              <w:rPr>
                <w:rStyle w:val="DD-Char"/>
              </w:rPr>
              <w:fldChar w:fldCharType="separate"/>
            </w:r>
            <w:r w:rsidR="00A63B38">
              <w:rPr>
                <w:rStyle w:val="DD-Char"/>
              </w:rPr>
              <w:t>DD-4</w:t>
            </w:r>
            <w:r w:rsidR="00DB6205" w:rsidRPr="007C5752">
              <w:rPr>
                <w:rStyle w:val="DD-Char"/>
              </w:rPr>
              <w:fldChar w:fldCharType="end"/>
            </w:r>
            <w:r w:rsidR="00275A2D" w:rsidRPr="007C5752">
              <w:t>.</w:t>
            </w:r>
          </w:p>
        </w:tc>
      </w:tr>
      <w:tr w:rsidR="00172DB8" w:rsidRPr="007C5752" w14:paraId="75FE0EF3" w14:textId="77777777" w:rsidTr="00172DB8">
        <w:trPr>
          <w:trHeight w:val="15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D839CF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GSHRC-14</w:t>
            </w:r>
          </w:p>
        </w:tc>
        <w:tc>
          <w:tcPr>
            <w:tcW w:w="8100" w:type="dxa"/>
            <w:hideMark/>
          </w:tcPr>
          <w:p w14:paraId="3D295711" w14:textId="60C3429E"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An Interlock Test Report shall be delivered as part of</w:t>
            </w:r>
            <w:r w:rsidRPr="007C5752">
              <w:rPr>
                <w:rStyle w:val="AAReferencedChar"/>
                <w:rFonts w:ascii="Aptos" w:hAnsi="Aptos"/>
                <w:sz w:val="18"/>
                <w:szCs w:val="18"/>
              </w:rPr>
              <w:t xml:space="preserve"> </w:t>
            </w:r>
            <w:r w:rsidR="00275A2D" w:rsidRPr="007C5752">
              <w:rPr>
                <w:rStyle w:val="DD-Char"/>
              </w:rPr>
              <w:fldChar w:fldCharType="begin"/>
            </w:r>
            <w:r w:rsidR="00275A2D" w:rsidRPr="007C5752">
              <w:rPr>
                <w:rStyle w:val="DD-Char"/>
              </w:rPr>
              <w:instrText xml:space="preserve"> REF _Ref211487205 \r \h  \* MERGEFORMAT </w:instrText>
            </w:r>
            <w:r w:rsidR="00275A2D" w:rsidRPr="007C5752">
              <w:rPr>
                <w:rStyle w:val="DD-Char"/>
              </w:rPr>
            </w:r>
            <w:r w:rsidR="00275A2D" w:rsidRPr="007C5752">
              <w:rPr>
                <w:rStyle w:val="DD-Char"/>
              </w:rPr>
              <w:fldChar w:fldCharType="separate"/>
            </w:r>
            <w:r w:rsidR="00A63B38">
              <w:rPr>
                <w:rStyle w:val="DD-Char"/>
              </w:rPr>
              <w:t>DD-10</w:t>
            </w:r>
            <w:r w:rsidR="00275A2D" w:rsidRPr="007C5752">
              <w:rPr>
                <w:rStyle w:val="DD-Char"/>
              </w:rPr>
              <w:fldChar w:fldCharType="end"/>
            </w:r>
            <w:r w:rsidR="00275A2D" w:rsidRPr="007C5752">
              <w:t>.</w:t>
            </w:r>
          </w:p>
        </w:tc>
      </w:tr>
      <w:tr w:rsidR="00172DB8" w:rsidRPr="007C5752" w14:paraId="00ACA666" w14:textId="77777777" w:rsidTr="00172DB8">
        <w:trPr>
          <w:trHeight w:val="17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907012"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GSHRC-15</w:t>
            </w:r>
          </w:p>
        </w:tc>
        <w:tc>
          <w:tcPr>
            <w:tcW w:w="8100" w:type="dxa"/>
            <w:hideMark/>
          </w:tcPr>
          <w:p w14:paraId="76283CAD"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Not Applicable.  Not a deliverable.  See paragraph Software Change Management for more details.</w:t>
            </w:r>
          </w:p>
        </w:tc>
      </w:tr>
      <w:tr w:rsidR="00172DB8" w:rsidRPr="007C5752" w14:paraId="1328DDB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A7839B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GSHRC-16</w:t>
            </w:r>
          </w:p>
        </w:tc>
        <w:tc>
          <w:tcPr>
            <w:tcW w:w="8100" w:type="dxa"/>
            <w:noWrap/>
            <w:hideMark/>
          </w:tcPr>
          <w:p w14:paraId="714C320C"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the used internally used test system required by applicant.</w:t>
            </w:r>
          </w:p>
        </w:tc>
      </w:tr>
      <w:tr w:rsidR="00172DB8" w:rsidRPr="007C5752" w14:paraId="5698F2FC" w14:textId="77777777" w:rsidTr="00172DB8">
        <w:trPr>
          <w:trHeight w:val="92"/>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1CD6EFF"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GSHRC-17</w:t>
            </w:r>
          </w:p>
        </w:tc>
        <w:tc>
          <w:tcPr>
            <w:tcW w:w="8100" w:type="dxa"/>
            <w:hideMark/>
          </w:tcPr>
          <w:p w14:paraId="6128001B" w14:textId="465625D4"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Granting a license for background materials is applicable and shall be delivered as part of </w:t>
            </w:r>
            <w:r w:rsidR="00275A2D" w:rsidRPr="007C5752">
              <w:rPr>
                <w:rStyle w:val="DD-Char"/>
              </w:rPr>
              <w:fldChar w:fldCharType="begin"/>
            </w:r>
            <w:r w:rsidR="00275A2D" w:rsidRPr="007C5752">
              <w:rPr>
                <w:rStyle w:val="DD-Char"/>
              </w:rPr>
              <w:instrText xml:space="preserve"> REF _Ref211487722 \r \h </w:instrText>
            </w:r>
            <w:r w:rsidR="0039425B" w:rsidRPr="007C5752">
              <w:rPr>
                <w:rStyle w:val="DD-Char"/>
              </w:rPr>
              <w:instrText xml:space="preserve"> \* MERGEFORMAT </w:instrText>
            </w:r>
            <w:r w:rsidR="00275A2D" w:rsidRPr="007C5752">
              <w:rPr>
                <w:rStyle w:val="DD-Char"/>
              </w:rPr>
            </w:r>
            <w:r w:rsidR="00275A2D" w:rsidRPr="007C5752">
              <w:rPr>
                <w:rStyle w:val="DD-Char"/>
              </w:rPr>
              <w:fldChar w:fldCharType="separate"/>
            </w:r>
            <w:r w:rsidR="00A63B38">
              <w:rPr>
                <w:rStyle w:val="DD-Char"/>
              </w:rPr>
              <w:t>DD-11</w:t>
            </w:r>
            <w:r w:rsidR="00275A2D" w:rsidRPr="007C5752">
              <w:rPr>
                <w:rStyle w:val="DD-Char"/>
              </w:rPr>
              <w:fldChar w:fldCharType="end"/>
            </w:r>
          </w:p>
        </w:tc>
      </w:tr>
      <w:tr w:rsidR="00172DB8" w:rsidRPr="007C5752" w14:paraId="55752BEF"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4AE8BF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GSHRC-18</w:t>
            </w:r>
          </w:p>
        </w:tc>
        <w:tc>
          <w:tcPr>
            <w:tcW w:w="8100" w:type="dxa"/>
            <w:noWrap/>
            <w:hideMark/>
          </w:tcPr>
          <w:p w14:paraId="773C0ABF" w14:textId="0586705C"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Applicable.  Delivery of the background materials shall be done before </w:t>
            </w:r>
            <w:r w:rsidR="0039425B" w:rsidRPr="007C5752">
              <w:rPr>
                <w:rStyle w:val="DD-Char"/>
              </w:rPr>
              <w:fldChar w:fldCharType="begin"/>
            </w:r>
            <w:r w:rsidR="0039425B" w:rsidRPr="007C5752">
              <w:rPr>
                <w:rStyle w:val="DD-Char"/>
              </w:rPr>
              <w:instrText xml:space="preserve"> REF _Ref211487722 \r \h  \* MERGEFORMAT </w:instrText>
            </w:r>
            <w:r w:rsidR="0039425B" w:rsidRPr="007C5752">
              <w:rPr>
                <w:rStyle w:val="DD-Char"/>
              </w:rPr>
            </w:r>
            <w:r w:rsidR="0039425B" w:rsidRPr="007C5752">
              <w:rPr>
                <w:rStyle w:val="DD-Char"/>
              </w:rPr>
              <w:fldChar w:fldCharType="separate"/>
            </w:r>
            <w:r w:rsidR="00A63B38">
              <w:rPr>
                <w:rStyle w:val="DD-Char"/>
              </w:rPr>
              <w:t>DD-11</w:t>
            </w:r>
            <w:r w:rsidR="0039425B" w:rsidRPr="007C5752">
              <w:rPr>
                <w:rStyle w:val="DD-Char"/>
              </w:rPr>
              <w:fldChar w:fldCharType="end"/>
            </w:r>
          </w:p>
        </w:tc>
      </w:tr>
      <w:tr w:rsidR="00172DB8" w:rsidRPr="007C5752" w14:paraId="6390C4B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23550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GSHRC-19</w:t>
            </w:r>
          </w:p>
        </w:tc>
        <w:tc>
          <w:tcPr>
            <w:tcW w:w="8100" w:type="dxa"/>
            <w:noWrap/>
            <w:hideMark/>
          </w:tcPr>
          <w:p w14:paraId="6582BCC5"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Updates of Background materials are applicable up to the end of the Warranty period.</w:t>
            </w:r>
          </w:p>
        </w:tc>
      </w:tr>
      <w:tr w:rsidR="00172DB8" w:rsidRPr="007C5752" w14:paraId="4F63B92A"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3D81AB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GSHRC-20</w:t>
            </w:r>
          </w:p>
        </w:tc>
        <w:tc>
          <w:tcPr>
            <w:tcW w:w="8100" w:type="dxa"/>
            <w:hideMark/>
          </w:tcPr>
          <w:p w14:paraId="5486B893" w14:textId="07A859EC"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 xml:space="preserve">Granting a license for foreground materials is applicable and shall be delivered as part of </w:t>
            </w:r>
            <w:r w:rsidR="0039425B" w:rsidRPr="007C5752">
              <w:rPr>
                <w:rStyle w:val="DD-Char"/>
              </w:rPr>
              <w:fldChar w:fldCharType="begin"/>
            </w:r>
            <w:r w:rsidR="0039425B" w:rsidRPr="007C5752">
              <w:rPr>
                <w:rStyle w:val="DD-Char"/>
              </w:rPr>
              <w:instrText xml:space="preserve"> REF _Ref211487722 \r \h  \* MERGEFORMAT </w:instrText>
            </w:r>
            <w:r w:rsidR="0039425B" w:rsidRPr="007C5752">
              <w:rPr>
                <w:rStyle w:val="DD-Char"/>
              </w:rPr>
            </w:r>
            <w:r w:rsidR="0039425B" w:rsidRPr="007C5752">
              <w:rPr>
                <w:rStyle w:val="DD-Char"/>
              </w:rPr>
              <w:fldChar w:fldCharType="separate"/>
            </w:r>
            <w:r w:rsidR="00A63B38">
              <w:rPr>
                <w:rStyle w:val="DD-Char"/>
              </w:rPr>
              <w:t>DD-11</w:t>
            </w:r>
            <w:r w:rsidR="0039425B" w:rsidRPr="007C5752">
              <w:rPr>
                <w:rStyle w:val="DD-Char"/>
              </w:rPr>
              <w:fldChar w:fldCharType="end"/>
            </w:r>
          </w:p>
        </w:tc>
      </w:tr>
      <w:tr w:rsidR="00172DB8" w:rsidRPr="007C5752" w14:paraId="5EA5F99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C37153"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GSHRC-21</w:t>
            </w:r>
          </w:p>
        </w:tc>
        <w:tc>
          <w:tcPr>
            <w:tcW w:w="8100" w:type="dxa"/>
            <w:noWrap/>
            <w:hideMark/>
          </w:tcPr>
          <w:p w14:paraId="47DF5AAA"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Delivery of the foreground materials shall be done</w:t>
            </w:r>
          </w:p>
        </w:tc>
      </w:tr>
      <w:tr w:rsidR="00172DB8" w:rsidRPr="007C5752" w14:paraId="1D33BF26"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065A4F3"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GSHRC-22</w:t>
            </w:r>
          </w:p>
        </w:tc>
        <w:tc>
          <w:tcPr>
            <w:tcW w:w="8100" w:type="dxa"/>
            <w:noWrap/>
            <w:hideMark/>
          </w:tcPr>
          <w:p w14:paraId="7675B87E"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Updates of foreground materials are applicable up to the end of the Warranty period.</w:t>
            </w:r>
          </w:p>
        </w:tc>
      </w:tr>
      <w:tr w:rsidR="00172DB8" w:rsidRPr="007C5752" w14:paraId="361ACB7A"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38D491"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GSHRC-23</w:t>
            </w:r>
          </w:p>
        </w:tc>
        <w:tc>
          <w:tcPr>
            <w:tcW w:w="8100" w:type="dxa"/>
            <w:noWrap/>
            <w:hideMark/>
          </w:tcPr>
          <w:p w14:paraId="503FAE9E" w14:textId="77777777" w:rsidR="00172DB8" w:rsidRPr="007C5752" w:rsidRDefault="00172DB8" w:rsidP="0023710A">
            <w:pPr>
              <w:tabs>
                <w:tab w:val="left" w:pos="899"/>
              </w:tabs>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Restrictions on use of specific open-source licenses for SW/HW Materials</w:t>
            </w:r>
          </w:p>
        </w:tc>
      </w:tr>
      <w:tr w:rsidR="00172DB8" w:rsidRPr="007C5752" w14:paraId="10751C52"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FCC643"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GSHRC-24</w:t>
            </w:r>
          </w:p>
        </w:tc>
        <w:tc>
          <w:tcPr>
            <w:tcW w:w="8100" w:type="dxa"/>
            <w:hideMark/>
          </w:tcPr>
          <w:p w14:paraId="484EC1FF"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Restrictions on open-source licenses for combined work</w:t>
            </w:r>
          </w:p>
        </w:tc>
      </w:tr>
      <w:tr w:rsidR="00172DB8" w:rsidRPr="007C5752" w14:paraId="7448B08C" w14:textId="77777777" w:rsidTr="00172DB8">
        <w:trPr>
          <w:trHeight w:val="106"/>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7CC309B"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GSHRC-25</w:t>
            </w:r>
          </w:p>
        </w:tc>
        <w:tc>
          <w:tcPr>
            <w:tcW w:w="8100" w:type="dxa"/>
            <w:noWrap/>
            <w:hideMark/>
          </w:tcPr>
          <w:p w14:paraId="6F719AB3"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Inventory must be provided with each Release Note</w:t>
            </w:r>
          </w:p>
        </w:tc>
      </w:tr>
      <w:tr w:rsidR="00172DB8" w:rsidRPr="007C5752" w14:paraId="2952FF8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3A9DDE0"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GSHRC-26</w:t>
            </w:r>
          </w:p>
        </w:tc>
        <w:tc>
          <w:tcPr>
            <w:tcW w:w="8100" w:type="dxa"/>
            <w:noWrap/>
            <w:hideMark/>
          </w:tcPr>
          <w:p w14:paraId="46B1AD52"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Sublicense(s) for intended use</w:t>
            </w:r>
          </w:p>
        </w:tc>
      </w:tr>
      <w:tr w:rsidR="00172DB8" w:rsidRPr="007C5752" w14:paraId="3F7D2AA7" w14:textId="77777777" w:rsidTr="00172DB8">
        <w:trPr>
          <w:trHeight w:val="14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22991D"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lastRenderedPageBreak/>
              <w:t>GSHRC-27</w:t>
            </w:r>
          </w:p>
        </w:tc>
        <w:tc>
          <w:tcPr>
            <w:tcW w:w="8100" w:type="dxa"/>
            <w:noWrap/>
            <w:hideMark/>
          </w:tcPr>
          <w:p w14:paraId="7A58E604"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warranty</w:t>
            </w:r>
          </w:p>
        </w:tc>
      </w:tr>
      <w:tr w:rsidR="00172DB8" w:rsidRPr="007C5752" w14:paraId="5C4533E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DA249B"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GSHRC-28</w:t>
            </w:r>
          </w:p>
        </w:tc>
        <w:tc>
          <w:tcPr>
            <w:tcW w:w="8100" w:type="dxa"/>
            <w:noWrap/>
            <w:hideMark/>
          </w:tcPr>
          <w:p w14:paraId="2EBB2347"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Escrow</w:t>
            </w:r>
          </w:p>
        </w:tc>
      </w:tr>
      <w:tr w:rsidR="00172DB8" w:rsidRPr="007C5752" w14:paraId="0D30B0B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E43DD1"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GSHRC-29</w:t>
            </w:r>
          </w:p>
        </w:tc>
        <w:tc>
          <w:tcPr>
            <w:tcW w:w="8100" w:type="dxa"/>
            <w:noWrap/>
            <w:hideMark/>
          </w:tcPr>
          <w:p w14:paraId="0024572B"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Updates of Escrow Materials must be promptly deposited if changes occur.</w:t>
            </w:r>
          </w:p>
        </w:tc>
      </w:tr>
      <w:tr w:rsidR="00172DB8" w:rsidRPr="007C5752" w14:paraId="0CDAD5B8"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FF90B4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GSHRC-30</w:t>
            </w:r>
          </w:p>
        </w:tc>
        <w:tc>
          <w:tcPr>
            <w:tcW w:w="8100" w:type="dxa"/>
            <w:noWrap/>
            <w:hideMark/>
          </w:tcPr>
          <w:p w14:paraId="3032184C"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Upkeep of escrow is required, and fees are paid by SCK CEN.</w:t>
            </w:r>
          </w:p>
        </w:tc>
      </w:tr>
      <w:tr w:rsidR="00172DB8" w:rsidRPr="007C5752" w14:paraId="234030F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245B538"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GSHRC-31</w:t>
            </w:r>
          </w:p>
        </w:tc>
        <w:tc>
          <w:tcPr>
            <w:tcW w:w="8100" w:type="dxa"/>
            <w:noWrap/>
            <w:hideMark/>
          </w:tcPr>
          <w:p w14:paraId="0745FE7A"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secure software development must be provided.</w:t>
            </w:r>
          </w:p>
        </w:tc>
      </w:tr>
      <w:tr w:rsidR="00172DB8" w:rsidRPr="007C5752" w14:paraId="1EE766F7"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A23DE0"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GSHRC-32</w:t>
            </w:r>
          </w:p>
        </w:tc>
        <w:tc>
          <w:tcPr>
            <w:tcW w:w="8100" w:type="dxa"/>
            <w:noWrap/>
            <w:hideMark/>
          </w:tcPr>
          <w:p w14:paraId="1B2CC0A6"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Delivery of secure software is required with no known exploitable vulnerabilities.</w:t>
            </w:r>
          </w:p>
        </w:tc>
      </w:tr>
      <w:tr w:rsidR="00172DB8" w:rsidRPr="007C5752" w14:paraId="644E526A" w14:textId="77777777" w:rsidTr="00172DB8">
        <w:trPr>
          <w:trHeight w:val="29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65D039"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GSHRC-33</w:t>
            </w:r>
          </w:p>
        </w:tc>
        <w:tc>
          <w:tcPr>
            <w:tcW w:w="8100" w:type="dxa"/>
            <w:hideMark/>
          </w:tcPr>
          <w:p w14:paraId="12F1E0EB"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Default configuration must be secure.</w:t>
            </w:r>
          </w:p>
        </w:tc>
      </w:tr>
      <w:tr w:rsidR="00172DB8" w:rsidRPr="007C5752" w14:paraId="2024DE5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BBC8B72"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GSHRC-34</w:t>
            </w:r>
          </w:p>
        </w:tc>
        <w:tc>
          <w:tcPr>
            <w:tcW w:w="8100" w:type="dxa"/>
            <w:noWrap/>
            <w:hideMark/>
          </w:tcPr>
          <w:p w14:paraId="7B3E4D35"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a default configuration must be provided.</w:t>
            </w:r>
          </w:p>
        </w:tc>
      </w:tr>
      <w:tr w:rsidR="00172DB8" w:rsidRPr="007C5752" w14:paraId="607BE0E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71B134"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GSHRC-35</w:t>
            </w:r>
          </w:p>
        </w:tc>
        <w:tc>
          <w:tcPr>
            <w:tcW w:w="8100" w:type="dxa"/>
            <w:noWrap/>
            <w:hideMark/>
          </w:tcPr>
          <w:p w14:paraId="41A7E152"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vulnerability management process must be provided.</w:t>
            </w:r>
          </w:p>
        </w:tc>
      </w:tr>
      <w:tr w:rsidR="00172DB8" w:rsidRPr="007C5752" w14:paraId="3DFAA78E"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70D1A5"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GSHRC-36</w:t>
            </w:r>
          </w:p>
        </w:tc>
        <w:tc>
          <w:tcPr>
            <w:tcW w:w="8100" w:type="dxa"/>
            <w:noWrap/>
            <w:hideMark/>
          </w:tcPr>
          <w:p w14:paraId="02276FDA"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policy for Coordinated Vulnerability Disclosure must be provided.</w:t>
            </w:r>
          </w:p>
        </w:tc>
      </w:tr>
      <w:tr w:rsidR="00172DB8" w:rsidRPr="007C5752" w14:paraId="2DD940E2"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3FAD69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GSHRC-37</w:t>
            </w:r>
          </w:p>
        </w:tc>
        <w:tc>
          <w:tcPr>
            <w:tcW w:w="8100" w:type="dxa"/>
            <w:noWrap/>
            <w:hideMark/>
          </w:tcPr>
          <w:p w14:paraId="590848AF"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Known Vulnerabilities must be listed in Release Notes.</w:t>
            </w:r>
          </w:p>
        </w:tc>
      </w:tr>
      <w:tr w:rsidR="00172DB8" w:rsidRPr="007C5752" w14:paraId="52F7137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29AF9BE"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GSHRC-38</w:t>
            </w:r>
          </w:p>
        </w:tc>
        <w:tc>
          <w:tcPr>
            <w:tcW w:w="8100" w:type="dxa"/>
            <w:noWrap/>
            <w:hideMark/>
          </w:tcPr>
          <w:p w14:paraId="0E6BA71F"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Distribution of patches/updates to mitigate Vulnerabilities is required.</w:t>
            </w:r>
          </w:p>
        </w:tc>
      </w:tr>
      <w:tr w:rsidR="00172DB8" w:rsidRPr="007C5752" w14:paraId="53BDBD74"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BB2F72D"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GSHRC-39</w:t>
            </w:r>
          </w:p>
        </w:tc>
        <w:tc>
          <w:tcPr>
            <w:tcW w:w="8100" w:type="dxa"/>
            <w:noWrap/>
            <w:hideMark/>
          </w:tcPr>
          <w:p w14:paraId="4BC15A9B"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Description of software defects process must be provided.</w:t>
            </w:r>
          </w:p>
        </w:tc>
      </w:tr>
      <w:tr w:rsidR="00172DB8" w:rsidRPr="007C5752" w14:paraId="566D72D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11A007B"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GSHRC-40</w:t>
            </w:r>
          </w:p>
        </w:tc>
        <w:tc>
          <w:tcPr>
            <w:tcW w:w="8100" w:type="dxa"/>
            <w:noWrap/>
          </w:tcPr>
          <w:p w14:paraId="4D913364" w14:textId="77777777" w:rsidR="00172DB8" w:rsidRPr="007C5752" w:rsidRDefault="00172DB8" w:rsidP="0023710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Known software defects must be listed in Release Notes.</w:t>
            </w:r>
          </w:p>
        </w:tc>
      </w:tr>
      <w:tr w:rsidR="00172DB8" w:rsidRPr="007C5752" w14:paraId="7EB1300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FDAC6EB" w14:textId="77777777" w:rsidR="00172DB8" w:rsidRPr="007C5752" w:rsidRDefault="00172DB8" w:rsidP="0023710A">
            <w:pPr>
              <w:rPr>
                <w:rFonts w:ascii="Aptos" w:hAnsi="Aptos"/>
                <w:b w:val="0"/>
                <w:bCs w:val="0"/>
                <w:sz w:val="18"/>
                <w:szCs w:val="18"/>
              </w:rPr>
            </w:pPr>
            <w:r w:rsidRPr="007C5752">
              <w:rPr>
                <w:rFonts w:ascii="Aptos" w:hAnsi="Aptos"/>
                <w:b w:val="0"/>
                <w:bCs w:val="0"/>
                <w:sz w:val="18"/>
                <w:szCs w:val="18"/>
              </w:rPr>
              <w:t>GSHRC-41</w:t>
            </w:r>
          </w:p>
        </w:tc>
        <w:tc>
          <w:tcPr>
            <w:tcW w:w="8100" w:type="dxa"/>
            <w:noWrap/>
          </w:tcPr>
          <w:p w14:paraId="470DFD09" w14:textId="77777777" w:rsidR="00172DB8" w:rsidRPr="007C5752" w:rsidRDefault="00172DB8" w:rsidP="0023710A">
            <w:pPr>
              <w:keepNext/>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752">
              <w:rPr>
                <w:rFonts w:ascii="Aptos" w:hAnsi="Aptos"/>
                <w:sz w:val="18"/>
                <w:szCs w:val="18"/>
              </w:rPr>
              <w:t>Applicable.  Distribution of patches/updates to address software defects is required.</w:t>
            </w:r>
          </w:p>
        </w:tc>
      </w:tr>
    </w:tbl>
    <w:p w14:paraId="6E8CCD71" w14:textId="77777777" w:rsidR="00172DB8" w:rsidRPr="007C5752" w:rsidRDefault="00172DB8" w:rsidP="00172DB8"/>
    <w:p w14:paraId="5CE22B7B" w14:textId="2AC907A9" w:rsidR="0039425B" w:rsidRPr="007C5752" w:rsidRDefault="0039425B" w:rsidP="0039425B">
      <w:pPr>
        <w:pStyle w:val="Heading3numbered"/>
      </w:pPr>
      <w:bookmarkStart w:id="6098" w:name="_Ref212036407"/>
      <w:bookmarkStart w:id="6099" w:name="_Toc212194942"/>
      <w:r w:rsidRPr="007C5752">
        <w:t>Control Architecture details</w:t>
      </w:r>
      <w:bookmarkEnd w:id="6098"/>
      <w:bookmarkEnd w:id="6099"/>
    </w:p>
    <w:p w14:paraId="649D2397" w14:textId="76E7C293" w:rsidR="0039425B" w:rsidRPr="007C5752" w:rsidRDefault="0039425B" w:rsidP="0050495F">
      <w:r w:rsidRPr="007C5752">
        <w:t xml:space="preserve">The following table expands on details as per </w:t>
      </w:r>
      <w:r w:rsidR="0050495F" w:rsidRPr="007C5752">
        <w:fldChar w:fldCharType="begin"/>
      </w:r>
      <w:r w:rsidR="0050495F" w:rsidRPr="007C5752">
        <w:instrText xml:space="preserve"> REF _Ref210826960 \h </w:instrText>
      </w:r>
      <w:r w:rsidR="0050495F" w:rsidRPr="007C5752">
        <w:fldChar w:fldCharType="separate"/>
      </w:r>
      <w:r w:rsidR="00A63B38" w:rsidRPr="007C5752">
        <w:t xml:space="preserve">Figure </w:t>
      </w:r>
      <w:r w:rsidR="00A63B38">
        <w:rPr>
          <w:noProof/>
        </w:rPr>
        <w:t>9</w:t>
      </w:r>
      <w:r w:rsidR="0050495F" w:rsidRPr="007C5752">
        <w:fldChar w:fldCharType="end"/>
      </w:r>
      <w:r w:rsidR="0050495F" w:rsidRPr="007C5752">
        <w:t>.</w:t>
      </w:r>
    </w:p>
    <w:p w14:paraId="55A8666E" w14:textId="7CB499B8" w:rsidR="00172DB8" w:rsidRPr="007C5752" w:rsidRDefault="00172DB8" w:rsidP="00172DB8">
      <w:pPr>
        <w:pStyle w:val="Caption"/>
        <w:keepNext/>
      </w:pPr>
      <w:bookmarkStart w:id="6100" w:name="_Ref211488897"/>
      <w:bookmarkStart w:id="6101" w:name="_Ref211488887"/>
      <w:bookmarkStart w:id="6102" w:name="_Toc212194984"/>
      <w:r w:rsidRPr="007C5752">
        <w:t xml:space="preserve">Table </w:t>
      </w:r>
      <w:r w:rsidRPr="007C5752">
        <w:fldChar w:fldCharType="begin"/>
      </w:r>
      <w:r w:rsidRPr="007C5752">
        <w:instrText xml:space="preserve"> SEQ Table \* ARABIC </w:instrText>
      </w:r>
      <w:r w:rsidRPr="007C5752">
        <w:fldChar w:fldCharType="separate"/>
      </w:r>
      <w:r w:rsidR="00A63B38">
        <w:rPr>
          <w:noProof/>
        </w:rPr>
        <w:t>27</w:t>
      </w:r>
      <w:r w:rsidRPr="007C5752">
        <w:fldChar w:fldCharType="end"/>
      </w:r>
      <w:bookmarkEnd w:id="6100"/>
      <w:r w:rsidRPr="007C5752">
        <w:t xml:space="preserve"> Control Architecture details</w:t>
      </w:r>
      <w:bookmarkEnd w:id="6101"/>
      <w:bookmarkEnd w:id="6102"/>
    </w:p>
    <w:tbl>
      <w:tblPr>
        <w:tblStyle w:val="TableGrid"/>
        <w:tblW w:w="0" w:type="auto"/>
        <w:tblLook w:val="04A0" w:firstRow="1" w:lastRow="0" w:firstColumn="1" w:lastColumn="0" w:noHBand="0" w:noVBand="1"/>
      </w:tblPr>
      <w:tblGrid>
        <w:gridCol w:w="1074"/>
        <w:gridCol w:w="3091"/>
        <w:gridCol w:w="5565"/>
      </w:tblGrid>
      <w:tr w:rsidR="00172DB8" w:rsidRPr="007C5752" w14:paraId="54C8C787" w14:textId="77777777" w:rsidTr="00172DB8">
        <w:tc>
          <w:tcPr>
            <w:tcW w:w="1129" w:type="dxa"/>
            <w:tcBorders>
              <w:top w:val="single" w:sz="4" w:space="0" w:color="562873"/>
              <w:left w:val="single" w:sz="4" w:space="0" w:color="562873"/>
              <w:bottom w:val="single" w:sz="4" w:space="0" w:color="562873"/>
              <w:right w:val="single" w:sz="4" w:space="0" w:color="562873"/>
            </w:tcBorders>
            <w:shd w:val="clear" w:color="auto" w:fill="EBD9ED"/>
          </w:tcPr>
          <w:p w14:paraId="39626395" w14:textId="77777777" w:rsidR="00172DB8" w:rsidRPr="007C5752" w:rsidRDefault="00172DB8" w:rsidP="0023710A">
            <w:pPr>
              <w:rPr>
                <w:rFonts w:ascii="Aptos" w:hAnsi="Aptos"/>
                <w:sz w:val="18"/>
                <w:szCs w:val="18"/>
              </w:rPr>
            </w:pPr>
            <w:r w:rsidRPr="007C5752">
              <w:rPr>
                <w:rFonts w:ascii="Aptos" w:hAnsi="Aptos"/>
                <w:b/>
                <w:color w:val="7030A0"/>
                <w:sz w:val="18"/>
                <w:szCs w:val="18"/>
              </w:rPr>
              <w:t>No.</w:t>
            </w:r>
          </w:p>
        </w:tc>
        <w:tc>
          <w:tcPr>
            <w:tcW w:w="3261" w:type="dxa"/>
            <w:tcBorders>
              <w:top w:val="single" w:sz="4" w:space="0" w:color="562873"/>
              <w:left w:val="single" w:sz="4" w:space="0" w:color="562873"/>
              <w:bottom w:val="single" w:sz="4" w:space="0" w:color="562873"/>
              <w:right w:val="single" w:sz="4" w:space="0" w:color="562873"/>
            </w:tcBorders>
            <w:shd w:val="clear" w:color="auto" w:fill="EBD9ED"/>
          </w:tcPr>
          <w:p w14:paraId="0E932246" w14:textId="77777777" w:rsidR="00172DB8" w:rsidRPr="007C5752" w:rsidRDefault="00172DB8" w:rsidP="0023710A">
            <w:pPr>
              <w:rPr>
                <w:rFonts w:ascii="Aptos" w:hAnsi="Aptos"/>
                <w:sz w:val="18"/>
                <w:szCs w:val="18"/>
              </w:rPr>
            </w:pPr>
            <w:r w:rsidRPr="007C5752">
              <w:rPr>
                <w:rFonts w:ascii="Aptos" w:hAnsi="Aptos"/>
                <w:b/>
                <w:color w:val="7030A0"/>
                <w:sz w:val="18"/>
                <w:szCs w:val="18"/>
              </w:rPr>
              <w:t>Name</w:t>
            </w:r>
          </w:p>
        </w:tc>
        <w:tc>
          <w:tcPr>
            <w:tcW w:w="6066" w:type="dxa"/>
            <w:tcBorders>
              <w:top w:val="single" w:sz="4" w:space="0" w:color="562873"/>
              <w:left w:val="single" w:sz="4" w:space="0" w:color="562873"/>
              <w:bottom w:val="single" w:sz="4" w:space="0" w:color="562873"/>
              <w:right w:val="single" w:sz="4" w:space="0" w:color="562873"/>
            </w:tcBorders>
            <w:shd w:val="clear" w:color="auto" w:fill="EBD9ED"/>
          </w:tcPr>
          <w:p w14:paraId="3D96946C" w14:textId="77777777" w:rsidR="00172DB8" w:rsidRPr="007C5752" w:rsidRDefault="00172DB8" w:rsidP="0023710A">
            <w:pPr>
              <w:rPr>
                <w:rFonts w:ascii="Aptos" w:hAnsi="Aptos"/>
                <w:sz w:val="18"/>
                <w:szCs w:val="18"/>
              </w:rPr>
            </w:pPr>
            <w:r w:rsidRPr="007C5752">
              <w:rPr>
                <w:rFonts w:ascii="Aptos" w:hAnsi="Aptos"/>
                <w:b/>
                <w:color w:val="7030A0"/>
                <w:sz w:val="18"/>
                <w:szCs w:val="18"/>
              </w:rPr>
              <w:t>Description</w:t>
            </w:r>
          </w:p>
        </w:tc>
      </w:tr>
      <w:tr w:rsidR="00172DB8" w:rsidRPr="007C5752" w14:paraId="26B6FBE2" w14:textId="77777777" w:rsidTr="00172DB8">
        <w:tc>
          <w:tcPr>
            <w:tcW w:w="10456" w:type="dxa"/>
            <w:gridSpan w:val="3"/>
            <w:shd w:val="clear" w:color="auto" w:fill="EBD9ED"/>
          </w:tcPr>
          <w:p w14:paraId="359B6D25" w14:textId="77777777" w:rsidR="00172DB8" w:rsidRPr="007C5752" w:rsidRDefault="00172DB8" w:rsidP="0023710A">
            <w:pPr>
              <w:rPr>
                <w:rFonts w:ascii="Aptos" w:hAnsi="Aptos"/>
                <w:sz w:val="18"/>
                <w:szCs w:val="18"/>
              </w:rPr>
            </w:pPr>
            <w:r w:rsidRPr="007C5752">
              <w:rPr>
                <w:rFonts w:ascii="Aptos" w:hAnsi="Aptos"/>
                <w:b/>
                <w:color w:val="7030A0"/>
                <w:sz w:val="18"/>
                <w:szCs w:val="18"/>
              </w:rPr>
              <w:t>11–19: Local Engineering and Control Stations</w:t>
            </w:r>
          </w:p>
        </w:tc>
      </w:tr>
      <w:tr w:rsidR="00172DB8" w:rsidRPr="007C5752" w14:paraId="34EDF3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4E9E5F7" w14:textId="77777777" w:rsidR="00172DB8" w:rsidRPr="007C5752" w:rsidRDefault="00172DB8" w:rsidP="0023710A">
            <w:pPr>
              <w:jc w:val="center"/>
              <w:rPr>
                <w:rFonts w:ascii="Aptos" w:hAnsi="Aptos"/>
                <w:sz w:val="18"/>
                <w:szCs w:val="18"/>
              </w:rPr>
            </w:pPr>
            <w:r w:rsidRPr="007C5752">
              <w:rPr>
                <w:rFonts w:ascii="Aptos" w:hAnsi="Aptos"/>
                <w:sz w:val="18"/>
                <w:szCs w:val="18"/>
              </w:rPr>
              <w:t>11</w:t>
            </w:r>
          </w:p>
        </w:tc>
        <w:tc>
          <w:tcPr>
            <w:tcW w:w="3261" w:type="dxa"/>
            <w:tcBorders>
              <w:top w:val="single" w:sz="4" w:space="0" w:color="562873"/>
              <w:left w:val="single" w:sz="4" w:space="0" w:color="562873"/>
              <w:bottom w:val="single" w:sz="4" w:space="0" w:color="562873"/>
              <w:right w:val="single" w:sz="4" w:space="0" w:color="562873"/>
            </w:tcBorders>
          </w:tcPr>
          <w:p w14:paraId="2C281EE8" w14:textId="77777777" w:rsidR="00172DB8" w:rsidRPr="007C5752" w:rsidRDefault="00172DB8" w:rsidP="0023710A">
            <w:pPr>
              <w:rPr>
                <w:rFonts w:ascii="Aptos" w:hAnsi="Aptos"/>
                <w:sz w:val="18"/>
                <w:szCs w:val="18"/>
              </w:rPr>
            </w:pPr>
            <w:r w:rsidRPr="007C5752">
              <w:rPr>
                <w:rFonts w:ascii="Aptos" w:hAnsi="Aptos"/>
                <w:sz w:val="18"/>
                <w:szCs w:val="18"/>
              </w:rPr>
              <w:t>Engineering Station</w:t>
            </w:r>
          </w:p>
        </w:tc>
        <w:tc>
          <w:tcPr>
            <w:tcW w:w="6066" w:type="dxa"/>
            <w:tcBorders>
              <w:top w:val="single" w:sz="4" w:space="0" w:color="562873"/>
              <w:left w:val="single" w:sz="4" w:space="0" w:color="562873"/>
              <w:bottom w:val="single" w:sz="4" w:space="0" w:color="562873"/>
              <w:right w:val="single" w:sz="4" w:space="0" w:color="562873"/>
            </w:tcBorders>
          </w:tcPr>
          <w:p w14:paraId="1A366C85" w14:textId="77777777" w:rsidR="00172DB8" w:rsidRPr="007C5752" w:rsidRDefault="00172DB8" w:rsidP="0023710A">
            <w:pPr>
              <w:rPr>
                <w:rFonts w:ascii="Aptos" w:hAnsi="Aptos"/>
                <w:sz w:val="18"/>
                <w:szCs w:val="18"/>
              </w:rPr>
            </w:pPr>
            <w:r w:rsidRPr="007C5752">
              <w:rPr>
                <w:rFonts w:ascii="Aptos" w:hAnsi="Aptos"/>
                <w:sz w:val="18"/>
                <w:szCs w:val="18"/>
              </w:rPr>
              <w:t>A dedicated workstation for running the engineering tools in commissioning stage.</w:t>
            </w:r>
          </w:p>
        </w:tc>
      </w:tr>
      <w:tr w:rsidR="00172DB8" w:rsidRPr="007C5752" w14:paraId="4118B6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7A9E0A8" w14:textId="77777777" w:rsidR="00172DB8" w:rsidRPr="007C5752" w:rsidRDefault="00172DB8" w:rsidP="0023710A">
            <w:pPr>
              <w:jc w:val="center"/>
              <w:rPr>
                <w:rFonts w:ascii="Aptos" w:hAnsi="Aptos"/>
                <w:sz w:val="18"/>
                <w:szCs w:val="18"/>
              </w:rPr>
            </w:pPr>
            <w:r w:rsidRPr="007C5752">
              <w:rPr>
                <w:rFonts w:ascii="Aptos" w:hAnsi="Aptos"/>
                <w:sz w:val="18"/>
                <w:szCs w:val="18"/>
              </w:rPr>
              <w:t>111</w:t>
            </w:r>
          </w:p>
        </w:tc>
        <w:tc>
          <w:tcPr>
            <w:tcW w:w="3261" w:type="dxa"/>
            <w:tcBorders>
              <w:top w:val="single" w:sz="4" w:space="0" w:color="562873"/>
              <w:left w:val="single" w:sz="4" w:space="0" w:color="562873"/>
              <w:bottom w:val="single" w:sz="4" w:space="0" w:color="562873"/>
              <w:right w:val="single" w:sz="4" w:space="0" w:color="562873"/>
            </w:tcBorders>
          </w:tcPr>
          <w:p w14:paraId="3B1C5856" w14:textId="77777777" w:rsidR="00172DB8" w:rsidRPr="007C5752" w:rsidRDefault="00172DB8" w:rsidP="0023710A">
            <w:pPr>
              <w:rPr>
                <w:rFonts w:ascii="Aptos" w:hAnsi="Aptos"/>
                <w:sz w:val="18"/>
                <w:szCs w:val="18"/>
              </w:rPr>
            </w:pPr>
            <w:r w:rsidRPr="007C5752">
              <w:rPr>
                <w:rFonts w:ascii="Aptos" w:hAnsi="Aptos"/>
                <w:sz w:val="18"/>
                <w:szCs w:val="18"/>
              </w:rPr>
              <w:t xml:space="preserve">   Engineering Tool</w:t>
            </w:r>
          </w:p>
        </w:tc>
        <w:tc>
          <w:tcPr>
            <w:tcW w:w="6066" w:type="dxa"/>
            <w:tcBorders>
              <w:top w:val="single" w:sz="4" w:space="0" w:color="562873"/>
              <w:left w:val="single" w:sz="4" w:space="0" w:color="562873"/>
              <w:bottom w:val="single" w:sz="4" w:space="0" w:color="562873"/>
              <w:right w:val="single" w:sz="4" w:space="0" w:color="562873"/>
            </w:tcBorders>
          </w:tcPr>
          <w:p w14:paraId="4975A3C6" w14:textId="77777777" w:rsidR="00172DB8" w:rsidRPr="007C5752" w:rsidRDefault="00172DB8" w:rsidP="0023710A">
            <w:pPr>
              <w:rPr>
                <w:rFonts w:ascii="Aptos" w:hAnsi="Aptos"/>
                <w:sz w:val="18"/>
                <w:szCs w:val="18"/>
              </w:rPr>
            </w:pPr>
            <w:r w:rsidRPr="007C5752">
              <w:rPr>
                <w:rFonts w:ascii="Aptos" w:hAnsi="Aptos"/>
                <w:sz w:val="18"/>
                <w:szCs w:val="18"/>
              </w:rPr>
              <w:t>A dedicated engineering software for configuring, troubleshooting, or programming the QPLANT:CIS during commissioning phase.</w:t>
            </w:r>
          </w:p>
        </w:tc>
      </w:tr>
      <w:tr w:rsidR="00172DB8" w:rsidRPr="007C5752" w14:paraId="655286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C11AE9E" w14:textId="77777777" w:rsidR="00172DB8" w:rsidRPr="007C5752" w:rsidRDefault="00172DB8" w:rsidP="0023710A">
            <w:pPr>
              <w:jc w:val="center"/>
              <w:rPr>
                <w:rFonts w:ascii="Aptos" w:hAnsi="Aptos"/>
                <w:sz w:val="18"/>
                <w:szCs w:val="18"/>
              </w:rPr>
            </w:pPr>
            <w:r w:rsidRPr="007C5752">
              <w:rPr>
                <w:rFonts w:ascii="Aptos" w:hAnsi="Aptos"/>
                <w:sz w:val="18"/>
                <w:szCs w:val="18"/>
              </w:rPr>
              <w:t>12</w:t>
            </w:r>
          </w:p>
        </w:tc>
        <w:tc>
          <w:tcPr>
            <w:tcW w:w="3261" w:type="dxa"/>
            <w:tcBorders>
              <w:top w:val="single" w:sz="4" w:space="0" w:color="562873"/>
              <w:left w:val="single" w:sz="4" w:space="0" w:color="562873"/>
              <w:bottom w:val="single" w:sz="4" w:space="0" w:color="562873"/>
              <w:right w:val="single" w:sz="4" w:space="0" w:color="562873"/>
            </w:tcBorders>
          </w:tcPr>
          <w:p w14:paraId="7D64CE2B" w14:textId="77777777" w:rsidR="00172DB8" w:rsidRPr="007C5752" w:rsidRDefault="00172DB8" w:rsidP="0023710A">
            <w:pPr>
              <w:rPr>
                <w:rFonts w:ascii="Aptos" w:hAnsi="Aptos"/>
                <w:sz w:val="18"/>
                <w:szCs w:val="18"/>
              </w:rPr>
            </w:pPr>
            <w:r w:rsidRPr="007C5752">
              <w:rPr>
                <w:rFonts w:ascii="Aptos" w:hAnsi="Aptos"/>
                <w:sz w:val="18"/>
                <w:szCs w:val="18"/>
              </w:rPr>
              <w:t>Local Operator Station (HMI)</w:t>
            </w:r>
          </w:p>
        </w:tc>
        <w:tc>
          <w:tcPr>
            <w:tcW w:w="6066" w:type="dxa"/>
            <w:tcBorders>
              <w:top w:val="single" w:sz="4" w:space="0" w:color="562873"/>
              <w:left w:val="single" w:sz="4" w:space="0" w:color="562873"/>
              <w:bottom w:val="single" w:sz="4" w:space="0" w:color="562873"/>
              <w:right w:val="single" w:sz="4" w:space="0" w:color="562873"/>
            </w:tcBorders>
          </w:tcPr>
          <w:p w14:paraId="1F4641AE" w14:textId="77777777" w:rsidR="00172DB8" w:rsidRPr="007C5752" w:rsidRDefault="00172DB8" w:rsidP="0023710A">
            <w:pPr>
              <w:rPr>
                <w:rFonts w:ascii="Aptos" w:hAnsi="Aptos"/>
                <w:sz w:val="18"/>
                <w:szCs w:val="18"/>
              </w:rPr>
            </w:pPr>
            <w:r w:rsidRPr="007C5752">
              <w:rPr>
                <w:rFonts w:ascii="Aptos" w:hAnsi="Aptos"/>
                <w:sz w:val="18"/>
                <w:szCs w:val="18"/>
              </w:rPr>
              <w:t>A touchscreen placed near the cryogenic plant for direct operator interactions, real-time control, and monitoring.</w:t>
            </w:r>
          </w:p>
        </w:tc>
      </w:tr>
      <w:tr w:rsidR="00172DB8" w:rsidRPr="007C5752" w14:paraId="2874D06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9EBAD61" w14:textId="77777777" w:rsidR="00172DB8" w:rsidRPr="007C5752" w:rsidRDefault="00172DB8" w:rsidP="0023710A">
            <w:pPr>
              <w:jc w:val="center"/>
              <w:rPr>
                <w:rFonts w:ascii="Aptos" w:hAnsi="Aptos"/>
                <w:sz w:val="18"/>
                <w:szCs w:val="18"/>
              </w:rPr>
            </w:pPr>
            <w:r w:rsidRPr="007C5752">
              <w:rPr>
                <w:rFonts w:ascii="Aptos" w:hAnsi="Aptos"/>
                <w:sz w:val="18"/>
                <w:szCs w:val="18"/>
              </w:rPr>
              <w:t>121</w:t>
            </w:r>
          </w:p>
        </w:tc>
        <w:tc>
          <w:tcPr>
            <w:tcW w:w="3261" w:type="dxa"/>
            <w:tcBorders>
              <w:top w:val="single" w:sz="4" w:space="0" w:color="562873"/>
              <w:left w:val="single" w:sz="4" w:space="0" w:color="562873"/>
              <w:bottom w:val="single" w:sz="4" w:space="0" w:color="562873"/>
              <w:right w:val="single" w:sz="4" w:space="0" w:color="562873"/>
            </w:tcBorders>
          </w:tcPr>
          <w:p w14:paraId="516733FC" w14:textId="77777777" w:rsidR="00172DB8" w:rsidRPr="007C5752" w:rsidRDefault="00172DB8" w:rsidP="0023710A">
            <w:pPr>
              <w:rPr>
                <w:rFonts w:ascii="Aptos" w:hAnsi="Aptos"/>
                <w:sz w:val="18"/>
                <w:szCs w:val="18"/>
              </w:rPr>
            </w:pPr>
            <w:r w:rsidRPr="007C5752">
              <w:rPr>
                <w:rFonts w:ascii="Aptos" w:hAnsi="Aptos"/>
                <w:sz w:val="18"/>
                <w:szCs w:val="18"/>
              </w:rPr>
              <w:t xml:space="preserve">   QPLANT HMI</w:t>
            </w:r>
          </w:p>
        </w:tc>
        <w:tc>
          <w:tcPr>
            <w:tcW w:w="6066" w:type="dxa"/>
            <w:tcBorders>
              <w:top w:val="single" w:sz="4" w:space="0" w:color="562873"/>
              <w:left w:val="single" w:sz="4" w:space="0" w:color="562873"/>
              <w:bottom w:val="single" w:sz="4" w:space="0" w:color="562873"/>
              <w:right w:val="single" w:sz="4" w:space="0" w:color="562873"/>
            </w:tcBorders>
          </w:tcPr>
          <w:p w14:paraId="7F422AE7" w14:textId="77777777" w:rsidR="00172DB8" w:rsidRPr="007C5752" w:rsidRDefault="00172DB8" w:rsidP="0023710A">
            <w:pPr>
              <w:rPr>
                <w:rFonts w:ascii="Aptos" w:hAnsi="Aptos"/>
                <w:sz w:val="18"/>
                <w:szCs w:val="18"/>
              </w:rPr>
            </w:pPr>
            <w:r w:rsidRPr="007C5752">
              <w:rPr>
                <w:rFonts w:ascii="Aptos" w:hAnsi="Aptos"/>
                <w:sz w:val="18"/>
                <w:szCs w:val="18"/>
              </w:rPr>
              <w:t>Local HMI</w:t>
            </w:r>
          </w:p>
        </w:tc>
      </w:tr>
      <w:tr w:rsidR="00172DB8" w:rsidRPr="007C5752" w14:paraId="3CA765B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46B322B" w14:textId="77777777" w:rsidR="00172DB8" w:rsidRPr="007C5752" w:rsidRDefault="00172DB8" w:rsidP="0023710A">
            <w:pPr>
              <w:jc w:val="center"/>
              <w:rPr>
                <w:rFonts w:ascii="Aptos" w:hAnsi="Aptos"/>
                <w:sz w:val="18"/>
                <w:szCs w:val="18"/>
              </w:rPr>
            </w:pPr>
            <w:r w:rsidRPr="007C5752">
              <w:rPr>
                <w:rFonts w:ascii="Aptos" w:hAnsi="Aptos"/>
                <w:sz w:val="18"/>
                <w:szCs w:val="18"/>
              </w:rPr>
              <w:t>13</w:t>
            </w:r>
          </w:p>
        </w:tc>
        <w:tc>
          <w:tcPr>
            <w:tcW w:w="3261" w:type="dxa"/>
            <w:tcBorders>
              <w:top w:val="single" w:sz="4" w:space="0" w:color="562873"/>
              <w:left w:val="single" w:sz="4" w:space="0" w:color="562873"/>
              <w:bottom w:val="single" w:sz="4" w:space="0" w:color="562873"/>
              <w:right w:val="single" w:sz="4" w:space="0" w:color="562873"/>
            </w:tcBorders>
          </w:tcPr>
          <w:p w14:paraId="3F706B0C" w14:textId="77777777" w:rsidR="00172DB8" w:rsidRPr="007C5752" w:rsidRDefault="00172DB8" w:rsidP="0023710A">
            <w:pPr>
              <w:rPr>
                <w:rFonts w:ascii="Aptos" w:hAnsi="Aptos"/>
                <w:sz w:val="18"/>
                <w:szCs w:val="18"/>
              </w:rPr>
            </w:pPr>
            <w:r w:rsidRPr="007C5752">
              <w:rPr>
                <w:rFonts w:ascii="Aptos" w:hAnsi="Aptos"/>
                <w:sz w:val="18"/>
                <w:szCs w:val="18"/>
              </w:rPr>
              <w:t>Warm Compressor Station PLC</w:t>
            </w:r>
          </w:p>
        </w:tc>
        <w:tc>
          <w:tcPr>
            <w:tcW w:w="6066" w:type="dxa"/>
            <w:tcBorders>
              <w:top w:val="single" w:sz="4" w:space="0" w:color="562873"/>
              <w:left w:val="single" w:sz="4" w:space="0" w:color="562873"/>
              <w:bottom w:val="single" w:sz="4" w:space="0" w:color="562873"/>
              <w:right w:val="single" w:sz="4" w:space="0" w:color="562873"/>
            </w:tcBorders>
          </w:tcPr>
          <w:p w14:paraId="56C77384" w14:textId="77777777" w:rsidR="00172DB8" w:rsidRPr="007C5752" w:rsidRDefault="00172DB8" w:rsidP="0023710A">
            <w:pPr>
              <w:rPr>
                <w:rFonts w:ascii="Aptos" w:hAnsi="Aptos"/>
                <w:sz w:val="18"/>
                <w:szCs w:val="18"/>
              </w:rPr>
            </w:pPr>
            <w:r w:rsidRPr="007C5752">
              <w:rPr>
                <w:rFonts w:ascii="Aptos" w:hAnsi="Aptos"/>
                <w:sz w:val="18"/>
                <w:szCs w:val="18"/>
              </w:rPr>
              <w:t>A PLC in charge of warm compressor processes and associated subsystems in the cryogenic plant.</w:t>
            </w:r>
          </w:p>
        </w:tc>
      </w:tr>
      <w:tr w:rsidR="00172DB8" w:rsidRPr="007C5752" w14:paraId="77480B4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CF62AB8" w14:textId="77777777" w:rsidR="00172DB8" w:rsidRPr="007C5752" w:rsidRDefault="00172DB8" w:rsidP="0023710A">
            <w:pPr>
              <w:jc w:val="center"/>
              <w:rPr>
                <w:rFonts w:ascii="Aptos" w:hAnsi="Aptos"/>
                <w:sz w:val="18"/>
                <w:szCs w:val="18"/>
              </w:rPr>
            </w:pPr>
            <w:r w:rsidRPr="007C5752">
              <w:rPr>
                <w:rFonts w:ascii="Aptos" w:hAnsi="Aptos"/>
                <w:sz w:val="18"/>
                <w:szCs w:val="18"/>
              </w:rPr>
              <w:t>131</w:t>
            </w:r>
          </w:p>
        </w:tc>
        <w:tc>
          <w:tcPr>
            <w:tcW w:w="3261" w:type="dxa"/>
            <w:tcBorders>
              <w:top w:val="single" w:sz="4" w:space="0" w:color="562873"/>
              <w:left w:val="single" w:sz="4" w:space="0" w:color="562873"/>
              <w:bottom w:val="single" w:sz="4" w:space="0" w:color="562873"/>
              <w:right w:val="single" w:sz="4" w:space="0" w:color="562873"/>
            </w:tcBorders>
          </w:tcPr>
          <w:p w14:paraId="0AD1BDBF" w14:textId="77777777" w:rsidR="00172DB8" w:rsidRPr="007C5752" w:rsidRDefault="00172DB8" w:rsidP="0023710A">
            <w:pPr>
              <w:rPr>
                <w:rFonts w:ascii="Aptos" w:hAnsi="Aptos"/>
                <w:sz w:val="18"/>
                <w:szCs w:val="18"/>
              </w:rPr>
            </w:pPr>
            <w:r w:rsidRPr="007C5752">
              <w:rPr>
                <w:rFonts w:ascii="Aptos" w:hAnsi="Aptos"/>
                <w:sz w:val="18"/>
                <w:szCs w:val="18"/>
              </w:rPr>
              <w:t xml:space="preserve">   WCS Software</w:t>
            </w:r>
          </w:p>
        </w:tc>
        <w:tc>
          <w:tcPr>
            <w:tcW w:w="6066" w:type="dxa"/>
            <w:tcBorders>
              <w:top w:val="single" w:sz="4" w:space="0" w:color="562873"/>
              <w:left w:val="single" w:sz="4" w:space="0" w:color="562873"/>
              <w:bottom w:val="single" w:sz="4" w:space="0" w:color="562873"/>
              <w:right w:val="single" w:sz="4" w:space="0" w:color="562873"/>
            </w:tcBorders>
          </w:tcPr>
          <w:p w14:paraId="2B690741" w14:textId="77777777" w:rsidR="00172DB8" w:rsidRPr="007C5752" w:rsidRDefault="00172DB8" w:rsidP="0023710A">
            <w:pPr>
              <w:rPr>
                <w:rFonts w:ascii="Aptos" w:hAnsi="Aptos"/>
                <w:sz w:val="18"/>
                <w:szCs w:val="18"/>
              </w:rPr>
            </w:pPr>
            <w:r w:rsidRPr="007C5752">
              <w:rPr>
                <w:rFonts w:ascii="Aptos" w:hAnsi="Aptos"/>
                <w:sz w:val="18"/>
                <w:szCs w:val="18"/>
              </w:rPr>
              <w:t>The software component or logic running on the Warm Compressor Station PLC.</w:t>
            </w:r>
          </w:p>
        </w:tc>
      </w:tr>
      <w:tr w:rsidR="00172DB8" w:rsidRPr="007C5752" w14:paraId="5EB7904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E655C7" w14:textId="77777777" w:rsidR="00172DB8" w:rsidRPr="007C5752" w:rsidRDefault="00172DB8" w:rsidP="0023710A">
            <w:pPr>
              <w:jc w:val="center"/>
              <w:rPr>
                <w:rFonts w:ascii="Aptos" w:hAnsi="Aptos"/>
                <w:sz w:val="18"/>
                <w:szCs w:val="18"/>
              </w:rPr>
            </w:pPr>
            <w:r w:rsidRPr="007C5752">
              <w:rPr>
                <w:rFonts w:ascii="Aptos" w:hAnsi="Aptos"/>
                <w:sz w:val="18"/>
                <w:szCs w:val="18"/>
              </w:rPr>
              <w:t>14</w:t>
            </w:r>
          </w:p>
        </w:tc>
        <w:tc>
          <w:tcPr>
            <w:tcW w:w="3261" w:type="dxa"/>
            <w:tcBorders>
              <w:top w:val="single" w:sz="4" w:space="0" w:color="562873"/>
              <w:left w:val="single" w:sz="4" w:space="0" w:color="562873"/>
              <w:bottom w:val="single" w:sz="4" w:space="0" w:color="562873"/>
              <w:right w:val="single" w:sz="4" w:space="0" w:color="562873"/>
            </w:tcBorders>
          </w:tcPr>
          <w:p w14:paraId="1C756DD1" w14:textId="77777777" w:rsidR="00172DB8" w:rsidRPr="007C5752" w:rsidRDefault="00172DB8" w:rsidP="0023710A">
            <w:pPr>
              <w:rPr>
                <w:rFonts w:ascii="Aptos" w:hAnsi="Aptos"/>
                <w:sz w:val="18"/>
                <w:szCs w:val="18"/>
              </w:rPr>
            </w:pPr>
            <w:r w:rsidRPr="007C5752">
              <w:rPr>
                <w:rFonts w:ascii="Aptos" w:hAnsi="Aptos"/>
                <w:sz w:val="18"/>
                <w:szCs w:val="18"/>
              </w:rPr>
              <w:t>ColdBox PLC</w:t>
            </w:r>
          </w:p>
        </w:tc>
        <w:tc>
          <w:tcPr>
            <w:tcW w:w="6066" w:type="dxa"/>
            <w:tcBorders>
              <w:top w:val="single" w:sz="4" w:space="0" w:color="562873"/>
              <w:left w:val="single" w:sz="4" w:space="0" w:color="562873"/>
              <w:bottom w:val="single" w:sz="4" w:space="0" w:color="562873"/>
              <w:right w:val="single" w:sz="4" w:space="0" w:color="562873"/>
            </w:tcBorders>
          </w:tcPr>
          <w:p w14:paraId="60029914" w14:textId="77777777" w:rsidR="00172DB8" w:rsidRPr="007C5752" w:rsidRDefault="00172DB8" w:rsidP="0023710A">
            <w:pPr>
              <w:rPr>
                <w:rFonts w:ascii="Aptos" w:hAnsi="Aptos"/>
                <w:sz w:val="18"/>
                <w:szCs w:val="18"/>
              </w:rPr>
            </w:pPr>
            <w:r w:rsidRPr="007C5752">
              <w:rPr>
                <w:rFonts w:ascii="Aptos" w:hAnsi="Aptos"/>
                <w:sz w:val="18"/>
                <w:szCs w:val="18"/>
              </w:rPr>
              <w:t>A PLC handling cold-related processes (cold box, vacuum insulation, other sub-circuits) in the QPLANT.</w:t>
            </w:r>
          </w:p>
        </w:tc>
      </w:tr>
      <w:tr w:rsidR="00172DB8" w:rsidRPr="007C5752" w14:paraId="68C1B0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3269882" w14:textId="77777777" w:rsidR="00172DB8" w:rsidRPr="007C5752" w:rsidRDefault="00172DB8" w:rsidP="0023710A">
            <w:pPr>
              <w:jc w:val="center"/>
              <w:rPr>
                <w:rFonts w:ascii="Aptos" w:hAnsi="Aptos"/>
                <w:sz w:val="18"/>
                <w:szCs w:val="18"/>
              </w:rPr>
            </w:pPr>
            <w:r w:rsidRPr="007C5752">
              <w:rPr>
                <w:rFonts w:ascii="Aptos" w:hAnsi="Aptos"/>
                <w:sz w:val="18"/>
                <w:szCs w:val="18"/>
              </w:rPr>
              <w:t>141</w:t>
            </w:r>
          </w:p>
        </w:tc>
        <w:tc>
          <w:tcPr>
            <w:tcW w:w="3261" w:type="dxa"/>
            <w:tcBorders>
              <w:top w:val="single" w:sz="4" w:space="0" w:color="562873"/>
              <w:left w:val="single" w:sz="4" w:space="0" w:color="562873"/>
              <w:bottom w:val="single" w:sz="4" w:space="0" w:color="562873"/>
              <w:right w:val="single" w:sz="4" w:space="0" w:color="562873"/>
            </w:tcBorders>
          </w:tcPr>
          <w:p w14:paraId="3AB58D37" w14:textId="77777777" w:rsidR="00172DB8" w:rsidRPr="007C5752" w:rsidRDefault="00172DB8" w:rsidP="0023710A">
            <w:pPr>
              <w:rPr>
                <w:rFonts w:ascii="Aptos" w:hAnsi="Aptos"/>
                <w:sz w:val="18"/>
                <w:szCs w:val="18"/>
              </w:rPr>
            </w:pPr>
            <w:r w:rsidRPr="007C5752">
              <w:rPr>
                <w:rFonts w:ascii="Aptos" w:hAnsi="Aptos"/>
                <w:sz w:val="18"/>
                <w:szCs w:val="18"/>
              </w:rPr>
              <w:t xml:space="preserve">   CB Software</w:t>
            </w:r>
          </w:p>
        </w:tc>
        <w:tc>
          <w:tcPr>
            <w:tcW w:w="6066" w:type="dxa"/>
            <w:tcBorders>
              <w:top w:val="single" w:sz="4" w:space="0" w:color="562873"/>
              <w:left w:val="single" w:sz="4" w:space="0" w:color="562873"/>
              <w:bottom w:val="single" w:sz="4" w:space="0" w:color="562873"/>
              <w:right w:val="single" w:sz="4" w:space="0" w:color="562873"/>
            </w:tcBorders>
          </w:tcPr>
          <w:p w14:paraId="61F75696" w14:textId="77777777" w:rsidR="00172DB8" w:rsidRPr="007C5752" w:rsidRDefault="00172DB8" w:rsidP="0023710A">
            <w:pPr>
              <w:rPr>
                <w:rFonts w:ascii="Aptos" w:hAnsi="Aptos"/>
                <w:sz w:val="18"/>
                <w:szCs w:val="18"/>
              </w:rPr>
            </w:pPr>
            <w:r w:rsidRPr="007C5752">
              <w:rPr>
                <w:rFonts w:ascii="Aptos" w:hAnsi="Aptos"/>
                <w:sz w:val="18"/>
                <w:szCs w:val="18"/>
              </w:rPr>
              <w:t>The software controlling the cold box, vacuum insulation, ...</w:t>
            </w:r>
          </w:p>
        </w:tc>
      </w:tr>
      <w:tr w:rsidR="00172DB8" w:rsidRPr="007C5752" w14:paraId="362A1F3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989E556" w14:textId="77777777" w:rsidR="00172DB8" w:rsidRPr="007C5752" w:rsidRDefault="00172DB8" w:rsidP="0023710A">
            <w:pPr>
              <w:jc w:val="center"/>
              <w:rPr>
                <w:rFonts w:ascii="Aptos" w:hAnsi="Aptos"/>
                <w:sz w:val="18"/>
                <w:szCs w:val="18"/>
              </w:rPr>
            </w:pPr>
            <w:r w:rsidRPr="007C5752">
              <w:rPr>
                <w:rFonts w:ascii="Aptos" w:hAnsi="Aptos"/>
                <w:sz w:val="18"/>
                <w:szCs w:val="18"/>
              </w:rPr>
              <w:t>143</w:t>
            </w:r>
          </w:p>
        </w:tc>
        <w:tc>
          <w:tcPr>
            <w:tcW w:w="3261" w:type="dxa"/>
            <w:tcBorders>
              <w:top w:val="single" w:sz="4" w:space="0" w:color="562873"/>
              <w:left w:val="single" w:sz="4" w:space="0" w:color="562873"/>
              <w:bottom w:val="single" w:sz="4" w:space="0" w:color="562873"/>
              <w:right w:val="single" w:sz="4" w:space="0" w:color="562873"/>
            </w:tcBorders>
          </w:tcPr>
          <w:p w14:paraId="6A2FFF50" w14:textId="77777777" w:rsidR="00172DB8" w:rsidRPr="007C5752" w:rsidRDefault="00172DB8" w:rsidP="0023710A">
            <w:pPr>
              <w:rPr>
                <w:rFonts w:ascii="Aptos" w:hAnsi="Aptos"/>
                <w:sz w:val="18"/>
                <w:szCs w:val="18"/>
              </w:rPr>
            </w:pPr>
            <w:r w:rsidRPr="007C5752">
              <w:rPr>
                <w:rFonts w:ascii="Aptos" w:hAnsi="Aptos"/>
                <w:sz w:val="18"/>
                <w:szCs w:val="18"/>
              </w:rPr>
              <w:t xml:space="preserve">   IVAC Software</w:t>
            </w:r>
          </w:p>
        </w:tc>
        <w:tc>
          <w:tcPr>
            <w:tcW w:w="6066" w:type="dxa"/>
            <w:tcBorders>
              <w:top w:val="single" w:sz="4" w:space="0" w:color="562873"/>
              <w:left w:val="single" w:sz="4" w:space="0" w:color="562873"/>
              <w:bottom w:val="single" w:sz="4" w:space="0" w:color="562873"/>
              <w:right w:val="single" w:sz="4" w:space="0" w:color="562873"/>
            </w:tcBorders>
          </w:tcPr>
          <w:p w14:paraId="4E628F8E" w14:textId="77777777" w:rsidR="00172DB8" w:rsidRPr="007C5752" w:rsidRDefault="00172DB8" w:rsidP="0023710A">
            <w:pPr>
              <w:rPr>
                <w:rFonts w:ascii="Aptos" w:hAnsi="Aptos"/>
                <w:sz w:val="18"/>
                <w:szCs w:val="18"/>
              </w:rPr>
            </w:pPr>
            <w:r w:rsidRPr="007C5752">
              <w:rPr>
                <w:rFonts w:ascii="Aptos" w:hAnsi="Aptos"/>
                <w:sz w:val="18"/>
                <w:szCs w:val="18"/>
              </w:rPr>
              <w:t>The software dedicated to insulation vacuum, or auxiliary cold systems.</w:t>
            </w:r>
          </w:p>
        </w:tc>
      </w:tr>
      <w:tr w:rsidR="00172DB8" w:rsidRPr="007C5752" w14:paraId="7D7FFBD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8FC58A6" w14:textId="77777777" w:rsidR="00172DB8" w:rsidRPr="007C5752" w:rsidRDefault="00172DB8" w:rsidP="0023710A">
            <w:pPr>
              <w:jc w:val="center"/>
              <w:rPr>
                <w:rFonts w:ascii="Aptos" w:hAnsi="Aptos"/>
                <w:sz w:val="18"/>
                <w:szCs w:val="18"/>
              </w:rPr>
            </w:pPr>
            <w:r w:rsidRPr="007C5752">
              <w:rPr>
                <w:rFonts w:ascii="Aptos" w:hAnsi="Aptos"/>
                <w:sz w:val="18"/>
                <w:szCs w:val="18"/>
              </w:rPr>
              <w:lastRenderedPageBreak/>
              <w:t>15</w:t>
            </w:r>
          </w:p>
        </w:tc>
        <w:tc>
          <w:tcPr>
            <w:tcW w:w="3261" w:type="dxa"/>
            <w:tcBorders>
              <w:top w:val="single" w:sz="4" w:space="0" w:color="562873"/>
              <w:left w:val="single" w:sz="4" w:space="0" w:color="562873"/>
              <w:bottom w:val="single" w:sz="4" w:space="0" w:color="562873"/>
              <w:right w:val="single" w:sz="4" w:space="0" w:color="562873"/>
            </w:tcBorders>
          </w:tcPr>
          <w:p w14:paraId="53E19FB6" w14:textId="77777777" w:rsidR="00172DB8" w:rsidRPr="007C5752" w:rsidRDefault="00172DB8" w:rsidP="0023710A">
            <w:pPr>
              <w:rPr>
                <w:rFonts w:ascii="Aptos" w:hAnsi="Aptos"/>
                <w:sz w:val="18"/>
                <w:szCs w:val="18"/>
              </w:rPr>
            </w:pPr>
            <w:r w:rsidRPr="007C5752">
              <w:rPr>
                <w:rFonts w:ascii="Aptos" w:hAnsi="Aptos"/>
                <w:sz w:val="18"/>
                <w:szCs w:val="18"/>
              </w:rPr>
              <w:t>PN-PN Coupler</w:t>
            </w:r>
          </w:p>
        </w:tc>
        <w:tc>
          <w:tcPr>
            <w:tcW w:w="6066" w:type="dxa"/>
            <w:tcBorders>
              <w:top w:val="single" w:sz="4" w:space="0" w:color="562873"/>
              <w:left w:val="single" w:sz="4" w:space="0" w:color="562873"/>
              <w:bottom w:val="single" w:sz="4" w:space="0" w:color="562873"/>
              <w:right w:val="single" w:sz="4" w:space="0" w:color="562873"/>
            </w:tcBorders>
          </w:tcPr>
          <w:p w14:paraId="11B8E6EE" w14:textId="77777777" w:rsidR="00172DB8" w:rsidRPr="007C5752" w:rsidRDefault="00172DB8" w:rsidP="0023710A">
            <w:pPr>
              <w:rPr>
                <w:rFonts w:ascii="Aptos" w:hAnsi="Aptos"/>
                <w:sz w:val="18"/>
                <w:szCs w:val="18"/>
              </w:rPr>
            </w:pPr>
            <w:r w:rsidRPr="007C5752">
              <w:rPr>
                <w:rFonts w:ascii="Aptos" w:hAnsi="Aptos"/>
                <w:sz w:val="18"/>
                <w:szCs w:val="18"/>
              </w:rPr>
              <w:t>A Profinet-to-Profinet coupler device bridging two separate PN networks or segments in ICS/plant architecture.</w:t>
            </w:r>
          </w:p>
        </w:tc>
      </w:tr>
      <w:tr w:rsidR="00172DB8" w:rsidRPr="007C5752" w14:paraId="5D70ABA4"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1EC8C72" w14:textId="77777777" w:rsidR="00172DB8" w:rsidRPr="007C5752" w:rsidRDefault="00172DB8" w:rsidP="0023710A">
            <w:pPr>
              <w:jc w:val="center"/>
              <w:rPr>
                <w:rFonts w:ascii="Aptos" w:hAnsi="Aptos"/>
                <w:sz w:val="18"/>
                <w:szCs w:val="18"/>
              </w:rPr>
            </w:pPr>
            <w:r w:rsidRPr="007C5752">
              <w:rPr>
                <w:rFonts w:ascii="Aptos" w:hAnsi="Aptos"/>
                <w:sz w:val="18"/>
                <w:szCs w:val="18"/>
              </w:rPr>
              <w:t>151</w:t>
            </w:r>
          </w:p>
        </w:tc>
        <w:tc>
          <w:tcPr>
            <w:tcW w:w="3261" w:type="dxa"/>
            <w:tcBorders>
              <w:top w:val="single" w:sz="4" w:space="0" w:color="562873"/>
              <w:left w:val="single" w:sz="4" w:space="0" w:color="562873"/>
              <w:bottom w:val="single" w:sz="4" w:space="0" w:color="562873"/>
              <w:right w:val="single" w:sz="4" w:space="0" w:color="562873"/>
            </w:tcBorders>
          </w:tcPr>
          <w:p w14:paraId="5AD4AD48" w14:textId="77777777" w:rsidR="00172DB8" w:rsidRPr="007C5752" w:rsidRDefault="00172DB8" w:rsidP="0023710A">
            <w:pPr>
              <w:rPr>
                <w:rFonts w:ascii="Aptos" w:hAnsi="Aptos"/>
                <w:sz w:val="18"/>
                <w:szCs w:val="18"/>
              </w:rPr>
            </w:pPr>
            <w:r w:rsidRPr="007C5752">
              <w:rPr>
                <w:rFonts w:ascii="Aptos" w:hAnsi="Aptos"/>
                <w:sz w:val="18"/>
                <w:szCs w:val="18"/>
              </w:rPr>
              <w:t xml:space="preserve">   Interface Definition</w:t>
            </w:r>
          </w:p>
        </w:tc>
        <w:tc>
          <w:tcPr>
            <w:tcW w:w="6066" w:type="dxa"/>
            <w:tcBorders>
              <w:top w:val="single" w:sz="4" w:space="0" w:color="562873"/>
              <w:left w:val="single" w:sz="4" w:space="0" w:color="562873"/>
              <w:bottom w:val="single" w:sz="4" w:space="0" w:color="562873"/>
              <w:right w:val="single" w:sz="4" w:space="0" w:color="562873"/>
            </w:tcBorders>
          </w:tcPr>
          <w:p w14:paraId="2C088204" w14:textId="77777777" w:rsidR="00172DB8" w:rsidRPr="007C5752" w:rsidRDefault="00172DB8" w:rsidP="0023710A">
            <w:pPr>
              <w:rPr>
                <w:rFonts w:ascii="Aptos" w:hAnsi="Aptos"/>
                <w:sz w:val="18"/>
                <w:szCs w:val="18"/>
              </w:rPr>
            </w:pPr>
            <w:r w:rsidRPr="007C5752">
              <w:rPr>
                <w:rFonts w:ascii="Aptos" w:hAnsi="Aptos"/>
                <w:sz w:val="18"/>
                <w:szCs w:val="18"/>
              </w:rPr>
              <w:t>The definition of the interface used for controlling and monitoring the QPLANT.</w:t>
            </w:r>
          </w:p>
        </w:tc>
      </w:tr>
      <w:tr w:rsidR="00172DB8" w:rsidRPr="007C5752" w14:paraId="2B24E22B" w14:textId="77777777" w:rsidTr="00172DB8">
        <w:tc>
          <w:tcPr>
            <w:tcW w:w="10456" w:type="dxa"/>
            <w:gridSpan w:val="3"/>
            <w:shd w:val="clear" w:color="auto" w:fill="EBD9ED"/>
          </w:tcPr>
          <w:p w14:paraId="4675AAC3" w14:textId="77777777" w:rsidR="00172DB8" w:rsidRPr="007C5752" w:rsidRDefault="00172DB8" w:rsidP="0023710A">
            <w:pPr>
              <w:rPr>
                <w:rFonts w:ascii="Aptos" w:hAnsi="Aptos"/>
                <w:sz w:val="18"/>
                <w:szCs w:val="18"/>
              </w:rPr>
            </w:pPr>
            <w:r w:rsidRPr="007C5752">
              <w:rPr>
                <w:rFonts w:ascii="Aptos" w:hAnsi="Aptos"/>
                <w:b/>
                <w:color w:val="7030A0"/>
                <w:sz w:val="18"/>
                <w:szCs w:val="18"/>
              </w:rPr>
              <w:t>20–29: Aggregation and System PLCs</w:t>
            </w:r>
          </w:p>
        </w:tc>
      </w:tr>
      <w:tr w:rsidR="00172DB8" w:rsidRPr="007C5752" w14:paraId="10CF61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105519B" w14:textId="77777777" w:rsidR="00172DB8" w:rsidRPr="007C5752" w:rsidRDefault="00172DB8" w:rsidP="0023710A">
            <w:pPr>
              <w:jc w:val="center"/>
              <w:rPr>
                <w:rFonts w:ascii="Aptos" w:hAnsi="Aptos"/>
                <w:sz w:val="18"/>
                <w:szCs w:val="18"/>
              </w:rPr>
            </w:pPr>
            <w:r w:rsidRPr="007C5752">
              <w:rPr>
                <w:rFonts w:ascii="Aptos" w:hAnsi="Aptos"/>
                <w:sz w:val="18"/>
                <w:szCs w:val="18"/>
              </w:rPr>
              <w:t>20</w:t>
            </w:r>
          </w:p>
        </w:tc>
        <w:tc>
          <w:tcPr>
            <w:tcW w:w="3261" w:type="dxa"/>
            <w:tcBorders>
              <w:top w:val="single" w:sz="4" w:space="0" w:color="562873"/>
              <w:left w:val="single" w:sz="4" w:space="0" w:color="562873"/>
              <w:bottom w:val="single" w:sz="4" w:space="0" w:color="562873"/>
              <w:right w:val="single" w:sz="4" w:space="0" w:color="562873"/>
            </w:tcBorders>
          </w:tcPr>
          <w:p w14:paraId="041873D0" w14:textId="77777777" w:rsidR="00172DB8" w:rsidRPr="007C5752" w:rsidRDefault="00172DB8" w:rsidP="0023710A">
            <w:pPr>
              <w:rPr>
                <w:rFonts w:ascii="Aptos" w:hAnsi="Aptos"/>
                <w:sz w:val="18"/>
                <w:szCs w:val="18"/>
              </w:rPr>
            </w:pPr>
            <w:r w:rsidRPr="007C5752">
              <w:rPr>
                <w:rFonts w:ascii="Aptos" w:hAnsi="Aptos"/>
                <w:sz w:val="18"/>
                <w:szCs w:val="18"/>
              </w:rPr>
              <w:t>Concentrator PLC</w:t>
            </w:r>
          </w:p>
        </w:tc>
        <w:tc>
          <w:tcPr>
            <w:tcW w:w="6066" w:type="dxa"/>
            <w:tcBorders>
              <w:top w:val="single" w:sz="4" w:space="0" w:color="562873"/>
              <w:left w:val="single" w:sz="4" w:space="0" w:color="562873"/>
              <w:bottom w:val="single" w:sz="4" w:space="0" w:color="562873"/>
              <w:right w:val="single" w:sz="4" w:space="0" w:color="562873"/>
            </w:tcBorders>
          </w:tcPr>
          <w:p w14:paraId="391FB77F" w14:textId="77777777" w:rsidR="00172DB8" w:rsidRPr="007C5752" w:rsidRDefault="00172DB8" w:rsidP="0023710A">
            <w:pPr>
              <w:rPr>
                <w:rFonts w:ascii="Aptos" w:hAnsi="Aptos"/>
                <w:sz w:val="18"/>
                <w:szCs w:val="18"/>
              </w:rPr>
            </w:pPr>
            <w:r w:rsidRPr="007C5752">
              <w:rPr>
                <w:rFonts w:ascii="Aptos" w:hAnsi="Aptos"/>
                <w:sz w:val="18"/>
                <w:szCs w:val="18"/>
              </w:rPr>
              <w:t>A PLC responsible for system level control, integrating the QPLANT with the MCS Navigator and aligning consumers with production plant.</w:t>
            </w:r>
          </w:p>
        </w:tc>
      </w:tr>
      <w:tr w:rsidR="00172DB8" w:rsidRPr="007C5752" w14:paraId="4779C9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ECFAD3F" w14:textId="77777777" w:rsidR="00172DB8" w:rsidRPr="007C5752" w:rsidRDefault="00172DB8" w:rsidP="0023710A">
            <w:pPr>
              <w:jc w:val="center"/>
              <w:rPr>
                <w:rFonts w:ascii="Aptos" w:hAnsi="Aptos"/>
                <w:sz w:val="18"/>
                <w:szCs w:val="18"/>
              </w:rPr>
            </w:pPr>
            <w:r w:rsidRPr="007C5752">
              <w:rPr>
                <w:rFonts w:ascii="Aptos" w:hAnsi="Aptos"/>
                <w:sz w:val="18"/>
                <w:szCs w:val="18"/>
              </w:rPr>
              <w:t>201</w:t>
            </w:r>
          </w:p>
        </w:tc>
        <w:tc>
          <w:tcPr>
            <w:tcW w:w="3261" w:type="dxa"/>
            <w:tcBorders>
              <w:top w:val="single" w:sz="4" w:space="0" w:color="562873"/>
              <w:left w:val="single" w:sz="4" w:space="0" w:color="562873"/>
              <w:bottom w:val="single" w:sz="4" w:space="0" w:color="562873"/>
              <w:right w:val="single" w:sz="4" w:space="0" w:color="562873"/>
            </w:tcBorders>
          </w:tcPr>
          <w:p w14:paraId="0036490B" w14:textId="77777777" w:rsidR="00172DB8" w:rsidRPr="007C5752" w:rsidRDefault="00172DB8" w:rsidP="0023710A">
            <w:pPr>
              <w:rPr>
                <w:rFonts w:ascii="Aptos" w:hAnsi="Aptos"/>
                <w:sz w:val="18"/>
                <w:szCs w:val="18"/>
              </w:rPr>
            </w:pPr>
            <w:r w:rsidRPr="007C5752">
              <w:rPr>
                <w:rFonts w:ascii="Aptos" w:hAnsi="Aptos"/>
                <w:sz w:val="18"/>
                <w:szCs w:val="18"/>
              </w:rPr>
              <w:t xml:space="preserve">   QCELL_BROKER Software</w:t>
            </w:r>
          </w:p>
        </w:tc>
        <w:tc>
          <w:tcPr>
            <w:tcW w:w="6066" w:type="dxa"/>
            <w:tcBorders>
              <w:top w:val="single" w:sz="4" w:space="0" w:color="562873"/>
              <w:left w:val="single" w:sz="4" w:space="0" w:color="562873"/>
              <w:bottom w:val="single" w:sz="4" w:space="0" w:color="562873"/>
              <w:right w:val="single" w:sz="4" w:space="0" w:color="562873"/>
            </w:tcBorders>
          </w:tcPr>
          <w:p w14:paraId="3D9CE7EA" w14:textId="77777777" w:rsidR="00172DB8" w:rsidRPr="007C5752" w:rsidRDefault="00172DB8" w:rsidP="0023710A">
            <w:pPr>
              <w:rPr>
                <w:rFonts w:ascii="Aptos" w:hAnsi="Aptos"/>
                <w:sz w:val="18"/>
                <w:szCs w:val="18"/>
              </w:rPr>
            </w:pPr>
            <w:r w:rsidRPr="007C5752">
              <w:rPr>
                <w:rFonts w:ascii="Aptos" w:hAnsi="Aptos"/>
                <w:sz w:val="18"/>
                <w:szCs w:val="18"/>
              </w:rPr>
              <w:t>A software component that mediates the QCELL consumers with the QPLANT production.</w:t>
            </w:r>
          </w:p>
        </w:tc>
      </w:tr>
      <w:tr w:rsidR="00172DB8" w:rsidRPr="007C5752" w14:paraId="25C5DC2B"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2DBB7D" w14:textId="77777777" w:rsidR="00172DB8" w:rsidRPr="007C5752" w:rsidRDefault="00172DB8" w:rsidP="0023710A">
            <w:pPr>
              <w:jc w:val="center"/>
              <w:rPr>
                <w:rFonts w:ascii="Aptos" w:hAnsi="Aptos"/>
                <w:sz w:val="18"/>
                <w:szCs w:val="18"/>
              </w:rPr>
            </w:pPr>
            <w:r w:rsidRPr="007C5752">
              <w:rPr>
                <w:rFonts w:ascii="Aptos" w:hAnsi="Aptos"/>
                <w:sz w:val="18"/>
                <w:szCs w:val="18"/>
              </w:rPr>
              <w:t>202</w:t>
            </w:r>
          </w:p>
        </w:tc>
        <w:tc>
          <w:tcPr>
            <w:tcW w:w="3261" w:type="dxa"/>
            <w:tcBorders>
              <w:top w:val="single" w:sz="4" w:space="0" w:color="562873"/>
              <w:left w:val="single" w:sz="4" w:space="0" w:color="562873"/>
              <w:bottom w:val="single" w:sz="4" w:space="0" w:color="562873"/>
              <w:right w:val="single" w:sz="4" w:space="0" w:color="562873"/>
            </w:tcBorders>
          </w:tcPr>
          <w:p w14:paraId="437E7CAE" w14:textId="77777777" w:rsidR="00172DB8" w:rsidRPr="007C5752" w:rsidRDefault="00172DB8" w:rsidP="0023710A">
            <w:pPr>
              <w:rPr>
                <w:rFonts w:ascii="Aptos" w:hAnsi="Aptos"/>
                <w:sz w:val="18"/>
                <w:szCs w:val="18"/>
              </w:rPr>
            </w:pPr>
            <w:r w:rsidRPr="007C5752">
              <w:rPr>
                <w:rFonts w:ascii="Aptos" w:hAnsi="Aptos"/>
                <w:sz w:val="18"/>
                <w:szCs w:val="18"/>
              </w:rPr>
              <w:t xml:space="preserve">   Plant Control and Monitoring</w:t>
            </w:r>
          </w:p>
        </w:tc>
        <w:tc>
          <w:tcPr>
            <w:tcW w:w="6066" w:type="dxa"/>
            <w:tcBorders>
              <w:top w:val="single" w:sz="4" w:space="0" w:color="562873"/>
              <w:left w:val="single" w:sz="4" w:space="0" w:color="562873"/>
              <w:bottom w:val="single" w:sz="4" w:space="0" w:color="562873"/>
              <w:right w:val="single" w:sz="4" w:space="0" w:color="562873"/>
            </w:tcBorders>
          </w:tcPr>
          <w:p w14:paraId="668209FB" w14:textId="77777777" w:rsidR="00172DB8" w:rsidRPr="007C5752" w:rsidRDefault="00172DB8" w:rsidP="0023710A">
            <w:pPr>
              <w:rPr>
                <w:rFonts w:ascii="Aptos" w:hAnsi="Aptos"/>
                <w:sz w:val="18"/>
                <w:szCs w:val="18"/>
              </w:rPr>
            </w:pPr>
            <w:r w:rsidRPr="007C5752">
              <w:rPr>
                <w:rFonts w:ascii="Aptos" w:hAnsi="Aptos"/>
                <w:sz w:val="18"/>
                <w:szCs w:val="18"/>
              </w:rPr>
              <w:t>A software component that instructs the QPLANT operation to align with the accelerator needs.</w:t>
            </w:r>
          </w:p>
        </w:tc>
      </w:tr>
      <w:tr w:rsidR="00172DB8" w:rsidRPr="007C5752" w14:paraId="34B222E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29C2C5F" w14:textId="77777777" w:rsidR="00172DB8" w:rsidRPr="007C5752" w:rsidRDefault="00172DB8" w:rsidP="0023710A">
            <w:pPr>
              <w:jc w:val="center"/>
              <w:rPr>
                <w:rFonts w:ascii="Aptos" w:hAnsi="Aptos"/>
                <w:sz w:val="18"/>
                <w:szCs w:val="18"/>
              </w:rPr>
            </w:pPr>
            <w:r w:rsidRPr="007C5752">
              <w:rPr>
                <w:rFonts w:ascii="Aptos" w:hAnsi="Aptos"/>
                <w:sz w:val="18"/>
                <w:szCs w:val="18"/>
              </w:rPr>
              <w:t>204</w:t>
            </w:r>
          </w:p>
        </w:tc>
        <w:tc>
          <w:tcPr>
            <w:tcW w:w="3261" w:type="dxa"/>
            <w:tcBorders>
              <w:top w:val="single" w:sz="4" w:space="0" w:color="562873"/>
              <w:left w:val="single" w:sz="4" w:space="0" w:color="562873"/>
              <w:bottom w:val="single" w:sz="4" w:space="0" w:color="562873"/>
              <w:right w:val="single" w:sz="4" w:space="0" w:color="562873"/>
            </w:tcBorders>
          </w:tcPr>
          <w:p w14:paraId="2C5F0EAE" w14:textId="77777777" w:rsidR="00172DB8" w:rsidRPr="007C5752" w:rsidRDefault="00172DB8" w:rsidP="0023710A">
            <w:pPr>
              <w:rPr>
                <w:rFonts w:ascii="Aptos" w:hAnsi="Aptos"/>
                <w:sz w:val="18"/>
                <w:szCs w:val="18"/>
              </w:rPr>
            </w:pPr>
            <w:r w:rsidRPr="007C5752">
              <w:rPr>
                <w:rFonts w:ascii="Aptos" w:hAnsi="Aptos"/>
                <w:sz w:val="18"/>
                <w:szCs w:val="18"/>
              </w:rPr>
              <w:t xml:space="preserve">   OPC-UA Server</w:t>
            </w:r>
          </w:p>
        </w:tc>
        <w:tc>
          <w:tcPr>
            <w:tcW w:w="6066" w:type="dxa"/>
            <w:tcBorders>
              <w:top w:val="single" w:sz="4" w:space="0" w:color="562873"/>
              <w:left w:val="single" w:sz="4" w:space="0" w:color="562873"/>
              <w:bottom w:val="single" w:sz="4" w:space="0" w:color="562873"/>
              <w:right w:val="single" w:sz="4" w:space="0" w:color="562873"/>
            </w:tcBorders>
          </w:tcPr>
          <w:p w14:paraId="55C2FEB4" w14:textId="77777777" w:rsidR="00172DB8" w:rsidRPr="007C5752" w:rsidRDefault="00172DB8" w:rsidP="0023710A">
            <w:pPr>
              <w:rPr>
                <w:rFonts w:ascii="Aptos" w:hAnsi="Aptos"/>
                <w:sz w:val="18"/>
                <w:szCs w:val="18"/>
              </w:rPr>
            </w:pPr>
            <w:r w:rsidRPr="007C5752">
              <w:rPr>
                <w:rFonts w:ascii="Aptos" w:hAnsi="Aptos"/>
                <w:sz w:val="18"/>
                <w:szCs w:val="18"/>
              </w:rPr>
              <w:t>A server implementing OPC-UA for data exchange with MCS Navigator.</w:t>
            </w:r>
          </w:p>
        </w:tc>
      </w:tr>
      <w:tr w:rsidR="00172DB8" w:rsidRPr="007C5752" w14:paraId="71CE2B7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0F18D6C" w14:textId="77777777" w:rsidR="00172DB8" w:rsidRPr="007C5752" w:rsidRDefault="00172DB8" w:rsidP="0023710A">
            <w:pPr>
              <w:jc w:val="center"/>
              <w:rPr>
                <w:rFonts w:ascii="Aptos" w:hAnsi="Aptos"/>
                <w:sz w:val="18"/>
                <w:szCs w:val="18"/>
              </w:rPr>
            </w:pPr>
            <w:r w:rsidRPr="007C5752">
              <w:rPr>
                <w:rFonts w:ascii="Aptos" w:hAnsi="Aptos"/>
                <w:sz w:val="18"/>
                <w:szCs w:val="18"/>
              </w:rPr>
              <w:t>21</w:t>
            </w:r>
          </w:p>
        </w:tc>
        <w:tc>
          <w:tcPr>
            <w:tcW w:w="3261" w:type="dxa"/>
            <w:tcBorders>
              <w:top w:val="single" w:sz="4" w:space="0" w:color="562873"/>
              <w:left w:val="single" w:sz="4" w:space="0" w:color="562873"/>
              <w:bottom w:val="single" w:sz="4" w:space="0" w:color="562873"/>
              <w:right w:val="single" w:sz="4" w:space="0" w:color="562873"/>
            </w:tcBorders>
          </w:tcPr>
          <w:p w14:paraId="3DCB4718" w14:textId="77777777" w:rsidR="00172DB8" w:rsidRPr="007C5752" w:rsidRDefault="00172DB8" w:rsidP="0023710A">
            <w:pPr>
              <w:rPr>
                <w:rFonts w:ascii="Aptos" w:hAnsi="Aptos"/>
                <w:sz w:val="18"/>
                <w:szCs w:val="18"/>
              </w:rPr>
            </w:pPr>
            <w:r w:rsidRPr="007C5752">
              <w:rPr>
                <w:rFonts w:ascii="Aptos" w:hAnsi="Aptos"/>
                <w:sz w:val="18"/>
                <w:szCs w:val="18"/>
              </w:rPr>
              <w:t>QVE Local Controller</w:t>
            </w:r>
          </w:p>
        </w:tc>
        <w:tc>
          <w:tcPr>
            <w:tcW w:w="6066" w:type="dxa"/>
            <w:tcBorders>
              <w:top w:val="single" w:sz="4" w:space="0" w:color="562873"/>
              <w:left w:val="single" w:sz="4" w:space="0" w:color="562873"/>
              <w:bottom w:val="single" w:sz="4" w:space="0" w:color="562873"/>
              <w:right w:val="single" w:sz="4" w:space="0" w:color="562873"/>
            </w:tcBorders>
          </w:tcPr>
          <w:p w14:paraId="3A733BE9" w14:textId="77777777" w:rsidR="00172DB8" w:rsidRPr="007C5752" w:rsidRDefault="00172DB8" w:rsidP="0023710A">
            <w:pPr>
              <w:rPr>
                <w:rFonts w:ascii="Aptos" w:hAnsi="Aptos"/>
                <w:sz w:val="18"/>
                <w:szCs w:val="18"/>
              </w:rPr>
            </w:pPr>
            <w:r w:rsidRPr="007C5752">
              <w:rPr>
                <w:rFonts w:ascii="Aptos" w:hAnsi="Aptos"/>
                <w:sz w:val="18"/>
                <w:szCs w:val="18"/>
              </w:rPr>
              <w:t>A PLC for controlling and monitoring the end valvebox.</w:t>
            </w:r>
          </w:p>
        </w:tc>
      </w:tr>
      <w:tr w:rsidR="00172DB8" w:rsidRPr="007C5752" w14:paraId="76EFA0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D665B8F" w14:textId="77777777" w:rsidR="00172DB8" w:rsidRPr="007C5752" w:rsidRDefault="00172DB8" w:rsidP="0023710A">
            <w:pPr>
              <w:jc w:val="center"/>
              <w:rPr>
                <w:rFonts w:ascii="Aptos" w:hAnsi="Aptos"/>
                <w:sz w:val="18"/>
                <w:szCs w:val="18"/>
              </w:rPr>
            </w:pPr>
            <w:r w:rsidRPr="007C5752">
              <w:rPr>
                <w:rFonts w:ascii="Aptos" w:hAnsi="Aptos"/>
                <w:sz w:val="18"/>
                <w:szCs w:val="18"/>
              </w:rPr>
              <w:t>211</w:t>
            </w:r>
          </w:p>
        </w:tc>
        <w:tc>
          <w:tcPr>
            <w:tcW w:w="3261" w:type="dxa"/>
            <w:tcBorders>
              <w:top w:val="single" w:sz="4" w:space="0" w:color="562873"/>
              <w:left w:val="single" w:sz="4" w:space="0" w:color="562873"/>
              <w:bottom w:val="single" w:sz="4" w:space="0" w:color="562873"/>
              <w:right w:val="single" w:sz="4" w:space="0" w:color="562873"/>
            </w:tcBorders>
          </w:tcPr>
          <w:p w14:paraId="2AD34302" w14:textId="77777777" w:rsidR="00172DB8" w:rsidRPr="007C5752" w:rsidRDefault="00172DB8" w:rsidP="0023710A">
            <w:pPr>
              <w:rPr>
                <w:rFonts w:ascii="Aptos" w:hAnsi="Aptos"/>
                <w:sz w:val="18"/>
                <w:szCs w:val="18"/>
              </w:rPr>
            </w:pPr>
            <w:r w:rsidRPr="007C5752">
              <w:rPr>
                <w:rFonts w:ascii="Aptos" w:hAnsi="Aptos"/>
                <w:sz w:val="18"/>
                <w:szCs w:val="18"/>
              </w:rPr>
              <w:t xml:space="preserve">   QVE Control Logic</w:t>
            </w:r>
          </w:p>
        </w:tc>
        <w:tc>
          <w:tcPr>
            <w:tcW w:w="6066" w:type="dxa"/>
            <w:tcBorders>
              <w:top w:val="single" w:sz="4" w:space="0" w:color="562873"/>
              <w:left w:val="single" w:sz="4" w:space="0" w:color="562873"/>
              <w:bottom w:val="single" w:sz="4" w:space="0" w:color="562873"/>
              <w:right w:val="single" w:sz="4" w:space="0" w:color="562873"/>
            </w:tcBorders>
          </w:tcPr>
          <w:p w14:paraId="05BE7733" w14:textId="77777777" w:rsidR="00172DB8" w:rsidRPr="007C5752" w:rsidRDefault="00172DB8" w:rsidP="0023710A">
            <w:pPr>
              <w:rPr>
                <w:rFonts w:ascii="Aptos" w:hAnsi="Aptos"/>
                <w:sz w:val="18"/>
                <w:szCs w:val="18"/>
              </w:rPr>
            </w:pPr>
            <w:r w:rsidRPr="007C5752">
              <w:rPr>
                <w:rFonts w:ascii="Aptos" w:hAnsi="Aptos"/>
                <w:sz w:val="18"/>
                <w:szCs w:val="18"/>
              </w:rPr>
              <w:t>Logic for controlling the end valvebox.</w:t>
            </w:r>
          </w:p>
        </w:tc>
      </w:tr>
      <w:tr w:rsidR="00172DB8" w:rsidRPr="007C5752" w14:paraId="3286795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1E70803" w14:textId="77777777" w:rsidR="00172DB8" w:rsidRPr="007C5752" w:rsidRDefault="00172DB8" w:rsidP="0023710A">
            <w:pPr>
              <w:jc w:val="center"/>
              <w:rPr>
                <w:rFonts w:ascii="Aptos" w:hAnsi="Aptos"/>
                <w:sz w:val="18"/>
                <w:szCs w:val="18"/>
              </w:rPr>
            </w:pPr>
            <w:r w:rsidRPr="007C5752">
              <w:rPr>
                <w:rFonts w:ascii="Aptos" w:hAnsi="Aptos"/>
                <w:sz w:val="18"/>
                <w:szCs w:val="18"/>
              </w:rPr>
              <w:t>22</w:t>
            </w:r>
          </w:p>
        </w:tc>
        <w:tc>
          <w:tcPr>
            <w:tcW w:w="3261" w:type="dxa"/>
            <w:tcBorders>
              <w:top w:val="single" w:sz="4" w:space="0" w:color="562873"/>
              <w:left w:val="single" w:sz="4" w:space="0" w:color="562873"/>
              <w:bottom w:val="single" w:sz="4" w:space="0" w:color="562873"/>
              <w:right w:val="single" w:sz="4" w:space="0" w:color="562873"/>
            </w:tcBorders>
          </w:tcPr>
          <w:p w14:paraId="772B5632" w14:textId="77777777" w:rsidR="00172DB8" w:rsidRPr="007C5752" w:rsidRDefault="00172DB8" w:rsidP="0023710A">
            <w:pPr>
              <w:rPr>
                <w:rFonts w:ascii="Aptos" w:hAnsi="Aptos"/>
                <w:sz w:val="18"/>
                <w:szCs w:val="18"/>
              </w:rPr>
            </w:pPr>
            <w:r w:rsidRPr="007C5752">
              <w:rPr>
                <w:rFonts w:ascii="Aptos" w:hAnsi="Aptos"/>
                <w:sz w:val="18"/>
                <w:szCs w:val="18"/>
              </w:rPr>
              <w:t>QCELL_Controller</w:t>
            </w:r>
          </w:p>
        </w:tc>
        <w:tc>
          <w:tcPr>
            <w:tcW w:w="6066" w:type="dxa"/>
            <w:tcBorders>
              <w:top w:val="single" w:sz="4" w:space="0" w:color="562873"/>
              <w:left w:val="single" w:sz="4" w:space="0" w:color="562873"/>
              <w:bottom w:val="single" w:sz="4" w:space="0" w:color="562873"/>
              <w:right w:val="single" w:sz="4" w:space="0" w:color="562873"/>
            </w:tcBorders>
          </w:tcPr>
          <w:p w14:paraId="5496A6B6" w14:textId="77777777" w:rsidR="00172DB8" w:rsidRPr="007C5752" w:rsidRDefault="00172DB8" w:rsidP="0023710A">
            <w:pPr>
              <w:rPr>
                <w:rFonts w:ascii="Aptos" w:hAnsi="Aptos"/>
                <w:sz w:val="18"/>
                <w:szCs w:val="18"/>
              </w:rPr>
            </w:pPr>
            <w:r w:rsidRPr="007C5752">
              <w:rPr>
                <w:rFonts w:ascii="Aptos" w:hAnsi="Aptos"/>
                <w:sz w:val="18"/>
                <w:szCs w:val="18"/>
              </w:rPr>
              <w:t>A PLC for controlling and monitoring cryogenic cells.</w:t>
            </w:r>
          </w:p>
        </w:tc>
      </w:tr>
      <w:tr w:rsidR="00172DB8" w:rsidRPr="007C5752" w14:paraId="16F466A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EA0E04" w14:textId="77777777" w:rsidR="00172DB8" w:rsidRPr="007C5752" w:rsidRDefault="00172DB8" w:rsidP="0023710A">
            <w:pPr>
              <w:jc w:val="center"/>
              <w:rPr>
                <w:rFonts w:ascii="Aptos" w:hAnsi="Aptos"/>
                <w:sz w:val="18"/>
                <w:szCs w:val="18"/>
              </w:rPr>
            </w:pPr>
            <w:r w:rsidRPr="007C5752">
              <w:rPr>
                <w:rFonts w:ascii="Aptos" w:hAnsi="Aptos"/>
                <w:sz w:val="18"/>
                <w:szCs w:val="18"/>
              </w:rPr>
              <w:t>221</w:t>
            </w:r>
          </w:p>
        </w:tc>
        <w:tc>
          <w:tcPr>
            <w:tcW w:w="3261" w:type="dxa"/>
            <w:tcBorders>
              <w:top w:val="single" w:sz="4" w:space="0" w:color="562873"/>
              <w:left w:val="single" w:sz="4" w:space="0" w:color="562873"/>
              <w:bottom w:val="single" w:sz="4" w:space="0" w:color="562873"/>
              <w:right w:val="single" w:sz="4" w:space="0" w:color="562873"/>
            </w:tcBorders>
          </w:tcPr>
          <w:p w14:paraId="0D28A29F" w14:textId="77777777" w:rsidR="00172DB8" w:rsidRPr="007C5752" w:rsidRDefault="00172DB8" w:rsidP="0023710A">
            <w:pPr>
              <w:rPr>
                <w:rFonts w:ascii="Aptos" w:hAnsi="Aptos"/>
                <w:sz w:val="18"/>
                <w:szCs w:val="18"/>
              </w:rPr>
            </w:pPr>
            <w:r w:rsidRPr="007C5752">
              <w:rPr>
                <w:rFonts w:ascii="Aptos" w:hAnsi="Aptos"/>
                <w:sz w:val="18"/>
                <w:szCs w:val="18"/>
              </w:rPr>
              <w:t xml:space="preserve">   QCELL Control Logic</w:t>
            </w:r>
          </w:p>
        </w:tc>
        <w:tc>
          <w:tcPr>
            <w:tcW w:w="6066" w:type="dxa"/>
            <w:tcBorders>
              <w:top w:val="single" w:sz="4" w:space="0" w:color="562873"/>
              <w:left w:val="single" w:sz="4" w:space="0" w:color="562873"/>
              <w:bottom w:val="single" w:sz="4" w:space="0" w:color="562873"/>
              <w:right w:val="single" w:sz="4" w:space="0" w:color="562873"/>
            </w:tcBorders>
          </w:tcPr>
          <w:p w14:paraId="6AF36847" w14:textId="77777777" w:rsidR="00172DB8" w:rsidRPr="007C5752" w:rsidRDefault="00172DB8" w:rsidP="0023710A">
            <w:pPr>
              <w:rPr>
                <w:rFonts w:ascii="Aptos" w:hAnsi="Aptos"/>
                <w:sz w:val="18"/>
                <w:szCs w:val="18"/>
              </w:rPr>
            </w:pPr>
            <w:r w:rsidRPr="007C5752">
              <w:rPr>
                <w:rFonts w:ascii="Aptos" w:hAnsi="Aptos"/>
                <w:sz w:val="18"/>
                <w:szCs w:val="18"/>
              </w:rPr>
              <w:t>A software component implementing the logic for the QCELL control.</w:t>
            </w:r>
          </w:p>
        </w:tc>
      </w:tr>
      <w:tr w:rsidR="00172DB8" w:rsidRPr="007C5752" w14:paraId="48323CDA" w14:textId="77777777" w:rsidTr="00172DB8">
        <w:tc>
          <w:tcPr>
            <w:tcW w:w="10456" w:type="dxa"/>
            <w:gridSpan w:val="3"/>
            <w:shd w:val="clear" w:color="auto" w:fill="EBD9ED"/>
          </w:tcPr>
          <w:p w14:paraId="3913D07E" w14:textId="77777777" w:rsidR="00172DB8" w:rsidRPr="007C5752" w:rsidRDefault="00172DB8" w:rsidP="0023710A">
            <w:pPr>
              <w:rPr>
                <w:rFonts w:ascii="Aptos" w:hAnsi="Aptos"/>
                <w:sz w:val="18"/>
                <w:szCs w:val="18"/>
              </w:rPr>
            </w:pPr>
            <w:r w:rsidRPr="007C5752">
              <w:rPr>
                <w:rFonts w:ascii="Aptos" w:hAnsi="Aptos"/>
                <w:b/>
                <w:color w:val="7030A0"/>
                <w:sz w:val="18"/>
                <w:szCs w:val="18"/>
              </w:rPr>
              <w:t>30–39: Networks and Communication</w:t>
            </w:r>
          </w:p>
        </w:tc>
      </w:tr>
      <w:tr w:rsidR="00172DB8" w:rsidRPr="007C5752" w14:paraId="2E2A792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A55512F" w14:textId="77777777" w:rsidR="00172DB8" w:rsidRPr="007C5752" w:rsidRDefault="00172DB8" w:rsidP="0023710A">
            <w:pPr>
              <w:jc w:val="center"/>
              <w:rPr>
                <w:rFonts w:ascii="Aptos" w:hAnsi="Aptos"/>
                <w:sz w:val="18"/>
                <w:szCs w:val="18"/>
              </w:rPr>
            </w:pPr>
            <w:r w:rsidRPr="007C5752">
              <w:rPr>
                <w:rFonts w:ascii="Aptos" w:hAnsi="Aptos"/>
                <w:sz w:val="18"/>
                <w:szCs w:val="18"/>
              </w:rPr>
              <w:t>30</w:t>
            </w:r>
          </w:p>
        </w:tc>
        <w:tc>
          <w:tcPr>
            <w:tcW w:w="3261" w:type="dxa"/>
            <w:tcBorders>
              <w:top w:val="single" w:sz="4" w:space="0" w:color="562873"/>
              <w:left w:val="single" w:sz="4" w:space="0" w:color="562873"/>
              <w:bottom w:val="single" w:sz="4" w:space="0" w:color="562873"/>
              <w:right w:val="single" w:sz="4" w:space="0" w:color="562873"/>
            </w:tcBorders>
          </w:tcPr>
          <w:p w14:paraId="461857AF" w14:textId="77777777" w:rsidR="00172DB8" w:rsidRPr="007C5752" w:rsidRDefault="00172DB8" w:rsidP="0023710A">
            <w:pPr>
              <w:rPr>
                <w:rFonts w:ascii="Aptos" w:hAnsi="Aptos"/>
                <w:sz w:val="18"/>
                <w:szCs w:val="18"/>
              </w:rPr>
            </w:pPr>
            <w:r w:rsidRPr="007C5752">
              <w:rPr>
                <w:rFonts w:ascii="Aptos" w:hAnsi="Aptos"/>
                <w:sz w:val="18"/>
                <w:szCs w:val="18"/>
              </w:rPr>
              <w:t>MIT Network</w:t>
            </w:r>
          </w:p>
        </w:tc>
        <w:tc>
          <w:tcPr>
            <w:tcW w:w="6066" w:type="dxa"/>
            <w:tcBorders>
              <w:top w:val="single" w:sz="4" w:space="0" w:color="562873"/>
              <w:left w:val="single" w:sz="4" w:space="0" w:color="562873"/>
              <w:bottom w:val="single" w:sz="4" w:space="0" w:color="562873"/>
              <w:right w:val="single" w:sz="4" w:space="0" w:color="562873"/>
            </w:tcBorders>
          </w:tcPr>
          <w:p w14:paraId="2EE8A5B9" w14:textId="77777777" w:rsidR="00172DB8" w:rsidRPr="007C5752" w:rsidRDefault="00172DB8" w:rsidP="0023710A">
            <w:pPr>
              <w:rPr>
                <w:rFonts w:ascii="Aptos" w:hAnsi="Aptos"/>
                <w:sz w:val="18"/>
                <w:szCs w:val="18"/>
              </w:rPr>
            </w:pPr>
            <w:r w:rsidRPr="007C5752">
              <w:rPr>
                <w:rFonts w:ascii="Aptos" w:hAnsi="Aptos"/>
                <w:sz w:val="18"/>
                <w:szCs w:val="18"/>
              </w:rPr>
              <w:t>Networks</w:t>
            </w:r>
          </w:p>
        </w:tc>
      </w:tr>
      <w:tr w:rsidR="00172DB8" w:rsidRPr="007C5752" w14:paraId="5290F3F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77C4C9" w14:textId="77777777" w:rsidR="00172DB8" w:rsidRPr="007C5752" w:rsidRDefault="00172DB8" w:rsidP="0023710A">
            <w:pPr>
              <w:jc w:val="center"/>
              <w:rPr>
                <w:rFonts w:ascii="Aptos" w:hAnsi="Aptos"/>
                <w:sz w:val="18"/>
                <w:szCs w:val="18"/>
              </w:rPr>
            </w:pPr>
            <w:r w:rsidRPr="007C5752">
              <w:rPr>
                <w:rFonts w:ascii="Aptos" w:hAnsi="Aptos"/>
                <w:sz w:val="18"/>
                <w:szCs w:val="18"/>
              </w:rPr>
              <w:t>31</w:t>
            </w:r>
          </w:p>
        </w:tc>
        <w:tc>
          <w:tcPr>
            <w:tcW w:w="3261" w:type="dxa"/>
            <w:tcBorders>
              <w:top w:val="single" w:sz="4" w:space="0" w:color="562873"/>
              <w:left w:val="single" w:sz="4" w:space="0" w:color="562873"/>
              <w:bottom w:val="single" w:sz="4" w:space="0" w:color="562873"/>
              <w:right w:val="single" w:sz="4" w:space="0" w:color="562873"/>
            </w:tcBorders>
          </w:tcPr>
          <w:p w14:paraId="43C51C26" w14:textId="77777777" w:rsidR="00172DB8" w:rsidRPr="007C5752" w:rsidRDefault="00172DB8" w:rsidP="0023710A">
            <w:pPr>
              <w:rPr>
                <w:rFonts w:ascii="Aptos" w:hAnsi="Aptos"/>
                <w:sz w:val="18"/>
                <w:szCs w:val="18"/>
              </w:rPr>
            </w:pPr>
            <w:r w:rsidRPr="007C5752">
              <w:rPr>
                <w:rFonts w:ascii="Aptos" w:hAnsi="Aptos"/>
                <w:sz w:val="18"/>
                <w:szCs w:val="18"/>
              </w:rPr>
              <w:t>MIS Network</w:t>
            </w:r>
          </w:p>
        </w:tc>
        <w:tc>
          <w:tcPr>
            <w:tcW w:w="6066" w:type="dxa"/>
            <w:tcBorders>
              <w:top w:val="single" w:sz="4" w:space="0" w:color="562873"/>
              <w:left w:val="single" w:sz="4" w:space="0" w:color="562873"/>
              <w:bottom w:val="single" w:sz="4" w:space="0" w:color="562873"/>
              <w:right w:val="single" w:sz="4" w:space="0" w:color="562873"/>
            </w:tcBorders>
          </w:tcPr>
          <w:p w14:paraId="7BD5C26E" w14:textId="77777777" w:rsidR="00172DB8" w:rsidRPr="007C5752" w:rsidRDefault="00172DB8" w:rsidP="0023710A">
            <w:pPr>
              <w:rPr>
                <w:rFonts w:ascii="Aptos" w:hAnsi="Aptos"/>
                <w:sz w:val="18"/>
                <w:szCs w:val="18"/>
              </w:rPr>
            </w:pPr>
            <w:r w:rsidRPr="007C5752">
              <w:rPr>
                <w:rFonts w:ascii="Aptos" w:hAnsi="Aptos"/>
                <w:sz w:val="18"/>
                <w:szCs w:val="18"/>
              </w:rPr>
              <w:t>A dedicated fieldbus network for safety related communication.</w:t>
            </w:r>
          </w:p>
        </w:tc>
      </w:tr>
      <w:tr w:rsidR="00172DB8" w:rsidRPr="007C5752" w14:paraId="6C5867B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DED1ED5" w14:textId="77777777" w:rsidR="00172DB8" w:rsidRPr="007C5752" w:rsidRDefault="00172DB8" w:rsidP="0023710A">
            <w:pPr>
              <w:jc w:val="center"/>
              <w:rPr>
                <w:rFonts w:ascii="Aptos" w:hAnsi="Aptos"/>
                <w:sz w:val="18"/>
                <w:szCs w:val="18"/>
              </w:rPr>
            </w:pPr>
            <w:r w:rsidRPr="007C5752">
              <w:rPr>
                <w:rFonts w:ascii="Aptos" w:hAnsi="Aptos"/>
                <w:sz w:val="18"/>
                <w:szCs w:val="18"/>
              </w:rPr>
              <w:t>32</w:t>
            </w:r>
          </w:p>
        </w:tc>
        <w:tc>
          <w:tcPr>
            <w:tcW w:w="3261" w:type="dxa"/>
            <w:tcBorders>
              <w:top w:val="single" w:sz="4" w:space="0" w:color="562873"/>
              <w:left w:val="single" w:sz="4" w:space="0" w:color="562873"/>
              <w:bottom w:val="single" w:sz="4" w:space="0" w:color="562873"/>
              <w:right w:val="single" w:sz="4" w:space="0" w:color="562873"/>
            </w:tcBorders>
          </w:tcPr>
          <w:p w14:paraId="2CC496C4" w14:textId="77777777" w:rsidR="00172DB8" w:rsidRPr="007C5752" w:rsidRDefault="00172DB8" w:rsidP="0023710A">
            <w:pPr>
              <w:rPr>
                <w:rFonts w:ascii="Aptos" w:hAnsi="Aptos"/>
                <w:sz w:val="18"/>
                <w:szCs w:val="18"/>
              </w:rPr>
            </w:pPr>
            <w:r w:rsidRPr="007C5752">
              <w:rPr>
                <w:rFonts w:ascii="Aptos" w:hAnsi="Aptos"/>
                <w:sz w:val="18"/>
                <w:szCs w:val="18"/>
              </w:rPr>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0CD89853" w14:textId="77777777" w:rsidR="00172DB8" w:rsidRPr="007C5752" w:rsidRDefault="00172DB8" w:rsidP="0023710A">
            <w:pPr>
              <w:rPr>
                <w:rFonts w:ascii="Aptos" w:hAnsi="Aptos"/>
                <w:sz w:val="18"/>
                <w:szCs w:val="18"/>
              </w:rPr>
            </w:pPr>
            <w:r w:rsidRPr="007C5752">
              <w:rPr>
                <w:rFonts w:ascii="Aptos" w:hAnsi="Aptos"/>
                <w:sz w:val="18"/>
                <w:szCs w:val="18"/>
              </w:rPr>
              <w:t>A fieldbus network in scope of Contractor for interconnecting local devices (PLCs, sensors, ...)</w:t>
            </w:r>
          </w:p>
        </w:tc>
      </w:tr>
      <w:tr w:rsidR="00172DB8" w:rsidRPr="007C5752" w14:paraId="1762C09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68ECC57" w14:textId="77777777" w:rsidR="00172DB8" w:rsidRPr="007C5752" w:rsidRDefault="00172DB8" w:rsidP="0023710A">
            <w:pPr>
              <w:jc w:val="center"/>
              <w:rPr>
                <w:rFonts w:ascii="Aptos" w:hAnsi="Aptos"/>
                <w:sz w:val="18"/>
                <w:szCs w:val="18"/>
              </w:rPr>
            </w:pPr>
            <w:r w:rsidRPr="007C5752">
              <w:rPr>
                <w:rFonts w:ascii="Aptos" w:hAnsi="Aptos"/>
                <w:sz w:val="18"/>
                <w:szCs w:val="18"/>
              </w:rPr>
              <w:t>33</w:t>
            </w:r>
          </w:p>
        </w:tc>
        <w:tc>
          <w:tcPr>
            <w:tcW w:w="3261" w:type="dxa"/>
            <w:tcBorders>
              <w:top w:val="single" w:sz="4" w:space="0" w:color="562873"/>
              <w:left w:val="single" w:sz="4" w:space="0" w:color="562873"/>
              <w:bottom w:val="single" w:sz="4" w:space="0" w:color="562873"/>
              <w:right w:val="single" w:sz="4" w:space="0" w:color="562873"/>
            </w:tcBorders>
          </w:tcPr>
          <w:p w14:paraId="7F41F3C1" w14:textId="77777777" w:rsidR="00172DB8" w:rsidRPr="007C5752" w:rsidRDefault="00172DB8" w:rsidP="0023710A">
            <w:pPr>
              <w:rPr>
                <w:rFonts w:ascii="Aptos" w:hAnsi="Aptos"/>
                <w:sz w:val="18"/>
                <w:szCs w:val="18"/>
              </w:rPr>
            </w:pPr>
            <w:r w:rsidRPr="007C5752">
              <w:rPr>
                <w:rFonts w:ascii="Aptos" w:hAnsi="Aptos"/>
                <w:sz w:val="18"/>
                <w:szCs w:val="18"/>
              </w:rPr>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20311E43" w14:textId="77777777" w:rsidR="00172DB8" w:rsidRPr="007C5752" w:rsidRDefault="00172DB8" w:rsidP="0023710A">
            <w:pPr>
              <w:rPr>
                <w:rFonts w:ascii="Aptos" w:hAnsi="Aptos"/>
                <w:sz w:val="18"/>
                <w:szCs w:val="18"/>
              </w:rPr>
            </w:pPr>
            <w:r w:rsidRPr="007C5752">
              <w:rPr>
                <w:rFonts w:ascii="Aptos" w:hAnsi="Aptos"/>
                <w:sz w:val="18"/>
                <w:szCs w:val="18"/>
              </w:rPr>
              <w:t>A fieldbus network in scope of ICS for interconnecting local devices (PLCs, sensors, ...).</w:t>
            </w:r>
          </w:p>
        </w:tc>
      </w:tr>
      <w:tr w:rsidR="00172DB8" w:rsidRPr="007C5752" w14:paraId="53A8310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28328F0" w14:textId="77777777" w:rsidR="00172DB8" w:rsidRPr="007C5752" w:rsidRDefault="00172DB8" w:rsidP="0023710A">
            <w:pPr>
              <w:jc w:val="center"/>
              <w:rPr>
                <w:rFonts w:ascii="Aptos" w:hAnsi="Aptos"/>
                <w:sz w:val="18"/>
                <w:szCs w:val="18"/>
              </w:rPr>
            </w:pPr>
            <w:r w:rsidRPr="007C5752">
              <w:rPr>
                <w:rFonts w:ascii="Aptos" w:hAnsi="Aptos"/>
                <w:sz w:val="18"/>
                <w:szCs w:val="18"/>
              </w:rPr>
              <w:t>34</w:t>
            </w:r>
          </w:p>
        </w:tc>
        <w:tc>
          <w:tcPr>
            <w:tcW w:w="3261" w:type="dxa"/>
            <w:tcBorders>
              <w:top w:val="single" w:sz="4" w:space="0" w:color="562873"/>
              <w:left w:val="single" w:sz="4" w:space="0" w:color="562873"/>
              <w:bottom w:val="single" w:sz="4" w:space="0" w:color="562873"/>
              <w:right w:val="single" w:sz="4" w:space="0" w:color="562873"/>
            </w:tcBorders>
          </w:tcPr>
          <w:p w14:paraId="3CC64EFD" w14:textId="77777777" w:rsidR="00172DB8" w:rsidRPr="007C5752" w:rsidRDefault="00172DB8" w:rsidP="0023710A">
            <w:pPr>
              <w:rPr>
                <w:rFonts w:ascii="Aptos" w:hAnsi="Aptos"/>
                <w:sz w:val="18"/>
                <w:szCs w:val="18"/>
              </w:rPr>
            </w:pPr>
            <w:r w:rsidRPr="007C5752">
              <w:rPr>
                <w:rFonts w:ascii="Aptos" w:hAnsi="Aptos"/>
                <w:sz w:val="18"/>
                <w:szCs w:val="18"/>
              </w:rPr>
              <w:t>QPLANT Aggregation Ntw</w:t>
            </w:r>
          </w:p>
        </w:tc>
        <w:tc>
          <w:tcPr>
            <w:tcW w:w="6066" w:type="dxa"/>
            <w:tcBorders>
              <w:top w:val="single" w:sz="4" w:space="0" w:color="562873"/>
              <w:left w:val="single" w:sz="4" w:space="0" w:color="562873"/>
              <w:bottom w:val="single" w:sz="4" w:space="0" w:color="562873"/>
              <w:right w:val="single" w:sz="4" w:space="0" w:color="562873"/>
            </w:tcBorders>
          </w:tcPr>
          <w:p w14:paraId="1ED1048C" w14:textId="77777777" w:rsidR="00172DB8" w:rsidRPr="007C5752" w:rsidRDefault="00172DB8" w:rsidP="0023710A">
            <w:pPr>
              <w:rPr>
                <w:rFonts w:ascii="Aptos" w:hAnsi="Aptos"/>
                <w:sz w:val="18"/>
                <w:szCs w:val="18"/>
              </w:rPr>
            </w:pPr>
            <w:r w:rsidRPr="007C5752">
              <w:rPr>
                <w:rFonts w:ascii="Aptos" w:hAnsi="Aptos"/>
                <w:sz w:val="18"/>
                <w:szCs w:val="18"/>
              </w:rPr>
              <w:t>The aggregation network serves as an intermediary between the MIT backbone and the Plant.</w:t>
            </w:r>
          </w:p>
        </w:tc>
      </w:tr>
      <w:tr w:rsidR="00172DB8" w:rsidRPr="007C5752" w14:paraId="604412F7" w14:textId="77777777" w:rsidTr="00172DB8">
        <w:tc>
          <w:tcPr>
            <w:tcW w:w="10456" w:type="dxa"/>
            <w:gridSpan w:val="3"/>
            <w:shd w:val="clear" w:color="auto" w:fill="EBD9ED"/>
          </w:tcPr>
          <w:p w14:paraId="766D7590" w14:textId="77777777" w:rsidR="00172DB8" w:rsidRPr="007C5752" w:rsidRDefault="00172DB8" w:rsidP="0023710A">
            <w:pPr>
              <w:rPr>
                <w:rFonts w:ascii="Aptos" w:hAnsi="Aptos"/>
                <w:sz w:val="18"/>
                <w:szCs w:val="18"/>
              </w:rPr>
            </w:pPr>
            <w:r w:rsidRPr="007C5752">
              <w:rPr>
                <w:rFonts w:ascii="Aptos" w:hAnsi="Aptos"/>
                <w:b/>
                <w:color w:val="7030A0"/>
                <w:sz w:val="18"/>
                <w:szCs w:val="18"/>
              </w:rPr>
              <w:t>40–49: Clients</w:t>
            </w:r>
          </w:p>
        </w:tc>
      </w:tr>
      <w:tr w:rsidR="00172DB8" w:rsidRPr="007C5752" w14:paraId="1101B12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987F19" w14:textId="77777777" w:rsidR="00172DB8" w:rsidRPr="007C5752" w:rsidRDefault="00172DB8" w:rsidP="0023710A">
            <w:pPr>
              <w:jc w:val="center"/>
              <w:rPr>
                <w:rFonts w:ascii="Aptos" w:hAnsi="Aptos"/>
                <w:sz w:val="18"/>
                <w:szCs w:val="18"/>
              </w:rPr>
            </w:pPr>
            <w:r w:rsidRPr="007C5752">
              <w:rPr>
                <w:rFonts w:ascii="Aptos" w:hAnsi="Aptos"/>
                <w:sz w:val="18"/>
                <w:szCs w:val="18"/>
              </w:rPr>
              <w:t>41</w:t>
            </w:r>
          </w:p>
        </w:tc>
        <w:tc>
          <w:tcPr>
            <w:tcW w:w="3261" w:type="dxa"/>
            <w:tcBorders>
              <w:top w:val="single" w:sz="4" w:space="0" w:color="562873"/>
              <w:left w:val="single" w:sz="4" w:space="0" w:color="562873"/>
              <w:bottom w:val="single" w:sz="4" w:space="0" w:color="562873"/>
              <w:right w:val="single" w:sz="4" w:space="0" w:color="562873"/>
            </w:tcBorders>
          </w:tcPr>
          <w:p w14:paraId="2B50B51B" w14:textId="77777777" w:rsidR="00172DB8" w:rsidRPr="007C5752" w:rsidRDefault="00172DB8" w:rsidP="0023710A">
            <w:pPr>
              <w:rPr>
                <w:rFonts w:ascii="Aptos" w:hAnsi="Aptos"/>
                <w:sz w:val="18"/>
                <w:szCs w:val="18"/>
              </w:rPr>
            </w:pPr>
            <w:r w:rsidRPr="007C5752">
              <w:rPr>
                <w:rFonts w:ascii="Aptos" w:hAnsi="Aptos"/>
                <w:sz w:val="18"/>
                <w:szCs w:val="18"/>
              </w:rPr>
              <w:t>Zero Client</w:t>
            </w:r>
          </w:p>
        </w:tc>
        <w:tc>
          <w:tcPr>
            <w:tcW w:w="6066" w:type="dxa"/>
            <w:tcBorders>
              <w:top w:val="single" w:sz="4" w:space="0" w:color="562873"/>
              <w:left w:val="single" w:sz="4" w:space="0" w:color="562873"/>
              <w:bottom w:val="single" w:sz="4" w:space="0" w:color="562873"/>
              <w:right w:val="single" w:sz="4" w:space="0" w:color="562873"/>
            </w:tcBorders>
          </w:tcPr>
          <w:p w14:paraId="52408A2D" w14:textId="77777777" w:rsidR="00172DB8" w:rsidRPr="007C5752" w:rsidRDefault="00172DB8" w:rsidP="0023710A">
            <w:pPr>
              <w:rPr>
                <w:rFonts w:ascii="Aptos" w:hAnsi="Aptos"/>
                <w:sz w:val="18"/>
                <w:szCs w:val="18"/>
              </w:rPr>
            </w:pPr>
            <w:r w:rsidRPr="007C5752">
              <w:rPr>
                <w:rFonts w:ascii="Aptos" w:hAnsi="Aptos"/>
                <w:sz w:val="18"/>
                <w:szCs w:val="18"/>
              </w:rPr>
              <w:t>MIT backbone upper-level network.</w:t>
            </w:r>
          </w:p>
        </w:tc>
      </w:tr>
      <w:tr w:rsidR="00172DB8" w:rsidRPr="007C5752" w14:paraId="312D1FCB" w14:textId="77777777" w:rsidTr="00172DB8">
        <w:tc>
          <w:tcPr>
            <w:tcW w:w="10456" w:type="dxa"/>
            <w:gridSpan w:val="3"/>
            <w:shd w:val="clear" w:color="auto" w:fill="EBD9ED"/>
          </w:tcPr>
          <w:p w14:paraId="08F4C4C3" w14:textId="77777777" w:rsidR="00172DB8" w:rsidRPr="007C5752" w:rsidRDefault="00172DB8" w:rsidP="0023710A">
            <w:pPr>
              <w:rPr>
                <w:rFonts w:ascii="Aptos" w:hAnsi="Aptos"/>
                <w:sz w:val="18"/>
                <w:szCs w:val="18"/>
              </w:rPr>
            </w:pPr>
            <w:r w:rsidRPr="007C5752">
              <w:rPr>
                <w:rFonts w:ascii="Aptos" w:hAnsi="Aptos"/>
                <w:b/>
                <w:color w:val="7030A0"/>
                <w:sz w:val="18"/>
                <w:szCs w:val="18"/>
              </w:rPr>
              <w:t>50–59: Interlocks and Safety</w:t>
            </w:r>
          </w:p>
        </w:tc>
      </w:tr>
      <w:tr w:rsidR="00172DB8" w:rsidRPr="007C5752" w14:paraId="0A66645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B297601" w14:textId="77777777" w:rsidR="00172DB8" w:rsidRPr="007C5752" w:rsidRDefault="00172DB8" w:rsidP="0023710A">
            <w:pPr>
              <w:jc w:val="center"/>
              <w:rPr>
                <w:rFonts w:ascii="Aptos" w:hAnsi="Aptos"/>
                <w:sz w:val="18"/>
                <w:szCs w:val="18"/>
              </w:rPr>
            </w:pPr>
            <w:r w:rsidRPr="007C5752">
              <w:rPr>
                <w:rFonts w:ascii="Aptos" w:hAnsi="Aptos"/>
                <w:sz w:val="18"/>
                <w:szCs w:val="18"/>
              </w:rPr>
              <w:t>50</w:t>
            </w:r>
          </w:p>
        </w:tc>
        <w:tc>
          <w:tcPr>
            <w:tcW w:w="3261" w:type="dxa"/>
            <w:tcBorders>
              <w:top w:val="single" w:sz="4" w:space="0" w:color="562873"/>
              <w:left w:val="single" w:sz="4" w:space="0" w:color="562873"/>
              <w:bottom w:val="single" w:sz="4" w:space="0" w:color="562873"/>
              <w:right w:val="single" w:sz="4" w:space="0" w:color="562873"/>
            </w:tcBorders>
          </w:tcPr>
          <w:p w14:paraId="70A0D43C" w14:textId="77777777" w:rsidR="00172DB8" w:rsidRPr="007C5752" w:rsidRDefault="00172DB8" w:rsidP="0023710A">
            <w:pPr>
              <w:rPr>
                <w:rFonts w:ascii="Aptos" w:hAnsi="Aptos"/>
                <w:sz w:val="18"/>
                <w:szCs w:val="18"/>
              </w:rPr>
            </w:pPr>
            <w:r w:rsidRPr="007C5752">
              <w:rPr>
                <w:rFonts w:ascii="Aptos" w:hAnsi="Aptos"/>
                <w:sz w:val="18"/>
                <w:szCs w:val="18"/>
              </w:rPr>
              <w:t>MIS Interlock System</w:t>
            </w:r>
          </w:p>
        </w:tc>
        <w:tc>
          <w:tcPr>
            <w:tcW w:w="6066" w:type="dxa"/>
            <w:tcBorders>
              <w:top w:val="single" w:sz="4" w:space="0" w:color="562873"/>
              <w:left w:val="single" w:sz="4" w:space="0" w:color="562873"/>
              <w:bottom w:val="single" w:sz="4" w:space="0" w:color="562873"/>
              <w:right w:val="single" w:sz="4" w:space="0" w:color="562873"/>
            </w:tcBorders>
          </w:tcPr>
          <w:p w14:paraId="64FAF3C3" w14:textId="77777777" w:rsidR="00172DB8" w:rsidRPr="007C5752" w:rsidRDefault="00172DB8" w:rsidP="0023710A">
            <w:pPr>
              <w:rPr>
                <w:rFonts w:ascii="Aptos" w:hAnsi="Aptos"/>
                <w:sz w:val="18"/>
                <w:szCs w:val="18"/>
              </w:rPr>
            </w:pPr>
            <w:r w:rsidRPr="007C5752">
              <w:rPr>
                <w:rFonts w:ascii="Aptos" w:hAnsi="Aptos"/>
                <w:sz w:val="18"/>
                <w:szCs w:val="18"/>
              </w:rPr>
              <w:t>A system responsible for global personal and machine protection.</w:t>
            </w:r>
          </w:p>
        </w:tc>
      </w:tr>
      <w:tr w:rsidR="00172DB8" w:rsidRPr="007C5752" w14:paraId="55EFFE2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5236785" w14:textId="77777777" w:rsidR="00172DB8" w:rsidRPr="007C5752" w:rsidRDefault="00172DB8" w:rsidP="0023710A">
            <w:pPr>
              <w:jc w:val="center"/>
              <w:rPr>
                <w:rFonts w:ascii="Aptos" w:hAnsi="Aptos"/>
                <w:sz w:val="18"/>
                <w:szCs w:val="18"/>
              </w:rPr>
            </w:pPr>
            <w:r w:rsidRPr="007C5752">
              <w:rPr>
                <w:rFonts w:ascii="Aptos" w:hAnsi="Aptos"/>
                <w:sz w:val="18"/>
                <w:szCs w:val="18"/>
              </w:rPr>
              <w:t>501</w:t>
            </w:r>
          </w:p>
        </w:tc>
        <w:tc>
          <w:tcPr>
            <w:tcW w:w="3261" w:type="dxa"/>
            <w:tcBorders>
              <w:top w:val="single" w:sz="4" w:space="0" w:color="562873"/>
              <w:left w:val="single" w:sz="4" w:space="0" w:color="562873"/>
              <w:bottom w:val="single" w:sz="4" w:space="0" w:color="562873"/>
              <w:right w:val="single" w:sz="4" w:space="0" w:color="562873"/>
            </w:tcBorders>
          </w:tcPr>
          <w:p w14:paraId="0A4728F8" w14:textId="77777777" w:rsidR="00172DB8" w:rsidRPr="007C5752" w:rsidRDefault="00172DB8" w:rsidP="0023710A">
            <w:pPr>
              <w:rPr>
                <w:rFonts w:ascii="Aptos" w:hAnsi="Aptos"/>
                <w:sz w:val="18"/>
                <w:szCs w:val="18"/>
              </w:rPr>
            </w:pPr>
            <w:r w:rsidRPr="007C5752">
              <w:rPr>
                <w:rFonts w:ascii="Aptos" w:hAnsi="Aptos"/>
                <w:sz w:val="18"/>
                <w:szCs w:val="18"/>
              </w:rPr>
              <w:t xml:space="preserve">   Interlock Controller</w:t>
            </w:r>
          </w:p>
        </w:tc>
        <w:tc>
          <w:tcPr>
            <w:tcW w:w="6066" w:type="dxa"/>
            <w:tcBorders>
              <w:top w:val="single" w:sz="4" w:space="0" w:color="562873"/>
              <w:left w:val="single" w:sz="4" w:space="0" w:color="562873"/>
              <w:bottom w:val="single" w:sz="4" w:space="0" w:color="562873"/>
              <w:right w:val="single" w:sz="4" w:space="0" w:color="562873"/>
            </w:tcBorders>
          </w:tcPr>
          <w:p w14:paraId="66FB68CA" w14:textId="77777777" w:rsidR="00172DB8" w:rsidRPr="007C5752" w:rsidRDefault="00172DB8" w:rsidP="0023710A">
            <w:pPr>
              <w:rPr>
                <w:rFonts w:ascii="Aptos" w:hAnsi="Aptos"/>
                <w:sz w:val="18"/>
                <w:szCs w:val="18"/>
              </w:rPr>
            </w:pPr>
            <w:r w:rsidRPr="007C5752">
              <w:rPr>
                <w:rFonts w:ascii="Aptos" w:hAnsi="Aptos"/>
                <w:sz w:val="18"/>
                <w:szCs w:val="18"/>
              </w:rPr>
              <w:t>A PLC controller responsible for integrating relevant QPLANT interlocks with the MIS system.</w:t>
            </w:r>
          </w:p>
        </w:tc>
      </w:tr>
      <w:tr w:rsidR="00172DB8" w:rsidRPr="007C5752" w14:paraId="5D97C02B" w14:textId="77777777" w:rsidTr="00172DB8">
        <w:tc>
          <w:tcPr>
            <w:tcW w:w="10456" w:type="dxa"/>
            <w:gridSpan w:val="3"/>
            <w:shd w:val="clear" w:color="auto" w:fill="EBD9ED"/>
          </w:tcPr>
          <w:p w14:paraId="72F5DFCD" w14:textId="77777777" w:rsidR="00172DB8" w:rsidRPr="007C5752" w:rsidRDefault="00172DB8" w:rsidP="0023710A">
            <w:pPr>
              <w:rPr>
                <w:rFonts w:ascii="Aptos" w:hAnsi="Aptos"/>
                <w:sz w:val="18"/>
                <w:szCs w:val="18"/>
              </w:rPr>
            </w:pPr>
            <w:r w:rsidRPr="007C5752">
              <w:rPr>
                <w:rFonts w:ascii="Aptos" w:hAnsi="Aptos"/>
                <w:b/>
                <w:color w:val="7030A0"/>
                <w:sz w:val="18"/>
                <w:szCs w:val="18"/>
              </w:rPr>
              <w:t>70–79: Deployment and Services</w:t>
            </w:r>
          </w:p>
        </w:tc>
      </w:tr>
      <w:tr w:rsidR="00172DB8" w:rsidRPr="007C5752" w14:paraId="2AD5EC4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B425D6" w14:textId="77777777" w:rsidR="00172DB8" w:rsidRPr="007C5752" w:rsidRDefault="00172DB8" w:rsidP="0023710A">
            <w:pPr>
              <w:jc w:val="center"/>
              <w:rPr>
                <w:rFonts w:ascii="Aptos" w:hAnsi="Aptos"/>
                <w:sz w:val="18"/>
                <w:szCs w:val="18"/>
              </w:rPr>
            </w:pPr>
            <w:r w:rsidRPr="007C5752">
              <w:rPr>
                <w:rFonts w:ascii="Aptos" w:hAnsi="Aptos"/>
                <w:sz w:val="18"/>
                <w:szCs w:val="18"/>
              </w:rPr>
              <w:t>70</w:t>
            </w:r>
          </w:p>
        </w:tc>
        <w:tc>
          <w:tcPr>
            <w:tcW w:w="3261" w:type="dxa"/>
            <w:tcBorders>
              <w:top w:val="single" w:sz="4" w:space="0" w:color="562873"/>
              <w:left w:val="single" w:sz="4" w:space="0" w:color="562873"/>
              <w:bottom w:val="single" w:sz="4" w:space="0" w:color="562873"/>
              <w:right w:val="single" w:sz="4" w:space="0" w:color="562873"/>
            </w:tcBorders>
          </w:tcPr>
          <w:p w14:paraId="171C5205" w14:textId="77777777" w:rsidR="00172DB8" w:rsidRPr="007C5752" w:rsidRDefault="00172DB8" w:rsidP="0023710A">
            <w:pPr>
              <w:rPr>
                <w:rFonts w:ascii="Aptos" w:hAnsi="Aptos"/>
                <w:sz w:val="18"/>
                <w:szCs w:val="18"/>
              </w:rPr>
            </w:pPr>
            <w:r w:rsidRPr="007C5752">
              <w:rPr>
                <w:rFonts w:ascii="Aptos" w:hAnsi="Aptos"/>
                <w:sz w:val="18"/>
                <w:szCs w:val="18"/>
              </w:rPr>
              <w:t>MCS Deployment Service</w:t>
            </w:r>
          </w:p>
        </w:tc>
        <w:tc>
          <w:tcPr>
            <w:tcW w:w="6066" w:type="dxa"/>
            <w:tcBorders>
              <w:top w:val="single" w:sz="4" w:space="0" w:color="562873"/>
              <w:left w:val="single" w:sz="4" w:space="0" w:color="562873"/>
              <w:bottom w:val="single" w:sz="4" w:space="0" w:color="562873"/>
              <w:right w:val="single" w:sz="4" w:space="0" w:color="562873"/>
            </w:tcBorders>
          </w:tcPr>
          <w:p w14:paraId="34834409" w14:textId="77777777" w:rsidR="00172DB8" w:rsidRPr="007C5752" w:rsidRDefault="00172DB8" w:rsidP="0023710A">
            <w:pPr>
              <w:rPr>
                <w:rFonts w:ascii="Aptos" w:hAnsi="Aptos"/>
                <w:sz w:val="18"/>
                <w:szCs w:val="18"/>
              </w:rPr>
            </w:pPr>
            <w:r w:rsidRPr="007C5752">
              <w:rPr>
                <w:rFonts w:ascii="Aptos" w:hAnsi="Aptos"/>
                <w:sz w:val="18"/>
                <w:szCs w:val="18"/>
              </w:rPr>
              <w:t>A deployment service for QPLANT, used to distribute or update software components.</w:t>
            </w:r>
          </w:p>
        </w:tc>
      </w:tr>
      <w:tr w:rsidR="00172DB8" w:rsidRPr="007C5752" w14:paraId="03D20CC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D645EB" w14:textId="77777777" w:rsidR="00172DB8" w:rsidRPr="007C5752" w:rsidRDefault="00172DB8" w:rsidP="0023710A">
            <w:pPr>
              <w:jc w:val="center"/>
              <w:rPr>
                <w:rFonts w:ascii="Aptos" w:hAnsi="Aptos"/>
                <w:sz w:val="18"/>
                <w:szCs w:val="18"/>
              </w:rPr>
            </w:pPr>
            <w:r w:rsidRPr="007C5752">
              <w:rPr>
                <w:rFonts w:ascii="Aptos" w:hAnsi="Aptos"/>
                <w:sz w:val="18"/>
                <w:szCs w:val="18"/>
              </w:rPr>
              <w:t>701</w:t>
            </w:r>
          </w:p>
        </w:tc>
        <w:tc>
          <w:tcPr>
            <w:tcW w:w="3261" w:type="dxa"/>
            <w:tcBorders>
              <w:top w:val="single" w:sz="4" w:space="0" w:color="562873"/>
              <w:left w:val="single" w:sz="4" w:space="0" w:color="562873"/>
              <w:bottom w:val="single" w:sz="4" w:space="0" w:color="562873"/>
              <w:right w:val="single" w:sz="4" w:space="0" w:color="562873"/>
            </w:tcBorders>
          </w:tcPr>
          <w:p w14:paraId="16453851" w14:textId="77777777" w:rsidR="00172DB8" w:rsidRPr="007C5752" w:rsidRDefault="00172DB8" w:rsidP="0023710A">
            <w:pPr>
              <w:rPr>
                <w:rFonts w:ascii="Aptos" w:hAnsi="Aptos"/>
                <w:sz w:val="18"/>
                <w:szCs w:val="18"/>
              </w:rPr>
            </w:pPr>
            <w:r w:rsidRPr="007C5752">
              <w:rPr>
                <w:rFonts w:ascii="Aptos" w:hAnsi="Aptos"/>
                <w:sz w:val="18"/>
                <w:szCs w:val="18"/>
              </w:rPr>
              <w:t xml:space="preserve">   Deployment Tool</w:t>
            </w:r>
          </w:p>
        </w:tc>
        <w:tc>
          <w:tcPr>
            <w:tcW w:w="6066" w:type="dxa"/>
            <w:tcBorders>
              <w:top w:val="single" w:sz="4" w:space="0" w:color="562873"/>
              <w:left w:val="single" w:sz="4" w:space="0" w:color="562873"/>
              <w:bottom w:val="single" w:sz="4" w:space="0" w:color="562873"/>
              <w:right w:val="single" w:sz="4" w:space="0" w:color="562873"/>
            </w:tcBorders>
          </w:tcPr>
          <w:p w14:paraId="788E3D49" w14:textId="77777777" w:rsidR="00172DB8" w:rsidRPr="007C5752" w:rsidRDefault="00172DB8" w:rsidP="0023710A">
            <w:pPr>
              <w:rPr>
                <w:rFonts w:ascii="Aptos" w:hAnsi="Aptos"/>
                <w:sz w:val="18"/>
                <w:szCs w:val="18"/>
              </w:rPr>
            </w:pPr>
            <w:r w:rsidRPr="007C5752">
              <w:rPr>
                <w:rFonts w:ascii="Aptos" w:hAnsi="Aptos"/>
                <w:sz w:val="18"/>
                <w:szCs w:val="18"/>
              </w:rPr>
              <w:t>Tool used for deploying new software versions to the QPLANT:CIS.</w:t>
            </w:r>
          </w:p>
        </w:tc>
      </w:tr>
      <w:tr w:rsidR="00172DB8" w:rsidRPr="007C5752" w14:paraId="3EBBD34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C405667" w14:textId="77777777" w:rsidR="00172DB8" w:rsidRPr="007C5752" w:rsidRDefault="00172DB8" w:rsidP="0023710A">
            <w:pPr>
              <w:jc w:val="center"/>
              <w:rPr>
                <w:rFonts w:ascii="Aptos" w:hAnsi="Aptos"/>
                <w:sz w:val="18"/>
                <w:szCs w:val="18"/>
              </w:rPr>
            </w:pPr>
            <w:r w:rsidRPr="007C5752">
              <w:rPr>
                <w:rFonts w:ascii="Aptos" w:hAnsi="Aptos"/>
                <w:sz w:val="18"/>
                <w:szCs w:val="18"/>
              </w:rPr>
              <w:t>72</w:t>
            </w:r>
          </w:p>
        </w:tc>
        <w:tc>
          <w:tcPr>
            <w:tcW w:w="3261" w:type="dxa"/>
            <w:tcBorders>
              <w:top w:val="single" w:sz="4" w:space="0" w:color="562873"/>
              <w:left w:val="single" w:sz="4" w:space="0" w:color="562873"/>
              <w:bottom w:val="single" w:sz="4" w:space="0" w:color="562873"/>
              <w:right w:val="single" w:sz="4" w:space="0" w:color="562873"/>
            </w:tcBorders>
          </w:tcPr>
          <w:p w14:paraId="3B3F84C9" w14:textId="77777777" w:rsidR="00172DB8" w:rsidRPr="007C5752" w:rsidRDefault="00172DB8" w:rsidP="0023710A">
            <w:pPr>
              <w:rPr>
                <w:rFonts w:ascii="Aptos" w:hAnsi="Aptos"/>
                <w:sz w:val="18"/>
                <w:szCs w:val="18"/>
              </w:rPr>
            </w:pPr>
            <w:r w:rsidRPr="007C5752">
              <w:rPr>
                <w:rFonts w:ascii="Aptos" w:hAnsi="Aptos"/>
                <w:sz w:val="18"/>
                <w:szCs w:val="18"/>
              </w:rPr>
              <w:t>MIT Services</w:t>
            </w:r>
          </w:p>
        </w:tc>
        <w:tc>
          <w:tcPr>
            <w:tcW w:w="6066" w:type="dxa"/>
            <w:tcBorders>
              <w:top w:val="single" w:sz="4" w:space="0" w:color="562873"/>
              <w:left w:val="single" w:sz="4" w:space="0" w:color="562873"/>
              <w:bottom w:val="single" w:sz="4" w:space="0" w:color="562873"/>
              <w:right w:val="single" w:sz="4" w:space="0" w:color="562873"/>
            </w:tcBorders>
          </w:tcPr>
          <w:p w14:paraId="0ED5E4EB" w14:textId="77777777" w:rsidR="00172DB8" w:rsidRPr="007C5752" w:rsidRDefault="00172DB8" w:rsidP="0023710A">
            <w:pPr>
              <w:rPr>
                <w:rFonts w:ascii="Aptos" w:hAnsi="Aptos"/>
                <w:sz w:val="18"/>
                <w:szCs w:val="18"/>
              </w:rPr>
            </w:pPr>
            <w:r w:rsidRPr="007C5752">
              <w:rPr>
                <w:rFonts w:ascii="Aptos" w:hAnsi="Aptos"/>
                <w:sz w:val="18"/>
                <w:szCs w:val="18"/>
              </w:rPr>
              <w:t>Global IT services like NTP, Authentication, etc.</w:t>
            </w:r>
          </w:p>
        </w:tc>
      </w:tr>
      <w:tr w:rsidR="00172DB8" w:rsidRPr="007C5752" w14:paraId="128A18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6A61933" w14:textId="77777777" w:rsidR="00172DB8" w:rsidRPr="007C5752" w:rsidRDefault="00172DB8" w:rsidP="0023710A">
            <w:pPr>
              <w:jc w:val="center"/>
              <w:rPr>
                <w:rFonts w:ascii="Aptos" w:hAnsi="Aptos"/>
                <w:sz w:val="18"/>
                <w:szCs w:val="18"/>
              </w:rPr>
            </w:pPr>
            <w:r w:rsidRPr="007C5752">
              <w:rPr>
                <w:rFonts w:ascii="Aptos" w:hAnsi="Aptos"/>
                <w:sz w:val="18"/>
                <w:szCs w:val="18"/>
              </w:rPr>
              <w:t>721</w:t>
            </w:r>
          </w:p>
        </w:tc>
        <w:tc>
          <w:tcPr>
            <w:tcW w:w="3261" w:type="dxa"/>
            <w:tcBorders>
              <w:top w:val="single" w:sz="4" w:space="0" w:color="562873"/>
              <w:left w:val="single" w:sz="4" w:space="0" w:color="562873"/>
              <w:bottom w:val="single" w:sz="4" w:space="0" w:color="562873"/>
              <w:right w:val="single" w:sz="4" w:space="0" w:color="562873"/>
            </w:tcBorders>
          </w:tcPr>
          <w:p w14:paraId="6D218667" w14:textId="77777777" w:rsidR="00172DB8" w:rsidRPr="007C5752" w:rsidRDefault="00172DB8" w:rsidP="0023710A">
            <w:pPr>
              <w:rPr>
                <w:rFonts w:ascii="Aptos" w:hAnsi="Aptos"/>
                <w:sz w:val="18"/>
                <w:szCs w:val="18"/>
              </w:rPr>
            </w:pPr>
            <w:r w:rsidRPr="007C5752">
              <w:rPr>
                <w:rFonts w:ascii="Aptos" w:hAnsi="Aptos"/>
                <w:sz w:val="18"/>
                <w:szCs w:val="18"/>
              </w:rPr>
              <w:t xml:space="preserve">   NTP Service</w:t>
            </w:r>
          </w:p>
        </w:tc>
        <w:tc>
          <w:tcPr>
            <w:tcW w:w="6066" w:type="dxa"/>
            <w:tcBorders>
              <w:top w:val="single" w:sz="4" w:space="0" w:color="562873"/>
              <w:left w:val="single" w:sz="4" w:space="0" w:color="562873"/>
              <w:bottom w:val="single" w:sz="4" w:space="0" w:color="562873"/>
              <w:right w:val="single" w:sz="4" w:space="0" w:color="562873"/>
            </w:tcBorders>
          </w:tcPr>
          <w:p w14:paraId="3A2E0532" w14:textId="77777777" w:rsidR="00172DB8" w:rsidRPr="007C5752" w:rsidRDefault="00172DB8" w:rsidP="0023710A">
            <w:pPr>
              <w:rPr>
                <w:rFonts w:ascii="Aptos" w:hAnsi="Aptos"/>
                <w:sz w:val="18"/>
                <w:szCs w:val="18"/>
              </w:rPr>
            </w:pPr>
            <w:r w:rsidRPr="007C5752">
              <w:rPr>
                <w:rFonts w:ascii="Aptos" w:hAnsi="Aptos"/>
                <w:sz w:val="18"/>
                <w:szCs w:val="18"/>
              </w:rPr>
              <w:t>A network time protocol service for time synchronization across ICS or QPLANT systems.</w:t>
            </w:r>
          </w:p>
        </w:tc>
      </w:tr>
      <w:tr w:rsidR="00172DB8" w:rsidRPr="007C5752" w14:paraId="6D47C912"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6E1393A" w14:textId="77777777" w:rsidR="00172DB8" w:rsidRPr="007C5752" w:rsidRDefault="00172DB8" w:rsidP="0023710A">
            <w:pPr>
              <w:jc w:val="center"/>
              <w:rPr>
                <w:rFonts w:ascii="Aptos" w:hAnsi="Aptos"/>
                <w:sz w:val="18"/>
                <w:szCs w:val="18"/>
              </w:rPr>
            </w:pPr>
            <w:r w:rsidRPr="007C5752">
              <w:rPr>
                <w:rFonts w:ascii="Aptos" w:hAnsi="Aptos"/>
                <w:sz w:val="18"/>
                <w:szCs w:val="18"/>
              </w:rPr>
              <w:t>73</w:t>
            </w:r>
          </w:p>
        </w:tc>
        <w:tc>
          <w:tcPr>
            <w:tcW w:w="3261" w:type="dxa"/>
            <w:tcBorders>
              <w:top w:val="single" w:sz="4" w:space="0" w:color="562873"/>
              <w:left w:val="single" w:sz="4" w:space="0" w:color="562873"/>
              <w:bottom w:val="single" w:sz="4" w:space="0" w:color="562873"/>
              <w:right w:val="single" w:sz="4" w:space="0" w:color="562873"/>
            </w:tcBorders>
          </w:tcPr>
          <w:p w14:paraId="195D4F7F" w14:textId="77777777" w:rsidR="00172DB8" w:rsidRPr="007C5752" w:rsidRDefault="00172DB8" w:rsidP="0023710A">
            <w:pPr>
              <w:rPr>
                <w:rFonts w:ascii="Aptos" w:hAnsi="Aptos"/>
                <w:sz w:val="18"/>
                <w:szCs w:val="18"/>
              </w:rPr>
            </w:pPr>
            <w:r w:rsidRPr="007C5752">
              <w:rPr>
                <w:rFonts w:ascii="Aptos" w:hAnsi="Aptos"/>
                <w:sz w:val="18"/>
                <w:szCs w:val="18"/>
              </w:rPr>
              <w:t>MCS Services</w:t>
            </w:r>
          </w:p>
        </w:tc>
        <w:tc>
          <w:tcPr>
            <w:tcW w:w="6066" w:type="dxa"/>
            <w:tcBorders>
              <w:top w:val="single" w:sz="4" w:space="0" w:color="562873"/>
              <w:left w:val="single" w:sz="4" w:space="0" w:color="562873"/>
              <w:bottom w:val="single" w:sz="4" w:space="0" w:color="562873"/>
              <w:right w:val="single" w:sz="4" w:space="0" w:color="562873"/>
            </w:tcBorders>
          </w:tcPr>
          <w:p w14:paraId="2BBF846B" w14:textId="77777777" w:rsidR="00172DB8" w:rsidRPr="007C5752" w:rsidRDefault="00172DB8" w:rsidP="0023710A">
            <w:pPr>
              <w:rPr>
                <w:rFonts w:ascii="Aptos" w:hAnsi="Aptos"/>
                <w:sz w:val="18"/>
                <w:szCs w:val="18"/>
              </w:rPr>
            </w:pPr>
            <w:r w:rsidRPr="007C5752">
              <w:rPr>
                <w:rFonts w:ascii="Aptos" w:hAnsi="Aptos"/>
                <w:sz w:val="18"/>
                <w:szCs w:val="18"/>
              </w:rPr>
              <w:t>Control System shared services like the Navigator, Archiving etc.</w:t>
            </w:r>
          </w:p>
        </w:tc>
      </w:tr>
      <w:tr w:rsidR="00172DB8" w:rsidRPr="007C5752" w14:paraId="4AC795F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5F9AD53" w14:textId="77777777" w:rsidR="00172DB8" w:rsidRPr="007C5752" w:rsidRDefault="00172DB8" w:rsidP="0023710A">
            <w:pPr>
              <w:jc w:val="center"/>
              <w:rPr>
                <w:rFonts w:ascii="Aptos" w:hAnsi="Aptos"/>
                <w:sz w:val="18"/>
                <w:szCs w:val="18"/>
              </w:rPr>
            </w:pPr>
            <w:r w:rsidRPr="007C5752">
              <w:rPr>
                <w:rFonts w:ascii="Aptos" w:hAnsi="Aptos"/>
                <w:sz w:val="18"/>
                <w:szCs w:val="18"/>
              </w:rPr>
              <w:lastRenderedPageBreak/>
              <w:t>731</w:t>
            </w:r>
          </w:p>
        </w:tc>
        <w:tc>
          <w:tcPr>
            <w:tcW w:w="3261" w:type="dxa"/>
            <w:tcBorders>
              <w:top w:val="single" w:sz="4" w:space="0" w:color="562873"/>
              <w:left w:val="single" w:sz="4" w:space="0" w:color="562873"/>
              <w:bottom w:val="single" w:sz="4" w:space="0" w:color="562873"/>
              <w:right w:val="single" w:sz="4" w:space="0" w:color="562873"/>
            </w:tcBorders>
          </w:tcPr>
          <w:p w14:paraId="067B37AD" w14:textId="77777777" w:rsidR="00172DB8" w:rsidRPr="007C5752" w:rsidRDefault="00172DB8" w:rsidP="0023710A">
            <w:pPr>
              <w:rPr>
                <w:rFonts w:ascii="Aptos" w:hAnsi="Aptos"/>
                <w:sz w:val="18"/>
                <w:szCs w:val="18"/>
              </w:rPr>
            </w:pPr>
            <w:r w:rsidRPr="007C5752">
              <w:rPr>
                <w:rFonts w:ascii="Aptos" w:hAnsi="Aptos"/>
                <w:sz w:val="18"/>
                <w:szCs w:val="18"/>
              </w:rPr>
              <w:t xml:space="preserve">   Archiver</w:t>
            </w:r>
          </w:p>
        </w:tc>
        <w:tc>
          <w:tcPr>
            <w:tcW w:w="6066" w:type="dxa"/>
            <w:tcBorders>
              <w:top w:val="single" w:sz="4" w:space="0" w:color="562873"/>
              <w:left w:val="single" w:sz="4" w:space="0" w:color="562873"/>
              <w:bottom w:val="single" w:sz="4" w:space="0" w:color="562873"/>
              <w:right w:val="single" w:sz="4" w:space="0" w:color="562873"/>
            </w:tcBorders>
          </w:tcPr>
          <w:p w14:paraId="40139854" w14:textId="77777777" w:rsidR="00172DB8" w:rsidRPr="007C5752" w:rsidRDefault="00172DB8" w:rsidP="0023710A">
            <w:pPr>
              <w:rPr>
                <w:rFonts w:ascii="Aptos" w:hAnsi="Aptos"/>
                <w:sz w:val="18"/>
                <w:szCs w:val="18"/>
              </w:rPr>
            </w:pPr>
            <w:r w:rsidRPr="007C5752">
              <w:rPr>
                <w:rFonts w:ascii="Aptos" w:hAnsi="Aptos"/>
                <w:sz w:val="18"/>
                <w:szCs w:val="18"/>
              </w:rPr>
              <w:t>A data historian or archiving service used to record historical process data for the accelerator and the QPLANT.</w:t>
            </w:r>
          </w:p>
        </w:tc>
      </w:tr>
      <w:tr w:rsidR="00172DB8" w:rsidRPr="007C5752" w14:paraId="4D64941C" w14:textId="77777777" w:rsidTr="00172DB8">
        <w:tc>
          <w:tcPr>
            <w:tcW w:w="10456" w:type="dxa"/>
            <w:gridSpan w:val="3"/>
            <w:shd w:val="clear" w:color="auto" w:fill="EBD9ED"/>
          </w:tcPr>
          <w:p w14:paraId="65D23C6A" w14:textId="77777777" w:rsidR="00172DB8" w:rsidRPr="007C5752" w:rsidRDefault="00172DB8" w:rsidP="0023710A">
            <w:pPr>
              <w:rPr>
                <w:rFonts w:ascii="Aptos" w:hAnsi="Aptos"/>
                <w:sz w:val="18"/>
                <w:szCs w:val="18"/>
              </w:rPr>
            </w:pPr>
            <w:r w:rsidRPr="007C5752">
              <w:rPr>
                <w:rFonts w:ascii="Aptos" w:hAnsi="Aptos"/>
                <w:b/>
                <w:color w:val="7030A0"/>
                <w:sz w:val="18"/>
                <w:szCs w:val="18"/>
              </w:rPr>
              <w:t>80–89: Visualization and Clients</w:t>
            </w:r>
          </w:p>
        </w:tc>
      </w:tr>
      <w:tr w:rsidR="00172DB8" w:rsidRPr="007C5752" w14:paraId="628783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92DBB4" w14:textId="77777777" w:rsidR="00172DB8" w:rsidRPr="007C5752" w:rsidRDefault="00172DB8" w:rsidP="0023710A">
            <w:pPr>
              <w:jc w:val="center"/>
              <w:rPr>
                <w:rFonts w:ascii="Aptos" w:hAnsi="Aptos"/>
                <w:sz w:val="18"/>
                <w:szCs w:val="18"/>
              </w:rPr>
            </w:pPr>
            <w:r w:rsidRPr="007C5752">
              <w:rPr>
                <w:rFonts w:ascii="Aptos" w:hAnsi="Aptos"/>
                <w:sz w:val="18"/>
                <w:szCs w:val="18"/>
              </w:rPr>
              <w:t>80</w:t>
            </w:r>
          </w:p>
        </w:tc>
        <w:tc>
          <w:tcPr>
            <w:tcW w:w="3261" w:type="dxa"/>
            <w:tcBorders>
              <w:top w:val="single" w:sz="4" w:space="0" w:color="562873"/>
              <w:left w:val="single" w:sz="4" w:space="0" w:color="562873"/>
              <w:bottom w:val="single" w:sz="4" w:space="0" w:color="562873"/>
              <w:right w:val="single" w:sz="4" w:space="0" w:color="562873"/>
            </w:tcBorders>
          </w:tcPr>
          <w:p w14:paraId="6B034096" w14:textId="77777777" w:rsidR="00172DB8" w:rsidRPr="007C5752" w:rsidRDefault="00172DB8" w:rsidP="0023710A">
            <w:pPr>
              <w:rPr>
                <w:rFonts w:ascii="Aptos" w:hAnsi="Aptos"/>
                <w:sz w:val="18"/>
                <w:szCs w:val="18"/>
              </w:rPr>
            </w:pPr>
            <w:r w:rsidRPr="007C5752">
              <w:rPr>
                <w:rFonts w:ascii="Aptos" w:hAnsi="Aptos"/>
                <w:sz w:val="18"/>
                <w:szCs w:val="18"/>
              </w:rPr>
              <w:t>Zero Client</w:t>
            </w:r>
          </w:p>
        </w:tc>
        <w:tc>
          <w:tcPr>
            <w:tcW w:w="6066" w:type="dxa"/>
            <w:tcBorders>
              <w:top w:val="single" w:sz="4" w:space="0" w:color="562873"/>
              <w:left w:val="single" w:sz="4" w:space="0" w:color="562873"/>
              <w:bottom w:val="single" w:sz="4" w:space="0" w:color="562873"/>
              <w:right w:val="single" w:sz="4" w:space="0" w:color="562873"/>
            </w:tcBorders>
          </w:tcPr>
          <w:p w14:paraId="76D19D2B" w14:textId="7397DEEC" w:rsidR="00172DB8" w:rsidRPr="007C5752" w:rsidRDefault="00172DB8" w:rsidP="0023710A">
            <w:pPr>
              <w:rPr>
                <w:rFonts w:ascii="Aptos" w:hAnsi="Aptos"/>
                <w:sz w:val="18"/>
                <w:szCs w:val="18"/>
              </w:rPr>
            </w:pPr>
            <w:r w:rsidRPr="007C5752">
              <w:rPr>
                <w:rFonts w:ascii="Aptos" w:hAnsi="Aptos"/>
                <w:sz w:val="18"/>
                <w:szCs w:val="18"/>
              </w:rPr>
              <w:t xml:space="preserve">Used for visualizing MCS Navigator, the zero client displays the user interface generated by the server. </w:t>
            </w:r>
            <w:r w:rsidR="009C7980" w:rsidRPr="007C5752">
              <w:rPr>
                <w:rFonts w:ascii="Aptos" w:hAnsi="Aptos"/>
                <w:sz w:val="18"/>
                <w:szCs w:val="18"/>
              </w:rPr>
              <w:t xml:space="preserve"> </w:t>
            </w:r>
            <w:r w:rsidRPr="007C5752">
              <w:rPr>
                <w:rFonts w:ascii="Aptos" w:hAnsi="Aptos"/>
                <w:sz w:val="18"/>
                <w:szCs w:val="18"/>
              </w:rPr>
              <w:t>All processing, data storage, and updates occur centrally.</w:t>
            </w:r>
          </w:p>
        </w:tc>
      </w:tr>
      <w:tr w:rsidR="00172DB8" w:rsidRPr="007C5752" w14:paraId="15ACCAF3" w14:textId="77777777" w:rsidTr="00172DB8">
        <w:tc>
          <w:tcPr>
            <w:tcW w:w="10456" w:type="dxa"/>
            <w:gridSpan w:val="3"/>
            <w:shd w:val="clear" w:color="auto" w:fill="EBD9ED"/>
          </w:tcPr>
          <w:p w14:paraId="03C773A9" w14:textId="77777777" w:rsidR="00172DB8" w:rsidRPr="007C5752" w:rsidRDefault="00172DB8" w:rsidP="0023710A">
            <w:pPr>
              <w:rPr>
                <w:rFonts w:ascii="Aptos" w:hAnsi="Aptos"/>
                <w:sz w:val="18"/>
                <w:szCs w:val="18"/>
              </w:rPr>
            </w:pPr>
            <w:r w:rsidRPr="007C5752">
              <w:rPr>
                <w:rFonts w:ascii="Aptos" w:hAnsi="Aptos"/>
                <w:b/>
                <w:color w:val="7030A0"/>
                <w:sz w:val="18"/>
                <w:szCs w:val="18"/>
              </w:rPr>
              <w:t>90–99: Servers and Supervisory Systems</w:t>
            </w:r>
          </w:p>
        </w:tc>
      </w:tr>
      <w:tr w:rsidR="00172DB8" w:rsidRPr="007C5752" w14:paraId="6A1C4B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0F29ABB" w14:textId="77777777" w:rsidR="00172DB8" w:rsidRPr="007C5752" w:rsidRDefault="00172DB8" w:rsidP="0023710A">
            <w:pPr>
              <w:jc w:val="center"/>
              <w:rPr>
                <w:rFonts w:ascii="Aptos" w:hAnsi="Aptos"/>
                <w:sz w:val="18"/>
                <w:szCs w:val="18"/>
              </w:rPr>
            </w:pPr>
            <w:r w:rsidRPr="007C5752">
              <w:rPr>
                <w:rFonts w:ascii="Aptos" w:hAnsi="Aptos"/>
                <w:sz w:val="18"/>
                <w:szCs w:val="18"/>
              </w:rPr>
              <w:t>90</w:t>
            </w:r>
          </w:p>
        </w:tc>
        <w:tc>
          <w:tcPr>
            <w:tcW w:w="3261" w:type="dxa"/>
            <w:tcBorders>
              <w:top w:val="single" w:sz="4" w:space="0" w:color="562873"/>
              <w:left w:val="single" w:sz="4" w:space="0" w:color="562873"/>
              <w:bottom w:val="single" w:sz="4" w:space="0" w:color="562873"/>
              <w:right w:val="single" w:sz="4" w:space="0" w:color="562873"/>
            </w:tcBorders>
          </w:tcPr>
          <w:p w14:paraId="1626B23B" w14:textId="77777777" w:rsidR="00172DB8" w:rsidRPr="007C5752" w:rsidRDefault="00172DB8" w:rsidP="0023710A">
            <w:pPr>
              <w:rPr>
                <w:rFonts w:ascii="Aptos" w:hAnsi="Aptos"/>
                <w:sz w:val="18"/>
                <w:szCs w:val="18"/>
              </w:rPr>
            </w:pPr>
            <w:r w:rsidRPr="007C5752">
              <w:rPr>
                <w:rFonts w:ascii="Aptos" w:hAnsi="Aptos"/>
                <w:sz w:val="18"/>
                <w:szCs w:val="18"/>
              </w:rPr>
              <w:t>Server (Cluster)</w:t>
            </w:r>
          </w:p>
        </w:tc>
        <w:tc>
          <w:tcPr>
            <w:tcW w:w="6066" w:type="dxa"/>
            <w:tcBorders>
              <w:top w:val="single" w:sz="4" w:space="0" w:color="562873"/>
              <w:left w:val="single" w:sz="4" w:space="0" w:color="562873"/>
              <w:bottom w:val="single" w:sz="4" w:space="0" w:color="562873"/>
              <w:right w:val="single" w:sz="4" w:space="0" w:color="562873"/>
            </w:tcBorders>
          </w:tcPr>
          <w:p w14:paraId="6590410C" w14:textId="77777777" w:rsidR="00172DB8" w:rsidRPr="007C5752" w:rsidRDefault="00172DB8" w:rsidP="0023710A">
            <w:pPr>
              <w:rPr>
                <w:rFonts w:ascii="Aptos" w:hAnsi="Aptos"/>
                <w:sz w:val="18"/>
                <w:szCs w:val="18"/>
              </w:rPr>
            </w:pPr>
            <w:r w:rsidRPr="007C5752">
              <w:rPr>
                <w:rFonts w:ascii="Aptos" w:hAnsi="Aptos"/>
                <w:sz w:val="18"/>
                <w:szCs w:val="18"/>
              </w:rPr>
              <w:t>Server cluster based on KVM (for Kernel-based Virtual Machine) full virtualization solution for Linux on x86 hardware.</w:t>
            </w:r>
          </w:p>
        </w:tc>
      </w:tr>
      <w:tr w:rsidR="00172DB8" w:rsidRPr="007C5752" w14:paraId="3ACC638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A841F1A" w14:textId="77777777" w:rsidR="00172DB8" w:rsidRPr="007C5752" w:rsidRDefault="00172DB8" w:rsidP="0023710A">
            <w:pPr>
              <w:jc w:val="center"/>
              <w:rPr>
                <w:rFonts w:ascii="Aptos" w:hAnsi="Aptos"/>
                <w:sz w:val="18"/>
                <w:szCs w:val="18"/>
              </w:rPr>
            </w:pPr>
            <w:r w:rsidRPr="007C5752">
              <w:rPr>
                <w:rFonts w:ascii="Aptos" w:hAnsi="Aptos"/>
                <w:sz w:val="18"/>
                <w:szCs w:val="18"/>
              </w:rPr>
              <w:t>711</w:t>
            </w:r>
          </w:p>
        </w:tc>
        <w:tc>
          <w:tcPr>
            <w:tcW w:w="3261" w:type="dxa"/>
            <w:tcBorders>
              <w:top w:val="single" w:sz="4" w:space="0" w:color="562873"/>
              <w:left w:val="single" w:sz="4" w:space="0" w:color="562873"/>
              <w:bottom w:val="single" w:sz="4" w:space="0" w:color="562873"/>
              <w:right w:val="single" w:sz="4" w:space="0" w:color="562873"/>
            </w:tcBorders>
          </w:tcPr>
          <w:p w14:paraId="19AA0D00" w14:textId="77777777" w:rsidR="00172DB8" w:rsidRPr="007C5752" w:rsidRDefault="00172DB8" w:rsidP="0023710A">
            <w:pPr>
              <w:rPr>
                <w:rFonts w:ascii="Aptos" w:hAnsi="Aptos"/>
                <w:sz w:val="18"/>
                <w:szCs w:val="18"/>
              </w:rPr>
            </w:pPr>
            <w:r w:rsidRPr="007C5752">
              <w:rPr>
                <w:rFonts w:ascii="Aptos" w:hAnsi="Aptos"/>
                <w:sz w:val="18"/>
                <w:szCs w:val="18"/>
              </w:rPr>
              <w:t xml:space="preserve">   Navigator</w:t>
            </w:r>
          </w:p>
        </w:tc>
        <w:tc>
          <w:tcPr>
            <w:tcW w:w="6066" w:type="dxa"/>
            <w:tcBorders>
              <w:top w:val="single" w:sz="4" w:space="0" w:color="562873"/>
              <w:left w:val="single" w:sz="4" w:space="0" w:color="562873"/>
              <w:bottom w:val="single" w:sz="4" w:space="0" w:color="562873"/>
              <w:right w:val="single" w:sz="4" w:space="0" w:color="562873"/>
            </w:tcBorders>
          </w:tcPr>
          <w:p w14:paraId="2BC189B3" w14:textId="77777777" w:rsidR="00172DB8" w:rsidRPr="007C5752" w:rsidRDefault="00172DB8" w:rsidP="0023710A">
            <w:pPr>
              <w:rPr>
                <w:rFonts w:ascii="Aptos" w:hAnsi="Aptos"/>
                <w:sz w:val="18"/>
                <w:szCs w:val="18"/>
              </w:rPr>
            </w:pPr>
            <w:r w:rsidRPr="007C5752">
              <w:rPr>
                <w:rFonts w:ascii="Aptos" w:hAnsi="Aptos"/>
                <w:sz w:val="18"/>
                <w:szCs w:val="18"/>
              </w:rPr>
              <w:t>The project wide SCADA system for controlling/monitoring the accelerator and the cryogenic processes at a higher supervisory level.</w:t>
            </w:r>
          </w:p>
        </w:tc>
      </w:tr>
      <w:tr w:rsidR="00172DB8" w:rsidRPr="007C5752" w14:paraId="6BCCE78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E141C05" w14:textId="77777777" w:rsidR="00172DB8" w:rsidRPr="007C5752" w:rsidRDefault="00172DB8" w:rsidP="0023710A">
            <w:pPr>
              <w:jc w:val="center"/>
              <w:rPr>
                <w:rFonts w:ascii="Aptos" w:hAnsi="Aptos"/>
                <w:sz w:val="18"/>
                <w:szCs w:val="18"/>
              </w:rPr>
            </w:pPr>
            <w:r w:rsidRPr="007C5752">
              <w:rPr>
                <w:rFonts w:ascii="Aptos" w:hAnsi="Aptos"/>
                <w:sz w:val="18"/>
                <w:szCs w:val="18"/>
              </w:rPr>
              <w:t>7111</w:t>
            </w:r>
          </w:p>
        </w:tc>
        <w:tc>
          <w:tcPr>
            <w:tcW w:w="3261" w:type="dxa"/>
            <w:tcBorders>
              <w:top w:val="single" w:sz="4" w:space="0" w:color="562873"/>
              <w:left w:val="single" w:sz="4" w:space="0" w:color="562873"/>
              <w:bottom w:val="single" w:sz="4" w:space="0" w:color="562873"/>
              <w:right w:val="single" w:sz="4" w:space="0" w:color="562873"/>
            </w:tcBorders>
          </w:tcPr>
          <w:p w14:paraId="7483D90F" w14:textId="77777777" w:rsidR="00172DB8" w:rsidRPr="007C5752" w:rsidRDefault="00172DB8" w:rsidP="0023710A">
            <w:pPr>
              <w:rPr>
                <w:rFonts w:ascii="Aptos" w:hAnsi="Aptos"/>
                <w:sz w:val="18"/>
                <w:szCs w:val="18"/>
              </w:rPr>
            </w:pPr>
            <w:r w:rsidRPr="007C5752">
              <w:rPr>
                <w:rFonts w:ascii="Aptos" w:hAnsi="Aptos"/>
                <w:sz w:val="18"/>
                <w:szCs w:val="18"/>
              </w:rPr>
              <w:t xml:space="preserve">   QPLANT</w:t>
            </w:r>
          </w:p>
        </w:tc>
        <w:tc>
          <w:tcPr>
            <w:tcW w:w="6066" w:type="dxa"/>
            <w:tcBorders>
              <w:top w:val="single" w:sz="4" w:space="0" w:color="562873"/>
              <w:left w:val="single" w:sz="4" w:space="0" w:color="562873"/>
              <w:bottom w:val="single" w:sz="4" w:space="0" w:color="562873"/>
              <w:right w:val="single" w:sz="4" w:space="0" w:color="562873"/>
            </w:tcBorders>
          </w:tcPr>
          <w:p w14:paraId="012B0E36" w14:textId="77777777" w:rsidR="00172DB8" w:rsidRPr="007C5752" w:rsidRDefault="00172DB8" w:rsidP="0023710A">
            <w:pPr>
              <w:rPr>
                <w:rFonts w:ascii="Aptos" w:hAnsi="Aptos"/>
                <w:sz w:val="18"/>
                <w:szCs w:val="18"/>
              </w:rPr>
            </w:pPr>
            <w:r w:rsidRPr="007C5752">
              <w:rPr>
                <w:rFonts w:ascii="Aptos" w:hAnsi="Aptos"/>
                <w:sz w:val="18"/>
                <w:szCs w:val="18"/>
              </w:rPr>
              <w:t>A control panel or interface for the QPLANT.</w:t>
            </w:r>
          </w:p>
        </w:tc>
      </w:tr>
      <w:tr w:rsidR="00172DB8" w:rsidRPr="007C5752" w14:paraId="108CC83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DB5C45" w14:textId="77777777" w:rsidR="00172DB8" w:rsidRPr="007C5752" w:rsidRDefault="00172DB8" w:rsidP="0023710A">
            <w:pPr>
              <w:jc w:val="center"/>
              <w:rPr>
                <w:rFonts w:ascii="Aptos" w:hAnsi="Aptos"/>
                <w:sz w:val="18"/>
                <w:szCs w:val="18"/>
              </w:rPr>
            </w:pPr>
            <w:r w:rsidRPr="007C5752">
              <w:rPr>
                <w:rFonts w:ascii="Aptos" w:hAnsi="Aptos"/>
                <w:sz w:val="18"/>
                <w:szCs w:val="18"/>
              </w:rPr>
              <w:t>7112</w:t>
            </w:r>
          </w:p>
        </w:tc>
        <w:tc>
          <w:tcPr>
            <w:tcW w:w="3261" w:type="dxa"/>
            <w:tcBorders>
              <w:top w:val="single" w:sz="4" w:space="0" w:color="562873"/>
              <w:left w:val="single" w:sz="4" w:space="0" w:color="562873"/>
              <w:bottom w:val="single" w:sz="4" w:space="0" w:color="562873"/>
              <w:right w:val="single" w:sz="4" w:space="0" w:color="562873"/>
            </w:tcBorders>
          </w:tcPr>
          <w:p w14:paraId="306F9EDB" w14:textId="77777777" w:rsidR="00172DB8" w:rsidRPr="007C5752" w:rsidRDefault="00172DB8" w:rsidP="0023710A">
            <w:pPr>
              <w:rPr>
                <w:rFonts w:ascii="Aptos" w:hAnsi="Aptos"/>
                <w:sz w:val="18"/>
                <w:szCs w:val="18"/>
              </w:rPr>
            </w:pPr>
            <w:r w:rsidRPr="007C5752">
              <w:rPr>
                <w:rFonts w:ascii="Aptos" w:hAnsi="Aptos"/>
                <w:sz w:val="18"/>
                <w:szCs w:val="18"/>
              </w:rPr>
              <w:t xml:space="preserve">   QCELLPanel</w:t>
            </w:r>
          </w:p>
        </w:tc>
        <w:tc>
          <w:tcPr>
            <w:tcW w:w="6066" w:type="dxa"/>
            <w:tcBorders>
              <w:top w:val="single" w:sz="4" w:space="0" w:color="562873"/>
              <w:left w:val="single" w:sz="4" w:space="0" w:color="562873"/>
              <w:bottom w:val="single" w:sz="4" w:space="0" w:color="562873"/>
              <w:right w:val="single" w:sz="4" w:space="0" w:color="562873"/>
            </w:tcBorders>
          </w:tcPr>
          <w:p w14:paraId="452DFE97" w14:textId="77777777" w:rsidR="00172DB8" w:rsidRPr="007C5752" w:rsidRDefault="00172DB8" w:rsidP="0023710A">
            <w:pPr>
              <w:rPr>
                <w:rFonts w:ascii="Aptos" w:hAnsi="Aptos"/>
                <w:sz w:val="18"/>
                <w:szCs w:val="18"/>
              </w:rPr>
            </w:pPr>
            <w:r w:rsidRPr="007C5752">
              <w:rPr>
                <w:rFonts w:ascii="Aptos" w:hAnsi="Aptos"/>
                <w:sz w:val="18"/>
                <w:szCs w:val="18"/>
              </w:rPr>
              <w:t>A control panel or interface for a cryogenic cell.</w:t>
            </w:r>
          </w:p>
        </w:tc>
      </w:tr>
    </w:tbl>
    <w:p w14:paraId="5F2CD4E8" w14:textId="77777777" w:rsidR="00D47B98" w:rsidRPr="007C5752" w:rsidRDefault="00D47B98" w:rsidP="00D47B98"/>
    <w:p w14:paraId="07BE9B6B" w14:textId="7C9B1903" w:rsidR="001D3C59" w:rsidRPr="007C5752" w:rsidRDefault="00BE12A9" w:rsidP="001D3C59">
      <w:pPr>
        <w:pStyle w:val="Heading1numbered"/>
      </w:pPr>
      <w:bookmarkStart w:id="6103" w:name="_Toc212194943"/>
      <w:r w:rsidRPr="007C5752">
        <w:lastRenderedPageBreak/>
        <w:t>Applicable Documents</w:t>
      </w:r>
      <w:bookmarkEnd w:id="6103"/>
    </w:p>
    <w:p w14:paraId="308BDE50" w14:textId="46038704" w:rsidR="001D3C59" w:rsidRPr="007C5752" w:rsidRDefault="001D3C59" w:rsidP="001D3C59">
      <w:pPr>
        <w:pStyle w:val="regular"/>
      </w:pPr>
      <w:bookmarkStart w:id="6104" w:name="_Toc200492702"/>
      <w:r w:rsidRPr="007C5752">
        <w:t xml:space="preserve">SCK CEN </w:t>
      </w:r>
      <w:r w:rsidR="00BE12A9" w:rsidRPr="007C5752">
        <w:t xml:space="preserve">is </w:t>
      </w:r>
      <w:r w:rsidRPr="007C5752">
        <w:t>provid</w:t>
      </w:r>
      <w:r w:rsidR="00BE12A9" w:rsidRPr="007C5752">
        <w:t>ing</w:t>
      </w:r>
      <w:r w:rsidRPr="007C5752">
        <w:t xml:space="preserve"> the required information necessary for the performance of the Contract as outlined </w:t>
      </w:r>
      <w:r w:rsidR="00BE12A9" w:rsidRPr="007C5752">
        <w:t>in this Addendum</w:t>
      </w:r>
      <w:r w:rsidRPr="007C5752">
        <w:t>.  The level of maturity provided is th</w:t>
      </w:r>
      <w:r w:rsidR="00BE12A9" w:rsidRPr="007C5752">
        <w:t>at</w:t>
      </w:r>
      <w:r w:rsidRPr="007C5752">
        <w:t xml:space="preserve"> necessary for the Applicant to </w:t>
      </w:r>
      <w:r w:rsidR="00946115" w:rsidRPr="007C5752">
        <w:t>provide and offer</w:t>
      </w:r>
      <w:r w:rsidRPr="007C5752">
        <w:t xml:space="preserve">.  Within Contract </w:t>
      </w:r>
      <w:r w:rsidR="00BE12A9" w:rsidRPr="007C5752">
        <w:t>execution</w:t>
      </w:r>
      <w:r w:rsidR="00946115" w:rsidRPr="007C5752">
        <w:t xml:space="preserve">, </w:t>
      </w:r>
      <w:r w:rsidRPr="007C5752">
        <w:t>SCK CEN</w:t>
      </w:r>
      <w:r w:rsidR="00946115" w:rsidRPr="007C5752">
        <w:t xml:space="preserve"> may provide updated versions of the applicable documents listed below</w:t>
      </w:r>
      <w:r w:rsidRPr="007C5752">
        <w:t>.</w:t>
      </w:r>
      <w:bookmarkEnd w:id="6104"/>
    </w:p>
    <w:p w14:paraId="00DC689A" w14:textId="608736FA" w:rsidR="001D3C59" w:rsidRPr="007C5752" w:rsidRDefault="001D3C59" w:rsidP="001D3C59">
      <w:pPr>
        <w:pStyle w:val="Caption"/>
        <w:jc w:val="left"/>
      </w:pPr>
      <w:bookmarkStart w:id="6105" w:name="_Toc201310432"/>
      <w:bookmarkStart w:id="6106" w:name="_Toc212194985"/>
      <w:r w:rsidRPr="007C5752">
        <w:t xml:space="preserve">Table </w:t>
      </w:r>
      <w:r w:rsidRPr="007C5752">
        <w:fldChar w:fldCharType="begin"/>
      </w:r>
      <w:r w:rsidRPr="007C5752">
        <w:instrText xml:space="preserve"> SEQ Table \* ARABIC </w:instrText>
      </w:r>
      <w:r w:rsidRPr="007C5752">
        <w:fldChar w:fldCharType="separate"/>
      </w:r>
      <w:r w:rsidR="00A63B38">
        <w:rPr>
          <w:noProof/>
        </w:rPr>
        <w:t>28</w:t>
      </w:r>
      <w:r w:rsidRPr="007C5752">
        <w:fldChar w:fldCharType="end"/>
      </w:r>
      <w:r w:rsidRPr="007C5752">
        <w:t xml:space="preserve"> Applicable Documents (AD)</w:t>
      </w:r>
      <w:bookmarkEnd w:id="6105"/>
      <w:bookmarkEnd w:id="6106"/>
    </w:p>
    <w:tbl>
      <w:tblPr>
        <w:tblW w:w="9270"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7110"/>
        <w:gridCol w:w="2160"/>
      </w:tblGrid>
      <w:tr w:rsidR="007C27AF" w:rsidRPr="007C5752" w:rsidDel="0067541D" w14:paraId="394D0873" w14:textId="77777777" w:rsidTr="00B34630">
        <w:trPr>
          <w:trHeight w:hRule="exact" w:val="851"/>
        </w:trPr>
        <w:tc>
          <w:tcPr>
            <w:tcW w:w="7110" w:type="dxa"/>
            <w:tcBorders>
              <w:top w:val="single" w:sz="4" w:space="0" w:color="auto"/>
            </w:tcBorders>
            <w:shd w:val="clear" w:color="auto" w:fill="DFCAEC" w:themeFill="accent1" w:themeFillTint="33"/>
            <w:vAlign w:val="center"/>
          </w:tcPr>
          <w:p w14:paraId="43768056" w14:textId="6A258FCD" w:rsidR="007C27AF" w:rsidRPr="007C5752" w:rsidRDefault="00187AC2" w:rsidP="00B34630">
            <w:pPr>
              <w:jc w:val="center"/>
              <w:rPr>
                <w:b/>
                <w:bCs/>
                <w:color w:val="7030A0"/>
              </w:rPr>
            </w:pPr>
            <w:r w:rsidRPr="007C5752">
              <w:rPr>
                <w:b/>
                <w:bCs/>
                <w:color w:val="7030A0"/>
              </w:rPr>
              <w:t>Document name</w:t>
            </w:r>
          </w:p>
        </w:tc>
        <w:tc>
          <w:tcPr>
            <w:tcW w:w="2160" w:type="dxa"/>
            <w:tcBorders>
              <w:top w:val="single" w:sz="4" w:space="0" w:color="auto"/>
            </w:tcBorders>
            <w:shd w:val="clear" w:color="auto" w:fill="DFCAEC" w:themeFill="accent1" w:themeFillTint="33"/>
            <w:vAlign w:val="center"/>
          </w:tcPr>
          <w:p w14:paraId="3426385D" w14:textId="77777777" w:rsidR="007C27AF" w:rsidRPr="007C5752" w:rsidRDefault="007C27AF" w:rsidP="00B34630">
            <w:pPr>
              <w:jc w:val="center"/>
              <w:rPr>
                <w:b/>
                <w:bCs/>
                <w:color w:val="7030A0"/>
              </w:rPr>
            </w:pPr>
            <w:bookmarkStart w:id="6107" w:name="_Toc200492704"/>
            <w:bookmarkStart w:id="6108" w:name="_Toc202536302"/>
            <w:bookmarkStart w:id="6109" w:name="_Toc202536984"/>
            <w:bookmarkStart w:id="6110" w:name="_Toc202537735"/>
            <w:r w:rsidRPr="007C5752">
              <w:rPr>
                <w:b/>
                <w:bCs/>
                <w:color w:val="7030A0"/>
              </w:rPr>
              <w:t>Reference</w:t>
            </w:r>
            <w:bookmarkEnd w:id="6107"/>
            <w:bookmarkEnd w:id="6108"/>
            <w:bookmarkEnd w:id="6109"/>
            <w:bookmarkEnd w:id="6110"/>
          </w:p>
        </w:tc>
      </w:tr>
      <w:tr w:rsidR="00676971" w:rsidRPr="007C5752" w:rsidDel="0067541D" w14:paraId="2E898523" w14:textId="77777777" w:rsidTr="0003012A">
        <w:trPr>
          <w:trHeight w:val="567"/>
        </w:trPr>
        <w:tc>
          <w:tcPr>
            <w:tcW w:w="7110" w:type="dxa"/>
            <w:vAlign w:val="center"/>
          </w:tcPr>
          <w:p w14:paraId="266E0E6F" w14:textId="2A7C7CAB" w:rsidR="00676971" w:rsidRPr="007C5752" w:rsidRDefault="00676971" w:rsidP="00676971">
            <w:pPr>
              <w:pStyle w:val="ReferenceList"/>
              <w:rPr>
                <w:rFonts w:ascii="Aptos" w:hAnsi="Aptos"/>
                <w:sz w:val="18"/>
                <w:szCs w:val="18"/>
              </w:rPr>
            </w:pPr>
            <w:commentRangeStart w:id="6111"/>
            <w:r w:rsidRPr="007C5752">
              <w:rPr>
                <w:rFonts w:ascii="Aptos" w:hAnsi="Aptos"/>
                <w:sz w:val="18"/>
                <w:szCs w:val="18"/>
              </w:rPr>
              <w:t>D2.1 Preliminary Design</w:t>
            </w:r>
          </w:p>
        </w:tc>
        <w:tc>
          <w:tcPr>
            <w:tcW w:w="2160" w:type="dxa"/>
            <w:vAlign w:val="center"/>
          </w:tcPr>
          <w:p w14:paraId="672C6E1F" w14:textId="7A577E34" w:rsidR="00676971" w:rsidRPr="007C5752" w:rsidRDefault="00676971" w:rsidP="00676971">
            <w:pPr>
              <w:pStyle w:val="Subtitle"/>
            </w:pPr>
            <w:hyperlink r:id="rId40" w:history="1">
              <w:bookmarkStart w:id="6112" w:name="_Toc200492711"/>
              <w:bookmarkStart w:id="6113" w:name="_Toc202536305"/>
              <w:bookmarkStart w:id="6114" w:name="_Toc202536987"/>
              <w:bookmarkStart w:id="6115" w:name="_Toc202537738"/>
              <w:r w:rsidRPr="007C5752">
                <w:rPr>
                  <w:rFonts w:ascii="Aptos" w:hAnsi="Aptos"/>
                  <w:sz w:val="18"/>
                  <w:szCs w:val="18"/>
                  <w:highlight w:val="yellow"/>
                </w:rPr>
                <w:t>SCK CEN/81777062</w:t>
              </w:r>
              <w:bookmarkEnd w:id="6112"/>
              <w:bookmarkEnd w:id="6113"/>
              <w:bookmarkEnd w:id="6114"/>
              <w:bookmarkEnd w:id="6115"/>
            </w:hyperlink>
            <w:commentRangeEnd w:id="6111"/>
            <w:r w:rsidR="00284AC2" w:rsidRPr="007C5752">
              <w:rPr>
                <w:rStyle w:val="CommentReference"/>
                <w:color w:val="auto"/>
              </w:rPr>
              <w:commentReference w:id="6111"/>
            </w:r>
          </w:p>
        </w:tc>
      </w:tr>
      <w:tr w:rsidR="00676971" w:rsidRPr="007C5752" w:rsidDel="0067541D" w14:paraId="4611595F" w14:textId="77777777" w:rsidTr="0003012A">
        <w:trPr>
          <w:trHeight w:val="567"/>
        </w:trPr>
        <w:tc>
          <w:tcPr>
            <w:tcW w:w="7110" w:type="dxa"/>
            <w:vAlign w:val="center"/>
          </w:tcPr>
          <w:p w14:paraId="02FDC592" w14:textId="79990A0C" w:rsidR="00676971" w:rsidRPr="007C5752" w:rsidRDefault="00676971" w:rsidP="00676971">
            <w:pPr>
              <w:pStyle w:val="ReferenceList"/>
              <w:rPr>
                <w:rFonts w:ascii="Aptos" w:hAnsi="Aptos"/>
                <w:sz w:val="18"/>
                <w:szCs w:val="18"/>
              </w:rPr>
            </w:pPr>
            <w:bookmarkStart w:id="6116" w:name="_Toc200492705"/>
            <w:bookmarkStart w:id="6117" w:name="_Ref211261456"/>
            <w:bookmarkStart w:id="6118" w:name="_Ref211261464"/>
            <w:bookmarkStart w:id="6119" w:name="_Ref212191875"/>
            <w:bookmarkStart w:id="6120" w:name="_Ref212191882"/>
            <w:r w:rsidRPr="007C5752">
              <w:rPr>
                <w:rFonts w:ascii="Aptos" w:hAnsi="Aptos"/>
                <w:sz w:val="18"/>
                <w:szCs w:val="18"/>
              </w:rPr>
              <w:t>SCK CEN Auxiliary Building</w:t>
            </w:r>
            <w:bookmarkEnd w:id="6116"/>
            <w:bookmarkEnd w:id="6117"/>
            <w:bookmarkEnd w:id="6118"/>
            <w:bookmarkEnd w:id="6119"/>
            <w:bookmarkEnd w:id="6120"/>
          </w:p>
        </w:tc>
        <w:tc>
          <w:tcPr>
            <w:tcW w:w="2160" w:type="dxa"/>
            <w:vAlign w:val="center"/>
          </w:tcPr>
          <w:p w14:paraId="5C911CF9" w14:textId="2CC0A233" w:rsidR="00676971" w:rsidRPr="007C5752" w:rsidRDefault="00676971" w:rsidP="00676971">
            <w:pPr>
              <w:pStyle w:val="Subtitle"/>
              <w:rPr>
                <w:rFonts w:ascii="Aptos" w:hAnsi="Aptos"/>
                <w:sz w:val="18"/>
                <w:szCs w:val="18"/>
              </w:rPr>
            </w:pPr>
            <w:hyperlink r:id="rId41" w:history="1">
              <w:bookmarkStart w:id="6121" w:name="_Toc200492707"/>
              <w:bookmarkStart w:id="6122" w:name="_Toc202536303"/>
              <w:bookmarkStart w:id="6123" w:name="_Toc202536985"/>
              <w:bookmarkStart w:id="6124" w:name="_Toc202537736"/>
              <w:r w:rsidRPr="007C5752">
                <w:rPr>
                  <w:rFonts w:ascii="Aptos" w:hAnsi="Aptos"/>
                  <w:sz w:val="18"/>
                  <w:szCs w:val="18"/>
                </w:rPr>
                <w:t>SCK CEN/89811518</w:t>
              </w:r>
              <w:bookmarkEnd w:id="6121"/>
              <w:bookmarkEnd w:id="6122"/>
              <w:bookmarkEnd w:id="6123"/>
              <w:bookmarkEnd w:id="6124"/>
            </w:hyperlink>
          </w:p>
        </w:tc>
      </w:tr>
      <w:tr w:rsidR="00676971" w:rsidRPr="007C5752" w:rsidDel="0067541D" w14:paraId="363D1FD5" w14:textId="77777777" w:rsidTr="0003012A">
        <w:trPr>
          <w:trHeight w:val="567"/>
        </w:trPr>
        <w:tc>
          <w:tcPr>
            <w:tcW w:w="7110" w:type="dxa"/>
            <w:vAlign w:val="center"/>
          </w:tcPr>
          <w:p w14:paraId="229E64FC" w14:textId="77777777" w:rsidR="00676971" w:rsidRPr="007C5752" w:rsidRDefault="00676971" w:rsidP="00676971">
            <w:pPr>
              <w:pStyle w:val="ReferenceList"/>
              <w:rPr>
                <w:rFonts w:ascii="Aptos" w:hAnsi="Aptos"/>
                <w:sz w:val="18"/>
                <w:szCs w:val="18"/>
              </w:rPr>
            </w:pPr>
            <w:bookmarkStart w:id="6125" w:name="_Toc200492708"/>
            <w:r w:rsidRPr="007C5752">
              <w:rPr>
                <w:rFonts w:ascii="Aptos" w:hAnsi="Aptos"/>
                <w:sz w:val="18"/>
                <w:szCs w:val="18"/>
              </w:rPr>
              <w:t>S</w:t>
            </w:r>
            <w:bookmarkEnd w:id="6125"/>
            <w:r w:rsidRPr="007C5752">
              <w:rPr>
                <w:rFonts w:ascii="Aptos" w:hAnsi="Aptos"/>
                <w:sz w:val="18"/>
                <w:szCs w:val="18"/>
              </w:rPr>
              <w:t>afety Plan (for LCP4 onwards)</w:t>
            </w:r>
            <w:r w:rsidRPr="007C5752">
              <w:rPr>
                <w:rFonts w:ascii="Aptos" w:hAnsi="Aptos"/>
                <w:sz w:val="18"/>
                <w:szCs w:val="18"/>
              </w:rPr>
              <w:br/>
            </w:r>
          </w:p>
        </w:tc>
        <w:tc>
          <w:tcPr>
            <w:tcW w:w="2160" w:type="dxa"/>
            <w:vAlign w:val="center"/>
          </w:tcPr>
          <w:p w14:paraId="3194D85C" w14:textId="327C1DF4" w:rsidR="00676971" w:rsidRPr="007C5752" w:rsidRDefault="00676971" w:rsidP="00676971">
            <w:pPr>
              <w:pStyle w:val="Subtitle"/>
              <w:rPr>
                <w:rFonts w:ascii="Aptos" w:hAnsi="Aptos"/>
                <w:sz w:val="18"/>
                <w:szCs w:val="18"/>
              </w:rPr>
            </w:pPr>
            <w:hyperlink r:id="rId42" w:history="1">
              <w:bookmarkStart w:id="6126" w:name="_Toc200492709"/>
              <w:bookmarkStart w:id="6127" w:name="_Toc202536304"/>
              <w:bookmarkStart w:id="6128" w:name="_Toc202536986"/>
              <w:bookmarkStart w:id="6129" w:name="_Toc202537737"/>
              <w:r w:rsidRPr="007C5752">
                <w:rPr>
                  <w:rFonts w:ascii="Aptos" w:hAnsi="Aptos"/>
                  <w:sz w:val="18"/>
                  <w:szCs w:val="18"/>
                </w:rPr>
                <w:t>SCK CEN/56057080</w:t>
              </w:r>
              <w:bookmarkEnd w:id="6126"/>
              <w:bookmarkEnd w:id="6127"/>
              <w:bookmarkEnd w:id="6128"/>
              <w:bookmarkEnd w:id="6129"/>
            </w:hyperlink>
          </w:p>
        </w:tc>
      </w:tr>
      <w:tr w:rsidR="00676971" w:rsidRPr="007C5752" w:rsidDel="0067541D" w14:paraId="6DF85519" w14:textId="77777777" w:rsidTr="0003012A">
        <w:trPr>
          <w:trHeight w:val="567"/>
        </w:trPr>
        <w:tc>
          <w:tcPr>
            <w:tcW w:w="7110" w:type="dxa"/>
            <w:vAlign w:val="center"/>
          </w:tcPr>
          <w:p w14:paraId="6462D6FB" w14:textId="77777777" w:rsidR="00676971" w:rsidRPr="007C5752" w:rsidRDefault="00676971" w:rsidP="00676971">
            <w:pPr>
              <w:pStyle w:val="ReferenceList"/>
              <w:rPr>
                <w:rFonts w:ascii="Aptos" w:hAnsi="Aptos"/>
                <w:sz w:val="18"/>
                <w:szCs w:val="18"/>
              </w:rPr>
            </w:pPr>
            <w:bookmarkStart w:id="6130" w:name="_Toc200492712"/>
            <w:r w:rsidRPr="007C5752">
              <w:rPr>
                <w:rFonts w:ascii="Aptos" w:hAnsi="Aptos"/>
                <w:sz w:val="18"/>
                <w:szCs w:val="18"/>
              </w:rPr>
              <w:t>General Specification for Steel Piping Materials</w:t>
            </w:r>
            <w:bookmarkEnd w:id="6130"/>
          </w:p>
        </w:tc>
        <w:tc>
          <w:tcPr>
            <w:tcW w:w="2160" w:type="dxa"/>
            <w:vAlign w:val="center"/>
          </w:tcPr>
          <w:p w14:paraId="3EDE3732" w14:textId="39C74610" w:rsidR="00676971" w:rsidRPr="007C5752" w:rsidRDefault="00676971" w:rsidP="00676971">
            <w:pPr>
              <w:pStyle w:val="Subtitle"/>
              <w:rPr>
                <w:rFonts w:ascii="Aptos" w:hAnsi="Aptos"/>
                <w:sz w:val="18"/>
                <w:szCs w:val="18"/>
              </w:rPr>
            </w:pPr>
            <w:hyperlink r:id="rId43" w:history="1">
              <w:bookmarkStart w:id="6131" w:name="_Toc200492713"/>
              <w:bookmarkStart w:id="6132" w:name="_Toc202536306"/>
              <w:bookmarkStart w:id="6133" w:name="_Toc202536988"/>
              <w:bookmarkStart w:id="6134" w:name="_Toc202537739"/>
              <w:r w:rsidRPr="007C5752">
                <w:rPr>
                  <w:rFonts w:ascii="Aptos" w:hAnsi="Aptos"/>
                  <w:sz w:val="18"/>
                  <w:szCs w:val="18"/>
                </w:rPr>
                <w:t>SCK CEN/81912295</w:t>
              </w:r>
              <w:bookmarkEnd w:id="6131"/>
              <w:bookmarkEnd w:id="6132"/>
              <w:bookmarkEnd w:id="6133"/>
              <w:bookmarkEnd w:id="6134"/>
            </w:hyperlink>
          </w:p>
        </w:tc>
      </w:tr>
      <w:tr w:rsidR="00676971" w:rsidRPr="007C5752" w:rsidDel="0067541D" w14:paraId="4F11281D" w14:textId="77777777" w:rsidTr="0003012A">
        <w:trPr>
          <w:trHeight w:val="567"/>
        </w:trPr>
        <w:tc>
          <w:tcPr>
            <w:tcW w:w="7110" w:type="dxa"/>
            <w:vAlign w:val="center"/>
          </w:tcPr>
          <w:p w14:paraId="6AE59B69" w14:textId="77777777" w:rsidR="00676971" w:rsidRPr="007C5752" w:rsidRDefault="00676971" w:rsidP="00676971">
            <w:pPr>
              <w:pStyle w:val="ReferenceList"/>
              <w:rPr>
                <w:rFonts w:ascii="Aptos" w:hAnsi="Aptos"/>
                <w:sz w:val="18"/>
                <w:szCs w:val="18"/>
              </w:rPr>
            </w:pPr>
            <w:r w:rsidRPr="007C5752">
              <w:rPr>
                <w:rFonts w:ascii="Aptos" w:hAnsi="Aptos"/>
                <w:sz w:val="18"/>
                <w:szCs w:val="18"/>
              </w:rPr>
              <w:t>General Software and Hardware Requirements for Contractors</w:t>
            </w:r>
          </w:p>
        </w:tc>
        <w:tc>
          <w:tcPr>
            <w:tcW w:w="2160" w:type="dxa"/>
            <w:vAlign w:val="center"/>
          </w:tcPr>
          <w:p w14:paraId="05880AC0" w14:textId="77777777" w:rsidR="00676971" w:rsidRPr="007C5752" w:rsidRDefault="00676971" w:rsidP="00676971">
            <w:pPr>
              <w:pStyle w:val="Subtitle"/>
              <w:rPr>
                <w:rFonts w:ascii="Aptos" w:hAnsi="Aptos"/>
                <w:sz w:val="18"/>
                <w:szCs w:val="18"/>
              </w:rPr>
            </w:pPr>
            <w:r w:rsidRPr="007C5752">
              <w:rPr>
                <w:rFonts w:ascii="Aptos" w:hAnsi="Aptos"/>
                <w:sz w:val="18"/>
                <w:szCs w:val="18"/>
              </w:rPr>
              <w:t>SCK CEN/55310227</w:t>
            </w:r>
          </w:p>
        </w:tc>
      </w:tr>
      <w:tr w:rsidR="00676971" w:rsidRPr="007C5752" w:rsidDel="0067541D" w14:paraId="1EDBF69C" w14:textId="77777777" w:rsidTr="0003012A">
        <w:trPr>
          <w:trHeight w:val="567"/>
        </w:trPr>
        <w:tc>
          <w:tcPr>
            <w:tcW w:w="7110" w:type="dxa"/>
            <w:vAlign w:val="center"/>
          </w:tcPr>
          <w:p w14:paraId="603CBB7F" w14:textId="77777777" w:rsidR="00676971" w:rsidRPr="007C5752" w:rsidRDefault="00676971" w:rsidP="00676971">
            <w:pPr>
              <w:pStyle w:val="ReferenceList"/>
              <w:rPr>
                <w:rFonts w:ascii="Aptos" w:hAnsi="Aptos"/>
                <w:sz w:val="18"/>
                <w:szCs w:val="18"/>
              </w:rPr>
            </w:pPr>
            <w:bookmarkStart w:id="6135" w:name="_Toc200492716"/>
            <w:r w:rsidRPr="007C5752">
              <w:rPr>
                <w:rFonts w:ascii="Aptos" w:hAnsi="Aptos"/>
                <w:sz w:val="18"/>
                <w:szCs w:val="18"/>
              </w:rPr>
              <w:t>Requirements for Electrical Equipment Included in Package Plants</w:t>
            </w:r>
            <w:bookmarkEnd w:id="6135"/>
          </w:p>
        </w:tc>
        <w:tc>
          <w:tcPr>
            <w:tcW w:w="2160" w:type="dxa"/>
            <w:vAlign w:val="center"/>
          </w:tcPr>
          <w:p w14:paraId="14F1E49C" w14:textId="68AF3707" w:rsidR="00676971" w:rsidRPr="007C5752" w:rsidRDefault="00676971" w:rsidP="00676971">
            <w:pPr>
              <w:pStyle w:val="Subtitle"/>
              <w:rPr>
                <w:rFonts w:ascii="Aptos" w:hAnsi="Aptos"/>
                <w:sz w:val="18"/>
                <w:szCs w:val="18"/>
              </w:rPr>
            </w:pPr>
            <w:hyperlink r:id="rId44" w:history="1">
              <w:bookmarkStart w:id="6136" w:name="_Toc200492717"/>
              <w:bookmarkStart w:id="6137" w:name="_Toc202536308"/>
              <w:bookmarkStart w:id="6138" w:name="_Toc202536990"/>
              <w:bookmarkStart w:id="6139" w:name="_Toc202537741"/>
              <w:r w:rsidRPr="007C5752">
                <w:rPr>
                  <w:rFonts w:ascii="Aptos" w:hAnsi="Aptos"/>
                  <w:sz w:val="18"/>
                  <w:szCs w:val="18"/>
                </w:rPr>
                <w:t>SCK CEN/81913364</w:t>
              </w:r>
              <w:bookmarkEnd w:id="6136"/>
              <w:bookmarkEnd w:id="6137"/>
              <w:bookmarkEnd w:id="6138"/>
              <w:bookmarkEnd w:id="6139"/>
            </w:hyperlink>
          </w:p>
        </w:tc>
      </w:tr>
      <w:tr w:rsidR="00676971" w:rsidRPr="007C5752" w:rsidDel="0067541D" w14:paraId="59B0EBA0" w14:textId="77777777" w:rsidTr="0003012A">
        <w:trPr>
          <w:trHeight w:val="567"/>
        </w:trPr>
        <w:tc>
          <w:tcPr>
            <w:tcW w:w="7110" w:type="dxa"/>
            <w:vAlign w:val="center"/>
          </w:tcPr>
          <w:p w14:paraId="77909283" w14:textId="77777777" w:rsidR="00676971" w:rsidRPr="007C5752" w:rsidRDefault="00676971" w:rsidP="00676971">
            <w:pPr>
              <w:pStyle w:val="ReferenceList"/>
              <w:rPr>
                <w:rFonts w:ascii="Aptos" w:hAnsi="Aptos"/>
                <w:sz w:val="18"/>
                <w:szCs w:val="18"/>
              </w:rPr>
            </w:pPr>
            <w:bookmarkStart w:id="6140" w:name="_Toc200492718"/>
            <w:r w:rsidRPr="007C5752">
              <w:rPr>
                <w:rFonts w:ascii="Aptos" w:hAnsi="Aptos"/>
                <w:sz w:val="18"/>
                <w:szCs w:val="18"/>
              </w:rPr>
              <w:t>EMC Guidelines</w:t>
            </w:r>
            <w:bookmarkEnd w:id="6140"/>
          </w:p>
        </w:tc>
        <w:tc>
          <w:tcPr>
            <w:tcW w:w="2160" w:type="dxa"/>
            <w:vAlign w:val="center"/>
          </w:tcPr>
          <w:p w14:paraId="0051B59D" w14:textId="19954EF1" w:rsidR="00676971" w:rsidRPr="007C5752" w:rsidRDefault="00676971" w:rsidP="00676971">
            <w:pPr>
              <w:pStyle w:val="Subtitle"/>
              <w:rPr>
                <w:rFonts w:ascii="Aptos" w:hAnsi="Aptos"/>
                <w:sz w:val="18"/>
                <w:szCs w:val="18"/>
              </w:rPr>
            </w:pPr>
            <w:hyperlink r:id="rId45" w:history="1">
              <w:bookmarkStart w:id="6141" w:name="_Toc200492719"/>
              <w:bookmarkStart w:id="6142" w:name="_Toc202536309"/>
              <w:bookmarkStart w:id="6143" w:name="_Toc202536991"/>
              <w:bookmarkStart w:id="6144" w:name="_Toc202537742"/>
              <w:r w:rsidRPr="007C5752">
                <w:rPr>
                  <w:rFonts w:ascii="Aptos" w:hAnsi="Aptos"/>
                  <w:sz w:val="18"/>
                  <w:szCs w:val="18"/>
                </w:rPr>
                <w:t>SCK CEN/81913579</w:t>
              </w:r>
              <w:bookmarkEnd w:id="6141"/>
              <w:bookmarkEnd w:id="6142"/>
              <w:bookmarkEnd w:id="6143"/>
              <w:bookmarkEnd w:id="6144"/>
            </w:hyperlink>
          </w:p>
        </w:tc>
      </w:tr>
      <w:tr w:rsidR="00676971" w:rsidRPr="007C5752" w:rsidDel="0067541D" w14:paraId="130EF96B" w14:textId="77777777" w:rsidTr="0003012A">
        <w:trPr>
          <w:trHeight w:val="567"/>
        </w:trPr>
        <w:tc>
          <w:tcPr>
            <w:tcW w:w="7110" w:type="dxa"/>
            <w:vAlign w:val="center"/>
          </w:tcPr>
          <w:p w14:paraId="734C3DAD" w14:textId="77777777" w:rsidR="00676971" w:rsidRPr="007C5752" w:rsidRDefault="00676971" w:rsidP="00676971">
            <w:pPr>
              <w:pStyle w:val="ReferenceList"/>
              <w:rPr>
                <w:rFonts w:ascii="Aptos" w:hAnsi="Aptos"/>
                <w:sz w:val="18"/>
                <w:szCs w:val="18"/>
              </w:rPr>
            </w:pPr>
            <w:bookmarkStart w:id="6145" w:name="_Toc200492720"/>
            <w:r w:rsidRPr="007C5752">
              <w:rPr>
                <w:rFonts w:ascii="Aptos" w:hAnsi="Aptos"/>
                <w:sz w:val="18"/>
                <w:szCs w:val="18"/>
              </w:rPr>
              <w:t>SCADA HMI Guideline</w:t>
            </w:r>
            <w:bookmarkEnd w:id="6145"/>
          </w:p>
        </w:tc>
        <w:tc>
          <w:tcPr>
            <w:tcW w:w="2160" w:type="dxa"/>
            <w:vAlign w:val="center"/>
          </w:tcPr>
          <w:p w14:paraId="4EE71B4B" w14:textId="417CDCBA" w:rsidR="00676971" w:rsidRPr="007C5752" w:rsidRDefault="00676971" w:rsidP="00676971">
            <w:pPr>
              <w:pStyle w:val="Subtitle"/>
              <w:rPr>
                <w:rFonts w:ascii="Aptos" w:hAnsi="Aptos"/>
                <w:sz w:val="18"/>
                <w:szCs w:val="18"/>
              </w:rPr>
            </w:pPr>
            <w:hyperlink r:id="rId46" w:history="1">
              <w:bookmarkStart w:id="6146" w:name="_Toc200492721"/>
              <w:bookmarkStart w:id="6147" w:name="_Toc202536310"/>
              <w:bookmarkStart w:id="6148" w:name="_Toc202536992"/>
              <w:bookmarkStart w:id="6149" w:name="_Toc202537743"/>
              <w:r w:rsidRPr="007C5752">
                <w:rPr>
                  <w:rFonts w:ascii="Aptos" w:hAnsi="Aptos"/>
                  <w:sz w:val="18"/>
                  <w:szCs w:val="18"/>
                </w:rPr>
                <w:t>SCK CEN/53012565</w:t>
              </w:r>
              <w:bookmarkEnd w:id="6146"/>
              <w:bookmarkEnd w:id="6147"/>
              <w:bookmarkEnd w:id="6148"/>
              <w:bookmarkEnd w:id="6149"/>
            </w:hyperlink>
          </w:p>
        </w:tc>
      </w:tr>
      <w:tr w:rsidR="00676971" w:rsidRPr="007C5752" w:rsidDel="0067541D" w14:paraId="5843BE58" w14:textId="77777777" w:rsidTr="0003012A">
        <w:trPr>
          <w:trHeight w:val="567"/>
        </w:trPr>
        <w:tc>
          <w:tcPr>
            <w:tcW w:w="7110" w:type="dxa"/>
            <w:vAlign w:val="center"/>
          </w:tcPr>
          <w:p w14:paraId="40834A4C" w14:textId="57D9FFC7" w:rsidR="00676971" w:rsidRPr="007C5752" w:rsidRDefault="00676971" w:rsidP="00676971">
            <w:pPr>
              <w:pStyle w:val="ReferenceList"/>
              <w:rPr>
                <w:rFonts w:ascii="Aptos" w:hAnsi="Aptos"/>
                <w:sz w:val="18"/>
                <w:szCs w:val="18"/>
              </w:rPr>
            </w:pPr>
            <w:bookmarkStart w:id="6150" w:name="_Toc200492722"/>
            <w:r w:rsidRPr="007C5752">
              <w:rPr>
                <w:rFonts w:ascii="Aptos" w:hAnsi="Aptos"/>
                <w:sz w:val="18"/>
                <w:szCs w:val="18"/>
              </w:rPr>
              <w:t>Technical Specification for Control Valves</w:t>
            </w:r>
            <w:bookmarkEnd w:id="6150"/>
          </w:p>
        </w:tc>
        <w:tc>
          <w:tcPr>
            <w:tcW w:w="2160" w:type="dxa"/>
            <w:vAlign w:val="center"/>
          </w:tcPr>
          <w:p w14:paraId="07C629F1" w14:textId="42063C7D" w:rsidR="00676971" w:rsidRPr="007C5752" w:rsidRDefault="00676971" w:rsidP="00676971">
            <w:pPr>
              <w:pStyle w:val="Subtitle"/>
              <w:rPr>
                <w:rFonts w:ascii="Aptos" w:hAnsi="Aptos"/>
                <w:sz w:val="18"/>
                <w:szCs w:val="18"/>
              </w:rPr>
            </w:pPr>
            <w:hyperlink r:id="rId47" w:history="1">
              <w:bookmarkStart w:id="6151" w:name="_Toc200492723"/>
              <w:bookmarkStart w:id="6152" w:name="_Toc202536311"/>
              <w:bookmarkStart w:id="6153" w:name="_Toc202536993"/>
              <w:bookmarkStart w:id="6154" w:name="_Toc202537744"/>
              <w:r w:rsidRPr="007C5752">
                <w:rPr>
                  <w:rFonts w:ascii="Aptos" w:hAnsi="Aptos"/>
                  <w:sz w:val="18"/>
                  <w:szCs w:val="18"/>
                </w:rPr>
                <w:t>SCK CEN/81912936</w:t>
              </w:r>
              <w:bookmarkEnd w:id="6151"/>
              <w:bookmarkEnd w:id="6152"/>
              <w:bookmarkEnd w:id="6153"/>
              <w:bookmarkEnd w:id="6154"/>
            </w:hyperlink>
          </w:p>
        </w:tc>
      </w:tr>
      <w:tr w:rsidR="00676971" w:rsidRPr="007C5752" w:rsidDel="0067541D" w14:paraId="3F91083F" w14:textId="77777777" w:rsidTr="0003012A">
        <w:trPr>
          <w:trHeight w:val="567"/>
        </w:trPr>
        <w:tc>
          <w:tcPr>
            <w:tcW w:w="7110" w:type="dxa"/>
            <w:vAlign w:val="center"/>
          </w:tcPr>
          <w:p w14:paraId="39EA0DDC" w14:textId="77777777" w:rsidR="00676971" w:rsidRPr="007C5752" w:rsidRDefault="00676971" w:rsidP="00676971">
            <w:pPr>
              <w:pStyle w:val="ReferenceList"/>
              <w:rPr>
                <w:rFonts w:ascii="Aptos" w:hAnsi="Aptos"/>
                <w:sz w:val="18"/>
                <w:szCs w:val="18"/>
              </w:rPr>
            </w:pPr>
            <w:bookmarkStart w:id="6155" w:name="_Toc200492724"/>
            <w:r w:rsidRPr="007C5752">
              <w:rPr>
                <w:rFonts w:ascii="Aptos" w:hAnsi="Aptos"/>
                <w:sz w:val="18"/>
                <w:szCs w:val="18"/>
              </w:rPr>
              <w:t>Technical Specification for Instruments</w:t>
            </w:r>
            <w:bookmarkEnd w:id="6155"/>
          </w:p>
        </w:tc>
        <w:tc>
          <w:tcPr>
            <w:tcW w:w="2160" w:type="dxa"/>
            <w:vAlign w:val="center"/>
          </w:tcPr>
          <w:p w14:paraId="63228D3B" w14:textId="5B2F224D" w:rsidR="00676971" w:rsidRPr="007C5752" w:rsidRDefault="00676971" w:rsidP="00676971">
            <w:pPr>
              <w:pStyle w:val="Subtitle"/>
              <w:rPr>
                <w:rFonts w:ascii="Aptos" w:hAnsi="Aptos"/>
                <w:sz w:val="18"/>
                <w:szCs w:val="18"/>
              </w:rPr>
            </w:pPr>
            <w:hyperlink r:id="rId48" w:history="1">
              <w:bookmarkStart w:id="6156" w:name="_Toc200492725"/>
              <w:bookmarkStart w:id="6157" w:name="_Toc202536312"/>
              <w:bookmarkStart w:id="6158" w:name="_Toc202536994"/>
              <w:bookmarkStart w:id="6159" w:name="_Toc202537745"/>
              <w:r w:rsidRPr="007C5752">
                <w:rPr>
                  <w:rFonts w:ascii="Aptos" w:hAnsi="Aptos"/>
                  <w:sz w:val="18"/>
                  <w:szCs w:val="18"/>
                </w:rPr>
                <w:t>SCK CEN/89816164</w:t>
              </w:r>
              <w:bookmarkEnd w:id="6156"/>
              <w:bookmarkEnd w:id="6157"/>
              <w:bookmarkEnd w:id="6158"/>
              <w:bookmarkEnd w:id="6159"/>
            </w:hyperlink>
          </w:p>
        </w:tc>
      </w:tr>
      <w:tr w:rsidR="00676971" w:rsidRPr="007C5752" w:rsidDel="0067541D" w14:paraId="51F7D013" w14:textId="77777777" w:rsidTr="0003012A">
        <w:trPr>
          <w:trHeight w:val="567"/>
        </w:trPr>
        <w:tc>
          <w:tcPr>
            <w:tcW w:w="7110" w:type="dxa"/>
            <w:vAlign w:val="center"/>
          </w:tcPr>
          <w:p w14:paraId="39F61D5F" w14:textId="77777777" w:rsidR="00676971" w:rsidRPr="007C5752" w:rsidRDefault="00676971" w:rsidP="00676971">
            <w:pPr>
              <w:pStyle w:val="ReferenceList"/>
              <w:rPr>
                <w:rFonts w:ascii="Aptos" w:hAnsi="Aptos"/>
                <w:sz w:val="18"/>
                <w:szCs w:val="18"/>
              </w:rPr>
            </w:pPr>
            <w:bookmarkStart w:id="6160" w:name="_Toc200492726"/>
            <w:r w:rsidRPr="007C5752">
              <w:rPr>
                <w:rFonts w:ascii="Aptos" w:hAnsi="Aptos"/>
                <w:sz w:val="18"/>
                <w:szCs w:val="18"/>
              </w:rPr>
              <w:t>Painting and coating specification</w:t>
            </w:r>
            <w:bookmarkEnd w:id="6160"/>
          </w:p>
        </w:tc>
        <w:tc>
          <w:tcPr>
            <w:tcW w:w="2160" w:type="dxa"/>
            <w:vAlign w:val="center"/>
          </w:tcPr>
          <w:p w14:paraId="31D1A01A" w14:textId="53B8E787" w:rsidR="00676971" w:rsidRPr="007C5752" w:rsidRDefault="00676971" w:rsidP="00676971">
            <w:pPr>
              <w:pStyle w:val="Subtitle"/>
              <w:rPr>
                <w:rFonts w:ascii="Aptos" w:hAnsi="Aptos"/>
                <w:sz w:val="18"/>
                <w:szCs w:val="18"/>
              </w:rPr>
            </w:pPr>
            <w:hyperlink r:id="rId49" w:history="1">
              <w:bookmarkStart w:id="6161" w:name="_Toc200492727"/>
              <w:bookmarkStart w:id="6162" w:name="_Toc202536313"/>
              <w:bookmarkStart w:id="6163" w:name="_Toc202536995"/>
              <w:bookmarkStart w:id="6164" w:name="_Toc202537746"/>
              <w:r w:rsidRPr="007C5752">
                <w:rPr>
                  <w:rFonts w:ascii="Aptos" w:hAnsi="Aptos"/>
                  <w:sz w:val="18"/>
                  <w:szCs w:val="18"/>
                </w:rPr>
                <w:t>SCK CEN/81913862</w:t>
              </w:r>
              <w:bookmarkEnd w:id="6161"/>
              <w:bookmarkEnd w:id="6162"/>
              <w:bookmarkEnd w:id="6163"/>
              <w:bookmarkEnd w:id="6164"/>
            </w:hyperlink>
          </w:p>
        </w:tc>
      </w:tr>
      <w:tr w:rsidR="00676971" w:rsidRPr="007C5752" w:rsidDel="0067541D" w14:paraId="6E1D06DD" w14:textId="77777777" w:rsidTr="0003012A">
        <w:trPr>
          <w:trHeight w:val="567"/>
        </w:trPr>
        <w:tc>
          <w:tcPr>
            <w:tcW w:w="7110" w:type="dxa"/>
            <w:vAlign w:val="center"/>
          </w:tcPr>
          <w:p w14:paraId="2AF63F72" w14:textId="77777777" w:rsidR="00676971" w:rsidRPr="007C5752" w:rsidRDefault="00676971" w:rsidP="00676971">
            <w:pPr>
              <w:pStyle w:val="ReferenceList"/>
              <w:rPr>
                <w:rFonts w:ascii="Aptos" w:hAnsi="Aptos"/>
                <w:sz w:val="18"/>
                <w:szCs w:val="18"/>
              </w:rPr>
            </w:pPr>
            <w:bookmarkStart w:id="6165" w:name="_Toc200492728"/>
            <w:r w:rsidRPr="007C5752">
              <w:rPr>
                <w:rFonts w:ascii="Aptos" w:hAnsi="Aptos"/>
                <w:sz w:val="18"/>
                <w:szCs w:val="18"/>
              </w:rPr>
              <w:t>Technical Specification for Plate Heat Exchangers</w:t>
            </w:r>
            <w:bookmarkEnd w:id="6165"/>
          </w:p>
        </w:tc>
        <w:tc>
          <w:tcPr>
            <w:tcW w:w="2160" w:type="dxa"/>
            <w:vAlign w:val="center"/>
          </w:tcPr>
          <w:p w14:paraId="43ECCA63" w14:textId="773F4EA2" w:rsidR="00676971" w:rsidRPr="007C5752" w:rsidRDefault="00676971" w:rsidP="00676971">
            <w:pPr>
              <w:pStyle w:val="Subtitle"/>
              <w:rPr>
                <w:rFonts w:ascii="Aptos" w:hAnsi="Aptos"/>
                <w:sz w:val="18"/>
                <w:szCs w:val="18"/>
              </w:rPr>
            </w:pPr>
            <w:hyperlink r:id="rId50" w:history="1">
              <w:bookmarkStart w:id="6166" w:name="_Toc200492729"/>
              <w:bookmarkStart w:id="6167" w:name="_Toc202536314"/>
              <w:bookmarkStart w:id="6168" w:name="_Toc202536996"/>
              <w:bookmarkStart w:id="6169" w:name="_Toc202537747"/>
              <w:r w:rsidRPr="007C5752">
                <w:rPr>
                  <w:rFonts w:ascii="Aptos" w:hAnsi="Aptos"/>
                  <w:sz w:val="18"/>
                  <w:szCs w:val="18"/>
                </w:rPr>
                <w:t>SCK CEN/81912893</w:t>
              </w:r>
              <w:bookmarkEnd w:id="6166"/>
              <w:bookmarkEnd w:id="6167"/>
              <w:bookmarkEnd w:id="6168"/>
              <w:bookmarkEnd w:id="6169"/>
            </w:hyperlink>
          </w:p>
        </w:tc>
      </w:tr>
      <w:tr w:rsidR="00676971" w:rsidRPr="007C5752" w:rsidDel="0067541D" w14:paraId="25EBC706" w14:textId="77777777" w:rsidTr="0003012A">
        <w:trPr>
          <w:trHeight w:val="567"/>
        </w:trPr>
        <w:tc>
          <w:tcPr>
            <w:tcW w:w="7110" w:type="dxa"/>
            <w:vAlign w:val="center"/>
          </w:tcPr>
          <w:p w14:paraId="6A9D3063" w14:textId="77777777" w:rsidR="00676971" w:rsidRPr="007C5752" w:rsidRDefault="00676971" w:rsidP="00676971">
            <w:pPr>
              <w:pStyle w:val="ReferenceList"/>
              <w:rPr>
                <w:rFonts w:ascii="Aptos" w:hAnsi="Aptos"/>
                <w:b/>
                <w:bCs/>
                <w:sz w:val="18"/>
                <w:szCs w:val="18"/>
              </w:rPr>
            </w:pPr>
            <w:bookmarkStart w:id="6170" w:name="_Ref191380254"/>
            <w:bookmarkStart w:id="6171" w:name="_Toc200492730"/>
            <w:r w:rsidRPr="007C5752">
              <w:rPr>
                <w:rFonts w:ascii="Aptos" w:hAnsi="Aptos"/>
                <w:sz w:val="18"/>
                <w:szCs w:val="18"/>
              </w:rPr>
              <w:t xml:space="preserve"> </w:t>
            </w:r>
            <w:bookmarkEnd w:id="6170"/>
            <w:bookmarkEnd w:id="6171"/>
            <w:r w:rsidRPr="007C5752">
              <w:rPr>
                <w:rFonts w:ascii="Aptos" w:hAnsi="Aptos"/>
                <w:sz w:val="18"/>
                <w:szCs w:val="18"/>
              </w:rPr>
              <w:t>MIT Interface Catalogue</w:t>
            </w:r>
          </w:p>
        </w:tc>
        <w:tc>
          <w:tcPr>
            <w:tcW w:w="2160" w:type="dxa"/>
            <w:vAlign w:val="center"/>
          </w:tcPr>
          <w:p w14:paraId="2B563995" w14:textId="0CDE9153" w:rsidR="00676971" w:rsidRPr="007C5752" w:rsidRDefault="00676971" w:rsidP="00676971">
            <w:pPr>
              <w:pStyle w:val="Subtitle"/>
              <w:rPr>
                <w:rFonts w:ascii="Aptos" w:hAnsi="Aptos"/>
                <w:sz w:val="18"/>
                <w:szCs w:val="18"/>
              </w:rPr>
            </w:pPr>
            <w:hyperlink r:id="rId51" w:history="1">
              <w:bookmarkStart w:id="6172" w:name="_Toc202536315"/>
              <w:bookmarkStart w:id="6173" w:name="_Toc202536997"/>
              <w:bookmarkStart w:id="6174" w:name="_Toc202537748"/>
              <w:r w:rsidRPr="007C5752">
                <w:rPr>
                  <w:rFonts w:ascii="Aptos" w:hAnsi="Aptos"/>
                  <w:sz w:val="18"/>
                  <w:szCs w:val="18"/>
                </w:rPr>
                <w:t>SCK CEN/81912045</w:t>
              </w:r>
              <w:bookmarkEnd w:id="6172"/>
              <w:bookmarkEnd w:id="6173"/>
              <w:bookmarkEnd w:id="6174"/>
            </w:hyperlink>
          </w:p>
        </w:tc>
      </w:tr>
      <w:tr w:rsidR="00676971" w:rsidRPr="007C5752" w:rsidDel="0067541D" w14:paraId="41518ED0" w14:textId="77777777" w:rsidTr="0003012A">
        <w:trPr>
          <w:trHeight w:val="567"/>
        </w:trPr>
        <w:tc>
          <w:tcPr>
            <w:tcW w:w="7110" w:type="dxa"/>
            <w:vAlign w:val="center"/>
          </w:tcPr>
          <w:p w14:paraId="613EE601" w14:textId="77777777" w:rsidR="00676971" w:rsidRPr="007C5752" w:rsidRDefault="00676971" w:rsidP="00676971">
            <w:pPr>
              <w:pStyle w:val="ReferenceList"/>
              <w:rPr>
                <w:rFonts w:ascii="Aptos" w:hAnsi="Aptos"/>
                <w:sz w:val="18"/>
                <w:szCs w:val="18"/>
              </w:rPr>
            </w:pPr>
            <w:bookmarkStart w:id="6175" w:name="_Toc200492732"/>
            <w:bookmarkStart w:id="6176" w:name="_Ref212191915"/>
            <w:r w:rsidRPr="007C5752">
              <w:rPr>
                <w:rFonts w:ascii="Aptos" w:hAnsi="Aptos"/>
                <w:sz w:val="18"/>
                <w:szCs w:val="18"/>
              </w:rPr>
              <w:t>Technical Specification for Shop Fabricated Tanks</w:t>
            </w:r>
            <w:bookmarkEnd w:id="6175"/>
            <w:bookmarkEnd w:id="6176"/>
          </w:p>
        </w:tc>
        <w:tc>
          <w:tcPr>
            <w:tcW w:w="2160" w:type="dxa"/>
            <w:vAlign w:val="center"/>
          </w:tcPr>
          <w:p w14:paraId="450A9060" w14:textId="47543889" w:rsidR="00676971" w:rsidRPr="007C5752" w:rsidRDefault="00676971" w:rsidP="00676971">
            <w:pPr>
              <w:pStyle w:val="Subtitle"/>
              <w:rPr>
                <w:rFonts w:ascii="Aptos" w:hAnsi="Aptos"/>
                <w:sz w:val="18"/>
                <w:szCs w:val="18"/>
              </w:rPr>
            </w:pPr>
            <w:hyperlink r:id="rId52" w:history="1">
              <w:bookmarkStart w:id="6177" w:name="_Toc200492733"/>
              <w:bookmarkStart w:id="6178" w:name="_Toc202536316"/>
              <w:bookmarkStart w:id="6179" w:name="_Toc202536998"/>
              <w:bookmarkStart w:id="6180" w:name="_Toc202537749"/>
              <w:r w:rsidRPr="007C5752">
                <w:rPr>
                  <w:rFonts w:ascii="Aptos" w:hAnsi="Aptos"/>
                  <w:sz w:val="18"/>
                  <w:szCs w:val="18"/>
                </w:rPr>
                <w:t>SCK CEN/81913369</w:t>
              </w:r>
              <w:bookmarkEnd w:id="6177"/>
              <w:bookmarkEnd w:id="6178"/>
              <w:bookmarkEnd w:id="6179"/>
              <w:bookmarkEnd w:id="6180"/>
            </w:hyperlink>
          </w:p>
        </w:tc>
      </w:tr>
      <w:tr w:rsidR="00676971" w:rsidRPr="007C5752" w:rsidDel="0067541D" w14:paraId="3DE1B8ED" w14:textId="77777777" w:rsidTr="0003012A">
        <w:trPr>
          <w:trHeight w:val="567"/>
        </w:trPr>
        <w:tc>
          <w:tcPr>
            <w:tcW w:w="7110" w:type="dxa"/>
            <w:vAlign w:val="center"/>
          </w:tcPr>
          <w:p w14:paraId="70E09687" w14:textId="77777777" w:rsidR="00676971" w:rsidRPr="007C5752" w:rsidRDefault="00676971" w:rsidP="00676971">
            <w:pPr>
              <w:pStyle w:val="ReferenceList"/>
              <w:rPr>
                <w:rFonts w:ascii="Aptos" w:hAnsi="Aptos"/>
                <w:sz w:val="18"/>
                <w:szCs w:val="18"/>
              </w:rPr>
            </w:pPr>
            <w:bookmarkStart w:id="6181" w:name="_Toc200492734"/>
            <w:r w:rsidRPr="007C5752">
              <w:rPr>
                <w:rFonts w:ascii="Aptos" w:hAnsi="Aptos"/>
                <w:sz w:val="18"/>
                <w:szCs w:val="18"/>
              </w:rPr>
              <w:t xml:space="preserve"> TS Of Manual and Motor Operated Metallic Valves</w:t>
            </w:r>
            <w:bookmarkEnd w:id="6181"/>
          </w:p>
        </w:tc>
        <w:tc>
          <w:tcPr>
            <w:tcW w:w="2160" w:type="dxa"/>
            <w:vAlign w:val="center"/>
          </w:tcPr>
          <w:p w14:paraId="72FBB87E" w14:textId="5EACE3AA" w:rsidR="00676971" w:rsidRPr="007C5752" w:rsidRDefault="00676971" w:rsidP="00676971">
            <w:pPr>
              <w:pStyle w:val="Subtitle"/>
              <w:rPr>
                <w:rFonts w:ascii="Aptos" w:hAnsi="Aptos"/>
                <w:sz w:val="18"/>
                <w:szCs w:val="18"/>
              </w:rPr>
            </w:pPr>
            <w:hyperlink r:id="rId53" w:history="1">
              <w:bookmarkStart w:id="6182" w:name="_Toc200492735"/>
              <w:bookmarkStart w:id="6183" w:name="_Toc202536317"/>
              <w:bookmarkStart w:id="6184" w:name="_Toc202536999"/>
              <w:bookmarkStart w:id="6185" w:name="_Toc202537750"/>
              <w:r w:rsidRPr="007C5752">
                <w:rPr>
                  <w:rFonts w:ascii="Aptos" w:hAnsi="Aptos"/>
                  <w:sz w:val="18"/>
                  <w:szCs w:val="18"/>
                </w:rPr>
                <w:t>SCK CEN/81912050</w:t>
              </w:r>
              <w:bookmarkEnd w:id="6182"/>
              <w:bookmarkEnd w:id="6183"/>
              <w:bookmarkEnd w:id="6184"/>
              <w:bookmarkEnd w:id="6185"/>
            </w:hyperlink>
          </w:p>
        </w:tc>
      </w:tr>
      <w:tr w:rsidR="00676971" w:rsidRPr="007C5752" w:rsidDel="0067541D" w14:paraId="4A3142D6" w14:textId="77777777" w:rsidTr="0003012A">
        <w:trPr>
          <w:trHeight w:val="567"/>
        </w:trPr>
        <w:tc>
          <w:tcPr>
            <w:tcW w:w="7110" w:type="dxa"/>
            <w:vAlign w:val="center"/>
          </w:tcPr>
          <w:p w14:paraId="17803F61" w14:textId="77777777" w:rsidR="00676971" w:rsidRPr="007C5752" w:rsidRDefault="00676971" w:rsidP="00676971">
            <w:pPr>
              <w:pStyle w:val="ReferenceList"/>
              <w:rPr>
                <w:rFonts w:ascii="Aptos" w:hAnsi="Aptos"/>
                <w:sz w:val="18"/>
                <w:szCs w:val="18"/>
              </w:rPr>
            </w:pPr>
            <w:bookmarkStart w:id="6186" w:name="_Toc200492736"/>
            <w:bookmarkStart w:id="6187" w:name="_Toc202185053"/>
            <w:r w:rsidRPr="007C5752">
              <w:rPr>
                <w:rFonts w:ascii="Aptos" w:hAnsi="Aptos"/>
                <w:sz w:val="18"/>
                <w:szCs w:val="18"/>
              </w:rPr>
              <w:t>MIS Slow Interlock interface</w:t>
            </w:r>
            <w:bookmarkEnd w:id="6186"/>
            <w:bookmarkEnd w:id="6187"/>
          </w:p>
          <w:p w14:paraId="2E0C3991" w14:textId="77777777" w:rsidR="00676971" w:rsidRPr="007C5752" w:rsidRDefault="00676971" w:rsidP="00676971">
            <w:pPr>
              <w:pStyle w:val="ReferenceList"/>
              <w:numPr>
                <w:ilvl w:val="0"/>
                <w:numId w:val="0"/>
              </w:numPr>
              <w:ind w:left="360"/>
              <w:rPr>
                <w:rFonts w:ascii="Aptos" w:hAnsi="Aptos"/>
                <w:sz w:val="18"/>
                <w:szCs w:val="18"/>
              </w:rPr>
            </w:pPr>
            <w:bookmarkStart w:id="6188" w:name="_Toc200492737"/>
            <w:bookmarkStart w:id="6189" w:name="_Toc202185054"/>
            <w:r w:rsidRPr="007C5752">
              <w:rPr>
                <w:rFonts w:ascii="Aptos" w:hAnsi="Aptos"/>
                <w:sz w:val="18"/>
                <w:szCs w:val="18"/>
              </w:rPr>
              <w:t>(applies also to non-safety digital communication)</w:t>
            </w:r>
            <w:bookmarkEnd w:id="6188"/>
            <w:bookmarkEnd w:id="6189"/>
          </w:p>
        </w:tc>
        <w:tc>
          <w:tcPr>
            <w:tcW w:w="2160" w:type="dxa"/>
            <w:vAlign w:val="center"/>
          </w:tcPr>
          <w:p w14:paraId="26093489" w14:textId="77777777" w:rsidR="00676971" w:rsidRPr="007C5752" w:rsidRDefault="00676971" w:rsidP="00676971">
            <w:pPr>
              <w:pStyle w:val="Subtitle"/>
              <w:rPr>
                <w:rFonts w:ascii="Aptos" w:hAnsi="Aptos"/>
                <w:sz w:val="18"/>
                <w:szCs w:val="18"/>
              </w:rPr>
            </w:pPr>
            <w:bookmarkStart w:id="6190" w:name="_Toc200492738"/>
            <w:bookmarkStart w:id="6191" w:name="_Toc202185055"/>
            <w:bookmarkStart w:id="6192" w:name="_Toc202536318"/>
            <w:bookmarkStart w:id="6193" w:name="_Toc202537000"/>
            <w:bookmarkStart w:id="6194" w:name="_Toc202537751"/>
            <w:r w:rsidRPr="007C5752">
              <w:rPr>
                <w:rFonts w:ascii="Aptos" w:hAnsi="Aptos"/>
                <w:sz w:val="18"/>
                <w:szCs w:val="18"/>
              </w:rPr>
              <w:t>SCK CEN/48282970</w:t>
            </w:r>
            <w:bookmarkEnd w:id="6190"/>
            <w:bookmarkEnd w:id="6191"/>
            <w:bookmarkEnd w:id="6192"/>
            <w:bookmarkEnd w:id="6193"/>
            <w:bookmarkEnd w:id="6194"/>
          </w:p>
        </w:tc>
      </w:tr>
      <w:tr w:rsidR="00676971" w:rsidRPr="007C5752" w:rsidDel="0067541D" w14:paraId="7D11E024" w14:textId="77777777" w:rsidTr="0003012A">
        <w:trPr>
          <w:trHeight w:val="567"/>
        </w:trPr>
        <w:tc>
          <w:tcPr>
            <w:tcW w:w="7110" w:type="dxa"/>
            <w:vAlign w:val="center"/>
          </w:tcPr>
          <w:p w14:paraId="5EDDE821" w14:textId="77777777" w:rsidR="00676971" w:rsidRPr="007C5752" w:rsidRDefault="00676971" w:rsidP="00676971">
            <w:pPr>
              <w:pStyle w:val="ReferenceList"/>
              <w:rPr>
                <w:rFonts w:ascii="Aptos" w:hAnsi="Aptos"/>
                <w:sz w:val="18"/>
                <w:szCs w:val="18"/>
              </w:rPr>
            </w:pPr>
            <w:bookmarkStart w:id="6195" w:name="_Toc200492739"/>
            <w:bookmarkStart w:id="6196" w:name="_Toc202185056"/>
            <w:r w:rsidRPr="007C5752">
              <w:rPr>
                <w:rFonts w:ascii="Aptos" w:hAnsi="Aptos"/>
                <w:sz w:val="18"/>
                <w:szCs w:val="18"/>
              </w:rPr>
              <w:t>Analog Signals: 4-20mA (NAMUR NE43)</w:t>
            </w:r>
            <w:bookmarkEnd w:id="6195"/>
            <w:bookmarkEnd w:id="6196"/>
          </w:p>
        </w:tc>
        <w:tc>
          <w:tcPr>
            <w:tcW w:w="2160" w:type="dxa"/>
            <w:vAlign w:val="center"/>
          </w:tcPr>
          <w:p w14:paraId="021F1268" w14:textId="77777777" w:rsidR="00676971" w:rsidRPr="007C5752" w:rsidRDefault="00676971" w:rsidP="00676971">
            <w:pPr>
              <w:pStyle w:val="Subtitle"/>
              <w:rPr>
                <w:rFonts w:ascii="Aptos" w:hAnsi="Aptos"/>
                <w:sz w:val="18"/>
                <w:szCs w:val="18"/>
              </w:rPr>
            </w:pPr>
          </w:p>
        </w:tc>
      </w:tr>
      <w:tr w:rsidR="00676971" w:rsidRPr="007C5752" w:rsidDel="0067541D" w14:paraId="26B326EF" w14:textId="77777777" w:rsidTr="0003012A">
        <w:trPr>
          <w:trHeight w:val="567"/>
        </w:trPr>
        <w:tc>
          <w:tcPr>
            <w:tcW w:w="7110" w:type="dxa"/>
          </w:tcPr>
          <w:p w14:paraId="31D0C668" w14:textId="77777777" w:rsidR="00676971" w:rsidRPr="007C5752" w:rsidRDefault="00676971" w:rsidP="00676971">
            <w:pPr>
              <w:pStyle w:val="ReferenceList"/>
              <w:rPr>
                <w:rFonts w:ascii="Aptos" w:hAnsi="Aptos"/>
                <w:sz w:val="18"/>
                <w:szCs w:val="18"/>
              </w:rPr>
            </w:pPr>
            <w:r w:rsidRPr="007C5752">
              <w:rPr>
                <w:rFonts w:ascii="Aptos" w:hAnsi="Aptos"/>
                <w:sz w:val="18"/>
                <w:szCs w:val="18"/>
              </w:rPr>
              <w:t>MCS architecture</w:t>
            </w:r>
          </w:p>
        </w:tc>
        <w:tc>
          <w:tcPr>
            <w:tcW w:w="2160" w:type="dxa"/>
          </w:tcPr>
          <w:p w14:paraId="315861F8" w14:textId="77777777" w:rsidR="00676971" w:rsidRPr="007C5752" w:rsidRDefault="00676971" w:rsidP="00676971">
            <w:pPr>
              <w:pStyle w:val="Subtitle"/>
              <w:rPr>
                <w:rFonts w:ascii="Aptos" w:hAnsi="Aptos"/>
                <w:sz w:val="18"/>
                <w:szCs w:val="18"/>
              </w:rPr>
            </w:pPr>
            <w:bookmarkStart w:id="6197" w:name="_Toc202536319"/>
            <w:bookmarkStart w:id="6198" w:name="_Toc202537001"/>
            <w:bookmarkStart w:id="6199" w:name="_Toc202537752"/>
            <w:r w:rsidRPr="007C5752">
              <w:rPr>
                <w:rFonts w:ascii="Aptos" w:hAnsi="Aptos"/>
                <w:sz w:val="18"/>
                <w:szCs w:val="18"/>
              </w:rPr>
              <w:t>SCK CEN/38585071</w:t>
            </w:r>
            <w:bookmarkEnd w:id="6197"/>
            <w:bookmarkEnd w:id="6198"/>
            <w:bookmarkEnd w:id="6199"/>
          </w:p>
        </w:tc>
      </w:tr>
      <w:tr w:rsidR="00676971" w:rsidRPr="007C5752" w:rsidDel="0067541D" w14:paraId="62F481E8" w14:textId="77777777" w:rsidTr="0003012A">
        <w:trPr>
          <w:trHeight w:val="567"/>
        </w:trPr>
        <w:tc>
          <w:tcPr>
            <w:tcW w:w="7110" w:type="dxa"/>
          </w:tcPr>
          <w:p w14:paraId="41E96F5F" w14:textId="77777777" w:rsidR="00676971" w:rsidRPr="007C5752" w:rsidRDefault="00676971" w:rsidP="00676971">
            <w:pPr>
              <w:pStyle w:val="ReferenceList"/>
              <w:rPr>
                <w:rFonts w:ascii="Aptos" w:hAnsi="Aptos"/>
                <w:sz w:val="18"/>
                <w:szCs w:val="18"/>
              </w:rPr>
            </w:pPr>
            <w:r w:rsidRPr="007C5752">
              <w:rPr>
                <w:rFonts w:ascii="Aptos" w:hAnsi="Aptos"/>
                <w:sz w:val="18"/>
                <w:szCs w:val="18"/>
              </w:rPr>
              <w:lastRenderedPageBreak/>
              <w:t>MIS architecture</w:t>
            </w:r>
          </w:p>
        </w:tc>
        <w:tc>
          <w:tcPr>
            <w:tcW w:w="2160" w:type="dxa"/>
          </w:tcPr>
          <w:p w14:paraId="33627378" w14:textId="77777777" w:rsidR="00676971" w:rsidRPr="007C5752" w:rsidRDefault="00676971" w:rsidP="00676971">
            <w:pPr>
              <w:pStyle w:val="Subtitle"/>
              <w:rPr>
                <w:rFonts w:ascii="Aptos" w:hAnsi="Aptos"/>
                <w:sz w:val="18"/>
                <w:szCs w:val="18"/>
              </w:rPr>
            </w:pPr>
            <w:bookmarkStart w:id="6200" w:name="_Toc202536320"/>
            <w:bookmarkStart w:id="6201" w:name="_Toc202537002"/>
            <w:bookmarkStart w:id="6202" w:name="_Toc202537753"/>
            <w:r w:rsidRPr="007C5752">
              <w:rPr>
                <w:rFonts w:ascii="Aptos" w:hAnsi="Aptos"/>
                <w:sz w:val="18"/>
                <w:szCs w:val="18"/>
              </w:rPr>
              <w:t>SCK CEN/39550252</w:t>
            </w:r>
            <w:bookmarkEnd w:id="6200"/>
            <w:bookmarkEnd w:id="6201"/>
            <w:bookmarkEnd w:id="6202"/>
          </w:p>
        </w:tc>
      </w:tr>
      <w:tr w:rsidR="00676971" w:rsidRPr="007C5752" w:rsidDel="0067541D" w14:paraId="732119FC" w14:textId="77777777" w:rsidTr="0003012A">
        <w:trPr>
          <w:trHeight w:val="567"/>
        </w:trPr>
        <w:tc>
          <w:tcPr>
            <w:tcW w:w="7110" w:type="dxa"/>
          </w:tcPr>
          <w:p w14:paraId="59288DC7" w14:textId="7853C0ED" w:rsidR="00676971" w:rsidRPr="007C5752" w:rsidRDefault="00676971" w:rsidP="00676971">
            <w:pPr>
              <w:pStyle w:val="ReferenceList"/>
              <w:rPr>
                <w:rFonts w:ascii="Aptos" w:hAnsi="Aptos"/>
                <w:sz w:val="18"/>
                <w:szCs w:val="18"/>
              </w:rPr>
            </w:pPr>
            <w:r w:rsidRPr="007C5752">
              <w:rPr>
                <w:rFonts w:ascii="Aptos" w:hAnsi="Aptos"/>
                <w:sz w:val="18"/>
                <w:szCs w:val="18"/>
              </w:rPr>
              <w:t>MIT architecture</w:t>
            </w:r>
          </w:p>
        </w:tc>
        <w:tc>
          <w:tcPr>
            <w:tcW w:w="2160" w:type="dxa"/>
          </w:tcPr>
          <w:p w14:paraId="03D3E5BC" w14:textId="77777777" w:rsidR="00676971" w:rsidRPr="007C5752" w:rsidRDefault="00676971" w:rsidP="00676971">
            <w:pPr>
              <w:pStyle w:val="Subtitle"/>
              <w:rPr>
                <w:rFonts w:ascii="Aptos" w:hAnsi="Aptos"/>
                <w:sz w:val="18"/>
                <w:szCs w:val="18"/>
              </w:rPr>
            </w:pPr>
            <w:bookmarkStart w:id="6203" w:name="_Toc202536321"/>
            <w:bookmarkStart w:id="6204" w:name="_Toc202537003"/>
            <w:bookmarkStart w:id="6205" w:name="_Toc202537754"/>
            <w:r w:rsidRPr="007C5752">
              <w:rPr>
                <w:rFonts w:ascii="Aptos" w:hAnsi="Aptos"/>
                <w:sz w:val="18"/>
                <w:szCs w:val="18"/>
              </w:rPr>
              <w:t>SCK CEN/39553304</w:t>
            </w:r>
            <w:bookmarkEnd w:id="6203"/>
            <w:bookmarkEnd w:id="6204"/>
            <w:bookmarkEnd w:id="6205"/>
          </w:p>
        </w:tc>
      </w:tr>
      <w:tr w:rsidR="00676971" w:rsidRPr="007C5752" w:rsidDel="0067541D" w14:paraId="1BCCA848" w14:textId="77777777" w:rsidTr="0003012A">
        <w:trPr>
          <w:trHeight w:val="567"/>
        </w:trPr>
        <w:tc>
          <w:tcPr>
            <w:tcW w:w="7110" w:type="dxa"/>
          </w:tcPr>
          <w:p w14:paraId="57EEDDB1" w14:textId="7A59CE0E" w:rsidR="00676971" w:rsidRPr="007C5752" w:rsidRDefault="00676971" w:rsidP="00676971">
            <w:pPr>
              <w:pStyle w:val="ReferenceList"/>
              <w:rPr>
                <w:rFonts w:ascii="Aptos" w:hAnsi="Aptos"/>
                <w:sz w:val="18"/>
                <w:szCs w:val="18"/>
              </w:rPr>
            </w:pPr>
            <w:r w:rsidRPr="007C5752">
              <w:rPr>
                <w:rFonts w:ascii="Aptos" w:hAnsi="Aptos"/>
                <w:sz w:val="18"/>
                <w:szCs w:val="18"/>
              </w:rPr>
              <w:t>MCS Interface Catalogue</w:t>
            </w:r>
          </w:p>
        </w:tc>
        <w:tc>
          <w:tcPr>
            <w:tcW w:w="2160" w:type="dxa"/>
          </w:tcPr>
          <w:p w14:paraId="01BBC6F7" w14:textId="77777777" w:rsidR="00676971" w:rsidRPr="007C5752" w:rsidRDefault="00676971" w:rsidP="00676971">
            <w:pPr>
              <w:pStyle w:val="Subtitle"/>
              <w:rPr>
                <w:rFonts w:ascii="Aptos" w:hAnsi="Aptos"/>
                <w:sz w:val="18"/>
                <w:szCs w:val="18"/>
              </w:rPr>
            </w:pPr>
            <w:bookmarkStart w:id="6206" w:name="_Toc202536322"/>
            <w:bookmarkStart w:id="6207" w:name="_Toc202537004"/>
            <w:bookmarkStart w:id="6208" w:name="_Toc202537755"/>
            <w:r w:rsidRPr="007C5752">
              <w:rPr>
                <w:rFonts w:ascii="Aptos" w:hAnsi="Aptos"/>
                <w:sz w:val="18"/>
                <w:szCs w:val="18"/>
              </w:rPr>
              <w:t>SCK CEN/48276492</w:t>
            </w:r>
            <w:bookmarkEnd w:id="6206"/>
            <w:bookmarkEnd w:id="6207"/>
            <w:bookmarkEnd w:id="6208"/>
          </w:p>
        </w:tc>
      </w:tr>
      <w:tr w:rsidR="00676971" w:rsidRPr="007C5752" w:rsidDel="0067541D" w14:paraId="73982E3E" w14:textId="77777777" w:rsidTr="0003012A">
        <w:trPr>
          <w:trHeight w:val="567"/>
        </w:trPr>
        <w:tc>
          <w:tcPr>
            <w:tcW w:w="7110" w:type="dxa"/>
          </w:tcPr>
          <w:p w14:paraId="15608EA1" w14:textId="3CA2D85E" w:rsidR="00676971" w:rsidRPr="007C5752" w:rsidRDefault="00676971" w:rsidP="00676971">
            <w:pPr>
              <w:pStyle w:val="ReferenceList"/>
              <w:rPr>
                <w:rFonts w:ascii="Aptos" w:hAnsi="Aptos"/>
                <w:sz w:val="18"/>
                <w:szCs w:val="18"/>
              </w:rPr>
            </w:pPr>
            <w:r w:rsidRPr="007C5752">
              <w:rPr>
                <w:rFonts w:ascii="Aptos" w:hAnsi="Aptos"/>
                <w:sz w:val="18"/>
                <w:szCs w:val="18"/>
              </w:rPr>
              <w:t>Slow interlock interface document</w:t>
            </w:r>
          </w:p>
        </w:tc>
        <w:tc>
          <w:tcPr>
            <w:tcW w:w="2160" w:type="dxa"/>
          </w:tcPr>
          <w:p w14:paraId="344C7102" w14:textId="77777777" w:rsidR="00676971" w:rsidRPr="007C5752" w:rsidRDefault="00676971" w:rsidP="00676971">
            <w:pPr>
              <w:pStyle w:val="Subtitle"/>
              <w:rPr>
                <w:rFonts w:ascii="Aptos" w:hAnsi="Aptos"/>
                <w:sz w:val="18"/>
                <w:szCs w:val="18"/>
              </w:rPr>
            </w:pPr>
            <w:bookmarkStart w:id="6209" w:name="_Toc202536323"/>
            <w:bookmarkStart w:id="6210" w:name="_Toc202537005"/>
            <w:bookmarkStart w:id="6211" w:name="_Toc202537756"/>
            <w:r w:rsidRPr="007C5752">
              <w:rPr>
                <w:rFonts w:ascii="Aptos" w:hAnsi="Aptos"/>
                <w:sz w:val="18"/>
                <w:szCs w:val="18"/>
              </w:rPr>
              <w:t>SCK CEN/48282970</w:t>
            </w:r>
            <w:bookmarkEnd w:id="6209"/>
            <w:bookmarkEnd w:id="6210"/>
            <w:bookmarkEnd w:id="6211"/>
          </w:p>
        </w:tc>
      </w:tr>
      <w:tr w:rsidR="00676971" w:rsidRPr="007C5752" w:rsidDel="0067541D" w14:paraId="62CB26E8" w14:textId="77777777" w:rsidTr="0003012A">
        <w:trPr>
          <w:trHeight w:val="567"/>
        </w:trPr>
        <w:tc>
          <w:tcPr>
            <w:tcW w:w="7110" w:type="dxa"/>
          </w:tcPr>
          <w:p w14:paraId="3032FC88" w14:textId="20213087" w:rsidR="00676971" w:rsidRPr="007C5752" w:rsidRDefault="00676971" w:rsidP="00676971">
            <w:pPr>
              <w:pStyle w:val="ReferenceList"/>
              <w:rPr>
                <w:rFonts w:ascii="Aptos" w:hAnsi="Aptos"/>
                <w:sz w:val="18"/>
                <w:szCs w:val="18"/>
              </w:rPr>
            </w:pPr>
            <w:r w:rsidRPr="007C5752">
              <w:rPr>
                <w:rFonts w:ascii="Aptos" w:hAnsi="Aptos"/>
                <w:sz w:val="18"/>
                <w:szCs w:val="18"/>
              </w:rPr>
              <w:t>MIT Interface Catalogue</w:t>
            </w:r>
          </w:p>
        </w:tc>
        <w:tc>
          <w:tcPr>
            <w:tcW w:w="2160" w:type="dxa"/>
          </w:tcPr>
          <w:p w14:paraId="2F0EB890" w14:textId="77777777" w:rsidR="00676971" w:rsidRPr="007C5752" w:rsidRDefault="00676971" w:rsidP="00676971">
            <w:pPr>
              <w:pStyle w:val="Subtitle"/>
              <w:rPr>
                <w:rFonts w:ascii="Aptos" w:hAnsi="Aptos"/>
                <w:sz w:val="18"/>
                <w:szCs w:val="18"/>
              </w:rPr>
            </w:pPr>
            <w:bookmarkStart w:id="6212" w:name="_Toc202536324"/>
            <w:bookmarkStart w:id="6213" w:name="_Toc202537006"/>
            <w:bookmarkStart w:id="6214" w:name="_Toc202537757"/>
            <w:r w:rsidRPr="007C5752">
              <w:rPr>
                <w:rFonts w:ascii="Aptos" w:hAnsi="Aptos"/>
                <w:sz w:val="18"/>
                <w:szCs w:val="18"/>
              </w:rPr>
              <w:t>SCK CEN/55564083</w:t>
            </w:r>
            <w:bookmarkEnd w:id="6212"/>
            <w:bookmarkEnd w:id="6213"/>
            <w:bookmarkEnd w:id="6214"/>
          </w:p>
        </w:tc>
      </w:tr>
      <w:tr w:rsidR="00676971" w:rsidRPr="007C5752" w:rsidDel="0067541D" w14:paraId="59CA6DCF" w14:textId="77777777" w:rsidTr="0003012A">
        <w:trPr>
          <w:trHeight w:val="567"/>
        </w:trPr>
        <w:tc>
          <w:tcPr>
            <w:tcW w:w="7110" w:type="dxa"/>
            <w:vAlign w:val="center"/>
          </w:tcPr>
          <w:p w14:paraId="26A06DC5" w14:textId="5D303BE3" w:rsidR="00676971" w:rsidRPr="007C5752" w:rsidRDefault="00676971" w:rsidP="00676971">
            <w:pPr>
              <w:pStyle w:val="ReferenceList"/>
              <w:rPr>
                <w:rFonts w:ascii="Aptos" w:hAnsi="Aptos"/>
                <w:sz w:val="18"/>
                <w:szCs w:val="18"/>
              </w:rPr>
            </w:pPr>
            <w:bookmarkStart w:id="6215" w:name="_Toc200492740"/>
            <w:bookmarkStart w:id="6216" w:name="_Toc202185057"/>
            <w:r w:rsidRPr="007C5752">
              <w:rPr>
                <w:rFonts w:ascii="Aptos" w:hAnsi="Aptos"/>
                <w:sz w:val="18"/>
                <w:szCs w:val="18"/>
              </w:rPr>
              <w:t>MCS Secondary Interface Catalogue: Profibus DP</w:t>
            </w:r>
            <w:bookmarkEnd w:id="6215"/>
            <w:bookmarkEnd w:id="6216"/>
          </w:p>
        </w:tc>
        <w:tc>
          <w:tcPr>
            <w:tcW w:w="2160" w:type="dxa"/>
            <w:vAlign w:val="center"/>
          </w:tcPr>
          <w:p w14:paraId="739FF016" w14:textId="77777777" w:rsidR="00676971" w:rsidRPr="007C5752" w:rsidRDefault="00676971" w:rsidP="00676971">
            <w:pPr>
              <w:pStyle w:val="Subtitle"/>
              <w:rPr>
                <w:rFonts w:ascii="Aptos" w:hAnsi="Aptos"/>
                <w:sz w:val="18"/>
                <w:szCs w:val="18"/>
              </w:rPr>
            </w:pPr>
            <w:bookmarkStart w:id="6217" w:name="_Toc200492741"/>
            <w:bookmarkStart w:id="6218" w:name="_Toc202185058"/>
            <w:bookmarkStart w:id="6219" w:name="_Toc202536325"/>
            <w:bookmarkStart w:id="6220" w:name="_Toc202537007"/>
            <w:bookmarkStart w:id="6221" w:name="_Toc202537758"/>
            <w:r w:rsidRPr="007C5752">
              <w:rPr>
                <w:rFonts w:ascii="Aptos" w:hAnsi="Aptos"/>
                <w:sz w:val="18"/>
                <w:szCs w:val="18"/>
              </w:rPr>
              <w:t>SCK CEN/48483448</w:t>
            </w:r>
            <w:bookmarkEnd w:id="6217"/>
            <w:bookmarkEnd w:id="6218"/>
            <w:bookmarkEnd w:id="6219"/>
            <w:bookmarkEnd w:id="6220"/>
            <w:bookmarkEnd w:id="6221"/>
          </w:p>
        </w:tc>
      </w:tr>
      <w:tr w:rsidR="00676971" w:rsidRPr="007C5752" w:rsidDel="0067541D" w14:paraId="7268FB89" w14:textId="77777777" w:rsidTr="0003012A">
        <w:trPr>
          <w:trHeight w:val="567"/>
        </w:trPr>
        <w:tc>
          <w:tcPr>
            <w:tcW w:w="7110" w:type="dxa"/>
            <w:vAlign w:val="center"/>
          </w:tcPr>
          <w:p w14:paraId="45E374BE" w14:textId="24271130" w:rsidR="00676971" w:rsidRPr="007C5752" w:rsidRDefault="00676971" w:rsidP="00676971">
            <w:pPr>
              <w:pStyle w:val="ReferenceList"/>
              <w:rPr>
                <w:rFonts w:ascii="Aptos" w:hAnsi="Aptos"/>
                <w:sz w:val="18"/>
                <w:szCs w:val="18"/>
              </w:rPr>
            </w:pPr>
            <w:bookmarkStart w:id="6222" w:name="_Toc200492742"/>
            <w:bookmarkStart w:id="6223" w:name="_Toc202185059"/>
            <w:r w:rsidRPr="007C5752">
              <w:rPr>
                <w:rFonts w:ascii="Aptos" w:hAnsi="Aptos"/>
                <w:sz w:val="18"/>
                <w:szCs w:val="18"/>
              </w:rPr>
              <w:t>MCS Slow Control OPC UA Interface</w:t>
            </w:r>
            <w:bookmarkEnd w:id="6222"/>
            <w:bookmarkEnd w:id="6223"/>
          </w:p>
        </w:tc>
        <w:tc>
          <w:tcPr>
            <w:tcW w:w="2160" w:type="dxa"/>
            <w:vAlign w:val="center"/>
          </w:tcPr>
          <w:p w14:paraId="42026EFF" w14:textId="77777777" w:rsidR="00676971" w:rsidRPr="007C5752" w:rsidRDefault="00676971" w:rsidP="00676971">
            <w:pPr>
              <w:pStyle w:val="Subtitle"/>
              <w:rPr>
                <w:rFonts w:ascii="Aptos" w:hAnsi="Aptos"/>
                <w:sz w:val="18"/>
                <w:szCs w:val="18"/>
              </w:rPr>
            </w:pPr>
            <w:bookmarkStart w:id="6224" w:name="_Toc200492743"/>
            <w:bookmarkStart w:id="6225" w:name="_Toc202185060"/>
            <w:bookmarkStart w:id="6226" w:name="_Toc202536326"/>
            <w:bookmarkStart w:id="6227" w:name="_Toc202537008"/>
            <w:bookmarkStart w:id="6228" w:name="_Toc202537759"/>
            <w:r w:rsidRPr="007C5752">
              <w:rPr>
                <w:rFonts w:ascii="Aptos" w:hAnsi="Aptos"/>
                <w:sz w:val="18"/>
                <w:szCs w:val="18"/>
              </w:rPr>
              <w:t>SCK CEN/56163474</w:t>
            </w:r>
            <w:bookmarkEnd w:id="6224"/>
            <w:bookmarkEnd w:id="6225"/>
            <w:bookmarkEnd w:id="6226"/>
            <w:bookmarkEnd w:id="6227"/>
            <w:bookmarkEnd w:id="6228"/>
          </w:p>
        </w:tc>
      </w:tr>
      <w:tr w:rsidR="00676971" w:rsidRPr="007C5752" w:rsidDel="0067541D" w14:paraId="4C51EE61" w14:textId="77777777" w:rsidTr="0003012A">
        <w:trPr>
          <w:trHeight w:val="567"/>
        </w:trPr>
        <w:tc>
          <w:tcPr>
            <w:tcW w:w="7110" w:type="dxa"/>
            <w:vAlign w:val="center"/>
          </w:tcPr>
          <w:p w14:paraId="40869AE0" w14:textId="79196FF3" w:rsidR="00676971" w:rsidRPr="007C5752" w:rsidRDefault="00676971" w:rsidP="00676971">
            <w:pPr>
              <w:pStyle w:val="ReferenceList"/>
              <w:rPr>
                <w:rFonts w:ascii="Aptos" w:hAnsi="Aptos"/>
                <w:sz w:val="18"/>
                <w:szCs w:val="18"/>
              </w:rPr>
            </w:pPr>
            <w:bookmarkStart w:id="6229" w:name="_Toc200492744"/>
            <w:bookmarkStart w:id="6230" w:name="_Toc202185061"/>
            <w:r w:rsidRPr="007C5752">
              <w:rPr>
                <w:rFonts w:ascii="Aptos" w:hAnsi="Aptos"/>
                <w:sz w:val="18"/>
                <w:szCs w:val="18"/>
              </w:rPr>
              <w:t>MCS Slow Control PROFINET Interface</w:t>
            </w:r>
            <w:bookmarkEnd w:id="6229"/>
            <w:bookmarkEnd w:id="6230"/>
          </w:p>
        </w:tc>
        <w:tc>
          <w:tcPr>
            <w:tcW w:w="2160" w:type="dxa"/>
            <w:vAlign w:val="center"/>
          </w:tcPr>
          <w:p w14:paraId="06F050A1" w14:textId="77777777" w:rsidR="00676971" w:rsidRPr="007C5752" w:rsidRDefault="00676971" w:rsidP="00676971">
            <w:pPr>
              <w:pStyle w:val="Subtitle"/>
              <w:rPr>
                <w:rFonts w:ascii="Aptos" w:hAnsi="Aptos"/>
                <w:sz w:val="18"/>
                <w:szCs w:val="18"/>
              </w:rPr>
            </w:pPr>
            <w:bookmarkStart w:id="6231" w:name="_Toc200492745"/>
            <w:bookmarkStart w:id="6232" w:name="_Toc202185062"/>
            <w:bookmarkStart w:id="6233" w:name="_Toc202536327"/>
            <w:bookmarkStart w:id="6234" w:name="_Toc202537009"/>
            <w:bookmarkStart w:id="6235" w:name="_Toc202537760"/>
            <w:r w:rsidRPr="007C5752">
              <w:rPr>
                <w:rFonts w:ascii="Aptos" w:hAnsi="Aptos"/>
                <w:sz w:val="18"/>
                <w:szCs w:val="18"/>
              </w:rPr>
              <w:t>SCK CEN/55190851</w:t>
            </w:r>
            <w:bookmarkEnd w:id="6231"/>
            <w:bookmarkEnd w:id="6232"/>
            <w:bookmarkEnd w:id="6233"/>
            <w:bookmarkEnd w:id="6234"/>
            <w:bookmarkEnd w:id="6235"/>
          </w:p>
        </w:tc>
      </w:tr>
      <w:tr w:rsidR="00676971" w:rsidRPr="007C5752" w:rsidDel="0067541D" w14:paraId="10E4339D" w14:textId="77777777" w:rsidTr="0003012A">
        <w:trPr>
          <w:trHeight w:val="567"/>
        </w:trPr>
        <w:tc>
          <w:tcPr>
            <w:tcW w:w="7110" w:type="dxa"/>
            <w:vAlign w:val="center"/>
          </w:tcPr>
          <w:p w14:paraId="7E32DA6C" w14:textId="5C7800AB" w:rsidR="00676971" w:rsidRPr="007C5752" w:rsidRDefault="00676971" w:rsidP="00676971">
            <w:pPr>
              <w:pStyle w:val="ReferenceList"/>
              <w:rPr>
                <w:rFonts w:ascii="Aptos" w:hAnsi="Aptos"/>
                <w:sz w:val="18"/>
                <w:szCs w:val="18"/>
              </w:rPr>
            </w:pPr>
            <w:bookmarkStart w:id="6236" w:name="_Toc200492746"/>
            <w:bookmarkStart w:id="6237" w:name="_Toc202185063"/>
            <w:r w:rsidRPr="007C5752">
              <w:rPr>
                <w:rFonts w:ascii="Aptos" w:hAnsi="Aptos"/>
                <w:sz w:val="18"/>
                <w:szCs w:val="18"/>
              </w:rPr>
              <w:t>General Software and Hardware Requirements for Contractors</w:t>
            </w:r>
            <w:bookmarkEnd w:id="6236"/>
            <w:bookmarkEnd w:id="6237"/>
          </w:p>
        </w:tc>
        <w:tc>
          <w:tcPr>
            <w:tcW w:w="2160" w:type="dxa"/>
            <w:vAlign w:val="center"/>
          </w:tcPr>
          <w:p w14:paraId="7FF2639B" w14:textId="77777777" w:rsidR="00676971" w:rsidRPr="007C5752" w:rsidRDefault="00676971" w:rsidP="00676971">
            <w:pPr>
              <w:pStyle w:val="Subtitle"/>
              <w:rPr>
                <w:rFonts w:ascii="Aptos" w:hAnsi="Aptos"/>
                <w:sz w:val="18"/>
                <w:szCs w:val="18"/>
              </w:rPr>
            </w:pPr>
            <w:bookmarkStart w:id="6238" w:name="_Toc200492747"/>
            <w:bookmarkStart w:id="6239" w:name="_Toc202185064"/>
            <w:bookmarkStart w:id="6240" w:name="_Toc202536328"/>
            <w:bookmarkStart w:id="6241" w:name="_Toc202537010"/>
            <w:bookmarkStart w:id="6242" w:name="_Toc202537761"/>
            <w:r w:rsidRPr="007C5752">
              <w:rPr>
                <w:rFonts w:ascii="Aptos" w:hAnsi="Aptos"/>
                <w:sz w:val="18"/>
                <w:szCs w:val="18"/>
              </w:rPr>
              <w:t>SCK CEN/55310227</w:t>
            </w:r>
            <w:bookmarkEnd w:id="6238"/>
            <w:bookmarkEnd w:id="6239"/>
            <w:bookmarkEnd w:id="6240"/>
            <w:bookmarkEnd w:id="6241"/>
            <w:bookmarkEnd w:id="6242"/>
          </w:p>
        </w:tc>
      </w:tr>
      <w:tr w:rsidR="00676971" w:rsidRPr="007C5752" w:rsidDel="0067541D" w14:paraId="2EE8BABA" w14:textId="77777777" w:rsidTr="0003012A">
        <w:trPr>
          <w:trHeight w:val="567"/>
        </w:trPr>
        <w:tc>
          <w:tcPr>
            <w:tcW w:w="7110" w:type="dxa"/>
          </w:tcPr>
          <w:p w14:paraId="1D9CBCB8" w14:textId="77777777" w:rsidR="00676971" w:rsidRPr="007C5752" w:rsidRDefault="00676971" w:rsidP="00676971">
            <w:pPr>
              <w:pStyle w:val="Heading2"/>
              <w:numPr>
                <w:ilvl w:val="0"/>
                <w:numId w:val="0"/>
              </w:numPr>
              <w:rPr>
                <w:rFonts w:ascii="Aptos" w:hAnsi="Aptos"/>
                <w:sz w:val="18"/>
                <w:szCs w:val="18"/>
              </w:rPr>
            </w:pPr>
          </w:p>
        </w:tc>
        <w:tc>
          <w:tcPr>
            <w:tcW w:w="2160" w:type="dxa"/>
          </w:tcPr>
          <w:p w14:paraId="2100988A" w14:textId="77777777" w:rsidR="00676971" w:rsidRPr="007C5752" w:rsidRDefault="00676971" w:rsidP="00676971">
            <w:pPr>
              <w:pStyle w:val="Subtitle"/>
              <w:rPr>
                <w:rFonts w:ascii="Aptos" w:hAnsi="Aptos"/>
                <w:sz w:val="18"/>
                <w:szCs w:val="18"/>
              </w:rPr>
            </w:pPr>
          </w:p>
        </w:tc>
      </w:tr>
    </w:tbl>
    <w:p w14:paraId="1BE4D59C" w14:textId="77777777" w:rsidR="001D3C59" w:rsidRPr="007C5752" w:rsidRDefault="001D3C59" w:rsidP="001D3C59">
      <w:r w:rsidRPr="007C5752">
        <w:br w:type="page"/>
      </w:r>
    </w:p>
    <w:p w14:paraId="34E37EAA" w14:textId="77777777" w:rsidR="001D3C59" w:rsidRPr="007C5752" w:rsidRDefault="001D3C59" w:rsidP="001D3C59">
      <w:pPr>
        <w:pStyle w:val="regular"/>
      </w:pPr>
    </w:p>
    <w:p w14:paraId="5CA75D4F" w14:textId="77777777" w:rsidR="001F30BC" w:rsidRPr="007C5752" w:rsidRDefault="001F30BC" w:rsidP="001F30BC"/>
    <w:p w14:paraId="4821B161" w14:textId="77777777" w:rsidR="001D3C59" w:rsidRPr="007C5752" w:rsidRDefault="001D3C59" w:rsidP="001D3C59">
      <w:pPr>
        <w:spacing w:after="160" w:line="259" w:lineRule="auto"/>
      </w:pPr>
      <w:r w:rsidRPr="007C5752">
        <w:br w:type="page"/>
      </w:r>
    </w:p>
    <w:p w14:paraId="4F9EC282" w14:textId="77777777" w:rsidR="001D3C59" w:rsidRPr="007C5752" w:rsidRDefault="001D3C59" w:rsidP="001D3C59">
      <w:pPr>
        <w:pStyle w:val="BulletListNormal"/>
        <w:rPr>
          <w:rStyle w:val="AASemiBoldChar"/>
          <w:rFonts w:ascii="Segoe UI" w:eastAsia="MS Mincho" w:hAnsi="Segoe UI" w:cs="Segoe UI"/>
          <w:color w:val="auto"/>
          <w:szCs w:val="20"/>
          <w:highlight w:val="yellow"/>
        </w:rPr>
      </w:pPr>
    </w:p>
    <w:p w14:paraId="1898E120" w14:textId="77777777" w:rsidR="001D3C59" w:rsidRPr="007C5752" w:rsidRDefault="001D3C59" w:rsidP="001D3C59">
      <w:pPr>
        <w:pStyle w:val="BulletListNormal"/>
        <w:numPr>
          <w:ilvl w:val="0"/>
          <w:numId w:val="0"/>
        </w:numPr>
        <w:spacing w:before="0" w:line="240" w:lineRule="auto"/>
        <w:ind w:left="720" w:firstLine="360"/>
        <w:rPr>
          <w:rStyle w:val="AASemiBoldChar"/>
          <w:rFonts w:ascii="Segoe UI" w:eastAsia="MS Mincho" w:hAnsi="Segoe UI" w:cs="Segoe UI"/>
          <w:color w:val="auto"/>
          <w:szCs w:val="20"/>
          <w:highlight w:val="yellow"/>
        </w:rPr>
      </w:pPr>
      <w:r w:rsidRPr="007C5752">
        <w:rPr>
          <w:rStyle w:val="AASemiBoldChar"/>
          <w:rFonts w:ascii="Segoe UI" w:eastAsia="MS Mincho" w:hAnsi="Segoe UI" w:cs="Segoe UI"/>
          <w:color w:val="auto"/>
          <w:szCs w:val="20"/>
          <w:highlight w:val="yellow"/>
        </w:rPr>
        <w:t>Operational and maintenance expected needs over a defined period of 5 years including:</w:t>
      </w:r>
    </w:p>
    <w:p w14:paraId="3C0151AE" w14:textId="77777777" w:rsidR="001D3C59" w:rsidRPr="007C5752" w:rsidRDefault="001D3C59" w:rsidP="00575005">
      <w:pPr>
        <w:pStyle w:val="BulletListNormal"/>
        <w:numPr>
          <w:ilvl w:val="1"/>
          <w:numId w:val="4"/>
        </w:numPr>
        <w:spacing w:line="240" w:lineRule="auto"/>
        <w:ind w:left="1620"/>
        <w:rPr>
          <w:rStyle w:val="AASemiBoldChar"/>
          <w:rFonts w:ascii="Segoe UI" w:eastAsia="MS Mincho" w:hAnsi="Segoe UI" w:cs="Segoe UI"/>
          <w:color w:val="auto"/>
          <w:szCs w:val="20"/>
          <w:highlight w:val="yellow"/>
        </w:rPr>
      </w:pPr>
      <w:r w:rsidRPr="007C5752">
        <w:rPr>
          <w:rStyle w:val="AASemiBoldChar"/>
          <w:rFonts w:ascii="Segoe UI" w:eastAsia="MS Mincho" w:hAnsi="Segoe UI" w:cs="Segoe UI"/>
          <w:color w:val="auto"/>
          <w:szCs w:val="20"/>
          <w:highlight w:val="yellow"/>
        </w:rPr>
        <w:t>Preventive and corrective maintenance activities, software updates, calibration, compliance re-certifications, and energy efficiency optimization.  Specific assumptions apply for forecasted OPEX:</w:t>
      </w:r>
    </w:p>
    <w:p w14:paraId="19A75DE0" w14:textId="77777777" w:rsidR="001D3C59" w:rsidRPr="007C5752"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7C5752">
        <w:rPr>
          <w:rStyle w:val="AASemiBoldChar"/>
          <w:rFonts w:ascii="Segoe UI" w:eastAsia="MS Mincho" w:hAnsi="Segoe UI" w:cs="Segoe UI"/>
          <w:color w:val="auto"/>
          <w:szCs w:val="20"/>
          <w:highlight w:val="yellow"/>
        </w:rPr>
        <w:t>Nitrogen cost: 250€/ton</w:t>
      </w:r>
    </w:p>
    <w:p w14:paraId="44C90FCD" w14:textId="77777777" w:rsidR="001D3C59" w:rsidRPr="007C5752"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7C5752">
        <w:rPr>
          <w:rStyle w:val="AASemiBoldChar"/>
          <w:rFonts w:ascii="Segoe UI" w:eastAsia="MS Mincho" w:hAnsi="Segoe UI" w:cs="Segoe UI"/>
          <w:color w:val="auto"/>
          <w:szCs w:val="20"/>
          <w:highlight w:val="yellow"/>
        </w:rPr>
        <w:t>Electricity cost: 142 €/MWh</w:t>
      </w:r>
    </w:p>
    <w:p w14:paraId="706FF281" w14:textId="77777777" w:rsidR="001D3C59" w:rsidRPr="007C5752"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7C5752">
        <w:rPr>
          <w:rStyle w:val="AASemiBoldChar"/>
          <w:rFonts w:ascii="Segoe UI" w:eastAsia="MS Mincho" w:hAnsi="Segoe UI" w:cs="Segoe UI"/>
          <w:color w:val="auto"/>
          <w:szCs w:val="20"/>
          <w:highlight w:val="yellow"/>
        </w:rPr>
        <w:t>Helium inventory: 250 €/kg (annual losses to be defined the Applicant)</w:t>
      </w:r>
    </w:p>
    <w:p w14:paraId="11B72033" w14:textId="77777777" w:rsidR="001D3C59" w:rsidRPr="007C5752" w:rsidRDefault="001D3C59" w:rsidP="001D3C59"/>
    <w:p w14:paraId="37D6E862" w14:textId="77777777" w:rsidR="001D3C59" w:rsidRPr="007C5752" w:rsidRDefault="001D3C59" w:rsidP="00F92CB1">
      <w:pPr>
        <w:pStyle w:val="regular"/>
      </w:pPr>
    </w:p>
    <w:p w14:paraId="246FE29A" w14:textId="77777777" w:rsidR="001D3C59" w:rsidRPr="007C5752" w:rsidRDefault="001D3C59" w:rsidP="00F92CB1">
      <w:pPr>
        <w:pStyle w:val="regular"/>
      </w:pPr>
    </w:p>
    <w:p w14:paraId="4CE69C40" w14:textId="45C4ACCB" w:rsidR="00F92CB1" w:rsidRPr="007C5752" w:rsidRDefault="00DA4309" w:rsidP="00575005">
      <w:pPr>
        <w:pStyle w:val="RequirementList"/>
        <w:numPr>
          <w:ilvl w:val="0"/>
          <w:numId w:val="0"/>
        </w:numPr>
        <w:ind w:left="720"/>
        <w:sectPr w:rsidR="00F92CB1" w:rsidRPr="007C5752" w:rsidSect="007D7DE1">
          <w:pgSz w:w="11906" w:h="16838" w:code="9"/>
          <w:pgMar w:top="1083" w:right="1083" w:bottom="1083" w:left="1083" w:header="624" w:footer="147" w:gutter="0"/>
          <w:cols w:space="708"/>
          <w:formProt w:val="0"/>
          <w:docGrid w:linePitch="360"/>
        </w:sectPr>
      </w:pPr>
      <w:r w:rsidRPr="007C5752">
        <w:t>ter</w:t>
      </w:r>
    </w:p>
    <w:p w14:paraId="5A4B8F99" w14:textId="77777777" w:rsidR="001F30BC" w:rsidRPr="007C5752" w:rsidRDefault="001F30BC" w:rsidP="001F30BC">
      <w:pPr>
        <w:pStyle w:val="regular"/>
      </w:pPr>
      <w:bookmarkStart w:id="6243" w:name="_Toc192762751"/>
      <w:bookmarkStart w:id="6244" w:name="_Toc192765325"/>
      <w:bookmarkStart w:id="6245" w:name="_Toc192765936"/>
      <w:bookmarkStart w:id="6246" w:name="_Toc192782488"/>
      <w:bookmarkStart w:id="6247" w:name="_Toc192783096"/>
      <w:bookmarkStart w:id="6248" w:name="_Toc192851015"/>
      <w:bookmarkStart w:id="6249" w:name="_Toc192929502"/>
      <w:bookmarkStart w:id="6250" w:name="_Toc192935190"/>
      <w:bookmarkStart w:id="6251" w:name="_Toc193016538"/>
      <w:bookmarkStart w:id="6252" w:name="_Toc192762752"/>
      <w:bookmarkStart w:id="6253" w:name="_Toc192765326"/>
      <w:bookmarkStart w:id="6254" w:name="_Toc192765937"/>
      <w:bookmarkStart w:id="6255" w:name="_Toc192782489"/>
      <w:bookmarkStart w:id="6256" w:name="_Toc192783097"/>
      <w:bookmarkStart w:id="6257" w:name="_Toc192851016"/>
      <w:bookmarkStart w:id="6258" w:name="_Toc192929503"/>
      <w:bookmarkStart w:id="6259" w:name="_Toc192935191"/>
      <w:bookmarkStart w:id="6260" w:name="_Toc193016539"/>
      <w:bookmarkStart w:id="6261" w:name="_Toc192762822"/>
      <w:bookmarkStart w:id="6262" w:name="_Toc192765396"/>
      <w:bookmarkStart w:id="6263" w:name="_Toc192766007"/>
      <w:bookmarkStart w:id="6264" w:name="_Toc192782559"/>
      <w:bookmarkStart w:id="6265" w:name="_Toc192783167"/>
      <w:bookmarkStart w:id="6266" w:name="_Toc192851086"/>
      <w:bookmarkStart w:id="6267" w:name="_Toc192929573"/>
      <w:bookmarkStart w:id="6268" w:name="_Toc192935261"/>
      <w:bookmarkStart w:id="6269" w:name="_Toc193016609"/>
      <w:bookmarkStart w:id="6270" w:name="_Toc192762823"/>
      <w:bookmarkStart w:id="6271" w:name="_Toc192765397"/>
      <w:bookmarkStart w:id="6272" w:name="_Toc192766008"/>
      <w:bookmarkStart w:id="6273" w:name="_Toc192782560"/>
      <w:bookmarkStart w:id="6274" w:name="_Toc192783168"/>
      <w:bookmarkStart w:id="6275" w:name="_Toc192851087"/>
      <w:bookmarkStart w:id="6276" w:name="_Toc192929574"/>
      <w:bookmarkStart w:id="6277" w:name="_Toc192935262"/>
      <w:bookmarkStart w:id="6278" w:name="_Toc193016610"/>
      <w:bookmarkStart w:id="6279" w:name="_Toc192762824"/>
      <w:bookmarkStart w:id="6280" w:name="_Toc192765398"/>
      <w:bookmarkStart w:id="6281" w:name="_Toc192766009"/>
      <w:bookmarkStart w:id="6282" w:name="_Toc192782561"/>
      <w:bookmarkStart w:id="6283" w:name="_Toc192783169"/>
      <w:bookmarkStart w:id="6284" w:name="_Toc192851088"/>
      <w:bookmarkStart w:id="6285" w:name="_Toc192929575"/>
      <w:bookmarkStart w:id="6286" w:name="_Toc192935263"/>
      <w:bookmarkStart w:id="6287" w:name="_Toc193016611"/>
      <w:bookmarkEnd w:id="3526"/>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p>
    <w:sectPr w:rsidR="001F30BC" w:rsidRPr="007C5752" w:rsidSect="007D7DE1">
      <w:type w:val="continuous"/>
      <w:pgSz w:w="11906" w:h="16838" w:code="9"/>
      <w:pgMar w:top="1083" w:right="1083" w:bottom="1083" w:left="1083" w:header="624" w:footer="14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41" w:author="Dorda Ulrich" w:date="2025-08-13T11:43:00Z" w:initials="UD">
    <w:p w14:paraId="5927A629" w14:textId="77777777" w:rsidR="000D34C6" w:rsidRPr="001D6005" w:rsidRDefault="000D34C6" w:rsidP="000D34C6">
      <w:pPr>
        <w:pStyle w:val="CommentText"/>
      </w:pPr>
      <w:r w:rsidRPr="001D6005">
        <w:rPr>
          <w:rStyle w:val="CommentReference"/>
        </w:rPr>
        <w:annotationRef/>
      </w:r>
      <w:r w:rsidRPr="001D6005">
        <w:t>@PUR: We allow it but it will be seen as a slight, minor disadvantage in the evaluation compared to an automatic system. Is this clear from this formulation?</w:t>
      </w:r>
    </w:p>
  </w:comment>
  <w:comment w:id="3074" w:author="Dorda Ulrich" w:date="2025-04-16T15:28:00Z" w:initials="UD">
    <w:p w14:paraId="19FB0CD5" w14:textId="509DD392" w:rsidR="00272E66" w:rsidRPr="001D6005" w:rsidRDefault="00272E66" w:rsidP="00272E66">
      <w:pPr>
        <w:pStyle w:val="CommentText"/>
      </w:pPr>
      <w:r w:rsidRPr="001D6005">
        <w:rPr>
          <w:rStyle w:val="CommentReference"/>
        </w:rPr>
        <w:annotationRef/>
      </w:r>
      <w:r w:rsidRPr="001D6005">
        <w:t>Legal / PUR!! - check carefully, change, move etc. This is crucial, as it may have a significant financial impact (our electricity cost) etc.</w:t>
      </w:r>
    </w:p>
  </w:comment>
  <w:comment w:id="3146" w:author="Dorda Ulrich" w:date="2025-08-26T14:10:00Z" w:initials="UD">
    <w:p w14:paraId="55807AF8" w14:textId="77777777" w:rsidR="00F03E65" w:rsidRDefault="0077288D" w:rsidP="00F03E65">
      <w:pPr>
        <w:pStyle w:val="CommentText"/>
      </w:pPr>
      <w:r>
        <w:rPr>
          <w:rStyle w:val="CommentReference"/>
        </w:rPr>
        <w:annotationRef/>
      </w:r>
      <w:r w:rsidR="00F03E65">
        <w:t>Change to requesting to document it in a deliverable (which we need to approve) [Check this in general in the whole document]</w:t>
      </w:r>
    </w:p>
  </w:comment>
  <w:comment w:id="3162" w:author="Dorda Ulrich" w:date="2025-08-26T14:41:00Z" w:initials="UD">
    <w:p w14:paraId="7D1D66EC" w14:textId="77777777" w:rsidR="00995F47" w:rsidRDefault="00995F47" w:rsidP="00995F47">
      <w:pPr>
        <w:pStyle w:val="CommentText"/>
      </w:pPr>
      <w:r>
        <w:rPr>
          <w:rStyle w:val="CommentReference"/>
        </w:rPr>
        <w:annotationRef/>
      </w:r>
      <w:r>
        <w:rPr>
          <w:lang w:val="en-US"/>
        </w:rPr>
        <w:t>Write: document in a deliverable (which we then approve)</w:t>
      </w:r>
    </w:p>
  </w:comment>
  <w:comment w:id="3250" w:author="Dorda Ulrich" w:date="2025-10-07T14:11:00Z" w:initials="UD">
    <w:p w14:paraId="7E39BB58" w14:textId="39204B41" w:rsidR="00620082" w:rsidRDefault="00620082" w:rsidP="00620082">
      <w:pPr>
        <w:pStyle w:val="CommentText"/>
      </w:pPr>
      <w:r>
        <w:rPr>
          <w:rStyle w:val="CommentReference"/>
        </w:rPr>
        <w:annotationRef/>
      </w:r>
      <w:r>
        <w:rPr>
          <w:lang w:val="en-US"/>
        </w:rPr>
        <w:t>Just for my education, I’d like to understand this</w:t>
      </w:r>
    </w:p>
  </w:comment>
  <w:comment w:id="3251" w:author="Bonthuys Gerkotze" w:date="2025-10-13T14:23:00Z" w:initials="GB">
    <w:p w14:paraId="3807D4DB" w14:textId="77777777" w:rsidR="00C00AE4" w:rsidRDefault="00C00AE4" w:rsidP="00C00AE4">
      <w:pPr>
        <w:pStyle w:val="CommentText"/>
      </w:pPr>
      <w:r>
        <w:rPr>
          <w:rStyle w:val="CommentReference"/>
        </w:rPr>
        <w:annotationRef/>
      </w:r>
      <w:r>
        <w:rPr>
          <w:lang w:val="en-US"/>
        </w:rPr>
        <w:t>Each vessel that retains oil (for example, in the compressor’s oil return or separation system) must have an instrument that measures the pressure difference between the inlet and outlet of its internal separator element.</w:t>
      </w:r>
    </w:p>
    <w:p w14:paraId="1F7D9540" w14:textId="77777777" w:rsidR="00C00AE4" w:rsidRDefault="00C00AE4">
      <w:pPr>
        <w:pStyle w:val="CommentText"/>
        <w:numPr>
          <w:ilvl w:val="0"/>
          <w:numId w:val="77"/>
        </w:numPr>
      </w:pPr>
      <w:r>
        <w:rPr>
          <w:lang w:val="en-US"/>
        </w:rPr>
        <w:t>The separator (often a coalescing element, mesh pad, or filter) removes oil mist from gas.</w:t>
      </w:r>
    </w:p>
    <w:p w14:paraId="2FD37ADD" w14:textId="77777777" w:rsidR="00C00AE4" w:rsidRDefault="00C00AE4">
      <w:pPr>
        <w:pStyle w:val="CommentText"/>
        <w:numPr>
          <w:ilvl w:val="0"/>
          <w:numId w:val="77"/>
        </w:numPr>
      </w:pPr>
      <w:r>
        <w:rPr>
          <w:lang w:val="en-US"/>
        </w:rPr>
        <w:t>Over time, oil sludge, particulates, or ice can foul or clog the separator.</w:t>
      </w:r>
    </w:p>
    <w:p w14:paraId="5F1D361E" w14:textId="77777777" w:rsidR="00C00AE4" w:rsidRDefault="00C00AE4">
      <w:pPr>
        <w:pStyle w:val="CommentText"/>
        <w:numPr>
          <w:ilvl w:val="0"/>
          <w:numId w:val="77"/>
        </w:numPr>
      </w:pPr>
      <w:r>
        <w:rPr>
          <w:lang w:val="en-US"/>
        </w:rPr>
        <w:t>As fouling builds up, the pressure drop across the separator increases.</w:t>
      </w:r>
    </w:p>
    <w:p w14:paraId="7EB201D3" w14:textId="77777777" w:rsidR="00C00AE4" w:rsidRDefault="00C00AE4">
      <w:pPr>
        <w:pStyle w:val="CommentText"/>
        <w:numPr>
          <w:ilvl w:val="0"/>
          <w:numId w:val="77"/>
        </w:numPr>
      </w:pPr>
      <w:r>
        <w:rPr>
          <w:lang w:val="en-US"/>
        </w:rPr>
        <w:t>A differential-pressure indicator (DPI) or gauge lets operators see this buildup and schedule cleaning or replacement.</w:t>
      </w:r>
    </w:p>
    <w:p w14:paraId="02F1B512" w14:textId="77777777" w:rsidR="00C00AE4" w:rsidRDefault="00C00AE4" w:rsidP="00C00AE4">
      <w:pPr>
        <w:pStyle w:val="CommentText"/>
      </w:pPr>
      <w:r>
        <w:rPr>
          <w:lang w:val="en-US"/>
        </w:rPr>
        <w:t>In short: it’s a condition-monitoring requirement to ensure the separator is not becoming blocked.</w:t>
      </w:r>
    </w:p>
  </w:comment>
  <w:comment w:id="3262" w:author="Dorda Ulrich" w:date="2025-10-13T15:57:00Z" w:initials="UD">
    <w:p w14:paraId="1F1D538F" w14:textId="77777777" w:rsidR="006543ED" w:rsidRDefault="00FF3E4C" w:rsidP="006543ED">
      <w:pPr>
        <w:pStyle w:val="CommentText"/>
      </w:pPr>
      <w:r>
        <w:rPr>
          <w:rStyle w:val="CommentReference"/>
        </w:rPr>
        <w:annotationRef/>
      </w:r>
      <w:r w:rsidR="006543ED">
        <w:t>Daniel: Isn’t this obvious/clear? Remove? Make more specific?</w:t>
      </w:r>
    </w:p>
  </w:comment>
  <w:comment w:id="3265" w:author="Dorda Ulrich" w:date="2025-10-13T16:03:00Z" w:initials="UD">
    <w:p w14:paraId="4613DE08" w14:textId="77777777" w:rsidR="002233A4" w:rsidRDefault="002233A4" w:rsidP="002233A4">
      <w:pPr>
        <w:pStyle w:val="CommentText"/>
      </w:pPr>
      <w:r>
        <w:rPr>
          <w:rStyle w:val="CommentReference"/>
        </w:rPr>
        <w:annotationRef/>
      </w:r>
      <w:r>
        <w:rPr>
          <w:lang w:val="en-US"/>
        </w:rPr>
        <w:t>Obvious requirement?</w:t>
      </w:r>
    </w:p>
  </w:comment>
  <w:comment w:id="3267" w:author="Dorda Ulrich" w:date="2025-10-13T16:08:00Z" w:initials="UD">
    <w:p w14:paraId="04E751B7" w14:textId="77777777" w:rsidR="002F375F" w:rsidRDefault="002F375F" w:rsidP="002F375F">
      <w:pPr>
        <w:pStyle w:val="CommentText"/>
      </w:pPr>
      <w:r>
        <w:rPr>
          <w:rStyle w:val="CommentReference"/>
        </w:rPr>
        <w:annotationRef/>
      </w:r>
      <w:r>
        <w:rPr>
          <w:lang w:val="en-US"/>
        </w:rPr>
        <w:t>Is this automatic? Do they need to measure? Automatic shutdown? (Or manual?)</w:t>
      </w:r>
    </w:p>
  </w:comment>
  <w:comment w:id="3337" w:author="Dorda Ulrich" w:date="2025-10-17T09:24:00Z" w:initials="UD">
    <w:p w14:paraId="57598BC0" w14:textId="77777777" w:rsidR="00922692" w:rsidRDefault="00922692" w:rsidP="00922692">
      <w:pPr>
        <w:pStyle w:val="CommentText"/>
      </w:pPr>
      <w:r>
        <w:rPr>
          <w:rStyle w:val="CommentReference"/>
        </w:rPr>
        <w:annotationRef/>
      </w:r>
      <w:r>
        <w:rPr>
          <w:lang w:val="en-US"/>
        </w:rPr>
        <w:t>Check if this (or main parts of it) should be made general for all heat exchangers not only in the QRB</w:t>
      </w:r>
    </w:p>
  </w:comment>
  <w:comment w:id="3340" w:author="Dorda Ulrich" w:date="2025-10-17T09:15:00Z" w:initials="UD">
    <w:p w14:paraId="3616E4CF" w14:textId="3F6F05F7" w:rsidR="004D55C9" w:rsidRDefault="004D55C9" w:rsidP="004D55C9">
      <w:pPr>
        <w:pStyle w:val="CommentText"/>
      </w:pPr>
      <w:r>
        <w:rPr>
          <w:rStyle w:val="CommentReference"/>
        </w:rPr>
        <w:annotationRef/>
      </w:r>
      <w:r>
        <w:rPr>
          <w:lang w:val="en-US"/>
        </w:rPr>
        <w:t>Do we already have this covered by a general requirement?</w:t>
      </w:r>
    </w:p>
  </w:comment>
  <w:comment w:id="3371" w:author="Dorda Ulrich" w:date="2025-10-17T10:08:00Z" w:initials="UD">
    <w:p w14:paraId="26F5BE40" w14:textId="77777777" w:rsidR="00E6784B" w:rsidRDefault="00E6784B" w:rsidP="00E6784B">
      <w:pPr>
        <w:pStyle w:val="CommentText"/>
      </w:pPr>
      <w:r>
        <w:rPr>
          <w:rStyle w:val="CommentReference"/>
        </w:rPr>
        <w:annotationRef/>
      </w:r>
      <w:r>
        <w:rPr>
          <w:lang w:val="en-US"/>
        </w:rPr>
        <w:t>To clarify need/meaning. rephrase</w:t>
      </w:r>
    </w:p>
  </w:comment>
  <w:comment w:id="3378" w:author="Dorda Ulrich" w:date="2025-10-17T10:23:00Z" w:initials="UD">
    <w:p w14:paraId="7647AE97" w14:textId="77777777" w:rsidR="005B0810" w:rsidRDefault="005B0810" w:rsidP="005B0810">
      <w:pPr>
        <w:pStyle w:val="CommentText"/>
      </w:pPr>
      <w:r>
        <w:rPr>
          <w:rStyle w:val="CommentReference"/>
        </w:rPr>
        <w:annotationRef/>
      </w:r>
      <w:r>
        <w:rPr>
          <w:lang w:val="en-US"/>
        </w:rPr>
        <w:t>Obvious?</w:t>
      </w:r>
    </w:p>
  </w:comment>
  <w:comment w:id="3384" w:author="Dorda Ulrich" w:date="2025-10-17T10:28:00Z" w:initials="UD">
    <w:p w14:paraId="4616CA23" w14:textId="77777777" w:rsidR="00DD45F7" w:rsidRDefault="00DD45F7" w:rsidP="00DD45F7">
      <w:pPr>
        <w:pStyle w:val="CommentText"/>
      </w:pPr>
      <w:r>
        <w:rPr>
          <w:rStyle w:val="CommentReference"/>
        </w:rPr>
        <w:annotationRef/>
      </w:r>
      <w:r>
        <w:rPr>
          <w:lang w:val="en-US"/>
        </w:rPr>
        <w:t>To be clarified if relevant for access.</w:t>
      </w:r>
    </w:p>
  </w:comment>
  <w:comment w:id="3389" w:author="Dorda Ulrich" w:date="2025-10-17T15:13:00Z" w:initials="UD">
    <w:p w14:paraId="070B3726" w14:textId="77777777" w:rsidR="00FA70B1" w:rsidRDefault="00FA70B1" w:rsidP="00FA70B1">
      <w:pPr>
        <w:pStyle w:val="CommentText"/>
      </w:pPr>
      <w:r>
        <w:rPr>
          <w:rStyle w:val="CommentReference"/>
        </w:rPr>
        <w:annotationRef/>
      </w:r>
      <w:r>
        <w:rPr>
          <w:lang w:val="en-US"/>
        </w:rPr>
        <w:t>Check for consistency with the heaters in the He seperator section</w:t>
      </w:r>
    </w:p>
  </w:comment>
  <w:comment w:id="3403" w:author="Dorda Ulrich" w:date="2025-10-24T10:24:00Z" w:initials="UD">
    <w:p w14:paraId="01FC6667" w14:textId="77777777" w:rsidR="00CD7AF9" w:rsidRDefault="00CD7AF9" w:rsidP="00CD7AF9">
      <w:pPr>
        <w:pStyle w:val="CommentText"/>
      </w:pPr>
      <w:r>
        <w:rPr>
          <w:rStyle w:val="CommentReference"/>
        </w:rPr>
        <w:annotationRef/>
      </w:r>
      <w:r>
        <w:rPr>
          <w:lang w:val="en-US"/>
        </w:rPr>
        <w:t>Turn requirements into numbered requirements</w:t>
      </w:r>
    </w:p>
  </w:comment>
  <w:comment w:id="3407" w:author="Dorda Ulrich" w:date="2025-10-24T10:33:00Z" w:initials="UD">
    <w:p w14:paraId="56A4E045" w14:textId="77777777" w:rsidR="00C35B25" w:rsidRDefault="00C35B25" w:rsidP="00C35B25">
      <w:pPr>
        <w:pStyle w:val="CommentText"/>
      </w:pPr>
      <w:r>
        <w:rPr>
          <w:rStyle w:val="CommentReference"/>
        </w:rPr>
        <w:annotationRef/>
      </w:r>
      <w:r>
        <w:rPr>
          <w:lang w:val="en-US"/>
        </w:rPr>
        <w:t>Make a separate requirement (and also delete last in table 10)</w:t>
      </w:r>
    </w:p>
  </w:comment>
  <w:comment w:id="3419" w:author="Dorda Ulrich" w:date="2025-10-24T10:49:00Z" w:initials="UD">
    <w:p w14:paraId="4A479666" w14:textId="77777777" w:rsidR="00081BDE" w:rsidRDefault="00081BDE" w:rsidP="00081BDE">
      <w:pPr>
        <w:pStyle w:val="CommentText"/>
      </w:pPr>
      <w:r>
        <w:rPr>
          <w:rStyle w:val="CommentReference"/>
        </w:rPr>
        <w:annotationRef/>
      </w:r>
      <w:r>
        <w:rPr>
          <w:lang w:val="en-US"/>
        </w:rPr>
        <w:t>Machine safety only? Personal safety?</w:t>
      </w:r>
    </w:p>
  </w:comment>
  <w:comment w:id="3435" w:author="Dorda Ulrich" w:date="2025-10-24T11:19:00Z" w:initials="UD">
    <w:p w14:paraId="356ADF4D" w14:textId="77777777" w:rsidR="007919DE" w:rsidRDefault="007919DE" w:rsidP="007919DE">
      <w:pPr>
        <w:pStyle w:val="CommentText"/>
      </w:pPr>
      <w:r>
        <w:rPr>
          <w:rStyle w:val="CommentReference"/>
        </w:rPr>
        <w:annotationRef/>
      </w:r>
      <w:r>
        <w:rPr>
          <w:lang w:val="en-US"/>
        </w:rPr>
        <w:t>To check what is meant here/why here?</w:t>
      </w:r>
    </w:p>
  </w:comment>
  <w:comment w:id="3623" w:author="Dorda Ulrich" w:date="2025-09-26T15:05:00Z" w:initials="UD">
    <w:p w14:paraId="18093B3D" w14:textId="557C672C" w:rsidR="002A3CA6" w:rsidRDefault="002A3CA6" w:rsidP="002A3CA6">
      <w:pPr>
        <w:pStyle w:val="CommentText"/>
      </w:pPr>
      <w:r>
        <w:rPr>
          <w:rStyle w:val="CommentReference"/>
        </w:rPr>
        <w:annotationRef/>
      </w:r>
      <w:r>
        <w:rPr>
          <w:lang w:val="en-US"/>
        </w:rPr>
        <w:t>All this will be replaced by text from NFS, we just keep it here, so we can then check if NFS covered at least all these points.</w:t>
      </w:r>
    </w:p>
  </w:comment>
  <w:comment w:id="3667" w:author="Dorda Ulrich" w:date="2025-10-14T09:10:00Z" w:initials="UD">
    <w:p w14:paraId="5090F35E" w14:textId="77777777" w:rsidR="00314FA2" w:rsidRDefault="00314FA2" w:rsidP="00314FA2">
      <w:pPr>
        <w:pStyle w:val="CommentText"/>
      </w:pPr>
      <w:r>
        <w:rPr>
          <w:rStyle w:val="CommentReference"/>
        </w:rPr>
        <w:annotationRef/>
      </w:r>
      <w:r>
        <w:rPr>
          <w:lang w:val="en-US"/>
        </w:rPr>
        <w:t>Moved here. @GKO to incorporate section/check duplicates</w:t>
      </w:r>
    </w:p>
  </w:comment>
  <w:comment w:id="3675" w:author="Bonthuys Gerkotze" w:date="2025-10-10T14:50:00Z" w:initials="GB">
    <w:p w14:paraId="50E52946" w14:textId="05659000" w:rsidR="00D46239" w:rsidRDefault="00D46239" w:rsidP="00D46239">
      <w:pPr>
        <w:pStyle w:val="CommentText"/>
      </w:pPr>
      <w:r>
        <w:rPr>
          <w:rStyle w:val="CommentReference"/>
        </w:rPr>
        <w:annotationRef/>
      </w:r>
      <w:r>
        <w:rPr>
          <w:lang w:val="en-US"/>
        </w:rPr>
        <w:t>Quick enough + dedicated sensor</w:t>
      </w:r>
    </w:p>
  </w:comment>
  <w:comment w:id="3887" w:author="Bonthuys Gerkotze" w:date="2025-10-23T10:58:00Z" w:initials="GB">
    <w:p w14:paraId="68D961B5" w14:textId="77777777" w:rsidR="009C7980" w:rsidRDefault="009C7980" w:rsidP="009C7980">
      <w:pPr>
        <w:pStyle w:val="CommentText"/>
      </w:pPr>
      <w:r>
        <w:rPr>
          <w:rStyle w:val="CommentReference"/>
        </w:rPr>
        <w:annotationRef/>
      </w:r>
      <w:r>
        <w:rPr>
          <w:lang w:val="en-US"/>
        </w:rPr>
        <w:t>PID parameters available to Opeperator</w:t>
      </w:r>
    </w:p>
  </w:comment>
  <w:comment w:id="3889" w:author="Dekempeneer Erik" w:date="2025-07-12T17:46:00Z" w:initials="ED">
    <w:p w14:paraId="69F26656" w14:textId="1EEA5474" w:rsidR="008B532A" w:rsidRPr="001D6005" w:rsidRDefault="008B532A" w:rsidP="008B532A">
      <w:pPr>
        <w:pStyle w:val="CommentText"/>
      </w:pPr>
      <w:r w:rsidRPr="001D6005">
        <w:rPr>
          <w:rStyle w:val="CommentReference"/>
        </w:rPr>
        <w:annotationRef/>
      </w:r>
      <w:r w:rsidRPr="001D6005">
        <w:t>Where are they specified ?</w:t>
      </w:r>
    </w:p>
  </w:comment>
  <w:comment w:id="3951" w:author="Dekempeneer Erik" w:date="2025-07-12T16:29:00Z" w:initials="ED">
    <w:p w14:paraId="60173DFD" w14:textId="756124F5" w:rsidR="009012EF" w:rsidRPr="001D6005" w:rsidRDefault="009012EF" w:rsidP="009012EF">
      <w:pPr>
        <w:pStyle w:val="CommentText"/>
      </w:pPr>
      <w:r w:rsidRPr="001D6005">
        <w:rPr>
          <w:rStyle w:val="CommentReference"/>
        </w:rPr>
        <w:annotationRef/>
      </w:r>
      <w:r w:rsidRPr="001D6005">
        <w:t>No. Scope of option must be fixed upfront</w:t>
      </w:r>
    </w:p>
  </w:comment>
  <w:comment w:id="3952" w:author="Dekempeneer Erik" w:date="2025-07-12T16:34:00Z" w:initials="ED">
    <w:p w14:paraId="72B75B50" w14:textId="77777777" w:rsidR="009012EF" w:rsidRPr="001D6005" w:rsidRDefault="009012EF" w:rsidP="009012EF">
      <w:pPr>
        <w:pStyle w:val="CommentText"/>
      </w:pPr>
      <w:r w:rsidRPr="001D6005">
        <w:rPr>
          <w:rStyle w:val="CommentReference"/>
        </w:rPr>
        <w:annotationRef/>
      </w:r>
      <w:r w:rsidRPr="001D6005">
        <w:t>I don’t understand this:</w:t>
      </w:r>
    </w:p>
    <w:p w14:paraId="7F36EEBD" w14:textId="77777777" w:rsidR="009012EF" w:rsidRPr="001D6005" w:rsidRDefault="009012EF">
      <w:pPr>
        <w:pStyle w:val="CommentText"/>
        <w:numPr>
          <w:ilvl w:val="0"/>
          <w:numId w:val="71"/>
        </w:numPr>
      </w:pPr>
      <w:r w:rsidRPr="001D6005">
        <w:t>What is the purpose of 1 or 2 years post- commissioning operational support if it excludes end-user participation ?</w:t>
      </w:r>
    </w:p>
    <w:p w14:paraId="134099F4" w14:textId="77777777" w:rsidR="009012EF" w:rsidRPr="001D6005" w:rsidRDefault="009012EF">
      <w:pPr>
        <w:pStyle w:val="CommentText"/>
        <w:numPr>
          <w:ilvl w:val="0"/>
          <w:numId w:val="71"/>
        </w:numPr>
      </w:pPr>
      <w:r w:rsidRPr="001D6005">
        <w:t xml:space="preserve">Once the QPLANT is commissioned and accepted, we will need to start commissioning QDIST (which is an end-user). </w:t>
      </w:r>
    </w:p>
  </w:comment>
  <w:comment w:id="3956" w:author="Dekempeneer Erik" w:date="2025-07-12T16:35:00Z" w:initials="ED">
    <w:p w14:paraId="11BE61FD" w14:textId="77777777" w:rsidR="009012EF" w:rsidRPr="001D6005" w:rsidRDefault="009012EF" w:rsidP="009012EF">
      <w:pPr>
        <w:pStyle w:val="CommentText"/>
      </w:pPr>
      <w:r w:rsidRPr="001D6005">
        <w:rPr>
          <w:rStyle w:val="CommentReference"/>
        </w:rPr>
        <w:annotationRef/>
      </w:r>
      <w:r w:rsidRPr="001D6005">
        <w:t>No. We will activate Option 3 during contract execution</w:t>
      </w:r>
    </w:p>
  </w:comment>
  <w:comment w:id="4005" w:author="Dekempeneer Erik" w:date="2025-07-11T12:00:00Z" w:initials="ED">
    <w:p w14:paraId="4F89D38F" w14:textId="77777777" w:rsidR="0050020C" w:rsidRPr="001D6005" w:rsidRDefault="0050020C" w:rsidP="0050020C">
      <w:pPr>
        <w:pStyle w:val="CommentText"/>
      </w:pPr>
      <w:r w:rsidRPr="001D6005">
        <w:rPr>
          <w:rStyle w:val="CommentReference"/>
        </w:rPr>
        <w:annotationRef/>
      </w:r>
      <w:r w:rsidRPr="001D6005">
        <w:t xml:space="preserve">If you specify this as a requirement, than why do you still specify RTM-030, which is a far lesser requirement ? </w:t>
      </w:r>
    </w:p>
  </w:comment>
  <w:comment w:id="4014" w:author="Dorda Ulrich" w:date="2025-08-27T15:12:00Z" w:initials="UD">
    <w:p w14:paraId="510453D2" w14:textId="77777777" w:rsidR="00387495" w:rsidRDefault="00387495" w:rsidP="00387495">
      <w:pPr>
        <w:pStyle w:val="CommentText"/>
      </w:pPr>
      <w:r>
        <w:rPr>
          <w:rStyle w:val="CommentReference"/>
        </w:rPr>
        <w:annotationRef/>
      </w:r>
      <w:r>
        <w:rPr>
          <w:lang w:val="en-US"/>
        </w:rPr>
        <w:t>For any 3</w:t>
      </w:r>
      <w:r>
        <w:rPr>
          <w:vertAlign w:val="superscript"/>
          <w:lang w:val="en-US"/>
        </w:rPr>
        <w:t>rd</w:t>
      </w:r>
      <w:r>
        <w:rPr>
          <w:lang w:val="en-US"/>
        </w:rPr>
        <w:t xml:space="preserve"> party that is required for authorities that they need to contract for getting the certificates</w:t>
      </w:r>
    </w:p>
  </w:comment>
  <w:comment w:id="4043" w:author="Dekempeneer Erik" w:date="2025-07-11T16:25:00Z" w:initials="ED">
    <w:p w14:paraId="6DD42BB2" w14:textId="77777777" w:rsidR="00CE20A0" w:rsidRPr="001D6005" w:rsidRDefault="00CE20A0" w:rsidP="00CE20A0">
      <w:pPr>
        <w:pStyle w:val="CommentText"/>
      </w:pPr>
      <w:r w:rsidRPr="001D6005">
        <w:rPr>
          <w:rStyle w:val="CommentReference"/>
        </w:rPr>
        <w:annotationRef/>
      </w:r>
      <w:r w:rsidRPr="001D6005">
        <w:t>Where is this defined ?</w:t>
      </w:r>
    </w:p>
  </w:comment>
  <w:comment w:id="4255" w:author="Dekempeneer Erik" w:date="2025-03-13T10:03:00Z" w:initials="ED">
    <w:p w14:paraId="06EFDD88" w14:textId="5D57BB3D" w:rsidR="001D3C59" w:rsidRPr="001D6005" w:rsidRDefault="001D3C59" w:rsidP="001D3C59">
      <w:pPr>
        <w:pStyle w:val="CommentText"/>
      </w:pPr>
      <w:r w:rsidRPr="001D6005">
        <w:rPr>
          <w:rStyle w:val="CommentReference"/>
        </w:rPr>
        <w:annotationRef/>
      </w:r>
      <w:r w:rsidRPr="001D6005">
        <w:t>FYI (logic behind the table)</w:t>
      </w:r>
    </w:p>
    <w:p w14:paraId="3B126E11" w14:textId="77777777" w:rsidR="001D3C59" w:rsidRPr="001D6005" w:rsidRDefault="001D3C59" w:rsidP="00575005">
      <w:pPr>
        <w:pStyle w:val="CommentText"/>
        <w:numPr>
          <w:ilvl w:val="0"/>
          <w:numId w:val="9"/>
        </w:numPr>
        <w:ind w:left="300"/>
      </w:pPr>
      <w:r w:rsidRPr="001D6005">
        <w:t>MS dates indicated as ‘T</w:t>
      </w:r>
      <w:r w:rsidRPr="001D6005">
        <w:rPr>
          <w:vertAlign w:val="subscript"/>
        </w:rPr>
        <w:t>0</w:t>
      </w:r>
      <w:r w:rsidRPr="001D6005">
        <w:t xml:space="preserve"> + x’ are based on outcome of industrial pre-studies (see DSBT summary report).</w:t>
      </w:r>
    </w:p>
    <w:p w14:paraId="4D155CD7" w14:textId="77777777" w:rsidR="001D3C59" w:rsidRPr="001D6005" w:rsidRDefault="001D3C59" w:rsidP="00575005">
      <w:pPr>
        <w:pStyle w:val="CommentText"/>
        <w:numPr>
          <w:ilvl w:val="0"/>
          <w:numId w:val="9"/>
        </w:numPr>
      </w:pPr>
      <w:r w:rsidRPr="001D6005">
        <w:t>Additional MS dates are limited to what I consider being critical for us (e.g. M22 is critical because we need enough time to prepare start of installation M32).</w:t>
      </w:r>
    </w:p>
    <w:p w14:paraId="479775B4" w14:textId="77777777" w:rsidR="001D3C59" w:rsidRPr="001D6005" w:rsidRDefault="001D3C59" w:rsidP="00575005">
      <w:pPr>
        <w:pStyle w:val="CommentText"/>
        <w:numPr>
          <w:ilvl w:val="0"/>
          <w:numId w:val="9"/>
        </w:numPr>
      </w:pPr>
      <w:r w:rsidRPr="001D6005">
        <w:t>MSs without a date are there because I think we want them to appear in the detailed schedule, but the exact date is to be defined by the Contractor</w:t>
      </w:r>
    </w:p>
    <w:p w14:paraId="188B4CD1" w14:textId="77777777" w:rsidR="001D3C59" w:rsidRPr="001D6005" w:rsidRDefault="001D3C59" w:rsidP="001D3C59">
      <w:pPr>
        <w:pStyle w:val="CommentText"/>
      </w:pPr>
      <w:r w:rsidRPr="001D6005">
        <w:t xml:space="preserve"> </w:t>
      </w:r>
    </w:p>
  </w:comment>
  <w:comment w:id="5724" w:author="Dorda Ulrich" w:date="2025-04-23T12:49:00Z" w:initials="UD">
    <w:p w14:paraId="330E99E9" w14:textId="77777777" w:rsidR="001D3C59" w:rsidRPr="001D6005" w:rsidRDefault="001D3C59" w:rsidP="001D3C59">
      <w:pPr>
        <w:pStyle w:val="CommentText"/>
      </w:pPr>
      <w:r w:rsidRPr="001D6005">
        <w:rPr>
          <w:rStyle w:val="CommentReference"/>
        </w:rPr>
        <w:annotationRef/>
      </w:r>
      <w:r w:rsidRPr="001D6005">
        <w:t>@PUR: Did you check this?</w:t>
      </w:r>
    </w:p>
  </w:comment>
  <w:comment w:id="5730" w:author="Dorda Ulrich" w:date="2025-04-23T12:51:00Z" w:initials="UD">
    <w:p w14:paraId="52334B06" w14:textId="77777777" w:rsidR="001D3C59" w:rsidRPr="001D6005" w:rsidRDefault="001D3C59" w:rsidP="001D3C59">
      <w:pPr>
        <w:pStyle w:val="CommentText"/>
      </w:pPr>
      <w:r w:rsidRPr="001D6005">
        <w:rPr>
          <w:rStyle w:val="CommentReference"/>
        </w:rPr>
        <w:annotationRef/>
      </w:r>
      <w:r w:rsidRPr="001D6005">
        <w:t xml:space="preserve">@PUR: Did you check that? </w:t>
      </w:r>
    </w:p>
  </w:comment>
  <w:comment w:id="6111" w:author="Bonthuys Gerkotze" w:date="2025-10-17T14:47:00Z" w:initials="GB">
    <w:p w14:paraId="76DE1B59" w14:textId="77777777" w:rsidR="00284AC2" w:rsidRDefault="00284AC2" w:rsidP="00284AC2">
      <w:pPr>
        <w:pStyle w:val="CommentText"/>
      </w:pPr>
      <w:r>
        <w:rPr>
          <w:rStyle w:val="CommentReference"/>
        </w:rPr>
        <w:annotationRef/>
      </w:r>
      <w:r>
        <w:rPr>
          <w:lang w:val="en-US"/>
        </w:rPr>
        <w:t>Wrong ALX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27A629" w15:done="0"/>
  <w15:commentEx w15:paraId="19FB0CD5" w15:done="0"/>
  <w15:commentEx w15:paraId="55807AF8" w15:done="1"/>
  <w15:commentEx w15:paraId="7D1D66EC" w15:done="0"/>
  <w15:commentEx w15:paraId="7E39BB58" w15:done="1"/>
  <w15:commentEx w15:paraId="02F1B512" w15:paraIdParent="7E39BB58" w15:done="1"/>
  <w15:commentEx w15:paraId="1F1D538F" w15:done="0"/>
  <w15:commentEx w15:paraId="4613DE08" w15:done="0"/>
  <w15:commentEx w15:paraId="04E751B7" w15:done="0"/>
  <w15:commentEx w15:paraId="57598BC0" w15:done="0"/>
  <w15:commentEx w15:paraId="3616E4CF" w15:done="0"/>
  <w15:commentEx w15:paraId="26F5BE40" w15:done="0"/>
  <w15:commentEx w15:paraId="7647AE97" w15:done="0"/>
  <w15:commentEx w15:paraId="4616CA23" w15:done="0"/>
  <w15:commentEx w15:paraId="070B3726" w15:done="0"/>
  <w15:commentEx w15:paraId="01FC6667" w15:done="0"/>
  <w15:commentEx w15:paraId="56A4E045" w15:done="0"/>
  <w15:commentEx w15:paraId="4A479666" w15:done="0"/>
  <w15:commentEx w15:paraId="356ADF4D" w15:done="0"/>
  <w15:commentEx w15:paraId="18093B3D" w15:done="0"/>
  <w15:commentEx w15:paraId="5090F35E" w15:done="0"/>
  <w15:commentEx w15:paraId="50E52946" w15:done="0"/>
  <w15:commentEx w15:paraId="68D961B5" w15:done="0"/>
  <w15:commentEx w15:paraId="69F26656" w15:done="0"/>
  <w15:commentEx w15:paraId="60173DFD" w15:done="0"/>
  <w15:commentEx w15:paraId="134099F4" w15:done="0"/>
  <w15:commentEx w15:paraId="11BE61FD" w15:done="0"/>
  <w15:commentEx w15:paraId="4F89D38F" w15:done="0"/>
  <w15:commentEx w15:paraId="510453D2" w15:done="1"/>
  <w15:commentEx w15:paraId="6DD42BB2" w15:done="0"/>
  <w15:commentEx w15:paraId="188B4CD1" w15:done="0"/>
  <w15:commentEx w15:paraId="330E99E9" w15:done="0"/>
  <w15:commentEx w15:paraId="52334B06" w15:done="0"/>
  <w15:commentEx w15:paraId="76DE1B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C86D5A" w16cex:dateUtc="2025-08-13T09:43:00Z"/>
  <w16cex:commentExtensible w16cex:durableId="039A3AA8" w16cex:dateUtc="2025-04-16T13:28:00Z"/>
  <w16cex:commentExtensible w16cex:durableId="56EC150B" w16cex:dateUtc="2025-08-26T12:10:00Z"/>
  <w16cex:commentExtensible w16cex:durableId="6DA27DB5" w16cex:dateUtc="2025-08-26T12:41:00Z"/>
  <w16cex:commentExtensible w16cex:durableId="5D3B1BD3" w16cex:dateUtc="2025-10-07T12:11:00Z"/>
  <w16cex:commentExtensible w16cex:durableId="3F810E6F" w16cex:dateUtc="2025-10-13T12:23:00Z"/>
  <w16cex:commentExtensible w16cex:durableId="56CB31ED" w16cex:dateUtc="2025-10-13T13:57:00Z"/>
  <w16cex:commentExtensible w16cex:durableId="39EF50DB" w16cex:dateUtc="2025-10-13T14:03:00Z"/>
  <w16cex:commentExtensible w16cex:durableId="22AB99E4" w16cex:dateUtc="2025-10-13T14:08:00Z"/>
  <w16cex:commentExtensible w16cex:durableId="13CFD076" w16cex:dateUtc="2025-10-17T07:24:00Z"/>
  <w16cex:commentExtensible w16cex:durableId="4526CD5D" w16cex:dateUtc="2025-10-17T07:15:00Z"/>
  <w16cex:commentExtensible w16cex:durableId="5CDA77ED" w16cex:dateUtc="2025-10-17T08:08:00Z"/>
  <w16cex:commentExtensible w16cex:durableId="142099B8" w16cex:dateUtc="2025-10-17T08:23:00Z"/>
  <w16cex:commentExtensible w16cex:durableId="2C8E64E8" w16cex:dateUtc="2025-10-17T08:28:00Z"/>
  <w16cex:commentExtensible w16cex:durableId="6A1DD9D8" w16cex:dateUtc="2025-10-17T13:13:00Z"/>
  <w16cex:commentExtensible w16cex:durableId="5C6586F9" w16cex:dateUtc="2025-10-24T08:24:00Z"/>
  <w16cex:commentExtensible w16cex:durableId="74481E8C" w16cex:dateUtc="2025-10-24T08:33:00Z"/>
  <w16cex:commentExtensible w16cex:durableId="20B9214D" w16cex:dateUtc="2025-10-24T08:49:00Z"/>
  <w16cex:commentExtensible w16cex:durableId="11C201C3" w16cex:dateUtc="2025-10-24T09:19:00Z"/>
  <w16cex:commentExtensible w16cex:durableId="428EDCFF" w16cex:dateUtc="2025-09-26T13:05:00Z"/>
  <w16cex:commentExtensible w16cex:durableId="782C2EB1" w16cex:dateUtc="2025-10-14T07:10:00Z"/>
  <w16cex:commentExtensible w16cex:durableId="031CAF9D" w16cex:dateUtc="2025-10-10T12:50:00Z"/>
  <w16cex:commentExtensible w16cex:durableId="2BE267DB" w16cex:dateUtc="2025-10-23T08:58:00Z"/>
  <w16cex:commentExtensible w16cex:durableId="3B98499C" w16cex:dateUtc="2025-07-12T15:46:00Z"/>
  <w16cex:commentExtensible w16cex:durableId="1D2C436C" w16cex:dateUtc="2025-07-12T14:29:00Z"/>
  <w16cex:commentExtensible w16cex:durableId="0D1415B3" w16cex:dateUtc="2025-07-12T14:34:00Z"/>
  <w16cex:commentExtensible w16cex:durableId="191C0851" w16cex:dateUtc="2025-07-12T14:35:00Z"/>
  <w16cex:commentExtensible w16cex:durableId="3B383C5A" w16cex:dateUtc="2025-07-11T10:00:00Z"/>
  <w16cex:commentExtensible w16cex:durableId="755FEE7D" w16cex:dateUtc="2025-08-27T13:12:00Z"/>
  <w16cex:commentExtensible w16cex:durableId="601557A6" w16cex:dateUtc="2025-07-11T14:25:00Z"/>
  <w16cex:commentExtensible w16cex:durableId="5A034E1A" w16cex:dateUtc="2025-03-13T09:03:00Z"/>
  <w16cex:commentExtensible w16cex:durableId="50A9801E" w16cex:dateUtc="2025-04-23T10:49:00Z"/>
  <w16cex:commentExtensible w16cex:durableId="376378F1" w16cex:dateUtc="2025-04-23T10:51:00Z"/>
  <w16cex:commentExtensible w16cex:durableId="1474AA3A" w16cex:dateUtc="2025-10-1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27A629" w16cid:durableId="60C86D5A"/>
  <w16cid:commentId w16cid:paraId="19FB0CD5" w16cid:durableId="039A3AA8"/>
  <w16cid:commentId w16cid:paraId="55807AF8" w16cid:durableId="56EC150B"/>
  <w16cid:commentId w16cid:paraId="7D1D66EC" w16cid:durableId="6DA27DB5"/>
  <w16cid:commentId w16cid:paraId="7E39BB58" w16cid:durableId="5D3B1BD3"/>
  <w16cid:commentId w16cid:paraId="02F1B512" w16cid:durableId="3F810E6F"/>
  <w16cid:commentId w16cid:paraId="1F1D538F" w16cid:durableId="56CB31ED"/>
  <w16cid:commentId w16cid:paraId="4613DE08" w16cid:durableId="39EF50DB"/>
  <w16cid:commentId w16cid:paraId="04E751B7" w16cid:durableId="22AB99E4"/>
  <w16cid:commentId w16cid:paraId="57598BC0" w16cid:durableId="13CFD076"/>
  <w16cid:commentId w16cid:paraId="3616E4CF" w16cid:durableId="4526CD5D"/>
  <w16cid:commentId w16cid:paraId="26F5BE40" w16cid:durableId="5CDA77ED"/>
  <w16cid:commentId w16cid:paraId="7647AE97" w16cid:durableId="142099B8"/>
  <w16cid:commentId w16cid:paraId="4616CA23" w16cid:durableId="2C8E64E8"/>
  <w16cid:commentId w16cid:paraId="070B3726" w16cid:durableId="6A1DD9D8"/>
  <w16cid:commentId w16cid:paraId="01FC6667" w16cid:durableId="5C6586F9"/>
  <w16cid:commentId w16cid:paraId="56A4E045" w16cid:durableId="74481E8C"/>
  <w16cid:commentId w16cid:paraId="4A479666" w16cid:durableId="20B9214D"/>
  <w16cid:commentId w16cid:paraId="356ADF4D" w16cid:durableId="11C201C3"/>
  <w16cid:commentId w16cid:paraId="18093B3D" w16cid:durableId="428EDCFF"/>
  <w16cid:commentId w16cid:paraId="5090F35E" w16cid:durableId="782C2EB1"/>
  <w16cid:commentId w16cid:paraId="50E52946" w16cid:durableId="031CAF9D"/>
  <w16cid:commentId w16cid:paraId="68D961B5" w16cid:durableId="2BE267DB"/>
  <w16cid:commentId w16cid:paraId="69F26656" w16cid:durableId="3B98499C"/>
  <w16cid:commentId w16cid:paraId="60173DFD" w16cid:durableId="1D2C436C"/>
  <w16cid:commentId w16cid:paraId="134099F4" w16cid:durableId="0D1415B3"/>
  <w16cid:commentId w16cid:paraId="11BE61FD" w16cid:durableId="191C0851"/>
  <w16cid:commentId w16cid:paraId="4F89D38F" w16cid:durableId="3B383C5A"/>
  <w16cid:commentId w16cid:paraId="510453D2" w16cid:durableId="755FEE7D"/>
  <w16cid:commentId w16cid:paraId="6DD42BB2" w16cid:durableId="601557A6"/>
  <w16cid:commentId w16cid:paraId="188B4CD1" w16cid:durableId="5A034E1A"/>
  <w16cid:commentId w16cid:paraId="330E99E9" w16cid:durableId="50A9801E"/>
  <w16cid:commentId w16cid:paraId="52334B06" w16cid:durableId="376378F1"/>
  <w16cid:commentId w16cid:paraId="76DE1B59" w16cid:durableId="1474AA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D670" w14:textId="77777777" w:rsidR="0097322A" w:rsidRPr="001D6005" w:rsidRDefault="0097322A" w:rsidP="00822981">
      <w:r w:rsidRPr="001D6005">
        <w:separator/>
      </w:r>
    </w:p>
  </w:endnote>
  <w:endnote w:type="continuationSeparator" w:id="0">
    <w:p w14:paraId="31D5A631" w14:textId="77777777" w:rsidR="0097322A" w:rsidRPr="001D6005" w:rsidRDefault="0097322A" w:rsidP="00822981">
      <w:r w:rsidRPr="001D60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Buxton Sketch">
    <w:charset w:val="00"/>
    <w:family w:val="script"/>
    <w:pitch w:val="variable"/>
    <w:sig w:usb0="A00002AF" w:usb1="400020D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arajita">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icrosoft GothicNeo">
    <w:charset w:val="81"/>
    <w:family w:val="swiss"/>
    <w:pitch w:val="variable"/>
    <w:sig w:usb0="800002BF" w:usb1="29D7A47B" w:usb2="00000010" w:usb3="00000000" w:csb0="002900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09A4" w14:textId="77777777" w:rsidR="006A3A5E" w:rsidRDefault="006A3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A1A6" w14:textId="09F5446B"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b/>
        <w:i w:val="0"/>
        <w:szCs w:val="14"/>
      </w:rPr>
    </w:pPr>
    <w:r w:rsidRPr="001D6005">
      <w:rPr>
        <w:noProof/>
      </w:rPr>
      <w:drawing>
        <wp:anchor distT="0" distB="0" distL="114300" distR="114300" simplePos="0" relativeHeight="251657728"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1690973335" name="Picture 16909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sidRPr="001D6005">
      <w:rPr>
        <w:b/>
        <w:i w:val="0"/>
        <w:szCs w:val="14"/>
      </w:rPr>
      <w:fldChar w:fldCharType="begin"/>
    </w:r>
    <w:r w:rsidRPr="001D6005">
      <w:rPr>
        <w:b/>
        <w:i w:val="0"/>
        <w:szCs w:val="14"/>
      </w:rPr>
      <w:instrText xml:space="preserve"> DOCPROPERTY  Name  \* MERGEFORMAT </w:instrText>
    </w:r>
    <w:r w:rsidRPr="001D6005">
      <w:rPr>
        <w:b/>
        <w:i w:val="0"/>
        <w:szCs w:val="14"/>
      </w:rPr>
      <w:fldChar w:fldCharType="separate"/>
    </w:r>
    <w:r w:rsidR="00A63B38" w:rsidRPr="00A63B38">
      <w:rPr>
        <w:bCs/>
        <w:i w:val="0"/>
        <w:szCs w:val="14"/>
      </w:rPr>
      <w:t>Addendum II -  Cryoplant Technical Requirements</w:t>
    </w:r>
    <w:r w:rsidRPr="001D6005">
      <w:rPr>
        <w:b/>
        <w:i w:val="0"/>
        <w:szCs w:val="14"/>
      </w:rPr>
      <w:fldChar w:fldCharType="end"/>
    </w:r>
    <w:r w:rsidRPr="001D6005">
      <w:rPr>
        <w:b/>
        <w:i w:val="0"/>
        <w:sz w:val="12"/>
        <w:szCs w:val="14"/>
      </w:rPr>
      <w:tab/>
    </w:r>
    <w:r w:rsidRPr="001D6005">
      <w:rPr>
        <w:b/>
        <w:i w:val="0"/>
        <w:szCs w:val="14"/>
      </w:rPr>
      <w:t xml:space="preserve">p. </w:t>
    </w:r>
    <w:r w:rsidRPr="001D6005">
      <w:rPr>
        <w:b/>
        <w:i w:val="0"/>
        <w:szCs w:val="14"/>
      </w:rPr>
      <w:fldChar w:fldCharType="begin"/>
    </w:r>
    <w:r w:rsidRPr="001D6005">
      <w:rPr>
        <w:b/>
        <w:i w:val="0"/>
        <w:szCs w:val="14"/>
      </w:rPr>
      <w:instrText xml:space="preserve"> PAGE   \* CHARFORMAT </w:instrText>
    </w:r>
    <w:r w:rsidRPr="001D6005">
      <w:rPr>
        <w:b/>
        <w:i w:val="0"/>
        <w:szCs w:val="14"/>
      </w:rPr>
      <w:fldChar w:fldCharType="separate"/>
    </w:r>
    <w:r w:rsidR="0027611E" w:rsidRPr="001D6005">
      <w:rPr>
        <w:b/>
        <w:i w:val="0"/>
        <w:szCs w:val="14"/>
      </w:rPr>
      <w:t>50</w:t>
    </w:r>
    <w:r w:rsidRPr="001D6005">
      <w:rPr>
        <w:b/>
        <w:i w:val="0"/>
        <w:szCs w:val="14"/>
      </w:rPr>
      <w:fldChar w:fldCharType="end"/>
    </w:r>
    <w:r w:rsidRPr="001D6005">
      <w:rPr>
        <w:b/>
        <w:i w:val="0"/>
        <w:szCs w:val="14"/>
      </w:rPr>
      <w:t xml:space="preserve"> / </w:t>
    </w:r>
    <w:r w:rsidRPr="001D6005">
      <w:rPr>
        <w:b/>
        <w:i w:val="0"/>
        <w:szCs w:val="14"/>
      </w:rPr>
      <w:fldChar w:fldCharType="begin"/>
    </w:r>
    <w:r w:rsidRPr="001D6005">
      <w:rPr>
        <w:b/>
        <w:i w:val="0"/>
        <w:szCs w:val="14"/>
      </w:rPr>
      <w:instrText xml:space="preserve"> NUMPAGES  \* Arabic  \* CHARFORMAT </w:instrText>
    </w:r>
    <w:r w:rsidRPr="001D6005">
      <w:rPr>
        <w:b/>
        <w:i w:val="0"/>
        <w:szCs w:val="14"/>
      </w:rPr>
      <w:fldChar w:fldCharType="separate"/>
    </w:r>
    <w:r w:rsidR="0027611E" w:rsidRPr="001D6005">
      <w:rPr>
        <w:b/>
        <w:i w:val="0"/>
        <w:szCs w:val="14"/>
      </w:rPr>
      <w:t>117</w:t>
    </w:r>
    <w:r w:rsidRPr="001D6005">
      <w:rPr>
        <w:b/>
        <w:i w:val="0"/>
        <w:szCs w:val="14"/>
      </w:rPr>
      <w:fldChar w:fldCharType="end"/>
    </w:r>
  </w:p>
  <w:p w14:paraId="02121C19" w14:textId="1E2F54CF"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i w:val="0"/>
        <w:sz w:val="12"/>
        <w:szCs w:val="14"/>
      </w:rPr>
    </w:pPr>
    <w:r w:rsidRPr="001D6005">
      <w:rPr>
        <w:i w:val="0"/>
        <w:sz w:val="12"/>
        <w:szCs w:val="14"/>
      </w:rPr>
      <w:fldChar w:fldCharType="begin"/>
    </w:r>
    <w:r w:rsidRPr="001D6005">
      <w:rPr>
        <w:i w:val="0"/>
        <w:sz w:val="12"/>
        <w:szCs w:val="14"/>
      </w:rPr>
      <w:instrText xml:space="preserve"> DOCPROPERTY \* CHARFORMAT "Common Attributes_Short Reference" </w:instrText>
    </w:r>
    <w:r w:rsidRPr="001D6005">
      <w:rPr>
        <w:i w:val="0"/>
        <w:sz w:val="12"/>
        <w:szCs w:val="14"/>
      </w:rPr>
      <w:fldChar w:fldCharType="separate"/>
    </w:r>
    <w:r w:rsidR="00A63B38">
      <w:rPr>
        <w:i w:val="0"/>
        <w:sz w:val="12"/>
        <w:szCs w:val="14"/>
      </w:rPr>
      <w:t>SCK CEN/90508872</w:t>
    </w:r>
    <w:r w:rsidRPr="001D6005">
      <w:rPr>
        <w:i w:val="0"/>
        <w:sz w:val="12"/>
        <w:szCs w:val="14"/>
      </w:rPr>
      <w:fldChar w:fldCharType="end"/>
    </w:r>
    <w:r w:rsidR="000612F1" w:rsidRPr="001D6005">
      <w:rPr>
        <w:i w:val="0"/>
        <w:sz w:val="12"/>
        <w:szCs w:val="14"/>
      </w:rPr>
      <w:t xml:space="preserve"> </w:t>
    </w:r>
    <w:r w:rsidRPr="001D6005">
      <w:rPr>
        <w:i w:val="0"/>
        <w:sz w:val="12"/>
        <w:szCs w:val="14"/>
      </w:rPr>
      <w:t xml:space="preserve">ISC: </w:t>
    </w:r>
    <w:r w:rsidRPr="001D6005">
      <w:rPr>
        <w:i w:val="0"/>
        <w:sz w:val="12"/>
        <w:szCs w:val="14"/>
      </w:rPr>
      <w:fldChar w:fldCharType="begin"/>
    </w:r>
    <w:r w:rsidRPr="001D6005">
      <w:rPr>
        <w:i w:val="0"/>
        <w:sz w:val="12"/>
        <w:szCs w:val="14"/>
      </w:rPr>
      <w:instrText xml:space="preserve"> DOCPROPERTY  "Common Attributes_Information Security Classification"  \* CHARFORMAT </w:instrText>
    </w:r>
    <w:r w:rsidRPr="001D6005">
      <w:rPr>
        <w:i w:val="0"/>
        <w:sz w:val="12"/>
        <w:szCs w:val="14"/>
      </w:rPr>
      <w:fldChar w:fldCharType="separate"/>
    </w:r>
    <w:r w:rsidR="00A63B38">
      <w:rPr>
        <w:i w:val="0"/>
        <w:sz w:val="12"/>
        <w:szCs w:val="14"/>
      </w:rPr>
      <w:t>Restricted</w:t>
    </w:r>
    <w:r w:rsidRPr="001D6005">
      <w:rPr>
        <w:i w:val="0"/>
        <w:sz w:val="12"/>
        <w:szCs w:val="14"/>
      </w:rPr>
      <w:fldChar w:fldCharType="end"/>
    </w:r>
    <w:r w:rsidR="000612F1" w:rsidRPr="001D6005">
      <w:rPr>
        <w:i w:val="0"/>
        <w:sz w:val="12"/>
        <w:szCs w:val="14"/>
      </w:rPr>
      <w:t xml:space="preserve"> (</w:t>
    </w:r>
    <w:r w:rsidRPr="001D6005">
      <w:rPr>
        <w:sz w:val="12"/>
        <w:szCs w:val="14"/>
      </w:rPr>
      <w:t xml:space="preserve">last saved on </w:t>
    </w:r>
    <w:r w:rsidRPr="001D6005">
      <w:rPr>
        <w:sz w:val="12"/>
        <w:szCs w:val="14"/>
      </w:rPr>
      <w:fldChar w:fldCharType="begin"/>
    </w:r>
    <w:r w:rsidRPr="001D6005">
      <w:rPr>
        <w:sz w:val="12"/>
        <w:szCs w:val="14"/>
      </w:rPr>
      <w:instrText xml:space="preserve"> SAVEDATE  \@ "d-MM-yy"  \* MERGEFORMAT </w:instrText>
    </w:r>
    <w:r w:rsidRPr="001D6005">
      <w:rPr>
        <w:sz w:val="12"/>
        <w:szCs w:val="14"/>
      </w:rPr>
      <w:fldChar w:fldCharType="separate"/>
    </w:r>
    <w:r w:rsidR="00A63B38">
      <w:rPr>
        <w:noProof/>
        <w:sz w:val="12"/>
        <w:szCs w:val="14"/>
      </w:rPr>
      <w:t>24-10-25</w:t>
    </w:r>
    <w:r w:rsidRPr="001D6005">
      <w:rPr>
        <w:sz w:val="12"/>
        <w:szCs w:val="14"/>
      </w:rPr>
      <w:fldChar w:fldCharType="end"/>
    </w:r>
    <w:r w:rsidR="000612F1" w:rsidRPr="001D6005">
      <w:rPr>
        <w:i w:val="0"/>
        <w:iCs/>
        <w:sz w:val="12"/>
        <w:szCs w:val="1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D766" w14:textId="53DC07C0"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"GEHEIM - NUC / SECRET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"VERTROUWELIJK - NUC / CONFIDENTIEL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"BEPERKTE VERSPREIDING - NUC / DIFFUSION RESTREINTE - NUC"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t xml:space="preserve">  </w: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  (Wet van 15 april 1994 / Loi du 15 avril 1994) "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"(Wet van 15 april 1994 / Loi du 15 avril 1994)"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A63B38">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"(Wet van 15 april 1994 / Loi du 15 avril 1994)"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t xml:space="preserve"> </w:t>
    </w:r>
  </w:p>
  <w:p w14:paraId="247F351F" w14:textId="77777777"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6B446" w14:textId="77777777" w:rsidR="0097322A" w:rsidRPr="001D6005" w:rsidRDefault="0097322A" w:rsidP="00822981">
      <w:r w:rsidRPr="001D6005">
        <w:separator/>
      </w:r>
    </w:p>
  </w:footnote>
  <w:footnote w:type="continuationSeparator" w:id="0">
    <w:p w14:paraId="566F4FAA" w14:textId="77777777" w:rsidR="0097322A" w:rsidRPr="001D6005" w:rsidRDefault="0097322A" w:rsidP="00822981">
      <w:r w:rsidRPr="001D6005">
        <w:continuationSeparator/>
      </w:r>
    </w:p>
  </w:footnote>
  <w:footnote w:id="1">
    <w:p w14:paraId="2999188C" w14:textId="77777777" w:rsidR="002F7F72" w:rsidRPr="001D6005" w:rsidRDefault="002F7F72" w:rsidP="0081510C">
      <w:pPr>
        <w:pStyle w:val="Caption"/>
        <w:contextualSpacing/>
        <w:jc w:val="left"/>
        <w:rPr>
          <w:color w:val="000000" w:themeColor="text1"/>
          <w:lang w:eastAsia="fr-FR"/>
        </w:rPr>
      </w:pPr>
      <w:r w:rsidRPr="00B714F6">
        <w:rPr>
          <w:rStyle w:val="FootnoteReference"/>
          <w:b/>
          <w:bCs/>
          <w:color w:val="7030A0"/>
        </w:rPr>
        <w:footnoteRef/>
      </w:r>
      <w:r w:rsidRPr="001D6005">
        <w:rPr>
          <w:color w:val="000000" w:themeColor="text1"/>
        </w:rPr>
        <w:t xml:space="preserve"> </w:t>
      </w:r>
      <w:r w:rsidRPr="001D6005">
        <w:rPr>
          <w:color w:val="000000" w:themeColor="text1"/>
          <w:lang w:eastAsia="fr-FR"/>
        </w:rPr>
        <w:t>“</w:t>
      </w:r>
      <w:r w:rsidRPr="001D6005">
        <w:rPr>
          <w:i/>
          <w:iCs w:val="0"/>
          <w:color w:val="000000" w:themeColor="text1"/>
          <w:lang w:eastAsia="fr-FR"/>
        </w:rPr>
        <w:t>4.5 K Standby</w:t>
      </w:r>
      <w:r w:rsidRPr="001D6005">
        <w:rPr>
          <w:color w:val="000000" w:themeColor="text1"/>
          <w:lang w:eastAsia="fr-FR"/>
        </w:rPr>
        <w:t>” refers to saturated helium near 1 bara (~4.2–4.3 K), not a pressurized 4.5 K supply.  The label is retained for consistency with system mode naming.</w:t>
      </w:r>
    </w:p>
    <w:p w14:paraId="714F7757" w14:textId="77777777" w:rsidR="002F7F72" w:rsidRPr="001D6005" w:rsidRDefault="002F7F7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9C90" w14:textId="77777777" w:rsidR="006A3A5E" w:rsidRDefault="006A3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668F" w14:textId="77777777" w:rsidR="006A3A5E" w:rsidRDefault="006A3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1CF9" w14:textId="77777777" w:rsidR="006A3A5E" w:rsidRDefault="006A3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3967CA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7D7202F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D6A40B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170721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021C48"/>
    <w:multiLevelType w:val="multilevel"/>
    <w:tmpl w:val="05C234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Calibr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6" w15:restartNumberingAfterBreak="0">
    <w:nsid w:val="0E8D7325"/>
    <w:multiLevelType w:val="multilevel"/>
    <w:tmpl w:val="37D8AF18"/>
    <w:lvl w:ilvl="0">
      <w:start w:val="1"/>
      <w:numFmt w:val="decimal"/>
      <w:pStyle w:val="SysReq1"/>
      <w:lvlText w:val="QQQ_0%1."/>
      <w:lvlJc w:val="left"/>
      <w:pPr>
        <w:ind w:left="1077" w:hanging="357"/>
      </w:pPr>
      <w:rPr>
        <w:rFonts w:ascii="Century Gothic" w:eastAsia="Batang" w:hAnsi="Century Gothic" w:cs="Aparajita" w:hint="default"/>
        <w:b/>
        <w:bCs w:val="0"/>
        <w:i/>
        <w:iCs/>
        <w:color w:val="02346E" w:themeColor="accent4" w:themeShade="BF"/>
        <w:sz w:val="14"/>
        <w:szCs w:val="18"/>
      </w:rPr>
    </w:lvl>
    <w:lvl w:ilvl="1">
      <w:start w:val="1"/>
      <w:numFmt w:val="none"/>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7" w15:restartNumberingAfterBreak="0">
    <w:nsid w:val="1AAE3016"/>
    <w:multiLevelType w:val="hybridMultilevel"/>
    <w:tmpl w:val="0A42F816"/>
    <w:lvl w:ilvl="0" w:tplc="69E88094">
      <w:start w:val="1"/>
      <w:numFmt w:val="bullet"/>
      <w:lvlText w:val=""/>
      <w:lvlJc w:val="left"/>
      <w:pPr>
        <w:ind w:left="1440" w:hanging="360"/>
      </w:pPr>
      <w:rPr>
        <w:rFonts w:ascii="Wingdings" w:hAnsi="Wingdings" w:hint="default"/>
        <w:b/>
        <w:bCs/>
        <w:color w:val="034694" w:themeColor="accent4"/>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066DDC"/>
    <w:multiLevelType w:val="multilevel"/>
    <w:tmpl w:val="E028016A"/>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1B1244FD"/>
    <w:multiLevelType w:val="hybridMultilevel"/>
    <w:tmpl w:val="27E62D54"/>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485251"/>
    <w:multiLevelType w:val="hybridMultilevel"/>
    <w:tmpl w:val="5E9CE496"/>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C92C25"/>
    <w:multiLevelType w:val="hybridMultilevel"/>
    <w:tmpl w:val="9CD4146C"/>
    <w:lvl w:ilvl="0" w:tplc="B7BAE804">
      <w:start w:val="1"/>
      <w:numFmt w:val="bullet"/>
      <w:lvlText w:val=""/>
      <w:lvlJc w:val="left"/>
      <w:pPr>
        <w:ind w:left="1440" w:hanging="360"/>
      </w:pPr>
      <w:rPr>
        <w:rFonts w:ascii="Symbol" w:hAnsi="Symbol"/>
      </w:rPr>
    </w:lvl>
    <w:lvl w:ilvl="1" w:tplc="76A6354E">
      <w:start w:val="1"/>
      <w:numFmt w:val="bullet"/>
      <w:lvlText w:val=""/>
      <w:lvlJc w:val="left"/>
      <w:pPr>
        <w:ind w:left="1440" w:hanging="360"/>
      </w:pPr>
      <w:rPr>
        <w:rFonts w:ascii="Symbol" w:hAnsi="Symbol"/>
      </w:rPr>
    </w:lvl>
    <w:lvl w:ilvl="2" w:tplc="715AEE5C">
      <w:start w:val="1"/>
      <w:numFmt w:val="bullet"/>
      <w:lvlText w:val=""/>
      <w:lvlJc w:val="left"/>
      <w:pPr>
        <w:ind w:left="1440" w:hanging="360"/>
      </w:pPr>
      <w:rPr>
        <w:rFonts w:ascii="Symbol" w:hAnsi="Symbol"/>
      </w:rPr>
    </w:lvl>
    <w:lvl w:ilvl="3" w:tplc="C5F84732">
      <w:start w:val="1"/>
      <w:numFmt w:val="bullet"/>
      <w:lvlText w:val=""/>
      <w:lvlJc w:val="left"/>
      <w:pPr>
        <w:ind w:left="1440" w:hanging="360"/>
      </w:pPr>
      <w:rPr>
        <w:rFonts w:ascii="Symbol" w:hAnsi="Symbol"/>
      </w:rPr>
    </w:lvl>
    <w:lvl w:ilvl="4" w:tplc="CA663AA0">
      <w:start w:val="1"/>
      <w:numFmt w:val="bullet"/>
      <w:lvlText w:val=""/>
      <w:lvlJc w:val="left"/>
      <w:pPr>
        <w:ind w:left="1440" w:hanging="360"/>
      </w:pPr>
      <w:rPr>
        <w:rFonts w:ascii="Symbol" w:hAnsi="Symbol"/>
      </w:rPr>
    </w:lvl>
    <w:lvl w:ilvl="5" w:tplc="5B68106E">
      <w:start w:val="1"/>
      <w:numFmt w:val="bullet"/>
      <w:lvlText w:val=""/>
      <w:lvlJc w:val="left"/>
      <w:pPr>
        <w:ind w:left="1440" w:hanging="360"/>
      </w:pPr>
      <w:rPr>
        <w:rFonts w:ascii="Symbol" w:hAnsi="Symbol"/>
      </w:rPr>
    </w:lvl>
    <w:lvl w:ilvl="6" w:tplc="C720C67E">
      <w:start w:val="1"/>
      <w:numFmt w:val="bullet"/>
      <w:lvlText w:val=""/>
      <w:lvlJc w:val="left"/>
      <w:pPr>
        <w:ind w:left="1440" w:hanging="360"/>
      </w:pPr>
      <w:rPr>
        <w:rFonts w:ascii="Symbol" w:hAnsi="Symbol"/>
      </w:rPr>
    </w:lvl>
    <w:lvl w:ilvl="7" w:tplc="61F08B30">
      <w:start w:val="1"/>
      <w:numFmt w:val="bullet"/>
      <w:lvlText w:val=""/>
      <w:lvlJc w:val="left"/>
      <w:pPr>
        <w:ind w:left="1440" w:hanging="360"/>
      </w:pPr>
      <w:rPr>
        <w:rFonts w:ascii="Symbol" w:hAnsi="Symbol"/>
      </w:rPr>
    </w:lvl>
    <w:lvl w:ilvl="8" w:tplc="1606374E">
      <w:start w:val="1"/>
      <w:numFmt w:val="bullet"/>
      <w:lvlText w:val=""/>
      <w:lvlJc w:val="left"/>
      <w:pPr>
        <w:ind w:left="1440" w:hanging="360"/>
      </w:pPr>
      <w:rPr>
        <w:rFonts w:ascii="Symbol" w:hAnsi="Symbol"/>
      </w:rPr>
    </w:lvl>
  </w:abstractNum>
  <w:abstractNum w:abstractNumId="12" w15:restartNumberingAfterBreak="0">
    <w:nsid w:val="1BE544ED"/>
    <w:multiLevelType w:val="hybridMultilevel"/>
    <w:tmpl w:val="1E305AAA"/>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38267CE"/>
    <w:multiLevelType w:val="hybridMultilevel"/>
    <w:tmpl w:val="2A64A774"/>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20F3A"/>
    <w:multiLevelType w:val="hybridMultilevel"/>
    <w:tmpl w:val="AD0C3582"/>
    <w:lvl w:ilvl="0" w:tplc="24229F78">
      <w:start w:val="1"/>
      <w:numFmt w:val="decimal"/>
      <w:lvlText w:val="%1)"/>
      <w:lvlJc w:val="left"/>
      <w:pPr>
        <w:ind w:left="1020" w:hanging="360"/>
      </w:pPr>
    </w:lvl>
    <w:lvl w:ilvl="1" w:tplc="5620A15A">
      <w:start w:val="1"/>
      <w:numFmt w:val="decimal"/>
      <w:lvlText w:val="%2)"/>
      <w:lvlJc w:val="left"/>
      <w:pPr>
        <w:ind w:left="1020" w:hanging="360"/>
      </w:pPr>
    </w:lvl>
    <w:lvl w:ilvl="2" w:tplc="A51837A0">
      <w:start w:val="1"/>
      <w:numFmt w:val="decimal"/>
      <w:lvlText w:val="%3)"/>
      <w:lvlJc w:val="left"/>
      <w:pPr>
        <w:ind w:left="1020" w:hanging="360"/>
      </w:pPr>
    </w:lvl>
    <w:lvl w:ilvl="3" w:tplc="574443B2">
      <w:start w:val="1"/>
      <w:numFmt w:val="decimal"/>
      <w:lvlText w:val="%4)"/>
      <w:lvlJc w:val="left"/>
      <w:pPr>
        <w:ind w:left="1020" w:hanging="360"/>
      </w:pPr>
    </w:lvl>
    <w:lvl w:ilvl="4" w:tplc="95705034">
      <w:start w:val="1"/>
      <w:numFmt w:val="decimal"/>
      <w:lvlText w:val="%5)"/>
      <w:lvlJc w:val="left"/>
      <w:pPr>
        <w:ind w:left="1020" w:hanging="360"/>
      </w:pPr>
    </w:lvl>
    <w:lvl w:ilvl="5" w:tplc="59767C4C">
      <w:start w:val="1"/>
      <w:numFmt w:val="decimal"/>
      <w:lvlText w:val="%6)"/>
      <w:lvlJc w:val="left"/>
      <w:pPr>
        <w:ind w:left="1020" w:hanging="360"/>
      </w:pPr>
    </w:lvl>
    <w:lvl w:ilvl="6" w:tplc="E22C426A">
      <w:start w:val="1"/>
      <w:numFmt w:val="decimal"/>
      <w:lvlText w:val="%7)"/>
      <w:lvlJc w:val="left"/>
      <w:pPr>
        <w:ind w:left="1020" w:hanging="360"/>
      </w:pPr>
    </w:lvl>
    <w:lvl w:ilvl="7" w:tplc="540EFDF8">
      <w:start w:val="1"/>
      <w:numFmt w:val="decimal"/>
      <w:lvlText w:val="%8)"/>
      <w:lvlJc w:val="left"/>
      <w:pPr>
        <w:ind w:left="1020" w:hanging="360"/>
      </w:pPr>
    </w:lvl>
    <w:lvl w:ilvl="8" w:tplc="BB509E76">
      <w:start w:val="1"/>
      <w:numFmt w:val="decimal"/>
      <w:lvlText w:val="%9)"/>
      <w:lvlJc w:val="left"/>
      <w:pPr>
        <w:ind w:left="1020" w:hanging="360"/>
      </w:pPr>
    </w:lvl>
  </w:abstractNum>
  <w:abstractNum w:abstractNumId="15" w15:restartNumberingAfterBreak="0">
    <w:nsid w:val="292E08AC"/>
    <w:multiLevelType w:val="hybridMultilevel"/>
    <w:tmpl w:val="A822A14E"/>
    <w:lvl w:ilvl="0" w:tplc="45DA2C4A">
      <w:start w:val="1"/>
      <w:numFmt w:val="bullet"/>
      <w:lvlText w:val=""/>
      <w:lvlJc w:val="left"/>
      <w:pPr>
        <w:ind w:left="720" w:hanging="360"/>
      </w:pPr>
      <w:rPr>
        <w:rFonts w:ascii="Symbol" w:hAnsi="Symbol" w:hint="default"/>
        <w:color w:val="562873"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6972F7"/>
    <w:multiLevelType w:val="hybridMultilevel"/>
    <w:tmpl w:val="1F7A0662"/>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2E756CC1"/>
    <w:multiLevelType w:val="hybridMultilevel"/>
    <w:tmpl w:val="3432D7BA"/>
    <w:lvl w:ilvl="0" w:tplc="46F0D0C8">
      <w:start w:val="1"/>
      <w:numFmt w:val="bullet"/>
      <w:pStyle w:val="BulletListNormal"/>
      <w:lvlText w:val=""/>
      <w:lvlJc w:val="left"/>
      <w:pPr>
        <w:ind w:left="720" w:hanging="360"/>
      </w:pPr>
      <w:rPr>
        <w:rFonts w:ascii="Wingdings" w:hAnsi="Wingdings" w:hint="default"/>
        <w:color w:val="562873" w:themeColor="accent1"/>
      </w:rPr>
    </w:lvl>
    <w:lvl w:ilvl="1" w:tplc="2938BB02">
      <w:start w:val="1"/>
      <w:numFmt w:val="bullet"/>
      <w:lvlText w:val=""/>
      <w:lvlJc w:val="left"/>
      <w:pPr>
        <w:ind w:left="1440" w:hanging="360"/>
      </w:pPr>
      <w:rPr>
        <w:rFonts w:ascii="Wingdings" w:hAnsi="Wingdings" w:hint="default"/>
        <w:color w:val="562873" w:themeColor="accent1"/>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B72CE"/>
    <w:multiLevelType w:val="hybridMultilevel"/>
    <w:tmpl w:val="8F02A6C8"/>
    <w:lvl w:ilvl="0" w:tplc="D1FE9206">
      <w:start w:val="1"/>
      <w:numFmt w:val="decimal"/>
      <w:pStyle w:val="ReferenceList"/>
      <w:lvlText w:val="[AD %1]"/>
      <w:lvlJc w:val="left"/>
      <w:pPr>
        <w:ind w:left="360" w:hanging="360"/>
      </w:pPr>
      <w:rPr>
        <w:rFonts w:hint="default"/>
        <w:b w:val="0"/>
        <w:bCs w:val="0"/>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9" w15:restartNumberingAfterBreak="0">
    <w:nsid w:val="321214B4"/>
    <w:multiLevelType w:val="hybridMultilevel"/>
    <w:tmpl w:val="C02CF1DE"/>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84F1F"/>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332CA"/>
    <w:multiLevelType w:val="hybridMultilevel"/>
    <w:tmpl w:val="08EA3DE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2" w15:restartNumberingAfterBreak="0">
    <w:nsid w:val="35CC1887"/>
    <w:multiLevelType w:val="hybridMultilevel"/>
    <w:tmpl w:val="0582B9CE"/>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362B5E94"/>
    <w:multiLevelType w:val="hybridMultilevel"/>
    <w:tmpl w:val="528C146E"/>
    <w:lvl w:ilvl="0" w:tplc="2938BB02">
      <w:start w:val="1"/>
      <w:numFmt w:val="bullet"/>
      <w:lvlText w:val=""/>
      <w:lvlJc w:val="left"/>
      <w:pPr>
        <w:ind w:left="1069" w:hanging="360"/>
      </w:pPr>
      <w:rPr>
        <w:rFonts w:ascii="Wingdings" w:hAnsi="Wingdings" w:hint="default"/>
        <w:color w:val="562873" w:themeColor="accent1"/>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367575AE"/>
    <w:multiLevelType w:val="hybridMultilevel"/>
    <w:tmpl w:val="9BE077DE"/>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FE500B"/>
    <w:multiLevelType w:val="hybridMultilevel"/>
    <w:tmpl w:val="2D64CF06"/>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38166347"/>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03DBE"/>
    <w:multiLevelType w:val="multilevel"/>
    <w:tmpl w:val="829AE2E8"/>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
      <w:lvlJc w:val="left"/>
      <w:pPr>
        <w:ind w:left="1440" w:hanging="360"/>
      </w:pPr>
      <w:rPr>
        <w:rFonts w:ascii="Wingdings" w:hAnsi="Wingdings" w:hint="default"/>
        <w:b/>
        <w:bCs/>
        <w:color w:val="034694" w:themeColor="accent4"/>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55386"/>
    <w:multiLevelType w:val="hybridMultilevel"/>
    <w:tmpl w:val="E730C74C"/>
    <w:lvl w:ilvl="0" w:tplc="2938BB02">
      <w:start w:val="1"/>
      <w:numFmt w:val="bullet"/>
      <w:lvlText w:val=""/>
      <w:lvlJc w:val="left"/>
      <w:pPr>
        <w:ind w:left="720" w:hanging="360"/>
      </w:pPr>
      <w:rPr>
        <w:rFonts w:ascii="Wingdings" w:hAnsi="Wingdings" w:hint="default"/>
        <w:color w:val="562873"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1C552A"/>
    <w:multiLevelType w:val="hybridMultilevel"/>
    <w:tmpl w:val="C89237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EE5CD0"/>
    <w:multiLevelType w:val="hybridMultilevel"/>
    <w:tmpl w:val="06B6C78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1" w15:restartNumberingAfterBreak="0">
    <w:nsid w:val="3FFD7E8D"/>
    <w:multiLevelType w:val="hybridMultilevel"/>
    <w:tmpl w:val="81F075C8"/>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7E54FD"/>
    <w:multiLevelType w:val="hybridMultilevel"/>
    <w:tmpl w:val="5D808FD8"/>
    <w:lvl w:ilvl="0" w:tplc="B77227EC">
      <w:start w:val="1"/>
      <w:numFmt w:val="decimal"/>
      <w:lvlText w:val="%1)"/>
      <w:lvlJc w:val="left"/>
      <w:pPr>
        <w:ind w:left="1020" w:hanging="360"/>
      </w:pPr>
    </w:lvl>
    <w:lvl w:ilvl="1" w:tplc="FA147642">
      <w:start w:val="1"/>
      <w:numFmt w:val="decimal"/>
      <w:lvlText w:val="%2)"/>
      <w:lvlJc w:val="left"/>
      <w:pPr>
        <w:ind w:left="1020" w:hanging="360"/>
      </w:pPr>
    </w:lvl>
    <w:lvl w:ilvl="2" w:tplc="3CCCDA66">
      <w:start w:val="1"/>
      <w:numFmt w:val="decimal"/>
      <w:lvlText w:val="%3)"/>
      <w:lvlJc w:val="left"/>
      <w:pPr>
        <w:ind w:left="1020" w:hanging="360"/>
      </w:pPr>
    </w:lvl>
    <w:lvl w:ilvl="3" w:tplc="31F8536A">
      <w:start w:val="1"/>
      <w:numFmt w:val="decimal"/>
      <w:lvlText w:val="%4)"/>
      <w:lvlJc w:val="left"/>
      <w:pPr>
        <w:ind w:left="1020" w:hanging="360"/>
      </w:pPr>
    </w:lvl>
    <w:lvl w:ilvl="4" w:tplc="7C684548">
      <w:start w:val="1"/>
      <w:numFmt w:val="decimal"/>
      <w:lvlText w:val="%5)"/>
      <w:lvlJc w:val="left"/>
      <w:pPr>
        <w:ind w:left="1020" w:hanging="360"/>
      </w:pPr>
    </w:lvl>
    <w:lvl w:ilvl="5" w:tplc="5108016A">
      <w:start w:val="1"/>
      <w:numFmt w:val="decimal"/>
      <w:lvlText w:val="%6)"/>
      <w:lvlJc w:val="left"/>
      <w:pPr>
        <w:ind w:left="1020" w:hanging="360"/>
      </w:pPr>
    </w:lvl>
    <w:lvl w:ilvl="6" w:tplc="9904D2BC">
      <w:start w:val="1"/>
      <w:numFmt w:val="decimal"/>
      <w:lvlText w:val="%7)"/>
      <w:lvlJc w:val="left"/>
      <w:pPr>
        <w:ind w:left="1020" w:hanging="360"/>
      </w:pPr>
    </w:lvl>
    <w:lvl w:ilvl="7" w:tplc="365E2AD8">
      <w:start w:val="1"/>
      <w:numFmt w:val="decimal"/>
      <w:lvlText w:val="%8)"/>
      <w:lvlJc w:val="left"/>
      <w:pPr>
        <w:ind w:left="1020" w:hanging="360"/>
      </w:pPr>
    </w:lvl>
    <w:lvl w:ilvl="8" w:tplc="034240AC">
      <w:start w:val="1"/>
      <w:numFmt w:val="decimal"/>
      <w:lvlText w:val="%9)"/>
      <w:lvlJc w:val="left"/>
      <w:pPr>
        <w:ind w:left="1020" w:hanging="360"/>
      </w:pPr>
    </w:lvl>
  </w:abstractNum>
  <w:abstractNum w:abstractNumId="33" w15:restartNumberingAfterBreak="0">
    <w:nsid w:val="43B53047"/>
    <w:multiLevelType w:val="hybridMultilevel"/>
    <w:tmpl w:val="45E02578"/>
    <w:lvl w:ilvl="0" w:tplc="69E88094">
      <w:start w:val="1"/>
      <w:numFmt w:val="bullet"/>
      <w:lvlText w:val=""/>
      <w:lvlJc w:val="left"/>
      <w:pPr>
        <w:ind w:left="1080" w:hanging="360"/>
      </w:pPr>
      <w:rPr>
        <w:rFonts w:ascii="Wingdings" w:hAnsi="Wingdings" w:hint="default"/>
        <w:b/>
        <w:bCs/>
        <w:color w:val="034694" w:themeColor="accent4"/>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40A7DFA"/>
    <w:multiLevelType w:val="hybridMultilevel"/>
    <w:tmpl w:val="656EBF96"/>
    <w:lvl w:ilvl="0" w:tplc="10260836">
      <w:start w:val="1"/>
      <w:numFmt w:val="decimal"/>
      <w:pStyle w:val="RequirementList"/>
      <w:lvlText w:val="RTM-0%1"/>
      <w:lvlJc w:val="left"/>
      <w:pPr>
        <w:ind w:left="502" w:hanging="360"/>
      </w:pPr>
      <w:rPr>
        <w:b/>
        <w:bCs/>
        <w:strike w:val="0"/>
        <w:color w:val="034694" w:themeColor="accent4"/>
        <w:sz w:val="19"/>
        <w:szCs w:val="19"/>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0F2D5C"/>
    <w:multiLevelType w:val="multilevel"/>
    <w:tmpl w:val="9DC89312"/>
    <w:lvl w:ilvl="0">
      <w:start w:val="1"/>
      <w:numFmt w:val="decimal"/>
      <w:lvlText w:val="DD-%1"/>
      <w:lvlJc w:val="left"/>
      <w:pPr>
        <w:ind w:left="360" w:hanging="360"/>
      </w:pPr>
      <w:rPr>
        <w:rFonts w:ascii="Microsoft GothicNeo" w:eastAsia="Microsoft GothicNeo" w:hAnsi="Microsoft GothicNeo" w:hint="eastAsia"/>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A5327D0"/>
    <w:multiLevelType w:val="multilevel"/>
    <w:tmpl w:val="96780676"/>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B1468"/>
    <w:multiLevelType w:val="hybridMultilevel"/>
    <w:tmpl w:val="0346DDF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39" w15:restartNumberingAfterBreak="0">
    <w:nsid w:val="54841607"/>
    <w:multiLevelType w:val="hybridMultilevel"/>
    <w:tmpl w:val="8C2AA01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1789C"/>
    <w:multiLevelType w:val="multilevel"/>
    <w:tmpl w:val="2B304386"/>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
      <w:lvlJc w:val="left"/>
      <w:pPr>
        <w:ind w:left="1789" w:hanging="360"/>
      </w:pPr>
      <w:rPr>
        <w:rFonts w:ascii="Wingdings" w:hAnsi="Wingdings" w:hint="default"/>
        <w:b/>
        <w:bCs/>
        <w:color w:val="034694" w:themeColor="accent4"/>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1" w15:restartNumberingAfterBreak="0">
    <w:nsid w:val="581448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42" w15:restartNumberingAfterBreak="0">
    <w:nsid w:val="58347934"/>
    <w:multiLevelType w:val="hybridMultilevel"/>
    <w:tmpl w:val="E0A6C42E"/>
    <w:lvl w:ilvl="0" w:tplc="8C028B32">
      <w:start w:val="1"/>
      <w:numFmt w:val="bullet"/>
      <w:pStyle w:val="Style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904263"/>
    <w:multiLevelType w:val="hybridMultilevel"/>
    <w:tmpl w:val="8BAE06E4"/>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4" w15:restartNumberingAfterBreak="0">
    <w:nsid w:val="58E80224"/>
    <w:multiLevelType w:val="hybridMultilevel"/>
    <w:tmpl w:val="9C8C3518"/>
    <w:lvl w:ilvl="0" w:tplc="45DA2C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6651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46" w15:restartNumberingAfterBreak="0">
    <w:nsid w:val="5DD03F26"/>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47" w15:restartNumberingAfterBreak="0">
    <w:nsid w:val="60026924"/>
    <w:multiLevelType w:val="hybridMultilevel"/>
    <w:tmpl w:val="8DE4F914"/>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1217E3E"/>
    <w:multiLevelType w:val="hybridMultilevel"/>
    <w:tmpl w:val="911202BE"/>
    <w:lvl w:ilvl="0" w:tplc="CAA83772">
      <w:numFmt w:val="bullet"/>
      <w:lvlText w:val=""/>
      <w:lvlJc w:val="left"/>
      <w:pPr>
        <w:ind w:left="720" w:hanging="360"/>
      </w:pPr>
      <w:rPr>
        <w:rFonts w:ascii="Wingdings" w:eastAsia="Calibr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447512E"/>
    <w:multiLevelType w:val="hybridMultilevel"/>
    <w:tmpl w:val="7D1E4BB8"/>
    <w:lvl w:ilvl="0" w:tplc="69C051CC">
      <w:start w:val="1"/>
      <w:numFmt w:val="bullet"/>
      <w:lvlText w:val=""/>
      <w:lvlJc w:val="left"/>
      <w:pPr>
        <w:ind w:left="1069" w:hanging="360"/>
      </w:pPr>
      <w:rPr>
        <w:rFonts w:ascii="Wingdings" w:hAnsi="Wingdings" w:hint="default"/>
        <w:b/>
        <w:bCs/>
        <w:i w:val="0"/>
        <w:iCs/>
        <w:color w:val="034694" w:themeColor="accent4"/>
        <w:sz w:val="20"/>
      </w:rPr>
    </w:lvl>
    <w:lvl w:ilvl="1" w:tplc="69E88094">
      <w:start w:val="1"/>
      <w:numFmt w:val="bullet"/>
      <w:lvlText w:val=""/>
      <w:lvlJc w:val="left"/>
      <w:pPr>
        <w:ind w:left="1789" w:hanging="360"/>
      </w:pPr>
      <w:rPr>
        <w:rFonts w:ascii="Wingdings" w:hAnsi="Wingdings" w:hint="default"/>
        <w:b/>
        <w:bCs/>
        <w:color w:val="034694" w:themeColor="accent4"/>
        <w:sz w:val="20"/>
      </w:r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bullet"/>
      <w:lvlText w:val=""/>
      <w:lvlJc w:val="left"/>
      <w:pPr>
        <w:ind w:left="4849" w:hanging="360"/>
      </w:pPr>
      <w:rPr>
        <w:rFonts w:ascii="Wingdings" w:hAnsi="Wingdings" w:hint="default"/>
        <w:b/>
        <w:bCs/>
        <w:color w:val="034694" w:themeColor="accent4"/>
        <w:sz w:val="20"/>
      </w:r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0" w15:restartNumberingAfterBreak="0">
    <w:nsid w:val="65A35D4C"/>
    <w:multiLevelType w:val="hybridMultilevel"/>
    <w:tmpl w:val="0C50BCD4"/>
    <w:lvl w:ilvl="0" w:tplc="78A4C594">
      <w:start w:val="1"/>
      <w:numFmt w:val="lowerRoman"/>
      <w:lvlText w:val="%1."/>
      <w:lvlJc w:val="righ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2" w15:restartNumberingAfterBreak="0">
    <w:nsid w:val="685424E5"/>
    <w:multiLevelType w:val="hybridMultilevel"/>
    <w:tmpl w:val="64A81C4E"/>
    <w:lvl w:ilvl="0" w:tplc="0409000F">
      <w:start w:val="1"/>
      <w:numFmt w:val="decimal"/>
      <w:lvlText w:val="%1."/>
      <w:lvlJc w:val="left"/>
      <w:pPr>
        <w:ind w:left="720" w:hanging="360"/>
      </w:pPr>
      <w:rPr>
        <w:rFonts w:hint="default"/>
        <w:color w:val="562873" w:themeColor="accent1"/>
      </w:rPr>
    </w:lvl>
    <w:lvl w:ilvl="1" w:tplc="FFFFFFFF">
      <w:start w:val="1"/>
      <w:numFmt w:val="bullet"/>
      <w:lvlText w:val=""/>
      <w:lvlJc w:val="left"/>
      <w:pPr>
        <w:ind w:left="1440" w:hanging="360"/>
      </w:pPr>
      <w:rPr>
        <w:rFonts w:ascii="Wingdings" w:hAnsi="Wingdings" w:hint="default"/>
        <w:color w:val="562873" w:themeColor="accent1"/>
        <w:sz w:val="20"/>
      </w:rPr>
    </w:lvl>
    <w:lvl w:ilvl="2" w:tplc="FFFFFFFF">
      <w:start w:val="1"/>
      <w:numFmt w:val="bullet"/>
      <w:lvlText w:val=""/>
      <w:lvlJc w:val="left"/>
      <w:pPr>
        <w:ind w:left="2160" w:hanging="360"/>
      </w:pPr>
      <w:rPr>
        <w:rFonts w:ascii="Wingdings" w:hAnsi="Wingdings" w:hint="default"/>
        <w:color w:val="562873" w:themeColor="accent1"/>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A8E2910"/>
    <w:multiLevelType w:val="multilevel"/>
    <w:tmpl w:val="C54A3618"/>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lvl>
    <w:lvl w:ilvl="3">
      <w:start w:val="1"/>
      <w:numFmt w:val="decimal"/>
      <w:pStyle w:val="Heading4numbered"/>
      <w:lvlText w:val="%1.%2.%3.%4"/>
      <w:lvlJc w:val="left"/>
      <w:pPr>
        <w:ind w:left="864" w:hanging="864"/>
      </w:pPr>
    </w:lvl>
    <w:lvl w:ilvl="4">
      <w:start w:val="1"/>
      <w:numFmt w:val="decimal"/>
      <w:pStyle w:val="Heading5numbered"/>
      <w:suff w:val="space"/>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6B852CE9"/>
    <w:multiLevelType w:val="multilevel"/>
    <w:tmpl w:val="DB54D15E"/>
    <w:lvl w:ilvl="0">
      <w:start w:val="1"/>
      <w:numFmt w:val="decimal"/>
      <w:lvlText w:val="QQQ_0%1."/>
      <w:lvlJc w:val="left"/>
      <w:pPr>
        <w:ind w:left="1418" w:hanging="681"/>
      </w:pPr>
      <w:rPr>
        <w:rFonts w:ascii="Century Gothic" w:eastAsia="Batang" w:hAnsi="Century Gothic" w:cs="Aparajita" w:hint="default"/>
        <w:b/>
        <w:bCs w:val="0"/>
        <w:i/>
        <w:iCs/>
        <w:color w:val="02346E" w:themeColor="accent4" w:themeShade="BF"/>
        <w:sz w:val="14"/>
        <w:szCs w:val="18"/>
      </w:rPr>
    </w:lvl>
    <w:lvl w:ilvl="1">
      <w:start w:val="1"/>
      <w:numFmt w:val="none"/>
      <w:pStyle w:val="ICS"/>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55" w15:restartNumberingAfterBreak="0">
    <w:nsid w:val="6BF56362"/>
    <w:multiLevelType w:val="hybridMultilevel"/>
    <w:tmpl w:val="1BC8491E"/>
    <w:lvl w:ilvl="0" w:tplc="95626EC0">
      <w:start w:val="1"/>
      <w:numFmt w:val="bullet"/>
      <w:pStyle w:val="RequirementBullet"/>
      <w:lvlText w:val=""/>
      <w:lvlJc w:val="left"/>
      <w:pPr>
        <w:ind w:left="720" w:hanging="360"/>
      </w:pPr>
      <w:rPr>
        <w:rFonts w:ascii="Symbol" w:hAnsi="Symbol" w:cs="Courier New" w:hint="default"/>
        <w:color w:val="984A9C" w:themeColor="accen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C0D042B"/>
    <w:multiLevelType w:val="hybridMultilevel"/>
    <w:tmpl w:val="719620EE"/>
    <w:lvl w:ilvl="0" w:tplc="69E88094">
      <w:start w:val="1"/>
      <w:numFmt w:val="bullet"/>
      <w:lvlText w:val=""/>
      <w:lvlJc w:val="left"/>
      <w:pPr>
        <w:ind w:left="1080" w:hanging="360"/>
      </w:pPr>
      <w:rPr>
        <w:rFonts w:ascii="Wingdings" w:hAnsi="Wingdings" w:hint="default"/>
        <w:b/>
        <w:bCs/>
        <w:color w:val="034694" w:themeColor="accent4"/>
        <w:sz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DD72C61"/>
    <w:multiLevelType w:val="multilevel"/>
    <w:tmpl w:val="D42AF3C6"/>
    <w:lvl w:ilvl="0">
      <w:start w:val="1"/>
      <w:numFmt w:val="lowerRoman"/>
      <w:lvlText w:val="%1."/>
      <w:lvlJc w:val="right"/>
      <w:pPr>
        <w:ind w:left="1069" w:hanging="360"/>
      </w:pPr>
      <w:rPr>
        <w:rFonts w:hint="default"/>
        <w:b w:val="0"/>
        <w:i/>
        <w:color w:val="000000" w:themeColor="text1"/>
      </w:rPr>
    </w:lvl>
    <w:lvl w:ilvl="1">
      <w:start w:val="1"/>
      <w:numFmt w:val="lowerRoman"/>
      <w:lvlText w:val="%2."/>
      <w:lvlJc w:val="center"/>
      <w:pPr>
        <w:ind w:left="1429" w:hanging="288"/>
      </w:pPr>
      <w:rPr>
        <w:rFonts w:ascii="Segoe UI" w:hAnsi="Segoe UI" w:hint="default"/>
        <w:b w:val="0"/>
        <w:i/>
        <w:color w:val="7030A0"/>
      </w:rPr>
    </w:lvl>
    <w:lvl w:ilvl="2">
      <w:start w:val="1"/>
      <w:numFmt w:val="lowerLetter"/>
      <w:lvlText w:val="%3."/>
      <w:lvlJc w:val="left"/>
      <w:pPr>
        <w:ind w:left="1789" w:hanging="360"/>
      </w:pPr>
      <w:rPr>
        <w:rFonts w:ascii="Segoe UI" w:hAnsi="Segoe UI" w:hint="default"/>
        <w:b w:val="0"/>
        <w:i w:val="0"/>
        <w:color w:val="7030A0"/>
      </w:rPr>
    </w:lvl>
    <w:lvl w:ilvl="3">
      <w:start w:val="1"/>
      <w:numFmt w:val="bullet"/>
      <w:lvlText w:val=""/>
      <w:lvlJc w:val="left"/>
      <w:pPr>
        <w:ind w:left="1789" w:hanging="288"/>
      </w:pPr>
      <w:rPr>
        <w:rFonts w:ascii="Symbol" w:hAnsi="Symbol" w:hint="default"/>
        <w:color w:val="984A9C" w:themeColor="accent2"/>
      </w:rPr>
    </w:lvl>
    <w:lvl w:ilvl="4">
      <w:start w:val="1"/>
      <w:numFmt w:val="bullet"/>
      <w:lvlText w:val=""/>
      <w:lvlJc w:val="left"/>
      <w:pPr>
        <w:ind w:left="1645" w:hanging="216"/>
      </w:pPr>
      <w:rPr>
        <w:rFonts w:ascii="Symbol" w:hAnsi="Symbol" w:hint="default"/>
        <w:color w:val="7030A0"/>
      </w:rPr>
    </w:lvl>
    <w:lvl w:ilvl="5">
      <w:start w:val="1"/>
      <w:numFmt w:val="lowerRoman"/>
      <w:lvlText w:val="(%6.)"/>
      <w:lvlJc w:val="center"/>
      <w:pPr>
        <w:ind w:left="2365" w:hanging="432"/>
      </w:pPr>
      <w:rPr>
        <w:rFonts w:hint="default"/>
        <w:b w:val="0"/>
        <w:i/>
        <w:color w:val="7030A0"/>
      </w:rPr>
    </w:lvl>
    <w:lvl w:ilvl="6">
      <w:start w:val="1"/>
      <w:numFmt w:val="bullet"/>
      <w:lvlText w:val="▪"/>
      <w:lvlJc w:val="left"/>
      <w:pPr>
        <w:ind w:left="2365" w:hanging="288"/>
      </w:pPr>
      <w:rPr>
        <w:rFonts w:ascii="Buxton Sketch" w:hAnsi="Buxton Sketch" w:hint="default"/>
        <w:color w:val="984A9C" w:themeColor="accent2"/>
      </w:rPr>
    </w:lvl>
    <w:lvl w:ilvl="7">
      <w:start w:val="1"/>
      <w:numFmt w:val="bullet"/>
      <w:lvlText w:val=""/>
      <w:lvlJc w:val="left"/>
      <w:pPr>
        <w:ind w:left="1069" w:hanging="360"/>
      </w:pPr>
      <w:rPr>
        <w:rFonts w:ascii="Symbol" w:hAnsi="Symbol" w:hint="default"/>
        <w:color w:val="7030A0"/>
      </w:rPr>
    </w:lvl>
    <w:lvl w:ilvl="8">
      <w:start w:val="1"/>
      <w:numFmt w:val="bullet"/>
      <w:lvlText w:val=""/>
      <w:lvlJc w:val="left"/>
      <w:pPr>
        <w:ind w:left="1429" w:hanging="360"/>
      </w:pPr>
      <w:rPr>
        <w:rFonts w:ascii="Symbol" w:hAnsi="Symbol" w:hint="default"/>
        <w:color w:val="7030A0"/>
      </w:rPr>
    </w:lvl>
  </w:abstractNum>
  <w:abstractNum w:abstractNumId="58" w15:restartNumberingAfterBreak="0">
    <w:nsid w:val="6F9C7898"/>
    <w:multiLevelType w:val="hybridMultilevel"/>
    <w:tmpl w:val="27F44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7216F6"/>
    <w:multiLevelType w:val="multilevel"/>
    <w:tmpl w:val="7250061A"/>
    <w:lvl w:ilvl="0">
      <w:start w:val="1"/>
      <w:numFmt w:val="none"/>
      <w:lvlText w:val="%1"/>
      <w:lvlJc w:val="left"/>
      <w:pPr>
        <w:ind w:left="0" w:firstLine="0"/>
      </w:pPr>
      <w:rPr>
        <w:rFonts w:hint="default"/>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8"/>
        <w:szCs w:val="32"/>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60" w15:restartNumberingAfterBreak="0">
    <w:nsid w:val="738B70B2"/>
    <w:multiLevelType w:val="hybridMultilevel"/>
    <w:tmpl w:val="1ADCDFB6"/>
    <w:lvl w:ilvl="0" w:tplc="FFFFFFFF">
      <w:start w:val="1"/>
      <w:numFmt w:val="bullet"/>
      <w:lvlText w:val=""/>
      <w:lvlJc w:val="left"/>
      <w:pPr>
        <w:ind w:left="1080" w:hanging="360"/>
      </w:pPr>
      <w:rPr>
        <w:rFonts w:ascii="Wingdings" w:hAnsi="Wingdings" w:hint="default"/>
        <w:b/>
        <w:bCs/>
        <w:color w:val="034694" w:themeColor="accent4"/>
        <w:sz w:val="20"/>
      </w:rPr>
    </w:lvl>
    <w:lvl w:ilvl="1" w:tplc="E68649F2">
      <w:start w:val="1"/>
      <w:numFmt w:val="bullet"/>
      <w:lvlText w:val="-"/>
      <w:lvlJc w:val="left"/>
      <w:pPr>
        <w:ind w:left="1440" w:hanging="360"/>
      </w:pPr>
      <w:rPr>
        <w:rFonts w:ascii="Segoe UI" w:eastAsia="Calibri" w:hAnsi="Segoe UI" w:cs="Segoe UI" w:hint="default"/>
        <w:color w:val="034694" w:themeColor="accent4"/>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79A50908"/>
    <w:multiLevelType w:val="hybridMultilevel"/>
    <w:tmpl w:val="37901A16"/>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DF27CC"/>
    <w:multiLevelType w:val="hybridMultilevel"/>
    <w:tmpl w:val="EAE4B528"/>
    <w:lvl w:ilvl="0" w:tplc="45DA2C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8B68B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64" w15:restartNumberingAfterBreak="0">
    <w:nsid w:val="7E461962"/>
    <w:multiLevelType w:val="multilevel"/>
    <w:tmpl w:val="FF8EAB3A"/>
    <w:lvl w:ilvl="0">
      <w:start w:val="1"/>
      <w:numFmt w:val="lowerLetter"/>
      <w:lvlText w:val="%1)"/>
      <w:lvlJc w:val="left"/>
      <w:pPr>
        <w:ind w:left="360" w:hanging="360"/>
      </w:pPr>
      <w:rPr>
        <w:rFonts w:hint="default"/>
        <w:color w:val="000000" w:themeColor="text1"/>
      </w:rPr>
    </w:lvl>
    <w:lvl w:ilvl="1">
      <w:start w:val="1"/>
      <w:numFmt w:val="lowerRoman"/>
      <w:lvlText w:val="%2."/>
      <w:lvlJc w:val="center"/>
      <w:pPr>
        <w:ind w:left="720" w:hanging="288"/>
      </w:pPr>
      <w:rPr>
        <w:rFonts w:ascii="Segoe UI" w:hAnsi="Segoe UI" w:hint="default"/>
        <w:b w:val="0"/>
        <w:i/>
        <w:color w:val="000000" w:themeColor="text1"/>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65" w15:restartNumberingAfterBreak="0">
    <w:nsid w:val="7EF30B09"/>
    <w:multiLevelType w:val="multilevel"/>
    <w:tmpl w:val="1CB49712"/>
    <w:lvl w:ilvl="0">
      <w:start w:val="1"/>
      <w:numFmt w:val="upperRoman"/>
      <w:pStyle w:val="Heading1"/>
      <w:lvlText w:val="%1."/>
      <w:lvlJc w:val="right"/>
      <w:pPr>
        <w:ind w:left="632" w:hanging="432"/>
      </w:pPr>
    </w:lvl>
    <w:lvl w:ilvl="1">
      <w:start w:val="1"/>
      <w:numFmt w:val="decimal"/>
      <w:pStyle w:val="Heading2"/>
      <w:lvlText w:val="%1.%2"/>
      <w:lvlJc w:val="left"/>
      <w:pPr>
        <w:ind w:left="776" w:hanging="576"/>
      </w:pPr>
    </w:lvl>
    <w:lvl w:ilvl="2">
      <w:start w:val="1"/>
      <w:numFmt w:val="decimal"/>
      <w:pStyle w:val="Heading3"/>
      <w:lvlText w:val="%1.%2.%3"/>
      <w:lvlJc w:val="left"/>
      <w:pPr>
        <w:ind w:left="920" w:hanging="720"/>
      </w:pPr>
    </w:lvl>
    <w:lvl w:ilvl="3">
      <w:start w:val="1"/>
      <w:numFmt w:val="decimal"/>
      <w:pStyle w:val="Heading4"/>
      <w:lvlText w:val="%1.%2.%3.%4"/>
      <w:lvlJc w:val="left"/>
      <w:pPr>
        <w:ind w:left="1064" w:hanging="864"/>
      </w:pPr>
    </w:lvl>
    <w:lvl w:ilvl="4">
      <w:start w:val="1"/>
      <w:numFmt w:val="decimal"/>
      <w:pStyle w:val="Heading5"/>
      <w:lvlText w:val="%1.%2.%3.%4.%5"/>
      <w:lvlJc w:val="left"/>
      <w:pPr>
        <w:ind w:left="1208" w:hanging="1008"/>
      </w:pPr>
    </w:lvl>
    <w:lvl w:ilvl="5">
      <w:start w:val="1"/>
      <w:numFmt w:val="decimal"/>
      <w:pStyle w:val="Heading6"/>
      <w:lvlText w:val="%1.%2.%3.%4.%5.%6"/>
      <w:lvlJc w:val="left"/>
      <w:pPr>
        <w:ind w:left="1352" w:hanging="1152"/>
      </w:pPr>
    </w:lvl>
    <w:lvl w:ilvl="6">
      <w:start w:val="1"/>
      <w:numFmt w:val="decimal"/>
      <w:pStyle w:val="Heading7"/>
      <w:lvlText w:val="%1.%2.%3.%4.%5.%6.%7"/>
      <w:lvlJc w:val="left"/>
      <w:pPr>
        <w:ind w:left="1496" w:hanging="1296"/>
      </w:pPr>
    </w:lvl>
    <w:lvl w:ilvl="7">
      <w:start w:val="1"/>
      <w:numFmt w:val="decimal"/>
      <w:pStyle w:val="Heading8"/>
      <w:lvlText w:val="%1.%2.%3.%4.%5.%6.%7.%8"/>
      <w:lvlJc w:val="left"/>
      <w:pPr>
        <w:ind w:left="1640" w:hanging="1440"/>
      </w:pPr>
    </w:lvl>
    <w:lvl w:ilvl="8">
      <w:start w:val="1"/>
      <w:numFmt w:val="decimal"/>
      <w:pStyle w:val="Heading9"/>
      <w:lvlText w:val="%1.%2.%3.%4.%5.%6.%7.%8.%9"/>
      <w:lvlJc w:val="left"/>
      <w:pPr>
        <w:ind w:left="1784" w:hanging="1584"/>
      </w:pPr>
    </w:lvl>
  </w:abstractNum>
  <w:num w:numId="1" w16cid:durableId="957226649">
    <w:abstractNumId w:val="53"/>
  </w:num>
  <w:num w:numId="2" w16cid:durableId="1581525653">
    <w:abstractNumId w:val="38"/>
  </w:num>
  <w:num w:numId="3" w16cid:durableId="1148667991">
    <w:abstractNumId w:val="18"/>
  </w:num>
  <w:num w:numId="4" w16cid:durableId="450176452">
    <w:abstractNumId w:val="17"/>
  </w:num>
  <w:num w:numId="5" w16cid:durableId="649864366">
    <w:abstractNumId w:val="59"/>
  </w:num>
  <w:num w:numId="6" w16cid:durableId="1473674951">
    <w:abstractNumId w:val="50"/>
  </w:num>
  <w:num w:numId="7" w16cid:durableId="572006951">
    <w:abstractNumId w:val="5"/>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6769863">
    <w:abstractNumId w:val="51"/>
  </w:num>
  <w:num w:numId="9" w16cid:durableId="426973092">
    <w:abstractNumId w:val="32"/>
  </w:num>
  <w:num w:numId="10" w16cid:durableId="1226573817">
    <w:abstractNumId w:val="48"/>
  </w:num>
  <w:num w:numId="11" w16cid:durableId="1313364296">
    <w:abstractNumId w:val="2"/>
  </w:num>
  <w:num w:numId="12" w16cid:durableId="648095559">
    <w:abstractNumId w:val="65"/>
  </w:num>
  <w:num w:numId="13" w16cid:durableId="263222650">
    <w:abstractNumId w:val="6"/>
  </w:num>
  <w:num w:numId="14" w16cid:durableId="1457524152">
    <w:abstractNumId w:val="54"/>
  </w:num>
  <w:num w:numId="15" w16cid:durableId="1434210324">
    <w:abstractNumId w:val="34"/>
  </w:num>
  <w:num w:numId="16" w16cid:durableId="317417089">
    <w:abstractNumId w:val="56"/>
  </w:num>
  <w:num w:numId="17" w16cid:durableId="819200023">
    <w:abstractNumId w:val="60"/>
  </w:num>
  <w:num w:numId="18" w16cid:durableId="67502276">
    <w:abstractNumId w:val="3"/>
  </w:num>
  <w:num w:numId="19" w16cid:durableId="271282262">
    <w:abstractNumId w:val="1"/>
  </w:num>
  <w:num w:numId="20" w16cid:durableId="230194387">
    <w:abstractNumId w:val="49"/>
  </w:num>
  <w:num w:numId="21" w16cid:durableId="1490828990">
    <w:abstractNumId w:val="20"/>
  </w:num>
  <w:num w:numId="22" w16cid:durableId="1905414089">
    <w:abstractNumId w:val="26"/>
  </w:num>
  <w:num w:numId="23" w16cid:durableId="1302922071">
    <w:abstractNumId w:val="42"/>
  </w:num>
  <w:num w:numId="24" w16cid:durableId="1332026673">
    <w:abstractNumId w:val="33"/>
  </w:num>
  <w:num w:numId="25" w16cid:durableId="831873744">
    <w:abstractNumId w:val="16"/>
  </w:num>
  <w:num w:numId="26" w16cid:durableId="139661144">
    <w:abstractNumId w:val="43"/>
  </w:num>
  <w:num w:numId="27" w16cid:durableId="1559780558">
    <w:abstractNumId w:val="8"/>
  </w:num>
  <w:num w:numId="28" w16cid:durableId="554895782">
    <w:abstractNumId w:val="36"/>
  </w:num>
  <w:num w:numId="29" w16cid:durableId="1362633921">
    <w:abstractNumId w:val="27"/>
  </w:num>
  <w:num w:numId="30" w16cid:durableId="1265188647">
    <w:abstractNumId w:val="64"/>
  </w:num>
  <w:num w:numId="31" w16cid:durableId="1331518145">
    <w:abstractNumId w:val="40"/>
  </w:num>
  <w:num w:numId="32" w16cid:durableId="1381633121">
    <w:abstractNumId w:val="7"/>
  </w:num>
  <w:num w:numId="33" w16cid:durableId="1790468465">
    <w:abstractNumId w:val="55"/>
  </w:num>
  <w:num w:numId="34" w16cid:durableId="939995047">
    <w:abstractNumId w:val="47"/>
  </w:num>
  <w:num w:numId="35" w16cid:durableId="1575507593">
    <w:abstractNumId w:val="10"/>
  </w:num>
  <w:num w:numId="36" w16cid:durableId="1586912087">
    <w:abstractNumId w:val="46"/>
  </w:num>
  <w:num w:numId="37" w16cid:durableId="6241270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9640771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244754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952543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084153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697105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210140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486249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090199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9114883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69313058">
    <w:abstractNumId w:val="23"/>
  </w:num>
  <w:num w:numId="48" w16cid:durableId="57096647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1036831">
    <w:abstractNumId w:val="0"/>
  </w:num>
  <w:num w:numId="50" w16cid:durableId="1086268038">
    <w:abstractNumId w:val="19"/>
  </w:num>
  <w:num w:numId="51" w16cid:durableId="452528626">
    <w:abstractNumId w:val="37"/>
  </w:num>
  <w:num w:numId="52" w16cid:durableId="1896627157">
    <w:abstractNumId w:val="13"/>
  </w:num>
  <w:num w:numId="53" w16cid:durableId="1098133700">
    <w:abstractNumId w:val="61"/>
  </w:num>
  <w:num w:numId="54" w16cid:durableId="1741253167">
    <w:abstractNumId w:val="15"/>
  </w:num>
  <w:num w:numId="55" w16cid:durableId="1855071537">
    <w:abstractNumId w:val="9"/>
  </w:num>
  <w:num w:numId="56" w16cid:durableId="810443060">
    <w:abstractNumId w:val="31"/>
  </w:num>
  <w:num w:numId="57" w16cid:durableId="1623345692">
    <w:abstractNumId w:val="24"/>
  </w:num>
  <w:num w:numId="58" w16cid:durableId="136382743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455935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3415161">
    <w:abstractNumId w:val="57"/>
  </w:num>
  <w:num w:numId="61" w16cid:durableId="113836566">
    <w:abstractNumId w:val="45"/>
  </w:num>
  <w:num w:numId="62" w16cid:durableId="1725182267">
    <w:abstractNumId w:val="63"/>
  </w:num>
  <w:num w:numId="63" w16cid:durableId="1457290736">
    <w:abstractNumId w:val="41"/>
  </w:num>
  <w:num w:numId="64" w16cid:durableId="446318719">
    <w:abstractNumId w:val="22"/>
  </w:num>
  <w:num w:numId="65" w16cid:durableId="874346714">
    <w:abstractNumId w:val="21"/>
  </w:num>
  <w:num w:numId="66" w16cid:durableId="59838685">
    <w:abstractNumId w:val="12"/>
  </w:num>
  <w:num w:numId="67" w16cid:durableId="1833711892">
    <w:abstractNumId w:val="30"/>
  </w:num>
  <w:num w:numId="68" w16cid:durableId="1653287124">
    <w:abstractNumId w:val="62"/>
  </w:num>
  <w:num w:numId="69" w16cid:durableId="240220652">
    <w:abstractNumId w:val="25"/>
  </w:num>
  <w:num w:numId="70" w16cid:durableId="1400323398">
    <w:abstractNumId w:val="39"/>
  </w:num>
  <w:num w:numId="71" w16cid:durableId="1564175403">
    <w:abstractNumId w:val="14"/>
  </w:num>
  <w:num w:numId="72" w16cid:durableId="1086993622">
    <w:abstractNumId w:val="28"/>
  </w:num>
  <w:num w:numId="73" w16cid:durableId="602807995">
    <w:abstractNumId w:val="52"/>
  </w:num>
  <w:num w:numId="74" w16cid:durableId="1893301314">
    <w:abstractNumId w:val="29"/>
  </w:num>
  <w:num w:numId="75" w16cid:durableId="744956209">
    <w:abstractNumId w:val="4"/>
  </w:num>
  <w:num w:numId="76" w16cid:durableId="1653751056">
    <w:abstractNumId w:val="44"/>
  </w:num>
  <w:num w:numId="77" w16cid:durableId="377780127">
    <w:abstractNumId w:val="11"/>
  </w:num>
  <w:num w:numId="78" w16cid:durableId="177279866">
    <w:abstractNumId w:val="58"/>
  </w:num>
  <w:num w:numId="79" w16cid:durableId="869295645">
    <w:abstractNumId w:val="35"/>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da Ulrich">
    <w15:presenceInfo w15:providerId="AD" w15:userId="S::ulrich.dorda@sckcen.be::a2ed7c69-36b0-49a7-accd-1f5c82736328"/>
  </w15:person>
  <w15:person w15:author="Bonthuys Gerkotze">
    <w15:presenceInfo w15:providerId="AD" w15:userId="S::gerkotze.bonthuys@sckcen.be::aa89ec53-9f95-42ae-98c9-b98e1cf18215"/>
  </w15:person>
  <w15:person w15:author="Dekempeneer Erik">
    <w15:presenceInfo w15:providerId="AD" w15:userId="S::erik.dekempeneer@sckcen.be::dd9c19ef-718e-40da-9588-94676f81c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GB" w:vendorID="64" w:dllVersion="0" w:nlCheck="1" w:checkStyle="0"/>
  <w:activeWritingStyle w:appName="MSWord" w:lang="en-US" w:vendorID="64" w:dllVersion="0" w:nlCheck="1" w:checkStyle="0"/>
  <w:activeWritingStyle w:appName="MSWord" w:lang="nl-BE" w:vendorID="64" w:dllVersion="0" w:nlCheck="1" w:checkStyle="0"/>
  <w:activeWritingStyle w:appName="MSWord" w:lang="fr-FR" w:vendorID="64" w:dllVersion="0" w:nlCheck="1" w:checkStyle="0"/>
  <w:trackRevisions/>
  <w:defaultTabStop w:val="709"/>
  <w:autoHyphenation/>
  <w:consecutiveHyphenLimit w:val="2"/>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C0"/>
    <w:rsid w:val="000009A4"/>
    <w:rsid w:val="00000C27"/>
    <w:rsid w:val="00001140"/>
    <w:rsid w:val="0000127E"/>
    <w:rsid w:val="00001BFD"/>
    <w:rsid w:val="00002B67"/>
    <w:rsid w:val="00002DB0"/>
    <w:rsid w:val="00003586"/>
    <w:rsid w:val="000042C3"/>
    <w:rsid w:val="00004D41"/>
    <w:rsid w:val="00004F1E"/>
    <w:rsid w:val="00005BF7"/>
    <w:rsid w:val="00006433"/>
    <w:rsid w:val="00006A66"/>
    <w:rsid w:val="00010010"/>
    <w:rsid w:val="00010170"/>
    <w:rsid w:val="000103B6"/>
    <w:rsid w:val="0001148D"/>
    <w:rsid w:val="000116DF"/>
    <w:rsid w:val="00011A59"/>
    <w:rsid w:val="00011BAC"/>
    <w:rsid w:val="00011E09"/>
    <w:rsid w:val="00012108"/>
    <w:rsid w:val="00012273"/>
    <w:rsid w:val="00012F56"/>
    <w:rsid w:val="000130EA"/>
    <w:rsid w:val="00013671"/>
    <w:rsid w:val="00013A74"/>
    <w:rsid w:val="00014330"/>
    <w:rsid w:val="000148AF"/>
    <w:rsid w:val="000177CB"/>
    <w:rsid w:val="0001795D"/>
    <w:rsid w:val="00017D70"/>
    <w:rsid w:val="00017F54"/>
    <w:rsid w:val="00020D0C"/>
    <w:rsid w:val="00020ED6"/>
    <w:rsid w:val="00020EEE"/>
    <w:rsid w:val="000212D0"/>
    <w:rsid w:val="00021F4D"/>
    <w:rsid w:val="00022055"/>
    <w:rsid w:val="00022147"/>
    <w:rsid w:val="00023699"/>
    <w:rsid w:val="00023BC2"/>
    <w:rsid w:val="00023BFF"/>
    <w:rsid w:val="00023D12"/>
    <w:rsid w:val="00023E09"/>
    <w:rsid w:val="0002412C"/>
    <w:rsid w:val="000242AD"/>
    <w:rsid w:val="000242D9"/>
    <w:rsid w:val="000247F2"/>
    <w:rsid w:val="00024BAF"/>
    <w:rsid w:val="00025882"/>
    <w:rsid w:val="00025A11"/>
    <w:rsid w:val="00025DE9"/>
    <w:rsid w:val="00026E3E"/>
    <w:rsid w:val="0002734E"/>
    <w:rsid w:val="00027A53"/>
    <w:rsid w:val="00027E03"/>
    <w:rsid w:val="0003012A"/>
    <w:rsid w:val="000304F7"/>
    <w:rsid w:val="000306C7"/>
    <w:rsid w:val="00031716"/>
    <w:rsid w:val="00031F4C"/>
    <w:rsid w:val="00032AAB"/>
    <w:rsid w:val="00033036"/>
    <w:rsid w:val="00033612"/>
    <w:rsid w:val="00033C46"/>
    <w:rsid w:val="00033F2B"/>
    <w:rsid w:val="0003477F"/>
    <w:rsid w:val="00034D45"/>
    <w:rsid w:val="00034F50"/>
    <w:rsid w:val="000353D8"/>
    <w:rsid w:val="00035D7D"/>
    <w:rsid w:val="00036915"/>
    <w:rsid w:val="00036C75"/>
    <w:rsid w:val="0003734C"/>
    <w:rsid w:val="00037A5E"/>
    <w:rsid w:val="00037C97"/>
    <w:rsid w:val="00037F80"/>
    <w:rsid w:val="000404C9"/>
    <w:rsid w:val="00040980"/>
    <w:rsid w:val="00041698"/>
    <w:rsid w:val="000417C8"/>
    <w:rsid w:val="000422C3"/>
    <w:rsid w:val="0004364B"/>
    <w:rsid w:val="000436EE"/>
    <w:rsid w:val="000439F6"/>
    <w:rsid w:val="000440D7"/>
    <w:rsid w:val="00044715"/>
    <w:rsid w:val="00044C3E"/>
    <w:rsid w:val="00044E64"/>
    <w:rsid w:val="00047154"/>
    <w:rsid w:val="000473AF"/>
    <w:rsid w:val="00047D25"/>
    <w:rsid w:val="0005026D"/>
    <w:rsid w:val="00050420"/>
    <w:rsid w:val="00050E64"/>
    <w:rsid w:val="00051B38"/>
    <w:rsid w:val="00051FAF"/>
    <w:rsid w:val="000520D3"/>
    <w:rsid w:val="000524AA"/>
    <w:rsid w:val="000524EE"/>
    <w:rsid w:val="00052583"/>
    <w:rsid w:val="000527F7"/>
    <w:rsid w:val="000537B9"/>
    <w:rsid w:val="000538AC"/>
    <w:rsid w:val="00053AC2"/>
    <w:rsid w:val="00053B98"/>
    <w:rsid w:val="00053D5F"/>
    <w:rsid w:val="0005455B"/>
    <w:rsid w:val="00054B58"/>
    <w:rsid w:val="00054C3E"/>
    <w:rsid w:val="00054DA5"/>
    <w:rsid w:val="00055031"/>
    <w:rsid w:val="000555B2"/>
    <w:rsid w:val="00055660"/>
    <w:rsid w:val="00055C44"/>
    <w:rsid w:val="00056639"/>
    <w:rsid w:val="00056C01"/>
    <w:rsid w:val="00056D81"/>
    <w:rsid w:val="0006020A"/>
    <w:rsid w:val="00061171"/>
    <w:rsid w:val="000612F1"/>
    <w:rsid w:val="00062302"/>
    <w:rsid w:val="00062582"/>
    <w:rsid w:val="00062718"/>
    <w:rsid w:val="0006272C"/>
    <w:rsid w:val="00062B6A"/>
    <w:rsid w:val="00062E3D"/>
    <w:rsid w:val="0006365E"/>
    <w:rsid w:val="00063B68"/>
    <w:rsid w:val="00064252"/>
    <w:rsid w:val="0006460E"/>
    <w:rsid w:val="000647A6"/>
    <w:rsid w:val="0006535C"/>
    <w:rsid w:val="00065648"/>
    <w:rsid w:val="00065A1A"/>
    <w:rsid w:val="00065B89"/>
    <w:rsid w:val="00065CD7"/>
    <w:rsid w:val="00065E9A"/>
    <w:rsid w:val="000661A0"/>
    <w:rsid w:val="00066209"/>
    <w:rsid w:val="0006684E"/>
    <w:rsid w:val="000668F1"/>
    <w:rsid w:val="00066FA6"/>
    <w:rsid w:val="0006777C"/>
    <w:rsid w:val="00070871"/>
    <w:rsid w:val="00070F7A"/>
    <w:rsid w:val="00071949"/>
    <w:rsid w:val="0007252A"/>
    <w:rsid w:val="00072ECD"/>
    <w:rsid w:val="000739C9"/>
    <w:rsid w:val="00073FF0"/>
    <w:rsid w:val="000745D8"/>
    <w:rsid w:val="000746B3"/>
    <w:rsid w:val="0007473A"/>
    <w:rsid w:val="00074A20"/>
    <w:rsid w:val="00074D44"/>
    <w:rsid w:val="000759EC"/>
    <w:rsid w:val="0007666E"/>
    <w:rsid w:val="00076910"/>
    <w:rsid w:val="00076BC9"/>
    <w:rsid w:val="00076F5D"/>
    <w:rsid w:val="0007795C"/>
    <w:rsid w:val="000779C1"/>
    <w:rsid w:val="00077AFE"/>
    <w:rsid w:val="00077B90"/>
    <w:rsid w:val="00080949"/>
    <w:rsid w:val="0008107C"/>
    <w:rsid w:val="00081BDE"/>
    <w:rsid w:val="00082A27"/>
    <w:rsid w:val="00082D9A"/>
    <w:rsid w:val="00083016"/>
    <w:rsid w:val="000858EE"/>
    <w:rsid w:val="00085C2D"/>
    <w:rsid w:val="00085EB5"/>
    <w:rsid w:val="00086D8E"/>
    <w:rsid w:val="0008706D"/>
    <w:rsid w:val="00087538"/>
    <w:rsid w:val="000901D6"/>
    <w:rsid w:val="0009055F"/>
    <w:rsid w:val="00090AEE"/>
    <w:rsid w:val="0009107A"/>
    <w:rsid w:val="00091426"/>
    <w:rsid w:val="000918CC"/>
    <w:rsid w:val="00092752"/>
    <w:rsid w:val="00093121"/>
    <w:rsid w:val="00093D41"/>
    <w:rsid w:val="000948A4"/>
    <w:rsid w:val="00094A49"/>
    <w:rsid w:val="00094F3D"/>
    <w:rsid w:val="00095A99"/>
    <w:rsid w:val="00095B0B"/>
    <w:rsid w:val="00095E33"/>
    <w:rsid w:val="00095EC1"/>
    <w:rsid w:val="000967DC"/>
    <w:rsid w:val="00096E0D"/>
    <w:rsid w:val="00096E71"/>
    <w:rsid w:val="0009766F"/>
    <w:rsid w:val="00097C6B"/>
    <w:rsid w:val="00097D7C"/>
    <w:rsid w:val="000A08B4"/>
    <w:rsid w:val="000A08F4"/>
    <w:rsid w:val="000A093E"/>
    <w:rsid w:val="000A0944"/>
    <w:rsid w:val="000A0C18"/>
    <w:rsid w:val="000A15A2"/>
    <w:rsid w:val="000A206B"/>
    <w:rsid w:val="000A24CB"/>
    <w:rsid w:val="000A2967"/>
    <w:rsid w:val="000A2F61"/>
    <w:rsid w:val="000A30AE"/>
    <w:rsid w:val="000A3207"/>
    <w:rsid w:val="000A3B81"/>
    <w:rsid w:val="000A3BEE"/>
    <w:rsid w:val="000A3C6E"/>
    <w:rsid w:val="000A521E"/>
    <w:rsid w:val="000A52EB"/>
    <w:rsid w:val="000A5505"/>
    <w:rsid w:val="000A5BDA"/>
    <w:rsid w:val="000A60E7"/>
    <w:rsid w:val="000A6418"/>
    <w:rsid w:val="000A70D2"/>
    <w:rsid w:val="000A71F3"/>
    <w:rsid w:val="000A79A4"/>
    <w:rsid w:val="000A7E1A"/>
    <w:rsid w:val="000A7E58"/>
    <w:rsid w:val="000A7FF9"/>
    <w:rsid w:val="000B070C"/>
    <w:rsid w:val="000B1046"/>
    <w:rsid w:val="000B1245"/>
    <w:rsid w:val="000B1C2F"/>
    <w:rsid w:val="000B1C5C"/>
    <w:rsid w:val="000B1CB2"/>
    <w:rsid w:val="000B2D6F"/>
    <w:rsid w:val="000B39CC"/>
    <w:rsid w:val="000B3CE5"/>
    <w:rsid w:val="000B3E5B"/>
    <w:rsid w:val="000B44EA"/>
    <w:rsid w:val="000B4B82"/>
    <w:rsid w:val="000B5115"/>
    <w:rsid w:val="000B51B8"/>
    <w:rsid w:val="000B52DF"/>
    <w:rsid w:val="000B5352"/>
    <w:rsid w:val="000B5C22"/>
    <w:rsid w:val="000B7CA5"/>
    <w:rsid w:val="000C012F"/>
    <w:rsid w:val="000C07B2"/>
    <w:rsid w:val="000C0857"/>
    <w:rsid w:val="000C0A16"/>
    <w:rsid w:val="000C10C4"/>
    <w:rsid w:val="000C10D8"/>
    <w:rsid w:val="000C1FE0"/>
    <w:rsid w:val="000C25FA"/>
    <w:rsid w:val="000C313B"/>
    <w:rsid w:val="000C38FB"/>
    <w:rsid w:val="000C397C"/>
    <w:rsid w:val="000C3BBB"/>
    <w:rsid w:val="000C3C6B"/>
    <w:rsid w:val="000C3DB7"/>
    <w:rsid w:val="000C4C5E"/>
    <w:rsid w:val="000C4C8A"/>
    <w:rsid w:val="000C5032"/>
    <w:rsid w:val="000C563C"/>
    <w:rsid w:val="000C6046"/>
    <w:rsid w:val="000C69FA"/>
    <w:rsid w:val="000C6FDF"/>
    <w:rsid w:val="000C7155"/>
    <w:rsid w:val="000C71E1"/>
    <w:rsid w:val="000C7452"/>
    <w:rsid w:val="000C7484"/>
    <w:rsid w:val="000C7A1C"/>
    <w:rsid w:val="000D0F57"/>
    <w:rsid w:val="000D1141"/>
    <w:rsid w:val="000D1538"/>
    <w:rsid w:val="000D1AC5"/>
    <w:rsid w:val="000D266F"/>
    <w:rsid w:val="000D2704"/>
    <w:rsid w:val="000D34C6"/>
    <w:rsid w:val="000D35A1"/>
    <w:rsid w:val="000D36A6"/>
    <w:rsid w:val="000D3C95"/>
    <w:rsid w:val="000D409C"/>
    <w:rsid w:val="000D4194"/>
    <w:rsid w:val="000D4259"/>
    <w:rsid w:val="000D4F1F"/>
    <w:rsid w:val="000D56DB"/>
    <w:rsid w:val="000D5DA2"/>
    <w:rsid w:val="000D6780"/>
    <w:rsid w:val="000D6A92"/>
    <w:rsid w:val="000D6AF0"/>
    <w:rsid w:val="000D6B0D"/>
    <w:rsid w:val="000D6B15"/>
    <w:rsid w:val="000D6DA9"/>
    <w:rsid w:val="000D757A"/>
    <w:rsid w:val="000D779B"/>
    <w:rsid w:val="000D7C18"/>
    <w:rsid w:val="000D7D79"/>
    <w:rsid w:val="000E0319"/>
    <w:rsid w:val="000E068E"/>
    <w:rsid w:val="000E2573"/>
    <w:rsid w:val="000E28AE"/>
    <w:rsid w:val="000E2D2A"/>
    <w:rsid w:val="000E355F"/>
    <w:rsid w:val="000E37E2"/>
    <w:rsid w:val="000E3A70"/>
    <w:rsid w:val="000E403D"/>
    <w:rsid w:val="000E425D"/>
    <w:rsid w:val="000E4C8C"/>
    <w:rsid w:val="000E4DA1"/>
    <w:rsid w:val="000E514E"/>
    <w:rsid w:val="000E52DB"/>
    <w:rsid w:val="000E586E"/>
    <w:rsid w:val="000E5AD4"/>
    <w:rsid w:val="000E623E"/>
    <w:rsid w:val="000E628F"/>
    <w:rsid w:val="000E696B"/>
    <w:rsid w:val="000E71C0"/>
    <w:rsid w:val="000E7291"/>
    <w:rsid w:val="000E72CF"/>
    <w:rsid w:val="000E7747"/>
    <w:rsid w:val="000E7C92"/>
    <w:rsid w:val="000F0204"/>
    <w:rsid w:val="000F10E7"/>
    <w:rsid w:val="000F1215"/>
    <w:rsid w:val="000F1351"/>
    <w:rsid w:val="000F1B6B"/>
    <w:rsid w:val="000F1FA7"/>
    <w:rsid w:val="000F254B"/>
    <w:rsid w:val="000F269A"/>
    <w:rsid w:val="000F2AD6"/>
    <w:rsid w:val="000F2FB7"/>
    <w:rsid w:val="000F3020"/>
    <w:rsid w:val="000F3A14"/>
    <w:rsid w:val="000F3D8E"/>
    <w:rsid w:val="000F3F94"/>
    <w:rsid w:val="000F3FB4"/>
    <w:rsid w:val="000F46DE"/>
    <w:rsid w:val="000F49F8"/>
    <w:rsid w:val="000F5039"/>
    <w:rsid w:val="000F5F92"/>
    <w:rsid w:val="000F6448"/>
    <w:rsid w:val="000F64C9"/>
    <w:rsid w:val="000F66FC"/>
    <w:rsid w:val="000F68D0"/>
    <w:rsid w:val="000F6FAA"/>
    <w:rsid w:val="000F77B2"/>
    <w:rsid w:val="000F7A6A"/>
    <w:rsid w:val="000F7F26"/>
    <w:rsid w:val="00100332"/>
    <w:rsid w:val="00100759"/>
    <w:rsid w:val="001007A0"/>
    <w:rsid w:val="00101AA1"/>
    <w:rsid w:val="00101C08"/>
    <w:rsid w:val="00102782"/>
    <w:rsid w:val="001028E0"/>
    <w:rsid w:val="0010379F"/>
    <w:rsid w:val="00103953"/>
    <w:rsid w:val="001041D9"/>
    <w:rsid w:val="0010422E"/>
    <w:rsid w:val="00104B38"/>
    <w:rsid w:val="00104EA7"/>
    <w:rsid w:val="0010513B"/>
    <w:rsid w:val="001054BF"/>
    <w:rsid w:val="001054F9"/>
    <w:rsid w:val="0010641B"/>
    <w:rsid w:val="001069D5"/>
    <w:rsid w:val="00106E83"/>
    <w:rsid w:val="00107497"/>
    <w:rsid w:val="00110726"/>
    <w:rsid w:val="00110C3C"/>
    <w:rsid w:val="00111076"/>
    <w:rsid w:val="00111E61"/>
    <w:rsid w:val="00112A20"/>
    <w:rsid w:val="00112A82"/>
    <w:rsid w:val="0011459C"/>
    <w:rsid w:val="001146C1"/>
    <w:rsid w:val="00114712"/>
    <w:rsid w:val="00114F1E"/>
    <w:rsid w:val="001159B1"/>
    <w:rsid w:val="00115D4A"/>
    <w:rsid w:val="001165FF"/>
    <w:rsid w:val="00116A62"/>
    <w:rsid w:val="00117243"/>
    <w:rsid w:val="001175BC"/>
    <w:rsid w:val="00117AEE"/>
    <w:rsid w:val="00117C0E"/>
    <w:rsid w:val="001203A0"/>
    <w:rsid w:val="00120452"/>
    <w:rsid w:val="00120BF7"/>
    <w:rsid w:val="00121906"/>
    <w:rsid w:val="00122E03"/>
    <w:rsid w:val="00122E1E"/>
    <w:rsid w:val="0012304F"/>
    <w:rsid w:val="00123398"/>
    <w:rsid w:val="00123C1E"/>
    <w:rsid w:val="00124806"/>
    <w:rsid w:val="00124DFE"/>
    <w:rsid w:val="001262D0"/>
    <w:rsid w:val="001267D7"/>
    <w:rsid w:val="00126820"/>
    <w:rsid w:val="00127E48"/>
    <w:rsid w:val="00127F29"/>
    <w:rsid w:val="001301CA"/>
    <w:rsid w:val="00130FB5"/>
    <w:rsid w:val="00131CA5"/>
    <w:rsid w:val="001324A2"/>
    <w:rsid w:val="00132D0B"/>
    <w:rsid w:val="00133191"/>
    <w:rsid w:val="0013355A"/>
    <w:rsid w:val="00133565"/>
    <w:rsid w:val="0013394B"/>
    <w:rsid w:val="00134785"/>
    <w:rsid w:val="001348D2"/>
    <w:rsid w:val="00134A2C"/>
    <w:rsid w:val="00134CE2"/>
    <w:rsid w:val="00134D3A"/>
    <w:rsid w:val="00135272"/>
    <w:rsid w:val="00135902"/>
    <w:rsid w:val="00135CEC"/>
    <w:rsid w:val="00136378"/>
    <w:rsid w:val="001367FC"/>
    <w:rsid w:val="00136804"/>
    <w:rsid w:val="001369E0"/>
    <w:rsid w:val="00137339"/>
    <w:rsid w:val="00137D84"/>
    <w:rsid w:val="00137E26"/>
    <w:rsid w:val="00140665"/>
    <w:rsid w:val="00140B20"/>
    <w:rsid w:val="00141112"/>
    <w:rsid w:val="001413A4"/>
    <w:rsid w:val="00141847"/>
    <w:rsid w:val="00141E8A"/>
    <w:rsid w:val="00142342"/>
    <w:rsid w:val="001429FD"/>
    <w:rsid w:val="00142C3C"/>
    <w:rsid w:val="001433A5"/>
    <w:rsid w:val="00143411"/>
    <w:rsid w:val="00143F2F"/>
    <w:rsid w:val="001440FB"/>
    <w:rsid w:val="00144554"/>
    <w:rsid w:val="001447A9"/>
    <w:rsid w:val="001448FB"/>
    <w:rsid w:val="0014539C"/>
    <w:rsid w:val="0014586D"/>
    <w:rsid w:val="00145F29"/>
    <w:rsid w:val="00146F63"/>
    <w:rsid w:val="00147EEB"/>
    <w:rsid w:val="00150009"/>
    <w:rsid w:val="00150959"/>
    <w:rsid w:val="00150A18"/>
    <w:rsid w:val="00150A3D"/>
    <w:rsid w:val="001511DA"/>
    <w:rsid w:val="00151416"/>
    <w:rsid w:val="001516E1"/>
    <w:rsid w:val="001521D7"/>
    <w:rsid w:val="001524E5"/>
    <w:rsid w:val="001539E1"/>
    <w:rsid w:val="00153D17"/>
    <w:rsid w:val="00153D27"/>
    <w:rsid w:val="0015400F"/>
    <w:rsid w:val="0015475A"/>
    <w:rsid w:val="00154C39"/>
    <w:rsid w:val="00154D8E"/>
    <w:rsid w:val="0015549B"/>
    <w:rsid w:val="00155E1D"/>
    <w:rsid w:val="00156247"/>
    <w:rsid w:val="001567F2"/>
    <w:rsid w:val="00156E33"/>
    <w:rsid w:val="00156E49"/>
    <w:rsid w:val="00157959"/>
    <w:rsid w:val="0016046B"/>
    <w:rsid w:val="00161453"/>
    <w:rsid w:val="001616E8"/>
    <w:rsid w:val="00161A6D"/>
    <w:rsid w:val="00161F06"/>
    <w:rsid w:val="0016233B"/>
    <w:rsid w:val="00162FB6"/>
    <w:rsid w:val="001630C3"/>
    <w:rsid w:val="00163130"/>
    <w:rsid w:val="0016388D"/>
    <w:rsid w:val="00164756"/>
    <w:rsid w:val="00164D19"/>
    <w:rsid w:val="001653C8"/>
    <w:rsid w:val="00165969"/>
    <w:rsid w:val="00166960"/>
    <w:rsid w:val="001669AC"/>
    <w:rsid w:val="00166E3F"/>
    <w:rsid w:val="00166F36"/>
    <w:rsid w:val="00166FE6"/>
    <w:rsid w:val="0016738A"/>
    <w:rsid w:val="001675F3"/>
    <w:rsid w:val="001679CE"/>
    <w:rsid w:val="00170D3C"/>
    <w:rsid w:val="001714E9"/>
    <w:rsid w:val="00172DB8"/>
    <w:rsid w:val="001735B0"/>
    <w:rsid w:val="00173C96"/>
    <w:rsid w:val="00174277"/>
    <w:rsid w:val="0017506D"/>
    <w:rsid w:val="00175889"/>
    <w:rsid w:val="00175F06"/>
    <w:rsid w:val="001769E6"/>
    <w:rsid w:val="00176B29"/>
    <w:rsid w:val="0017715F"/>
    <w:rsid w:val="0017795C"/>
    <w:rsid w:val="001779D3"/>
    <w:rsid w:val="00180553"/>
    <w:rsid w:val="00180600"/>
    <w:rsid w:val="001807A2"/>
    <w:rsid w:val="00180E73"/>
    <w:rsid w:val="0018151F"/>
    <w:rsid w:val="001815B3"/>
    <w:rsid w:val="00181A13"/>
    <w:rsid w:val="00181F5A"/>
    <w:rsid w:val="00182172"/>
    <w:rsid w:val="001821E0"/>
    <w:rsid w:val="00182CB9"/>
    <w:rsid w:val="00182F1E"/>
    <w:rsid w:val="00183039"/>
    <w:rsid w:val="00183D0D"/>
    <w:rsid w:val="00183FE9"/>
    <w:rsid w:val="00184993"/>
    <w:rsid w:val="00184C04"/>
    <w:rsid w:val="00185105"/>
    <w:rsid w:val="001856BC"/>
    <w:rsid w:val="001857BA"/>
    <w:rsid w:val="00185B3A"/>
    <w:rsid w:val="001866C5"/>
    <w:rsid w:val="00186762"/>
    <w:rsid w:val="0018778C"/>
    <w:rsid w:val="00187AC2"/>
    <w:rsid w:val="00187B24"/>
    <w:rsid w:val="00190219"/>
    <w:rsid w:val="001906A8"/>
    <w:rsid w:val="00190AB9"/>
    <w:rsid w:val="00190BF5"/>
    <w:rsid w:val="00190CB6"/>
    <w:rsid w:val="0019102D"/>
    <w:rsid w:val="00191349"/>
    <w:rsid w:val="00191D7F"/>
    <w:rsid w:val="0019212C"/>
    <w:rsid w:val="00192319"/>
    <w:rsid w:val="00192660"/>
    <w:rsid w:val="00192E67"/>
    <w:rsid w:val="00192E8F"/>
    <w:rsid w:val="00193007"/>
    <w:rsid w:val="001938F2"/>
    <w:rsid w:val="0019431C"/>
    <w:rsid w:val="0019487D"/>
    <w:rsid w:val="00194957"/>
    <w:rsid w:val="001949B5"/>
    <w:rsid w:val="00194BEF"/>
    <w:rsid w:val="00194D5F"/>
    <w:rsid w:val="0019543C"/>
    <w:rsid w:val="0019563E"/>
    <w:rsid w:val="00195A9B"/>
    <w:rsid w:val="00195B82"/>
    <w:rsid w:val="00195BC0"/>
    <w:rsid w:val="0019611C"/>
    <w:rsid w:val="00197AEF"/>
    <w:rsid w:val="00197E4B"/>
    <w:rsid w:val="001A0378"/>
    <w:rsid w:val="001A03A0"/>
    <w:rsid w:val="001A0821"/>
    <w:rsid w:val="001A16C3"/>
    <w:rsid w:val="001A1D05"/>
    <w:rsid w:val="001A1F7A"/>
    <w:rsid w:val="001A20E0"/>
    <w:rsid w:val="001A2256"/>
    <w:rsid w:val="001A2929"/>
    <w:rsid w:val="001A29CD"/>
    <w:rsid w:val="001A2B02"/>
    <w:rsid w:val="001A3CD7"/>
    <w:rsid w:val="001A55B0"/>
    <w:rsid w:val="001A5680"/>
    <w:rsid w:val="001A5756"/>
    <w:rsid w:val="001A5B90"/>
    <w:rsid w:val="001A5FF0"/>
    <w:rsid w:val="001A691B"/>
    <w:rsid w:val="001A6B0B"/>
    <w:rsid w:val="001A6BE4"/>
    <w:rsid w:val="001A79E1"/>
    <w:rsid w:val="001A7F9D"/>
    <w:rsid w:val="001B0EB7"/>
    <w:rsid w:val="001B1274"/>
    <w:rsid w:val="001B138F"/>
    <w:rsid w:val="001B1CAE"/>
    <w:rsid w:val="001B1E27"/>
    <w:rsid w:val="001B2096"/>
    <w:rsid w:val="001B21D4"/>
    <w:rsid w:val="001B24F8"/>
    <w:rsid w:val="001B26C5"/>
    <w:rsid w:val="001B2DD3"/>
    <w:rsid w:val="001B30A4"/>
    <w:rsid w:val="001B3A25"/>
    <w:rsid w:val="001B3B13"/>
    <w:rsid w:val="001B44F2"/>
    <w:rsid w:val="001B51D9"/>
    <w:rsid w:val="001B5A41"/>
    <w:rsid w:val="001B5A98"/>
    <w:rsid w:val="001B5D39"/>
    <w:rsid w:val="001B6076"/>
    <w:rsid w:val="001B6C41"/>
    <w:rsid w:val="001B74F4"/>
    <w:rsid w:val="001C06A9"/>
    <w:rsid w:val="001C099A"/>
    <w:rsid w:val="001C0AB9"/>
    <w:rsid w:val="001C0CE3"/>
    <w:rsid w:val="001C1432"/>
    <w:rsid w:val="001C1494"/>
    <w:rsid w:val="001C2254"/>
    <w:rsid w:val="001C2D83"/>
    <w:rsid w:val="001C2E02"/>
    <w:rsid w:val="001C3162"/>
    <w:rsid w:val="001C410D"/>
    <w:rsid w:val="001C5A25"/>
    <w:rsid w:val="001C6686"/>
    <w:rsid w:val="001C7434"/>
    <w:rsid w:val="001C76F9"/>
    <w:rsid w:val="001C7BCA"/>
    <w:rsid w:val="001C7BE8"/>
    <w:rsid w:val="001C7F50"/>
    <w:rsid w:val="001D0394"/>
    <w:rsid w:val="001D0906"/>
    <w:rsid w:val="001D0A4A"/>
    <w:rsid w:val="001D11B4"/>
    <w:rsid w:val="001D2020"/>
    <w:rsid w:val="001D2732"/>
    <w:rsid w:val="001D2B3D"/>
    <w:rsid w:val="001D2D04"/>
    <w:rsid w:val="001D3C59"/>
    <w:rsid w:val="001D496E"/>
    <w:rsid w:val="001D499E"/>
    <w:rsid w:val="001D4BE6"/>
    <w:rsid w:val="001D5752"/>
    <w:rsid w:val="001D5757"/>
    <w:rsid w:val="001D6005"/>
    <w:rsid w:val="001D62ED"/>
    <w:rsid w:val="001D6A7D"/>
    <w:rsid w:val="001D7651"/>
    <w:rsid w:val="001D7813"/>
    <w:rsid w:val="001D7978"/>
    <w:rsid w:val="001D7ED5"/>
    <w:rsid w:val="001E12D3"/>
    <w:rsid w:val="001E1407"/>
    <w:rsid w:val="001E180D"/>
    <w:rsid w:val="001E184B"/>
    <w:rsid w:val="001E1F24"/>
    <w:rsid w:val="001E231C"/>
    <w:rsid w:val="001E2416"/>
    <w:rsid w:val="001E258D"/>
    <w:rsid w:val="001E2864"/>
    <w:rsid w:val="001E2A1B"/>
    <w:rsid w:val="001E2ECC"/>
    <w:rsid w:val="001E396F"/>
    <w:rsid w:val="001E3AA5"/>
    <w:rsid w:val="001E54EE"/>
    <w:rsid w:val="001E5BC4"/>
    <w:rsid w:val="001E64D2"/>
    <w:rsid w:val="001E6DD6"/>
    <w:rsid w:val="001E748B"/>
    <w:rsid w:val="001E777C"/>
    <w:rsid w:val="001E7AF9"/>
    <w:rsid w:val="001F0112"/>
    <w:rsid w:val="001F02EA"/>
    <w:rsid w:val="001F1219"/>
    <w:rsid w:val="001F155F"/>
    <w:rsid w:val="001F1B36"/>
    <w:rsid w:val="001F21A7"/>
    <w:rsid w:val="001F25CF"/>
    <w:rsid w:val="001F30BC"/>
    <w:rsid w:val="001F3269"/>
    <w:rsid w:val="001F38D7"/>
    <w:rsid w:val="001F39CC"/>
    <w:rsid w:val="001F4194"/>
    <w:rsid w:val="001F4761"/>
    <w:rsid w:val="001F4A0A"/>
    <w:rsid w:val="001F4DF2"/>
    <w:rsid w:val="001F5DEF"/>
    <w:rsid w:val="001F7C67"/>
    <w:rsid w:val="001F7F6E"/>
    <w:rsid w:val="00200725"/>
    <w:rsid w:val="00200AC2"/>
    <w:rsid w:val="00200F08"/>
    <w:rsid w:val="0020107B"/>
    <w:rsid w:val="002014CE"/>
    <w:rsid w:val="002018FA"/>
    <w:rsid w:val="00201A98"/>
    <w:rsid w:val="00202342"/>
    <w:rsid w:val="0020326D"/>
    <w:rsid w:val="002032D0"/>
    <w:rsid w:val="00203592"/>
    <w:rsid w:val="002036BB"/>
    <w:rsid w:val="002043C1"/>
    <w:rsid w:val="00204873"/>
    <w:rsid w:val="002048AB"/>
    <w:rsid w:val="0020532A"/>
    <w:rsid w:val="00205E04"/>
    <w:rsid w:val="002067E1"/>
    <w:rsid w:val="00206AC5"/>
    <w:rsid w:val="002070B3"/>
    <w:rsid w:val="00207251"/>
    <w:rsid w:val="00207C7D"/>
    <w:rsid w:val="00210B34"/>
    <w:rsid w:val="00210C2D"/>
    <w:rsid w:val="00210FB7"/>
    <w:rsid w:val="00211233"/>
    <w:rsid w:val="002112D8"/>
    <w:rsid w:val="00211741"/>
    <w:rsid w:val="002117DB"/>
    <w:rsid w:val="00211CC0"/>
    <w:rsid w:val="00211CDA"/>
    <w:rsid w:val="00211D13"/>
    <w:rsid w:val="00212364"/>
    <w:rsid w:val="002124C9"/>
    <w:rsid w:val="002126AC"/>
    <w:rsid w:val="00212CF2"/>
    <w:rsid w:val="00213046"/>
    <w:rsid w:val="002134DF"/>
    <w:rsid w:val="00213959"/>
    <w:rsid w:val="00213CD0"/>
    <w:rsid w:val="00213DDE"/>
    <w:rsid w:val="00213F66"/>
    <w:rsid w:val="00214C6E"/>
    <w:rsid w:val="00214C9E"/>
    <w:rsid w:val="00216181"/>
    <w:rsid w:val="002165AA"/>
    <w:rsid w:val="002172C7"/>
    <w:rsid w:val="002175A0"/>
    <w:rsid w:val="00220660"/>
    <w:rsid w:val="00220BA1"/>
    <w:rsid w:val="00220EFA"/>
    <w:rsid w:val="00221C18"/>
    <w:rsid w:val="00221F3C"/>
    <w:rsid w:val="002221A8"/>
    <w:rsid w:val="002222E4"/>
    <w:rsid w:val="002225D5"/>
    <w:rsid w:val="00222883"/>
    <w:rsid w:val="002233A4"/>
    <w:rsid w:val="002240C8"/>
    <w:rsid w:val="00224346"/>
    <w:rsid w:val="002243E7"/>
    <w:rsid w:val="00225F95"/>
    <w:rsid w:val="00226109"/>
    <w:rsid w:val="002267C1"/>
    <w:rsid w:val="00230119"/>
    <w:rsid w:val="00230AA4"/>
    <w:rsid w:val="00230C5A"/>
    <w:rsid w:val="00230FDD"/>
    <w:rsid w:val="002312C1"/>
    <w:rsid w:val="002320AE"/>
    <w:rsid w:val="002339A9"/>
    <w:rsid w:val="00233A0C"/>
    <w:rsid w:val="002350AB"/>
    <w:rsid w:val="00235258"/>
    <w:rsid w:val="002358D0"/>
    <w:rsid w:val="00236A7A"/>
    <w:rsid w:val="00236C52"/>
    <w:rsid w:val="00236CF2"/>
    <w:rsid w:val="00237293"/>
    <w:rsid w:val="00237297"/>
    <w:rsid w:val="00237693"/>
    <w:rsid w:val="002379BC"/>
    <w:rsid w:val="00240491"/>
    <w:rsid w:val="0024074D"/>
    <w:rsid w:val="00241B01"/>
    <w:rsid w:val="00242A98"/>
    <w:rsid w:val="00242EB8"/>
    <w:rsid w:val="002435BE"/>
    <w:rsid w:val="00243AF8"/>
    <w:rsid w:val="002441A4"/>
    <w:rsid w:val="00244819"/>
    <w:rsid w:val="00244CD9"/>
    <w:rsid w:val="002453B6"/>
    <w:rsid w:val="00245846"/>
    <w:rsid w:val="00245C40"/>
    <w:rsid w:val="002465F9"/>
    <w:rsid w:val="002468F0"/>
    <w:rsid w:val="00246D7B"/>
    <w:rsid w:val="0024717F"/>
    <w:rsid w:val="002474A9"/>
    <w:rsid w:val="002475C9"/>
    <w:rsid w:val="002476AB"/>
    <w:rsid w:val="00247958"/>
    <w:rsid w:val="00247EB9"/>
    <w:rsid w:val="002502A4"/>
    <w:rsid w:val="002503F2"/>
    <w:rsid w:val="00250DE5"/>
    <w:rsid w:val="00251ED1"/>
    <w:rsid w:val="00252856"/>
    <w:rsid w:val="00252C1F"/>
    <w:rsid w:val="0025307F"/>
    <w:rsid w:val="002531AC"/>
    <w:rsid w:val="002537A0"/>
    <w:rsid w:val="00253B51"/>
    <w:rsid w:val="002543B6"/>
    <w:rsid w:val="002544E2"/>
    <w:rsid w:val="0025525C"/>
    <w:rsid w:val="00255298"/>
    <w:rsid w:val="00255502"/>
    <w:rsid w:val="00255958"/>
    <w:rsid w:val="002562B4"/>
    <w:rsid w:val="00256889"/>
    <w:rsid w:val="00256DFC"/>
    <w:rsid w:val="00256FBC"/>
    <w:rsid w:val="002572C2"/>
    <w:rsid w:val="00257ACA"/>
    <w:rsid w:val="00257C00"/>
    <w:rsid w:val="00260734"/>
    <w:rsid w:val="0026086F"/>
    <w:rsid w:val="00260B2B"/>
    <w:rsid w:val="00260F13"/>
    <w:rsid w:val="00261321"/>
    <w:rsid w:val="00261810"/>
    <w:rsid w:val="00261C67"/>
    <w:rsid w:val="00261E46"/>
    <w:rsid w:val="00261E92"/>
    <w:rsid w:val="00262919"/>
    <w:rsid w:val="002632E6"/>
    <w:rsid w:val="00263977"/>
    <w:rsid w:val="00263BEC"/>
    <w:rsid w:val="002641FD"/>
    <w:rsid w:val="0026429C"/>
    <w:rsid w:val="00264BC3"/>
    <w:rsid w:val="00264F18"/>
    <w:rsid w:val="0026504E"/>
    <w:rsid w:val="0026506D"/>
    <w:rsid w:val="0026521C"/>
    <w:rsid w:val="002666A9"/>
    <w:rsid w:val="00266AB1"/>
    <w:rsid w:val="00266C07"/>
    <w:rsid w:val="002671A5"/>
    <w:rsid w:val="00267A8B"/>
    <w:rsid w:val="00267F64"/>
    <w:rsid w:val="002700D7"/>
    <w:rsid w:val="0027064C"/>
    <w:rsid w:val="00270DA5"/>
    <w:rsid w:val="00271214"/>
    <w:rsid w:val="002714C7"/>
    <w:rsid w:val="0027176C"/>
    <w:rsid w:val="00271919"/>
    <w:rsid w:val="00271976"/>
    <w:rsid w:val="002719F7"/>
    <w:rsid w:val="00272232"/>
    <w:rsid w:val="00272E66"/>
    <w:rsid w:val="00273115"/>
    <w:rsid w:val="0027426D"/>
    <w:rsid w:val="00274327"/>
    <w:rsid w:val="00274542"/>
    <w:rsid w:val="00274859"/>
    <w:rsid w:val="002749A5"/>
    <w:rsid w:val="002749A6"/>
    <w:rsid w:val="002759B4"/>
    <w:rsid w:val="00275A2D"/>
    <w:rsid w:val="0027611E"/>
    <w:rsid w:val="00276D29"/>
    <w:rsid w:val="0027727B"/>
    <w:rsid w:val="00277746"/>
    <w:rsid w:val="002779D9"/>
    <w:rsid w:val="002779EC"/>
    <w:rsid w:val="00277F8F"/>
    <w:rsid w:val="0028110E"/>
    <w:rsid w:val="0028124D"/>
    <w:rsid w:val="0028142D"/>
    <w:rsid w:val="0028146B"/>
    <w:rsid w:val="002821BF"/>
    <w:rsid w:val="0028226B"/>
    <w:rsid w:val="00282370"/>
    <w:rsid w:val="0028305F"/>
    <w:rsid w:val="00283773"/>
    <w:rsid w:val="002839F3"/>
    <w:rsid w:val="00284614"/>
    <w:rsid w:val="002846FC"/>
    <w:rsid w:val="00284AC2"/>
    <w:rsid w:val="00285346"/>
    <w:rsid w:val="0028571D"/>
    <w:rsid w:val="00285A47"/>
    <w:rsid w:val="00286110"/>
    <w:rsid w:val="0028668B"/>
    <w:rsid w:val="00286844"/>
    <w:rsid w:val="00287008"/>
    <w:rsid w:val="0028764C"/>
    <w:rsid w:val="00287EA9"/>
    <w:rsid w:val="002900A6"/>
    <w:rsid w:val="0029013D"/>
    <w:rsid w:val="002914CD"/>
    <w:rsid w:val="00291C6D"/>
    <w:rsid w:val="00292F65"/>
    <w:rsid w:val="00293088"/>
    <w:rsid w:val="002936FA"/>
    <w:rsid w:val="0029396F"/>
    <w:rsid w:val="00294517"/>
    <w:rsid w:val="00294C4C"/>
    <w:rsid w:val="00295E33"/>
    <w:rsid w:val="0029663C"/>
    <w:rsid w:val="0029678B"/>
    <w:rsid w:val="002969D3"/>
    <w:rsid w:val="00296B77"/>
    <w:rsid w:val="002978FA"/>
    <w:rsid w:val="00297CBF"/>
    <w:rsid w:val="00297D46"/>
    <w:rsid w:val="002A04BB"/>
    <w:rsid w:val="002A055B"/>
    <w:rsid w:val="002A07F6"/>
    <w:rsid w:val="002A1185"/>
    <w:rsid w:val="002A11E8"/>
    <w:rsid w:val="002A1579"/>
    <w:rsid w:val="002A1AC4"/>
    <w:rsid w:val="002A1C75"/>
    <w:rsid w:val="002A2101"/>
    <w:rsid w:val="002A2A8D"/>
    <w:rsid w:val="002A387E"/>
    <w:rsid w:val="002A3BF8"/>
    <w:rsid w:val="002A3CA6"/>
    <w:rsid w:val="002A3D39"/>
    <w:rsid w:val="002A3D68"/>
    <w:rsid w:val="002A52C7"/>
    <w:rsid w:val="002A5CCD"/>
    <w:rsid w:val="002A701D"/>
    <w:rsid w:val="002A782E"/>
    <w:rsid w:val="002B01A6"/>
    <w:rsid w:val="002B0475"/>
    <w:rsid w:val="002B0772"/>
    <w:rsid w:val="002B0E06"/>
    <w:rsid w:val="002B0E55"/>
    <w:rsid w:val="002B1253"/>
    <w:rsid w:val="002B2045"/>
    <w:rsid w:val="002B33A1"/>
    <w:rsid w:val="002B3D9F"/>
    <w:rsid w:val="002B4698"/>
    <w:rsid w:val="002B46DF"/>
    <w:rsid w:val="002B49EE"/>
    <w:rsid w:val="002B4D6D"/>
    <w:rsid w:val="002B5380"/>
    <w:rsid w:val="002B54E6"/>
    <w:rsid w:val="002B5AC8"/>
    <w:rsid w:val="002B640A"/>
    <w:rsid w:val="002B6EDD"/>
    <w:rsid w:val="002B7563"/>
    <w:rsid w:val="002B7E5F"/>
    <w:rsid w:val="002B7ECF"/>
    <w:rsid w:val="002C07FA"/>
    <w:rsid w:val="002C09B9"/>
    <w:rsid w:val="002C0F6A"/>
    <w:rsid w:val="002C248A"/>
    <w:rsid w:val="002C2DBA"/>
    <w:rsid w:val="002C2E01"/>
    <w:rsid w:val="002C3270"/>
    <w:rsid w:val="002C32C3"/>
    <w:rsid w:val="002C333D"/>
    <w:rsid w:val="002C3607"/>
    <w:rsid w:val="002C53F4"/>
    <w:rsid w:val="002C5C10"/>
    <w:rsid w:val="002C5D75"/>
    <w:rsid w:val="002C5E2C"/>
    <w:rsid w:val="002C6BC8"/>
    <w:rsid w:val="002C70E2"/>
    <w:rsid w:val="002C741E"/>
    <w:rsid w:val="002C76E5"/>
    <w:rsid w:val="002C7D98"/>
    <w:rsid w:val="002D0AF5"/>
    <w:rsid w:val="002D0D7D"/>
    <w:rsid w:val="002D1A8F"/>
    <w:rsid w:val="002D1C52"/>
    <w:rsid w:val="002D1F13"/>
    <w:rsid w:val="002D20D8"/>
    <w:rsid w:val="002D2743"/>
    <w:rsid w:val="002D2C29"/>
    <w:rsid w:val="002D2F57"/>
    <w:rsid w:val="002D33A3"/>
    <w:rsid w:val="002D39A7"/>
    <w:rsid w:val="002D41B1"/>
    <w:rsid w:val="002D4759"/>
    <w:rsid w:val="002D4CCB"/>
    <w:rsid w:val="002D560E"/>
    <w:rsid w:val="002D56C0"/>
    <w:rsid w:val="002D57EC"/>
    <w:rsid w:val="002D5DF0"/>
    <w:rsid w:val="002D697C"/>
    <w:rsid w:val="002D714E"/>
    <w:rsid w:val="002D77CB"/>
    <w:rsid w:val="002D786F"/>
    <w:rsid w:val="002E0444"/>
    <w:rsid w:val="002E0A5B"/>
    <w:rsid w:val="002E1326"/>
    <w:rsid w:val="002E13A9"/>
    <w:rsid w:val="002E1C82"/>
    <w:rsid w:val="002E2019"/>
    <w:rsid w:val="002E229E"/>
    <w:rsid w:val="002E28B5"/>
    <w:rsid w:val="002E3FDB"/>
    <w:rsid w:val="002E4863"/>
    <w:rsid w:val="002E4AEF"/>
    <w:rsid w:val="002E54C8"/>
    <w:rsid w:val="002E5F88"/>
    <w:rsid w:val="002E6666"/>
    <w:rsid w:val="002E66B7"/>
    <w:rsid w:val="002E689A"/>
    <w:rsid w:val="002E749C"/>
    <w:rsid w:val="002E7D43"/>
    <w:rsid w:val="002F0A2C"/>
    <w:rsid w:val="002F147F"/>
    <w:rsid w:val="002F187A"/>
    <w:rsid w:val="002F18C0"/>
    <w:rsid w:val="002F1B51"/>
    <w:rsid w:val="002F1F6C"/>
    <w:rsid w:val="002F2581"/>
    <w:rsid w:val="002F25FB"/>
    <w:rsid w:val="002F277E"/>
    <w:rsid w:val="002F343D"/>
    <w:rsid w:val="002F375F"/>
    <w:rsid w:val="002F3A74"/>
    <w:rsid w:val="002F3D0E"/>
    <w:rsid w:val="002F4444"/>
    <w:rsid w:val="002F4F0A"/>
    <w:rsid w:val="002F4FA7"/>
    <w:rsid w:val="002F5C0D"/>
    <w:rsid w:val="002F6921"/>
    <w:rsid w:val="002F70A5"/>
    <w:rsid w:val="002F7F72"/>
    <w:rsid w:val="00300472"/>
    <w:rsid w:val="00300516"/>
    <w:rsid w:val="003008DA"/>
    <w:rsid w:val="00300BD0"/>
    <w:rsid w:val="00300EAC"/>
    <w:rsid w:val="003012EC"/>
    <w:rsid w:val="00301508"/>
    <w:rsid w:val="003015CA"/>
    <w:rsid w:val="003025FA"/>
    <w:rsid w:val="00302D16"/>
    <w:rsid w:val="003034F7"/>
    <w:rsid w:val="0030368F"/>
    <w:rsid w:val="00304102"/>
    <w:rsid w:val="00304BE9"/>
    <w:rsid w:val="00306908"/>
    <w:rsid w:val="00307379"/>
    <w:rsid w:val="00307640"/>
    <w:rsid w:val="00307DD0"/>
    <w:rsid w:val="003103EE"/>
    <w:rsid w:val="003108D6"/>
    <w:rsid w:val="00310D5A"/>
    <w:rsid w:val="003115FA"/>
    <w:rsid w:val="00312667"/>
    <w:rsid w:val="00313927"/>
    <w:rsid w:val="003148D9"/>
    <w:rsid w:val="00314C9B"/>
    <w:rsid w:val="00314FA2"/>
    <w:rsid w:val="00314FFD"/>
    <w:rsid w:val="00315DA0"/>
    <w:rsid w:val="00315E11"/>
    <w:rsid w:val="003161DA"/>
    <w:rsid w:val="00316265"/>
    <w:rsid w:val="0031633E"/>
    <w:rsid w:val="003175D4"/>
    <w:rsid w:val="00317992"/>
    <w:rsid w:val="00320FBF"/>
    <w:rsid w:val="00321001"/>
    <w:rsid w:val="00321654"/>
    <w:rsid w:val="00321DD4"/>
    <w:rsid w:val="00322687"/>
    <w:rsid w:val="00322EA4"/>
    <w:rsid w:val="003232CF"/>
    <w:rsid w:val="0032374C"/>
    <w:rsid w:val="003242EC"/>
    <w:rsid w:val="00324AFE"/>
    <w:rsid w:val="00324B85"/>
    <w:rsid w:val="00325546"/>
    <w:rsid w:val="00325AF8"/>
    <w:rsid w:val="00325CB0"/>
    <w:rsid w:val="00325DC5"/>
    <w:rsid w:val="00325F18"/>
    <w:rsid w:val="00326ED3"/>
    <w:rsid w:val="00326EDD"/>
    <w:rsid w:val="00327072"/>
    <w:rsid w:val="0032725E"/>
    <w:rsid w:val="00327B29"/>
    <w:rsid w:val="0033020A"/>
    <w:rsid w:val="0033029A"/>
    <w:rsid w:val="003306B4"/>
    <w:rsid w:val="00330932"/>
    <w:rsid w:val="0033142A"/>
    <w:rsid w:val="00331887"/>
    <w:rsid w:val="00333658"/>
    <w:rsid w:val="00333737"/>
    <w:rsid w:val="00334014"/>
    <w:rsid w:val="0033420E"/>
    <w:rsid w:val="0033454D"/>
    <w:rsid w:val="00334795"/>
    <w:rsid w:val="00334B63"/>
    <w:rsid w:val="00334C41"/>
    <w:rsid w:val="003357C0"/>
    <w:rsid w:val="00335FD3"/>
    <w:rsid w:val="00336BAE"/>
    <w:rsid w:val="00336C87"/>
    <w:rsid w:val="00336CBA"/>
    <w:rsid w:val="00336F30"/>
    <w:rsid w:val="00337200"/>
    <w:rsid w:val="00337731"/>
    <w:rsid w:val="00337D62"/>
    <w:rsid w:val="00337FA7"/>
    <w:rsid w:val="00340362"/>
    <w:rsid w:val="0034079B"/>
    <w:rsid w:val="00340D97"/>
    <w:rsid w:val="00340FF1"/>
    <w:rsid w:val="00341A27"/>
    <w:rsid w:val="00341FB7"/>
    <w:rsid w:val="00342169"/>
    <w:rsid w:val="0034220E"/>
    <w:rsid w:val="00342AD4"/>
    <w:rsid w:val="00345262"/>
    <w:rsid w:val="00345EA1"/>
    <w:rsid w:val="00346316"/>
    <w:rsid w:val="00346773"/>
    <w:rsid w:val="00346FAA"/>
    <w:rsid w:val="00347030"/>
    <w:rsid w:val="00347684"/>
    <w:rsid w:val="00347CA6"/>
    <w:rsid w:val="00347DBA"/>
    <w:rsid w:val="00347E0D"/>
    <w:rsid w:val="00347EA8"/>
    <w:rsid w:val="00347EFC"/>
    <w:rsid w:val="0035007C"/>
    <w:rsid w:val="00350654"/>
    <w:rsid w:val="00350E68"/>
    <w:rsid w:val="003511F4"/>
    <w:rsid w:val="003514A0"/>
    <w:rsid w:val="003516B5"/>
    <w:rsid w:val="00351845"/>
    <w:rsid w:val="00351E97"/>
    <w:rsid w:val="003525BD"/>
    <w:rsid w:val="00352FF0"/>
    <w:rsid w:val="003537B7"/>
    <w:rsid w:val="00353C26"/>
    <w:rsid w:val="00355610"/>
    <w:rsid w:val="00355754"/>
    <w:rsid w:val="00356D2B"/>
    <w:rsid w:val="00356EE9"/>
    <w:rsid w:val="0035707B"/>
    <w:rsid w:val="0035719D"/>
    <w:rsid w:val="0035796F"/>
    <w:rsid w:val="00360053"/>
    <w:rsid w:val="00361364"/>
    <w:rsid w:val="0036144C"/>
    <w:rsid w:val="0036163B"/>
    <w:rsid w:val="00361B8E"/>
    <w:rsid w:val="00362333"/>
    <w:rsid w:val="0036281D"/>
    <w:rsid w:val="00362B8E"/>
    <w:rsid w:val="00362CF1"/>
    <w:rsid w:val="00362E96"/>
    <w:rsid w:val="00363D6E"/>
    <w:rsid w:val="0036435A"/>
    <w:rsid w:val="003647C4"/>
    <w:rsid w:val="003647EA"/>
    <w:rsid w:val="003651E7"/>
    <w:rsid w:val="00366827"/>
    <w:rsid w:val="003671B6"/>
    <w:rsid w:val="003675EF"/>
    <w:rsid w:val="003675F2"/>
    <w:rsid w:val="003709E3"/>
    <w:rsid w:val="00370F83"/>
    <w:rsid w:val="003713DC"/>
    <w:rsid w:val="00371932"/>
    <w:rsid w:val="003723B0"/>
    <w:rsid w:val="00372A1A"/>
    <w:rsid w:val="00372DDD"/>
    <w:rsid w:val="003730D6"/>
    <w:rsid w:val="0037380C"/>
    <w:rsid w:val="00373B69"/>
    <w:rsid w:val="00373E16"/>
    <w:rsid w:val="003751AC"/>
    <w:rsid w:val="0037582A"/>
    <w:rsid w:val="00375FB1"/>
    <w:rsid w:val="0037664C"/>
    <w:rsid w:val="00376FC9"/>
    <w:rsid w:val="00377104"/>
    <w:rsid w:val="003771D2"/>
    <w:rsid w:val="003777D7"/>
    <w:rsid w:val="00377AAD"/>
    <w:rsid w:val="00377C5D"/>
    <w:rsid w:val="003802E0"/>
    <w:rsid w:val="003803FE"/>
    <w:rsid w:val="00380937"/>
    <w:rsid w:val="00380C72"/>
    <w:rsid w:val="00381D78"/>
    <w:rsid w:val="00381EBE"/>
    <w:rsid w:val="00381F65"/>
    <w:rsid w:val="00381F8B"/>
    <w:rsid w:val="00382062"/>
    <w:rsid w:val="003823B0"/>
    <w:rsid w:val="00382465"/>
    <w:rsid w:val="003830CA"/>
    <w:rsid w:val="00383712"/>
    <w:rsid w:val="00383991"/>
    <w:rsid w:val="003849B0"/>
    <w:rsid w:val="00384A74"/>
    <w:rsid w:val="0038560A"/>
    <w:rsid w:val="003857F7"/>
    <w:rsid w:val="00385E95"/>
    <w:rsid w:val="00386172"/>
    <w:rsid w:val="0038672A"/>
    <w:rsid w:val="0038697D"/>
    <w:rsid w:val="00386C99"/>
    <w:rsid w:val="00387495"/>
    <w:rsid w:val="00390139"/>
    <w:rsid w:val="00390924"/>
    <w:rsid w:val="003912FF"/>
    <w:rsid w:val="0039147C"/>
    <w:rsid w:val="00391480"/>
    <w:rsid w:val="0039185A"/>
    <w:rsid w:val="00392646"/>
    <w:rsid w:val="00392995"/>
    <w:rsid w:val="00392E08"/>
    <w:rsid w:val="0039391F"/>
    <w:rsid w:val="003939F4"/>
    <w:rsid w:val="00394103"/>
    <w:rsid w:val="0039425B"/>
    <w:rsid w:val="003946B1"/>
    <w:rsid w:val="003948BA"/>
    <w:rsid w:val="00395ABF"/>
    <w:rsid w:val="00396136"/>
    <w:rsid w:val="0039637E"/>
    <w:rsid w:val="00396940"/>
    <w:rsid w:val="00396C83"/>
    <w:rsid w:val="00397F5F"/>
    <w:rsid w:val="003A0167"/>
    <w:rsid w:val="003A06B5"/>
    <w:rsid w:val="003A0BAC"/>
    <w:rsid w:val="003A10B8"/>
    <w:rsid w:val="003A185E"/>
    <w:rsid w:val="003A1D23"/>
    <w:rsid w:val="003A1E23"/>
    <w:rsid w:val="003A29B5"/>
    <w:rsid w:val="003A2ABA"/>
    <w:rsid w:val="003A369C"/>
    <w:rsid w:val="003A3B78"/>
    <w:rsid w:val="003A3C1A"/>
    <w:rsid w:val="003A40A3"/>
    <w:rsid w:val="003A4B8D"/>
    <w:rsid w:val="003A53CD"/>
    <w:rsid w:val="003A5D54"/>
    <w:rsid w:val="003A6253"/>
    <w:rsid w:val="003A6609"/>
    <w:rsid w:val="003A6CF3"/>
    <w:rsid w:val="003A79AE"/>
    <w:rsid w:val="003A7B31"/>
    <w:rsid w:val="003A7C2B"/>
    <w:rsid w:val="003B05FC"/>
    <w:rsid w:val="003B081D"/>
    <w:rsid w:val="003B0E81"/>
    <w:rsid w:val="003B12F2"/>
    <w:rsid w:val="003B18BC"/>
    <w:rsid w:val="003B1CDB"/>
    <w:rsid w:val="003B235D"/>
    <w:rsid w:val="003B24BC"/>
    <w:rsid w:val="003B32E4"/>
    <w:rsid w:val="003B36B3"/>
    <w:rsid w:val="003B3AF4"/>
    <w:rsid w:val="003B3BF1"/>
    <w:rsid w:val="003B3DBF"/>
    <w:rsid w:val="003B3DC5"/>
    <w:rsid w:val="003B4135"/>
    <w:rsid w:val="003B44E0"/>
    <w:rsid w:val="003B47E0"/>
    <w:rsid w:val="003B4A19"/>
    <w:rsid w:val="003B4BC1"/>
    <w:rsid w:val="003B5721"/>
    <w:rsid w:val="003B5AA6"/>
    <w:rsid w:val="003B6F5C"/>
    <w:rsid w:val="003B70DC"/>
    <w:rsid w:val="003B7172"/>
    <w:rsid w:val="003B78FB"/>
    <w:rsid w:val="003C0C7B"/>
    <w:rsid w:val="003C18A5"/>
    <w:rsid w:val="003C2058"/>
    <w:rsid w:val="003C213D"/>
    <w:rsid w:val="003C27EC"/>
    <w:rsid w:val="003C289A"/>
    <w:rsid w:val="003C355C"/>
    <w:rsid w:val="003C3685"/>
    <w:rsid w:val="003C3C20"/>
    <w:rsid w:val="003C4645"/>
    <w:rsid w:val="003C4832"/>
    <w:rsid w:val="003C4B85"/>
    <w:rsid w:val="003C4DDF"/>
    <w:rsid w:val="003C509A"/>
    <w:rsid w:val="003C5897"/>
    <w:rsid w:val="003C600E"/>
    <w:rsid w:val="003C6057"/>
    <w:rsid w:val="003C62C3"/>
    <w:rsid w:val="003C6E3A"/>
    <w:rsid w:val="003C78AC"/>
    <w:rsid w:val="003C7AF9"/>
    <w:rsid w:val="003C7C93"/>
    <w:rsid w:val="003C7F08"/>
    <w:rsid w:val="003D00DD"/>
    <w:rsid w:val="003D12D2"/>
    <w:rsid w:val="003D1866"/>
    <w:rsid w:val="003D24EF"/>
    <w:rsid w:val="003D3212"/>
    <w:rsid w:val="003D39B7"/>
    <w:rsid w:val="003D3AC2"/>
    <w:rsid w:val="003D4716"/>
    <w:rsid w:val="003D4CEA"/>
    <w:rsid w:val="003D511A"/>
    <w:rsid w:val="003D63D1"/>
    <w:rsid w:val="003D6429"/>
    <w:rsid w:val="003D65D3"/>
    <w:rsid w:val="003D6E2F"/>
    <w:rsid w:val="003D764B"/>
    <w:rsid w:val="003E032A"/>
    <w:rsid w:val="003E0BBB"/>
    <w:rsid w:val="003E11E6"/>
    <w:rsid w:val="003E1493"/>
    <w:rsid w:val="003E1F31"/>
    <w:rsid w:val="003E2004"/>
    <w:rsid w:val="003E203E"/>
    <w:rsid w:val="003E2085"/>
    <w:rsid w:val="003E2174"/>
    <w:rsid w:val="003E2632"/>
    <w:rsid w:val="003E273C"/>
    <w:rsid w:val="003E2A3C"/>
    <w:rsid w:val="003E2C5E"/>
    <w:rsid w:val="003E311F"/>
    <w:rsid w:val="003E34AD"/>
    <w:rsid w:val="003E3FA4"/>
    <w:rsid w:val="003E4B68"/>
    <w:rsid w:val="003E5A12"/>
    <w:rsid w:val="003E5B93"/>
    <w:rsid w:val="003E5C09"/>
    <w:rsid w:val="003E6545"/>
    <w:rsid w:val="003E6573"/>
    <w:rsid w:val="003E6ABD"/>
    <w:rsid w:val="003F0E22"/>
    <w:rsid w:val="003F0E51"/>
    <w:rsid w:val="003F0EC8"/>
    <w:rsid w:val="003F1D06"/>
    <w:rsid w:val="003F1E26"/>
    <w:rsid w:val="003F1EB5"/>
    <w:rsid w:val="003F2950"/>
    <w:rsid w:val="003F3218"/>
    <w:rsid w:val="003F39FC"/>
    <w:rsid w:val="003F3CC9"/>
    <w:rsid w:val="003F3CF4"/>
    <w:rsid w:val="003F49B3"/>
    <w:rsid w:val="003F5277"/>
    <w:rsid w:val="003F58F6"/>
    <w:rsid w:val="003F5B6B"/>
    <w:rsid w:val="003F5D14"/>
    <w:rsid w:val="003F5DB3"/>
    <w:rsid w:val="003F621B"/>
    <w:rsid w:val="003F68B9"/>
    <w:rsid w:val="003F6B05"/>
    <w:rsid w:val="003F766C"/>
    <w:rsid w:val="003F7966"/>
    <w:rsid w:val="003F7A5E"/>
    <w:rsid w:val="004000AD"/>
    <w:rsid w:val="004009EB"/>
    <w:rsid w:val="00400A23"/>
    <w:rsid w:val="00401327"/>
    <w:rsid w:val="00401601"/>
    <w:rsid w:val="0040216D"/>
    <w:rsid w:val="00403EC3"/>
    <w:rsid w:val="004041DF"/>
    <w:rsid w:val="00404343"/>
    <w:rsid w:val="00404BF6"/>
    <w:rsid w:val="00404C21"/>
    <w:rsid w:val="00404E46"/>
    <w:rsid w:val="00405C2E"/>
    <w:rsid w:val="00405CE7"/>
    <w:rsid w:val="00406362"/>
    <w:rsid w:val="0040743F"/>
    <w:rsid w:val="00407A27"/>
    <w:rsid w:val="00407E2B"/>
    <w:rsid w:val="004106F3"/>
    <w:rsid w:val="004110B6"/>
    <w:rsid w:val="004119EC"/>
    <w:rsid w:val="0041201A"/>
    <w:rsid w:val="00412630"/>
    <w:rsid w:val="004127C1"/>
    <w:rsid w:val="00412ADF"/>
    <w:rsid w:val="00414463"/>
    <w:rsid w:val="004149B5"/>
    <w:rsid w:val="00414AC2"/>
    <w:rsid w:val="0041558A"/>
    <w:rsid w:val="00415924"/>
    <w:rsid w:val="004159F7"/>
    <w:rsid w:val="00415F67"/>
    <w:rsid w:val="00416247"/>
    <w:rsid w:val="00416DFF"/>
    <w:rsid w:val="0041746F"/>
    <w:rsid w:val="004174B7"/>
    <w:rsid w:val="00420715"/>
    <w:rsid w:val="00420A8B"/>
    <w:rsid w:val="00420D10"/>
    <w:rsid w:val="00420E20"/>
    <w:rsid w:val="0042152B"/>
    <w:rsid w:val="00421819"/>
    <w:rsid w:val="00421866"/>
    <w:rsid w:val="00421EEC"/>
    <w:rsid w:val="0042251B"/>
    <w:rsid w:val="00422565"/>
    <w:rsid w:val="00423F6C"/>
    <w:rsid w:val="004244F7"/>
    <w:rsid w:val="004245F1"/>
    <w:rsid w:val="0042509A"/>
    <w:rsid w:val="00425AF4"/>
    <w:rsid w:val="00425FCD"/>
    <w:rsid w:val="00426360"/>
    <w:rsid w:val="004263F6"/>
    <w:rsid w:val="00426DB1"/>
    <w:rsid w:val="0042744A"/>
    <w:rsid w:val="0042751E"/>
    <w:rsid w:val="004302A6"/>
    <w:rsid w:val="00430378"/>
    <w:rsid w:val="004305CA"/>
    <w:rsid w:val="00432100"/>
    <w:rsid w:val="0043230D"/>
    <w:rsid w:val="004323EA"/>
    <w:rsid w:val="0043241A"/>
    <w:rsid w:val="00432894"/>
    <w:rsid w:val="004329E8"/>
    <w:rsid w:val="00433324"/>
    <w:rsid w:val="00433638"/>
    <w:rsid w:val="00433790"/>
    <w:rsid w:val="004349E6"/>
    <w:rsid w:val="00435B40"/>
    <w:rsid w:val="00435F5E"/>
    <w:rsid w:val="00435FCA"/>
    <w:rsid w:val="0043643F"/>
    <w:rsid w:val="00436C50"/>
    <w:rsid w:val="00436CDF"/>
    <w:rsid w:val="00437237"/>
    <w:rsid w:val="00437A2D"/>
    <w:rsid w:val="00437B5B"/>
    <w:rsid w:val="00441583"/>
    <w:rsid w:val="00442533"/>
    <w:rsid w:val="00442945"/>
    <w:rsid w:val="004429C0"/>
    <w:rsid w:val="0044323F"/>
    <w:rsid w:val="004437A0"/>
    <w:rsid w:val="00443E2B"/>
    <w:rsid w:val="004444CD"/>
    <w:rsid w:val="00444C44"/>
    <w:rsid w:val="004465F5"/>
    <w:rsid w:val="004466FF"/>
    <w:rsid w:val="004500F7"/>
    <w:rsid w:val="00450C71"/>
    <w:rsid w:val="00450E6F"/>
    <w:rsid w:val="00450EA1"/>
    <w:rsid w:val="00451341"/>
    <w:rsid w:val="00451631"/>
    <w:rsid w:val="00451A30"/>
    <w:rsid w:val="00451B4A"/>
    <w:rsid w:val="0045206D"/>
    <w:rsid w:val="0045243E"/>
    <w:rsid w:val="00452B76"/>
    <w:rsid w:val="00452C5F"/>
    <w:rsid w:val="00452C74"/>
    <w:rsid w:val="00452CC2"/>
    <w:rsid w:val="00452DCE"/>
    <w:rsid w:val="0045335C"/>
    <w:rsid w:val="00454ECD"/>
    <w:rsid w:val="004551A0"/>
    <w:rsid w:val="00455659"/>
    <w:rsid w:val="004557C2"/>
    <w:rsid w:val="004559F8"/>
    <w:rsid w:val="00455BD8"/>
    <w:rsid w:val="004563D4"/>
    <w:rsid w:val="00456768"/>
    <w:rsid w:val="00457015"/>
    <w:rsid w:val="004577DD"/>
    <w:rsid w:val="00457E4D"/>
    <w:rsid w:val="00460356"/>
    <w:rsid w:val="00460647"/>
    <w:rsid w:val="00460774"/>
    <w:rsid w:val="004608DF"/>
    <w:rsid w:val="004609E5"/>
    <w:rsid w:val="00460AE9"/>
    <w:rsid w:val="00460C76"/>
    <w:rsid w:val="00460CED"/>
    <w:rsid w:val="004612B7"/>
    <w:rsid w:val="00461C3B"/>
    <w:rsid w:val="0046243F"/>
    <w:rsid w:val="00463388"/>
    <w:rsid w:val="00463606"/>
    <w:rsid w:val="0046383D"/>
    <w:rsid w:val="004638BC"/>
    <w:rsid w:val="004641A9"/>
    <w:rsid w:val="004645B2"/>
    <w:rsid w:val="00464622"/>
    <w:rsid w:val="0046493B"/>
    <w:rsid w:val="00465010"/>
    <w:rsid w:val="004652A6"/>
    <w:rsid w:val="00465869"/>
    <w:rsid w:val="00465B3E"/>
    <w:rsid w:val="00465FF0"/>
    <w:rsid w:val="00466001"/>
    <w:rsid w:val="0046659F"/>
    <w:rsid w:val="004665F4"/>
    <w:rsid w:val="00466604"/>
    <w:rsid w:val="00466ACF"/>
    <w:rsid w:val="00466D31"/>
    <w:rsid w:val="004672EA"/>
    <w:rsid w:val="0046748B"/>
    <w:rsid w:val="00467807"/>
    <w:rsid w:val="00467974"/>
    <w:rsid w:val="00470157"/>
    <w:rsid w:val="004701D2"/>
    <w:rsid w:val="0047062E"/>
    <w:rsid w:val="00470F4A"/>
    <w:rsid w:val="00470FAC"/>
    <w:rsid w:val="00471455"/>
    <w:rsid w:val="00471CB0"/>
    <w:rsid w:val="00472638"/>
    <w:rsid w:val="00472A0C"/>
    <w:rsid w:val="00472ACF"/>
    <w:rsid w:val="00473249"/>
    <w:rsid w:val="004738F9"/>
    <w:rsid w:val="00473914"/>
    <w:rsid w:val="00473926"/>
    <w:rsid w:val="00473F15"/>
    <w:rsid w:val="00474074"/>
    <w:rsid w:val="00474204"/>
    <w:rsid w:val="00475211"/>
    <w:rsid w:val="0047579B"/>
    <w:rsid w:val="004761C4"/>
    <w:rsid w:val="00476CAD"/>
    <w:rsid w:val="0047717A"/>
    <w:rsid w:val="0047766C"/>
    <w:rsid w:val="00477888"/>
    <w:rsid w:val="004779BA"/>
    <w:rsid w:val="00477CC3"/>
    <w:rsid w:val="00477D3C"/>
    <w:rsid w:val="004800B2"/>
    <w:rsid w:val="00480365"/>
    <w:rsid w:val="004805D5"/>
    <w:rsid w:val="00480B07"/>
    <w:rsid w:val="00480FA7"/>
    <w:rsid w:val="00480FE1"/>
    <w:rsid w:val="00481545"/>
    <w:rsid w:val="004816F3"/>
    <w:rsid w:val="00481759"/>
    <w:rsid w:val="00481F4D"/>
    <w:rsid w:val="00482302"/>
    <w:rsid w:val="00482AF4"/>
    <w:rsid w:val="00482B56"/>
    <w:rsid w:val="004834CF"/>
    <w:rsid w:val="00483E5C"/>
    <w:rsid w:val="0048431F"/>
    <w:rsid w:val="0048452B"/>
    <w:rsid w:val="004849EA"/>
    <w:rsid w:val="00485035"/>
    <w:rsid w:val="00485280"/>
    <w:rsid w:val="00485948"/>
    <w:rsid w:val="00485DB7"/>
    <w:rsid w:val="00485E79"/>
    <w:rsid w:val="0048636B"/>
    <w:rsid w:val="004866DC"/>
    <w:rsid w:val="004867F1"/>
    <w:rsid w:val="004870CE"/>
    <w:rsid w:val="00487D7F"/>
    <w:rsid w:val="0049179F"/>
    <w:rsid w:val="0049297E"/>
    <w:rsid w:val="00492CEE"/>
    <w:rsid w:val="00493231"/>
    <w:rsid w:val="00493633"/>
    <w:rsid w:val="004938DA"/>
    <w:rsid w:val="004947EF"/>
    <w:rsid w:val="004949A9"/>
    <w:rsid w:val="00494F5A"/>
    <w:rsid w:val="00495401"/>
    <w:rsid w:val="00495629"/>
    <w:rsid w:val="0049645D"/>
    <w:rsid w:val="00496A3B"/>
    <w:rsid w:val="00496B62"/>
    <w:rsid w:val="0049712E"/>
    <w:rsid w:val="004A05AD"/>
    <w:rsid w:val="004A061E"/>
    <w:rsid w:val="004A0C76"/>
    <w:rsid w:val="004A157D"/>
    <w:rsid w:val="004A1903"/>
    <w:rsid w:val="004A1A50"/>
    <w:rsid w:val="004A1E6F"/>
    <w:rsid w:val="004A1F37"/>
    <w:rsid w:val="004A2073"/>
    <w:rsid w:val="004A25CE"/>
    <w:rsid w:val="004A2C00"/>
    <w:rsid w:val="004A4B47"/>
    <w:rsid w:val="004A4BC2"/>
    <w:rsid w:val="004A5629"/>
    <w:rsid w:val="004A5A6B"/>
    <w:rsid w:val="004A63D2"/>
    <w:rsid w:val="004A65DB"/>
    <w:rsid w:val="004A7C46"/>
    <w:rsid w:val="004B0BD6"/>
    <w:rsid w:val="004B0D7C"/>
    <w:rsid w:val="004B10FD"/>
    <w:rsid w:val="004B11C1"/>
    <w:rsid w:val="004B134D"/>
    <w:rsid w:val="004B152D"/>
    <w:rsid w:val="004B15B8"/>
    <w:rsid w:val="004B1F82"/>
    <w:rsid w:val="004B2AB2"/>
    <w:rsid w:val="004B4CD4"/>
    <w:rsid w:val="004B53CB"/>
    <w:rsid w:val="004B5632"/>
    <w:rsid w:val="004B5888"/>
    <w:rsid w:val="004B5A5F"/>
    <w:rsid w:val="004B5F19"/>
    <w:rsid w:val="004B606D"/>
    <w:rsid w:val="004B691A"/>
    <w:rsid w:val="004B7310"/>
    <w:rsid w:val="004B7439"/>
    <w:rsid w:val="004B79CF"/>
    <w:rsid w:val="004C00BC"/>
    <w:rsid w:val="004C00DF"/>
    <w:rsid w:val="004C0D6D"/>
    <w:rsid w:val="004C1BEA"/>
    <w:rsid w:val="004C1E6E"/>
    <w:rsid w:val="004C1FF9"/>
    <w:rsid w:val="004C20FD"/>
    <w:rsid w:val="004C2414"/>
    <w:rsid w:val="004C271B"/>
    <w:rsid w:val="004C2A45"/>
    <w:rsid w:val="004C2D35"/>
    <w:rsid w:val="004C3693"/>
    <w:rsid w:val="004C38AA"/>
    <w:rsid w:val="004C4DE4"/>
    <w:rsid w:val="004C5463"/>
    <w:rsid w:val="004C5931"/>
    <w:rsid w:val="004C59D3"/>
    <w:rsid w:val="004C5E23"/>
    <w:rsid w:val="004C5E6D"/>
    <w:rsid w:val="004C60EA"/>
    <w:rsid w:val="004C6130"/>
    <w:rsid w:val="004C61E0"/>
    <w:rsid w:val="004C6A80"/>
    <w:rsid w:val="004C6ADE"/>
    <w:rsid w:val="004C6C40"/>
    <w:rsid w:val="004C79D2"/>
    <w:rsid w:val="004C7ED0"/>
    <w:rsid w:val="004D0252"/>
    <w:rsid w:val="004D0317"/>
    <w:rsid w:val="004D0C95"/>
    <w:rsid w:val="004D0E40"/>
    <w:rsid w:val="004D1619"/>
    <w:rsid w:val="004D1A79"/>
    <w:rsid w:val="004D1B56"/>
    <w:rsid w:val="004D1B83"/>
    <w:rsid w:val="004D2032"/>
    <w:rsid w:val="004D215B"/>
    <w:rsid w:val="004D2444"/>
    <w:rsid w:val="004D25BC"/>
    <w:rsid w:val="004D25F0"/>
    <w:rsid w:val="004D2D70"/>
    <w:rsid w:val="004D309E"/>
    <w:rsid w:val="004D30D1"/>
    <w:rsid w:val="004D3D2B"/>
    <w:rsid w:val="004D441B"/>
    <w:rsid w:val="004D4462"/>
    <w:rsid w:val="004D47D6"/>
    <w:rsid w:val="004D4FAF"/>
    <w:rsid w:val="004D52F1"/>
    <w:rsid w:val="004D55C9"/>
    <w:rsid w:val="004D5854"/>
    <w:rsid w:val="004D6BA6"/>
    <w:rsid w:val="004D7BB1"/>
    <w:rsid w:val="004D7DE3"/>
    <w:rsid w:val="004E008F"/>
    <w:rsid w:val="004E07B9"/>
    <w:rsid w:val="004E08AC"/>
    <w:rsid w:val="004E09BB"/>
    <w:rsid w:val="004E0D32"/>
    <w:rsid w:val="004E0FBE"/>
    <w:rsid w:val="004E1191"/>
    <w:rsid w:val="004E14DA"/>
    <w:rsid w:val="004E153D"/>
    <w:rsid w:val="004E167A"/>
    <w:rsid w:val="004E1DE3"/>
    <w:rsid w:val="004E1F0C"/>
    <w:rsid w:val="004E2F07"/>
    <w:rsid w:val="004E306E"/>
    <w:rsid w:val="004E48CB"/>
    <w:rsid w:val="004E5760"/>
    <w:rsid w:val="004E58B7"/>
    <w:rsid w:val="004E5AA1"/>
    <w:rsid w:val="004E5D7F"/>
    <w:rsid w:val="004E5E2D"/>
    <w:rsid w:val="004E62BD"/>
    <w:rsid w:val="004E6304"/>
    <w:rsid w:val="004E674D"/>
    <w:rsid w:val="004E6850"/>
    <w:rsid w:val="004E6BDB"/>
    <w:rsid w:val="004E6D35"/>
    <w:rsid w:val="004F0224"/>
    <w:rsid w:val="004F0331"/>
    <w:rsid w:val="004F05E1"/>
    <w:rsid w:val="004F07FD"/>
    <w:rsid w:val="004F0E3F"/>
    <w:rsid w:val="004F1B2B"/>
    <w:rsid w:val="004F2667"/>
    <w:rsid w:val="004F2EC7"/>
    <w:rsid w:val="004F3695"/>
    <w:rsid w:val="004F3AC9"/>
    <w:rsid w:val="004F4102"/>
    <w:rsid w:val="004F4AEC"/>
    <w:rsid w:val="004F4BD0"/>
    <w:rsid w:val="004F4CB0"/>
    <w:rsid w:val="004F5813"/>
    <w:rsid w:val="004F5F95"/>
    <w:rsid w:val="004F615D"/>
    <w:rsid w:val="004F61D7"/>
    <w:rsid w:val="004F7689"/>
    <w:rsid w:val="004F777F"/>
    <w:rsid w:val="004F7B6A"/>
    <w:rsid w:val="004F7F1F"/>
    <w:rsid w:val="0050004C"/>
    <w:rsid w:val="0050020C"/>
    <w:rsid w:val="00500406"/>
    <w:rsid w:val="00502194"/>
    <w:rsid w:val="00502421"/>
    <w:rsid w:val="00502C8E"/>
    <w:rsid w:val="005031F7"/>
    <w:rsid w:val="00503715"/>
    <w:rsid w:val="005041D3"/>
    <w:rsid w:val="0050475F"/>
    <w:rsid w:val="0050495F"/>
    <w:rsid w:val="00506226"/>
    <w:rsid w:val="00506314"/>
    <w:rsid w:val="00506923"/>
    <w:rsid w:val="00507192"/>
    <w:rsid w:val="00507785"/>
    <w:rsid w:val="00511188"/>
    <w:rsid w:val="00511278"/>
    <w:rsid w:val="005115FA"/>
    <w:rsid w:val="00511825"/>
    <w:rsid w:val="00511E30"/>
    <w:rsid w:val="0051307B"/>
    <w:rsid w:val="00513939"/>
    <w:rsid w:val="00513A57"/>
    <w:rsid w:val="00513A5A"/>
    <w:rsid w:val="00513EA4"/>
    <w:rsid w:val="0051415B"/>
    <w:rsid w:val="0051482C"/>
    <w:rsid w:val="00515A7A"/>
    <w:rsid w:val="00515A8B"/>
    <w:rsid w:val="00515F89"/>
    <w:rsid w:val="00515FE9"/>
    <w:rsid w:val="00516390"/>
    <w:rsid w:val="00516BB7"/>
    <w:rsid w:val="00517622"/>
    <w:rsid w:val="00517663"/>
    <w:rsid w:val="0051799D"/>
    <w:rsid w:val="00517A33"/>
    <w:rsid w:val="0052026B"/>
    <w:rsid w:val="005202ED"/>
    <w:rsid w:val="0052094A"/>
    <w:rsid w:val="00521804"/>
    <w:rsid w:val="00521927"/>
    <w:rsid w:val="00521D96"/>
    <w:rsid w:val="00521DA6"/>
    <w:rsid w:val="005224C2"/>
    <w:rsid w:val="005227C4"/>
    <w:rsid w:val="0052389D"/>
    <w:rsid w:val="005240CB"/>
    <w:rsid w:val="00525712"/>
    <w:rsid w:val="005257FE"/>
    <w:rsid w:val="005259B8"/>
    <w:rsid w:val="00525AC5"/>
    <w:rsid w:val="005260E6"/>
    <w:rsid w:val="005260FE"/>
    <w:rsid w:val="005262E5"/>
    <w:rsid w:val="005265A3"/>
    <w:rsid w:val="005267D3"/>
    <w:rsid w:val="005271AC"/>
    <w:rsid w:val="005274E7"/>
    <w:rsid w:val="00527E2E"/>
    <w:rsid w:val="00527FA5"/>
    <w:rsid w:val="00530022"/>
    <w:rsid w:val="00530826"/>
    <w:rsid w:val="005310CE"/>
    <w:rsid w:val="00531A31"/>
    <w:rsid w:val="00531ADB"/>
    <w:rsid w:val="00531B6C"/>
    <w:rsid w:val="00531B81"/>
    <w:rsid w:val="00531D1C"/>
    <w:rsid w:val="00531EE7"/>
    <w:rsid w:val="00531F14"/>
    <w:rsid w:val="00531FAC"/>
    <w:rsid w:val="0053252D"/>
    <w:rsid w:val="00532DFC"/>
    <w:rsid w:val="00532F60"/>
    <w:rsid w:val="00533928"/>
    <w:rsid w:val="00533C5F"/>
    <w:rsid w:val="00534348"/>
    <w:rsid w:val="005344EC"/>
    <w:rsid w:val="00535285"/>
    <w:rsid w:val="00535458"/>
    <w:rsid w:val="00535556"/>
    <w:rsid w:val="005357B2"/>
    <w:rsid w:val="0053589B"/>
    <w:rsid w:val="00535CAE"/>
    <w:rsid w:val="00536015"/>
    <w:rsid w:val="005365D3"/>
    <w:rsid w:val="00540A3F"/>
    <w:rsid w:val="00540D1D"/>
    <w:rsid w:val="005423AE"/>
    <w:rsid w:val="0054254C"/>
    <w:rsid w:val="005427D7"/>
    <w:rsid w:val="005429CC"/>
    <w:rsid w:val="00542A1A"/>
    <w:rsid w:val="00542A1E"/>
    <w:rsid w:val="00542B71"/>
    <w:rsid w:val="00542BB0"/>
    <w:rsid w:val="00542F23"/>
    <w:rsid w:val="005436D8"/>
    <w:rsid w:val="00543AC3"/>
    <w:rsid w:val="00543D02"/>
    <w:rsid w:val="0054428C"/>
    <w:rsid w:val="00544B99"/>
    <w:rsid w:val="00544EB5"/>
    <w:rsid w:val="005456B7"/>
    <w:rsid w:val="00546423"/>
    <w:rsid w:val="00546A5A"/>
    <w:rsid w:val="00546B75"/>
    <w:rsid w:val="00546CE3"/>
    <w:rsid w:val="00546E7A"/>
    <w:rsid w:val="005470CE"/>
    <w:rsid w:val="0054792C"/>
    <w:rsid w:val="005479E2"/>
    <w:rsid w:val="00547A20"/>
    <w:rsid w:val="005505E5"/>
    <w:rsid w:val="005509B9"/>
    <w:rsid w:val="00550A67"/>
    <w:rsid w:val="00550E38"/>
    <w:rsid w:val="00551142"/>
    <w:rsid w:val="00551CF0"/>
    <w:rsid w:val="0055259A"/>
    <w:rsid w:val="00552D3A"/>
    <w:rsid w:val="005536EF"/>
    <w:rsid w:val="00553A22"/>
    <w:rsid w:val="00554196"/>
    <w:rsid w:val="005547B3"/>
    <w:rsid w:val="00554D20"/>
    <w:rsid w:val="0055597D"/>
    <w:rsid w:val="00556853"/>
    <w:rsid w:val="0055787E"/>
    <w:rsid w:val="00557D00"/>
    <w:rsid w:val="00557FCE"/>
    <w:rsid w:val="005601E8"/>
    <w:rsid w:val="00560486"/>
    <w:rsid w:val="0056203E"/>
    <w:rsid w:val="0056208B"/>
    <w:rsid w:val="00562378"/>
    <w:rsid w:val="00562E51"/>
    <w:rsid w:val="00562F10"/>
    <w:rsid w:val="00562F7B"/>
    <w:rsid w:val="00563D60"/>
    <w:rsid w:val="00563F5F"/>
    <w:rsid w:val="00564084"/>
    <w:rsid w:val="005640BF"/>
    <w:rsid w:val="005643C2"/>
    <w:rsid w:val="005648D6"/>
    <w:rsid w:val="00564C0D"/>
    <w:rsid w:val="00564C99"/>
    <w:rsid w:val="00565755"/>
    <w:rsid w:val="00566562"/>
    <w:rsid w:val="00566C14"/>
    <w:rsid w:val="0056730F"/>
    <w:rsid w:val="00567982"/>
    <w:rsid w:val="00567C9B"/>
    <w:rsid w:val="005706F4"/>
    <w:rsid w:val="005707D0"/>
    <w:rsid w:val="00571153"/>
    <w:rsid w:val="00571A96"/>
    <w:rsid w:val="005720FB"/>
    <w:rsid w:val="00572350"/>
    <w:rsid w:val="00572653"/>
    <w:rsid w:val="00572D3B"/>
    <w:rsid w:val="0057311D"/>
    <w:rsid w:val="00573400"/>
    <w:rsid w:val="0057373D"/>
    <w:rsid w:val="00573807"/>
    <w:rsid w:val="00573C31"/>
    <w:rsid w:val="00573C95"/>
    <w:rsid w:val="00574B20"/>
    <w:rsid w:val="00575005"/>
    <w:rsid w:val="0057540B"/>
    <w:rsid w:val="00575711"/>
    <w:rsid w:val="0057622D"/>
    <w:rsid w:val="0057656F"/>
    <w:rsid w:val="00576742"/>
    <w:rsid w:val="00577A2F"/>
    <w:rsid w:val="00577CC7"/>
    <w:rsid w:val="00577D60"/>
    <w:rsid w:val="00577F34"/>
    <w:rsid w:val="00580983"/>
    <w:rsid w:val="00580B13"/>
    <w:rsid w:val="005815F2"/>
    <w:rsid w:val="00581802"/>
    <w:rsid w:val="00581808"/>
    <w:rsid w:val="00581925"/>
    <w:rsid w:val="005826EA"/>
    <w:rsid w:val="005828A9"/>
    <w:rsid w:val="0058299C"/>
    <w:rsid w:val="00582AD5"/>
    <w:rsid w:val="00582BC8"/>
    <w:rsid w:val="00582BCE"/>
    <w:rsid w:val="00582DB5"/>
    <w:rsid w:val="00582DB8"/>
    <w:rsid w:val="005836DF"/>
    <w:rsid w:val="00583B1C"/>
    <w:rsid w:val="00584136"/>
    <w:rsid w:val="005844C0"/>
    <w:rsid w:val="005844EA"/>
    <w:rsid w:val="00584A1B"/>
    <w:rsid w:val="00584F4F"/>
    <w:rsid w:val="00585419"/>
    <w:rsid w:val="005858EC"/>
    <w:rsid w:val="00585D5F"/>
    <w:rsid w:val="00585D8F"/>
    <w:rsid w:val="0058744D"/>
    <w:rsid w:val="005908D7"/>
    <w:rsid w:val="00590B54"/>
    <w:rsid w:val="00590E85"/>
    <w:rsid w:val="0059104B"/>
    <w:rsid w:val="005911EA"/>
    <w:rsid w:val="00591C07"/>
    <w:rsid w:val="00591C6A"/>
    <w:rsid w:val="00592487"/>
    <w:rsid w:val="0059271E"/>
    <w:rsid w:val="00592FDE"/>
    <w:rsid w:val="0059311A"/>
    <w:rsid w:val="005935B4"/>
    <w:rsid w:val="0059407A"/>
    <w:rsid w:val="0059448F"/>
    <w:rsid w:val="005949A8"/>
    <w:rsid w:val="00594A67"/>
    <w:rsid w:val="00594DA9"/>
    <w:rsid w:val="00594F4D"/>
    <w:rsid w:val="00595114"/>
    <w:rsid w:val="005951AA"/>
    <w:rsid w:val="00595BFA"/>
    <w:rsid w:val="00595FBE"/>
    <w:rsid w:val="005964A8"/>
    <w:rsid w:val="0059652D"/>
    <w:rsid w:val="00596913"/>
    <w:rsid w:val="00596A30"/>
    <w:rsid w:val="00596B82"/>
    <w:rsid w:val="00596C29"/>
    <w:rsid w:val="00596CC5"/>
    <w:rsid w:val="00596D06"/>
    <w:rsid w:val="00597B26"/>
    <w:rsid w:val="005A0313"/>
    <w:rsid w:val="005A0385"/>
    <w:rsid w:val="005A05BB"/>
    <w:rsid w:val="005A15B1"/>
    <w:rsid w:val="005A1C09"/>
    <w:rsid w:val="005A20C6"/>
    <w:rsid w:val="005A2FDA"/>
    <w:rsid w:val="005A33BF"/>
    <w:rsid w:val="005A479E"/>
    <w:rsid w:val="005A5246"/>
    <w:rsid w:val="005A59E7"/>
    <w:rsid w:val="005A5A53"/>
    <w:rsid w:val="005A5B23"/>
    <w:rsid w:val="005A5E81"/>
    <w:rsid w:val="005A64B2"/>
    <w:rsid w:val="005A6D3A"/>
    <w:rsid w:val="005A6E82"/>
    <w:rsid w:val="005A70F2"/>
    <w:rsid w:val="005A7D29"/>
    <w:rsid w:val="005B0450"/>
    <w:rsid w:val="005B07DA"/>
    <w:rsid w:val="005B0810"/>
    <w:rsid w:val="005B0B22"/>
    <w:rsid w:val="005B12CE"/>
    <w:rsid w:val="005B1481"/>
    <w:rsid w:val="005B16F5"/>
    <w:rsid w:val="005B1B7C"/>
    <w:rsid w:val="005B27B0"/>
    <w:rsid w:val="005B2E2E"/>
    <w:rsid w:val="005B3FA6"/>
    <w:rsid w:val="005B41E7"/>
    <w:rsid w:val="005B44A6"/>
    <w:rsid w:val="005B5B49"/>
    <w:rsid w:val="005B6557"/>
    <w:rsid w:val="005B6C3B"/>
    <w:rsid w:val="005C0934"/>
    <w:rsid w:val="005C1507"/>
    <w:rsid w:val="005C1952"/>
    <w:rsid w:val="005C19C3"/>
    <w:rsid w:val="005C1AC7"/>
    <w:rsid w:val="005C1E98"/>
    <w:rsid w:val="005C22EC"/>
    <w:rsid w:val="005C267A"/>
    <w:rsid w:val="005C2833"/>
    <w:rsid w:val="005C2B3F"/>
    <w:rsid w:val="005C30BF"/>
    <w:rsid w:val="005C386D"/>
    <w:rsid w:val="005C3BE6"/>
    <w:rsid w:val="005C4058"/>
    <w:rsid w:val="005C41E1"/>
    <w:rsid w:val="005C4E99"/>
    <w:rsid w:val="005C4F31"/>
    <w:rsid w:val="005C52B2"/>
    <w:rsid w:val="005C565E"/>
    <w:rsid w:val="005C5E16"/>
    <w:rsid w:val="005C6471"/>
    <w:rsid w:val="005C6D02"/>
    <w:rsid w:val="005C6FA3"/>
    <w:rsid w:val="005C7137"/>
    <w:rsid w:val="005C7664"/>
    <w:rsid w:val="005C7CD4"/>
    <w:rsid w:val="005C7E89"/>
    <w:rsid w:val="005D02DC"/>
    <w:rsid w:val="005D0F32"/>
    <w:rsid w:val="005D1E27"/>
    <w:rsid w:val="005D2084"/>
    <w:rsid w:val="005D216A"/>
    <w:rsid w:val="005D2547"/>
    <w:rsid w:val="005D257E"/>
    <w:rsid w:val="005D27C3"/>
    <w:rsid w:val="005D318B"/>
    <w:rsid w:val="005D322D"/>
    <w:rsid w:val="005D33A7"/>
    <w:rsid w:val="005D3682"/>
    <w:rsid w:val="005D4268"/>
    <w:rsid w:val="005D4407"/>
    <w:rsid w:val="005D4BBA"/>
    <w:rsid w:val="005D50D3"/>
    <w:rsid w:val="005D5537"/>
    <w:rsid w:val="005D5A70"/>
    <w:rsid w:val="005D5A7D"/>
    <w:rsid w:val="005D5D4C"/>
    <w:rsid w:val="005D7722"/>
    <w:rsid w:val="005D7D1F"/>
    <w:rsid w:val="005D7EE0"/>
    <w:rsid w:val="005E15D0"/>
    <w:rsid w:val="005E17C8"/>
    <w:rsid w:val="005E2294"/>
    <w:rsid w:val="005E2924"/>
    <w:rsid w:val="005E2B38"/>
    <w:rsid w:val="005E2CA2"/>
    <w:rsid w:val="005E3367"/>
    <w:rsid w:val="005E3475"/>
    <w:rsid w:val="005E3985"/>
    <w:rsid w:val="005E3B4B"/>
    <w:rsid w:val="005E57CF"/>
    <w:rsid w:val="005E5C25"/>
    <w:rsid w:val="005E67FD"/>
    <w:rsid w:val="005E6D38"/>
    <w:rsid w:val="005E73E6"/>
    <w:rsid w:val="005E7CBA"/>
    <w:rsid w:val="005F012B"/>
    <w:rsid w:val="005F06EA"/>
    <w:rsid w:val="005F077C"/>
    <w:rsid w:val="005F1139"/>
    <w:rsid w:val="005F14A2"/>
    <w:rsid w:val="005F1519"/>
    <w:rsid w:val="005F18E0"/>
    <w:rsid w:val="005F2731"/>
    <w:rsid w:val="005F2C2E"/>
    <w:rsid w:val="005F2EC4"/>
    <w:rsid w:val="005F2F07"/>
    <w:rsid w:val="005F3164"/>
    <w:rsid w:val="005F32E3"/>
    <w:rsid w:val="005F3A73"/>
    <w:rsid w:val="005F462D"/>
    <w:rsid w:val="005F478A"/>
    <w:rsid w:val="005F4D00"/>
    <w:rsid w:val="005F4D3F"/>
    <w:rsid w:val="005F55B3"/>
    <w:rsid w:val="005F56AE"/>
    <w:rsid w:val="005F5892"/>
    <w:rsid w:val="005F5F61"/>
    <w:rsid w:val="005F6296"/>
    <w:rsid w:val="005F689A"/>
    <w:rsid w:val="005F6C85"/>
    <w:rsid w:val="005F7548"/>
    <w:rsid w:val="005F7670"/>
    <w:rsid w:val="005F7791"/>
    <w:rsid w:val="005F77DD"/>
    <w:rsid w:val="005F7948"/>
    <w:rsid w:val="005F7B5B"/>
    <w:rsid w:val="00600774"/>
    <w:rsid w:val="006007AF"/>
    <w:rsid w:val="00601198"/>
    <w:rsid w:val="006012E9"/>
    <w:rsid w:val="006014C0"/>
    <w:rsid w:val="00601744"/>
    <w:rsid w:val="0060185C"/>
    <w:rsid w:val="00601AEF"/>
    <w:rsid w:val="00602AB8"/>
    <w:rsid w:val="006032AE"/>
    <w:rsid w:val="00603556"/>
    <w:rsid w:val="00603B13"/>
    <w:rsid w:val="006041CD"/>
    <w:rsid w:val="00604DDE"/>
    <w:rsid w:val="00605247"/>
    <w:rsid w:val="006053B5"/>
    <w:rsid w:val="00605DA1"/>
    <w:rsid w:val="00605F13"/>
    <w:rsid w:val="006072A1"/>
    <w:rsid w:val="006078C7"/>
    <w:rsid w:val="006078F4"/>
    <w:rsid w:val="006102FD"/>
    <w:rsid w:val="00610CFB"/>
    <w:rsid w:val="00610E89"/>
    <w:rsid w:val="006114F1"/>
    <w:rsid w:val="0061197D"/>
    <w:rsid w:val="00611B47"/>
    <w:rsid w:val="00612007"/>
    <w:rsid w:val="00612333"/>
    <w:rsid w:val="00612B79"/>
    <w:rsid w:val="00612F58"/>
    <w:rsid w:val="00613294"/>
    <w:rsid w:val="0061369E"/>
    <w:rsid w:val="00613701"/>
    <w:rsid w:val="00613965"/>
    <w:rsid w:val="006144E2"/>
    <w:rsid w:val="00614525"/>
    <w:rsid w:val="006153FC"/>
    <w:rsid w:val="006159BE"/>
    <w:rsid w:val="00615CCB"/>
    <w:rsid w:val="006177C9"/>
    <w:rsid w:val="00617826"/>
    <w:rsid w:val="00617ED3"/>
    <w:rsid w:val="00620082"/>
    <w:rsid w:val="006200B1"/>
    <w:rsid w:val="0062018A"/>
    <w:rsid w:val="006214E6"/>
    <w:rsid w:val="00621599"/>
    <w:rsid w:val="00621A0C"/>
    <w:rsid w:val="00621DE0"/>
    <w:rsid w:val="00622029"/>
    <w:rsid w:val="00622A3C"/>
    <w:rsid w:val="00622F44"/>
    <w:rsid w:val="006232DE"/>
    <w:rsid w:val="00623339"/>
    <w:rsid w:val="006233D0"/>
    <w:rsid w:val="006239BD"/>
    <w:rsid w:val="00623D88"/>
    <w:rsid w:val="00624766"/>
    <w:rsid w:val="006247F2"/>
    <w:rsid w:val="00624CB3"/>
    <w:rsid w:val="00625F5D"/>
    <w:rsid w:val="00626780"/>
    <w:rsid w:val="00626CF0"/>
    <w:rsid w:val="00627F6E"/>
    <w:rsid w:val="006300B1"/>
    <w:rsid w:val="0063015E"/>
    <w:rsid w:val="006306A7"/>
    <w:rsid w:val="006306B5"/>
    <w:rsid w:val="006313C6"/>
    <w:rsid w:val="006314C4"/>
    <w:rsid w:val="006317A6"/>
    <w:rsid w:val="00632400"/>
    <w:rsid w:val="006327BE"/>
    <w:rsid w:val="006329DC"/>
    <w:rsid w:val="0063300F"/>
    <w:rsid w:val="00633964"/>
    <w:rsid w:val="00633A87"/>
    <w:rsid w:val="0063419D"/>
    <w:rsid w:val="006350B6"/>
    <w:rsid w:val="00635F0C"/>
    <w:rsid w:val="00635FDF"/>
    <w:rsid w:val="006362BE"/>
    <w:rsid w:val="00636C90"/>
    <w:rsid w:val="0063709E"/>
    <w:rsid w:val="006370C9"/>
    <w:rsid w:val="0063712D"/>
    <w:rsid w:val="0063737F"/>
    <w:rsid w:val="00637DDB"/>
    <w:rsid w:val="006408A8"/>
    <w:rsid w:val="00640E4A"/>
    <w:rsid w:val="006417FB"/>
    <w:rsid w:val="00641AEF"/>
    <w:rsid w:val="00641C54"/>
    <w:rsid w:val="00641E14"/>
    <w:rsid w:val="00642401"/>
    <w:rsid w:val="006427A1"/>
    <w:rsid w:val="00642BCA"/>
    <w:rsid w:val="00642D4D"/>
    <w:rsid w:val="00642D7B"/>
    <w:rsid w:val="00642F17"/>
    <w:rsid w:val="006436A4"/>
    <w:rsid w:val="00643B06"/>
    <w:rsid w:val="00645164"/>
    <w:rsid w:val="006451AC"/>
    <w:rsid w:val="006456A5"/>
    <w:rsid w:val="006458B9"/>
    <w:rsid w:val="00646638"/>
    <w:rsid w:val="006467B7"/>
    <w:rsid w:val="00647068"/>
    <w:rsid w:val="0064728F"/>
    <w:rsid w:val="0064735F"/>
    <w:rsid w:val="00647718"/>
    <w:rsid w:val="006478E1"/>
    <w:rsid w:val="00650287"/>
    <w:rsid w:val="00650D8C"/>
    <w:rsid w:val="00650FD2"/>
    <w:rsid w:val="00651061"/>
    <w:rsid w:val="00651CA2"/>
    <w:rsid w:val="00651E5C"/>
    <w:rsid w:val="006522AE"/>
    <w:rsid w:val="00652A51"/>
    <w:rsid w:val="00652AAE"/>
    <w:rsid w:val="00652D25"/>
    <w:rsid w:val="006530CB"/>
    <w:rsid w:val="006532C2"/>
    <w:rsid w:val="00653A3B"/>
    <w:rsid w:val="00653CE8"/>
    <w:rsid w:val="00653DFD"/>
    <w:rsid w:val="00653F1C"/>
    <w:rsid w:val="006543ED"/>
    <w:rsid w:val="00654594"/>
    <w:rsid w:val="00654624"/>
    <w:rsid w:val="00654AA6"/>
    <w:rsid w:val="00654B82"/>
    <w:rsid w:val="006550FD"/>
    <w:rsid w:val="006556C1"/>
    <w:rsid w:val="00655705"/>
    <w:rsid w:val="00655C05"/>
    <w:rsid w:val="00655C54"/>
    <w:rsid w:val="0065649F"/>
    <w:rsid w:val="00660B7C"/>
    <w:rsid w:val="00660BD9"/>
    <w:rsid w:val="00660CBA"/>
    <w:rsid w:val="006614C3"/>
    <w:rsid w:val="006618B4"/>
    <w:rsid w:val="00661E37"/>
    <w:rsid w:val="00662592"/>
    <w:rsid w:val="00662840"/>
    <w:rsid w:val="00662DDA"/>
    <w:rsid w:val="00662F7D"/>
    <w:rsid w:val="00662FBB"/>
    <w:rsid w:val="006630EC"/>
    <w:rsid w:val="00663245"/>
    <w:rsid w:val="00663B1E"/>
    <w:rsid w:val="00663FDB"/>
    <w:rsid w:val="006644B4"/>
    <w:rsid w:val="006656F5"/>
    <w:rsid w:val="006658C3"/>
    <w:rsid w:val="00665BA1"/>
    <w:rsid w:val="00666032"/>
    <w:rsid w:val="00666726"/>
    <w:rsid w:val="00666981"/>
    <w:rsid w:val="00666E27"/>
    <w:rsid w:val="00667165"/>
    <w:rsid w:val="00667492"/>
    <w:rsid w:val="0066750C"/>
    <w:rsid w:val="00670C15"/>
    <w:rsid w:val="006712F2"/>
    <w:rsid w:val="006713B7"/>
    <w:rsid w:val="0067151D"/>
    <w:rsid w:val="00671529"/>
    <w:rsid w:val="00671773"/>
    <w:rsid w:val="00671DF2"/>
    <w:rsid w:val="00672197"/>
    <w:rsid w:val="0067243B"/>
    <w:rsid w:val="006724D1"/>
    <w:rsid w:val="00672598"/>
    <w:rsid w:val="006726EB"/>
    <w:rsid w:val="006745B5"/>
    <w:rsid w:val="006745C4"/>
    <w:rsid w:val="006746DA"/>
    <w:rsid w:val="00674931"/>
    <w:rsid w:val="00674B5B"/>
    <w:rsid w:val="00674D7B"/>
    <w:rsid w:val="006759E3"/>
    <w:rsid w:val="00675AB4"/>
    <w:rsid w:val="00675CE4"/>
    <w:rsid w:val="00675DB1"/>
    <w:rsid w:val="00676383"/>
    <w:rsid w:val="0067674C"/>
    <w:rsid w:val="00676870"/>
    <w:rsid w:val="00676971"/>
    <w:rsid w:val="00676A00"/>
    <w:rsid w:val="00676C04"/>
    <w:rsid w:val="00676D1A"/>
    <w:rsid w:val="00676E30"/>
    <w:rsid w:val="00677BB1"/>
    <w:rsid w:val="006801E4"/>
    <w:rsid w:val="006805D5"/>
    <w:rsid w:val="00680BA3"/>
    <w:rsid w:val="00681444"/>
    <w:rsid w:val="006814D5"/>
    <w:rsid w:val="00681748"/>
    <w:rsid w:val="00681750"/>
    <w:rsid w:val="00681CA7"/>
    <w:rsid w:val="00681E4E"/>
    <w:rsid w:val="00682166"/>
    <w:rsid w:val="006829B8"/>
    <w:rsid w:val="00682B95"/>
    <w:rsid w:val="00682D1B"/>
    <w:rsid w:val="00683311"/>
    <w:rsid w:val="00683876"/>
    <w:rsid w:val="00684173"/>
    <w:rsid w:val="00684383"/>
    <w:rsid w:val="00684A91"/>
    <w:rsid w:val="00685057"/>
    <w:rsid w:val="006858A9"/>
    <w:rsid w:val="00685C7F"/>
    <w:rsid w:val="00685FA7"/>
    <w:rsid w:val="0068667E"/>
    <w:rsid w:val="00686777"/>
    <w:rsid w:val="00686EB9"/>
    <w:rsid w:val="006871A0"/>
    <w:rsid w:val="006873C8"/>
    <w:rsid w:val="006875EE"/>
    <w:rsid w:val="0068797F"/>
    <w:rsid w:val="00687F76"/>
    <w:rsid w:val="00690490"/>
    <w:rsid w:val="00690673"/>
    <w:rsid w:val="00690F31"/>
    <w:rsid w:val="00690FEB"/>
    <w:rsid w:val="00691128"/>
    <w:rsid w:val="00692979"/>
    <w:rsid w:val="006929B9"/>
    <w:rsid w:val="00693590"/>
    <w:rsid w:val="006935B6"/>
    <w:rsid w:val="00693788"/>
    <w:rsid w:val="00693CC5"/>
    <w:rsid w:val="00694A09"/>
    <w:rsid w:val="00694B69"/>
    <w:rsid w:val="00694CE8"/>
    <w:rsid w:val="00694D50"/>
    <w:rsid w:val="0069512E"/>
    <w:rsid w:val="006956FC"/>
    <w:rsid w:val="006958BB"/>
    <w:rsid w:val="00695D36"/>
    <w:rsid w:val="00695E10"/>
    <w:rsid w:val="00696A0D"/>
    <w:rsid w:val="00696D4A"/>
    <w:rsid w:val="006973E1"/>
    <w:rsid w:val="006974CB"/>
    <w:rsid w:val="00697AE1"/>
    <w:rsid w:val="006A108C"/>
    <w:rsid w:val="006A16B6"/>
    <w:rsid w:val="006A1B93"/>
    <w:rsid w:val="006A2232"/>
    <w:rsid w:val="006A23BA"/>
    <w:rsid w:val="006A2765"/>
    <w:rsid w:val="006A309C"/>
    <w:rsid w:val="006A32BB"/>
    <w:rsid w:val="006A3A5E"/>
    <w:rsid w:val="006A3D34"/>
    <w:rsid w:val="006A3EF1"/>
    <w:rsid w:val="006A48DE"/>
    <w:rsid w:val="006A4A91"/>
    <w:rsid w:val="006A4C6B"/>
    <w:rsid w:val="006A4E4E"/>
    <w:rsid w:val="006A5087"/>
    <w:rsid w:val="006A5232"/>
    <w:rsid w:val="006A5998"/>
    <w:rsid w:val="006A5A82"/>
    <w:rsid w:val="006A5CEC"/>
    <w:rsid w:val="006A5E94"/>
    <w:rsid w:val="006A69C8"/>
    <w:rsid w:val="006A6B3B"/>
    <w:rsid w:val="006A6CA1"/>
    <w:rsid w:val="006A773C"/>
    <w:rsid w:val="006A79BA"/>
    <w:rsid w:val="006B0348"/>
    <w:rsid w:val="006B08B9"/>
    <w:rsid w:val="006B0945"/>
    <w:rsid w:val="006B0B92"/>
    <w:rsid w:val="006B155E"/>
    <w:rsid w:val="006B1639"/>
    <w:rsid w:val="006B1C43"/>
    <w:rsid w:val="006B20B7"/>
    <w:rsid w:val="006B211B"/>
    <w:rsid w:val="006B2AB2"/>
    <w:rsid w:val="006B2C95"/>
    <w:rsid w:val="006B3C12"/>
    <w:rsid w:val="006B3F07"/>
    <w:rsid w:val="006B4054"/>
    <w:rsid w:val="006B478D"/>
    <w:rsid w:val="006B49D8"/>
    <w:rsid w:val="006B4DC3"/>
    <w:rsid w:val="006B5116"/>
    <w:rsid w:val="006B520E"/>
    <w:rsid w:val="006B56B9"/>
    <w:rsid w:val="006B5D98"/>
    <w:rsid w:val="006B5F61"/>
    <w:rsid w:val="006B60F1"/>
    <w:rsid w:val="006B6313"/>
    <w:rsid w:val="006B67DC"/>
    <w:rsid w:val="006B7513"/>
    <w:rsid w:val="006B765D"/>
    <w:rsid w:val="006B773D"/>
    <w:rsid w:val="006B786A"/>
    <w:rsid w:val="006C045D"/>
    <w:rsid w:val="006C055B"/>
    <w:rsid w:val="006C08F4"/>
    <w:rsid w:val="006C0A13"/>
    <w:rsid w:val="006C11A7"/>
    <w:rsid w:val="006C1C78"/>
    <w:rsid w:val="006C1CB8"/>
    <w:rsid w:val="006C1E75"/>
    <w:rsid w:val="006C28A5"/>
    <w:rsid w:val="006C2BA9"/>
    <w:rsid w:val="006C2DA3"/>
    <w:rsid w:val="006C3023"/>
    <w:rsid w:val="006C37EF"/>
    <w:rsid w:val="006C3B8E"/>
    <w:rsid w:val="006C3DD3"/>
    <w:rsid w:val="006C3DEE"/>
    <w:rsid w:val="006C49C6"/>
    <w:rsid w:val="006C4FEE"/>
    <w:rsid w:val="006C500C"/>
    <w:rsid w:val="006C5775"/>
    <w:rsid w:val="006C5D22"/>
    <w:rsid w:val="006C6348"/>
    <w:rsid w:val="006C6403"/>
    <w:rsid w:val="006C7557"/>
    <w:rsid w:val="006C787A"/>
    <w:rsid w:val="006D009F"/>
    <w:rsid w:val="006D022B"/>
    <w:rsid w:val="006D0267"/>
    <w:rsid w:val="006D02E2"/>
    <w:rsid w:val="006D092D"/>
    <w:rsid w:val="006D0BF0"/>
    <w:rsid w:val="006D1392"/>
    <w:rsid w:val="006D1E4F"/>
    <w:rsid w:val="006D1F23"/>
    <w:rsid w:val="006D1FF8"/>
    <w:rsid w:val="006D27B3"/>
    <w:rsid w:val="006D27D6"/>
    <w:rsid w:val="006D2D99"/>
    <w:rsid w:val="006D34FF"/>
    <w:rsid w:val="006D3884"/>
    <w:rsid w:val="006D44CC"/>
    <w:rsid w:val="006D46F1"/>
    <w:rsid w:val="006D47EF"/>
    <w:rsid w:val="006D47F4"/>
    <w:rsid w:val="006D49C3"/>
    <w:rsid w:val="006D53F2"/>
    <w:rsid w:val="006D54CE"/>
    <w:rsid w:val="006D5822"/>
    <w:rsid w:val="006D5D3E"/>
    <w:rsid w:val="006D5E6C"/>
    <w:rsid w:val="006D5F95"/>
    <w:rsid w:val="006D62AA"/>
    <w:rsid w:val="006D6A21"/>
    <w:rsid w:val="006D6FFD"/>
    <w:rsid w:val="006D7325"/>
    <w:rsid w:val="006E0192"/>
    <w:rsid w:val="006E038E"/>
    <w:rsid w:val="006E04AE"/>
    <w:rsid w:val="006E1AE8"/>
    <w:rsid w:val="006E2093"/>
    <w:rsid w:val="006E2D4E"/>
    <w:rsid w:val="006E36ED"/>
    <w:rsid w:val="006E36FC"/>
    <w:rsid w:val="006E37BD"/>
    <w:rsid w:val="006E3AE9"/>
    <w:rsid w:val="006E3F61"/>
    <w:rsid w:val="006E4230"/>
    <w:rsid w:val="006E498C"/>
    <w:rsid w:val="006E58DA"/>
    <w:rsid w:val="006E5A19"/>
    <w:rsid w:val="006E66A3"/>
    <w:rsid w:val="006E744C"/>
    <w:rsid w:val="006E7971"/>
    <w:rsid w:val="006F0031"/>
    <w:rsid w:val="006F0180"/>
    <w:rsid w:val="006F1C48"/>
    <w:rsid w:val="006F1CA3"/>
    <w:rsid w:val="006F1ECB"/>
    <w:rsid w:val="006F2035"/>
    <w:rsid w:val="006F20C7"/>
    <w:rsid w:val="006F2423"/>
    <w:rsid w:val="006F2CC8"/>
    <w:rsid w:val="006F30F2"/>
    <w:rsid w:val="006F3779"/>
    <w:rsid w:val="006F3935"/>
    <w:rsid w:val="006F404B"/>
    <w:rsid w:val="006F478F"/>
    <w:rsid w:val="006F4F6D"/>
    <w:rsid w:val="006F5565"/>
    <w:rsid w:val="006F65D8"/>
    <w:rsid w:val="006F791B"/>
    <w:rsid w:val="00700151"/>
    <w:rsid w:val="007007DD"/>
    <w:rsid w:val="007009EB"/>
    <w:rsid w:val="00700B1F"/>
    <w:rsid w:val="007017E9"/>
    <w:rsid w:val="007019EB"/>
    <w:rsid w:val="00701B22"/>
    <w:rsid w:val="00701B89"/>
    <w:rsid w:val="00701E65"/>
    <w:rsid w:val="007020B5"/>
    <w:rsid w:val="007020FB"/>
    <w:rsid w:val="00702208"/>
    <w:rsid w:val="0070312B"/>
    <w:rsid w:val="00703D56"/>
    <w:rsid w:val="00703F96"/>
    <w:rsid w:val="0070405D"/>
    <w:rsid w:val="00704934"/>
    <w:rsid w:val="00704BD8"/>
    <w:rsid w:val="00705990"/>
    <w:rsid w:val="00706062"/>
    <w:rsid w:val="007063BD"/>
    <w:rsid w:val="00706FCA"/>
    <w:rsid w:val="007072EE"/>
    <w:rsid w:val="00707563"/>
    <w:rsid w:val="007078EA"/>
    <w:rsid w:val="00707AAD"/>
    <w:rsid w:val="00710267"/>
    <w:rsid w:val="0071176F"/>
    <w:rsid w:val="00711812"/>
    <w:rsid w:val="007119B2"/>
    <w:rsid w:val="00711F84"/>
    <w:rsid w:val="00712175"/>
    <w:rsid w:val="00712A45"/>
    <w:rsid w:val="007133CF"/>
    <w:rsid w:val="00714054"/>
    <w:rsid w:val="007147B8"/>
    <w:rsid w:val="0071492D"/>
    <w:rsid w:val="00715CC5"/>
    <w:rsid w:val="007160B2"/>
    <w:rsid w:val="00716530"/>
    <w:rsid w:val="00716901"/>
    <w:rsid w:val="00716DB5"/>
    <w:rsid w:val="00716FA6"/>
    <w:rsid w:val="00717139"/>
    <w:rsid w:val="0071797B"/>
    <w:rsid w:val="00717A75"/>
    <w:rsid w:val="00717B86"/>
    <w:rsid w:val="00720314"/>
    <w:rsid w:val="007210E3"/>
    <w:rsid w:val="0072117A"/>
    <w:rsid w:val="0072137D"/>
    <w:rsid w:val="00721A9A"/>
    <w:rsid w:val="00721DF9"/>
    <w:rsid w:val="00721E06"/>
    <w:rsid w:val="0072208F"/>
    <w:rsid w:val="007224C4"/>
    <w:rsid w:val="00722577"/>
    <w:rsid w:val="00722977"/>
    <w:rsid w:val="00722D60"/>
    <w:rsid w:val="007232BF"/>
    <w:rsid w:val="007232EF"/>
    <w:rsid w:val="00723676"/>
    <w:rsid w:val="00723DA0"/>
    <w:rsid w:val="00723ECC"/>
    <w:rsid w:val="00724C99"/>
    <w:rsid w:val="0072501B"/>
    <w:rsid w:val="00725372"/>
    <w:rsid w:val="007259F1"/>
    <w:rsid w:val="00725C4C"/>
    <w:rsid w:val="00725FF1"/>
    <w:rsid w:val="007260F5"/>
    <w:rsid w:val="00726144"/>
    <w:rsid w:val="0072657A"/>
    <w:rsid w:val="00726875"/>
    <w:rsid w:val="00727865"/>
    <w:rsid w:val="00727CBB"/>
    <w:rsid w:val="00730182"/>
    <w:rsid w:val="00730A83"/>
    <w:rsid w:val="00731E0B"/>
    <w:rsid w:val="0073228C"/>
    <w:rsid w:val="00732342"/>
    <w:rsid w:val="007325D2"/>
    <w:rsid w:val="00732809"/>
    <w:rsid w:val="00732BA6"/>
    <w:rsid w:val="0073301F"/>
    <w:rsid w:val="0073316C"/>
    <w:rsid w:val="0073358F"/>
    <w:rsid w:val="00733EBE"/>
    <w:rsid w:val="00733EE0"/>
    <w:rsid w:val="00734004"/>
    <w:rsid w:val="00734628"/>
    <w:rsid w:val="007346CA"/>
    <w:rsid w:val="00734958"/>
    <w:rsid w:val="00734B7D"/>
    <w:rsid w:val="00735071"/>
    <w:rsid w:val="00735505"/>
    <w:rsid w:val="0073599B"/>
    <w:rsid w:val="00735B7D"/>
    <w:rsid w:val="00735BCA"/>
    <w:rsid w:val="00735EFF"/>
    <w:rsid w:val="007367C0"/>
    <w:rsid w:val="007369AA"/>
    <w:rsid w:val="00736C9F"/>
    <w:rsid w:val="00736F00"/>
    <w:rsid w:val="00737A4A"/>
    <w:rsid w:val="00737D8F"/>
    <w:rsid w:val="0074041D"/>
    <w:rsid w:val="00740FB5"/>
    <w:rsid w:val="007410B1"/>
    <w:rsid w:val="007411ED"/>
    <w:rsid w:val="00741841"/>
    <w:rsid w:val="00742001"/>
    <w:rsid w:val="00742439"/>
    <w:rsid w:val="007430BD"/>
    <w:rsid w:val="00743CE4"/>
    <w:rsid w:val="00744362"/>
    <w:rsid w:val="007447F8"/>
    <w:rsid w:val="007448AE"/>
    <w:rsid w:val="00744A80"/>
    <w:rsid w:val="00744AE2"/>
    <w:rsid w:val="00744D30"/>
    <w:rsid w:val="0074512E"/>
    <w:rsid w:val="007452E1"/>
    <w:rsid w:val="007455AB"/>
    <w:rsid w:val="0074562A"/>
    <w:rsid w:val="0074630B"/>
    <w:rsid w:val="00747542"/>
    <w:rsid w:val="0074763F"/>
    <w:rsid w:val="007503AC"/>
    <w:rsid w:val="007503B5"/>
    <w:rsid w:val="00750829"/>
    <w:rsid w:val="00750908"/>
    <w:rsid w:val="007509B2"/>
    <w:rsid w:val="00751452"/>
    <w:rsid w:val="007524EE"/>
    <w:rsid w:val="00752533"/>
    <w:rsid w:val="0075274B"/>
    <w:rsid w:val="0075275D"/>
    <w:rsid w:val="00752B1E"/>
    <w:rsid w:val="007531CA"/>
    <w:rsid w:val="00753B9B"/>
    <w:rsid w:val="00753E46"/>
    <w:rsid w:val="00754E2A"/>
    <w:rsid w:val="00754EB7"/>
    <w:rsid w:val="007553A6"/>
    <w:rsid w:val="0075580C"/>
    <w:rsid w:val="00755D63"/>
    <w:rsid w:val="00755E34"/>
    <w:rsid w:val="00756DE1"/>
    <w:rsid w:val="00757328"/>
    <w:rsid w:val="00757655"/>
    <w:rsid w:val="0075772A"/>
    <w:rsid w:val="007579A4"/>
    <w:rsid w:val="00757CF0"/>
    <w:rsid w:val="00757F7C"/>
    <w:rsid w:val="00757FB2"/>
    <w:rsid w:val="00760988"/>
    <w:rsid w:val="00760A41"/>
    <w:rsid w:val="00760D11"/>
    <w:rsid w:val="007618EC"/>
    <w:rsid w:val="00762323"/>
    <w:rsid w:val="007624D9"/>
    <w:rsid w:val="007627DC"/>
    <w:rsid w:val="00762FDC"/>
    <w:rsid w:val="0076319B"/>
    <w:rsid w:val="00763574"/>
    <w:rsid w:val="00763879"/>
    <w:rsid w:val="00765746"/>
    <w:rsid w:val="00765B04"/>
    <w:rsid w:val="00765D6D"/>
    <w:rsid w:val="00766517"/>
    <w:rsid w:val="007669C8"/>
    <w:rsid w:val="00766AC3"/>
    <w:rsid w:val="00766B22"/>
    <w:rsid w:val="00766D3E"/>
    <w:rsid w:val="0077039B"/>
    <w:rsid w:val="007704B3"/>
    <w:rsid w:val="0077125E"/>
    <w:rsid w:val="007713B2"/>
    <w:rsid w:val="00771879"/>
    <w:rsid w:val="0077188B"/>
    <w:rsid w:val="00771AC9"/>
    <w:rsid w:val="00771C09"/>
    <w:rsid w:val="00771C2B"/>
    <w:rsid w:val="00772090"/>
    <w:rsid w:val="007721BC"/>
    <w:rsid w:val="00772755"/>
    <w:rsid w:val="0077288D"/>
    <w:rsid w:val="007729F7"/>
    <w:rsid w:val="007733FA"/>
    <w:rsid w:val="007734CE"/>
    <w:rsid w:val="007737E5"/>
    <w:rsid w:val="00773D12"/>
    <w:rsid w:val="00774312"/>
    <w:rsid w:val="00774682"/>
    <w:rsid w:val="00774773"/>
    <w:rsid w:val="00774CBA"/>
    <w:rsid w:val="00776B89"/>
    <w:rsid w:val="00776F8F"/>
    <w:rsid w:val="0077703C"/>
    <w:rsid w:val="0077713E"/>
    <w:rsid w:val="007801BB"/>
    <w:rsid w:val="007809E7"/>
    <w:rsid w:val="00780BD5"/>
    <w:rsid w:val="00780ED7"/>
    <w:rsid w:val="007813B5"/>
    <w:rsid w:val="00781BF3"/>
    <w:rsid w:val="0078229A"/>
    <w:rsid w:val="00784F4A"/>
    <w:rsid w:val="00785573"/>
    <w:rsid w:val="007863D6"/>
    <w:rsid w:val="00786A9D"/>
    <w:rsid w:val="00787084"/>
    <w:rsid w:val="007872F1"/>
    <w:rsid w:val="00787523"/>
    <w:rsid w:val="007876F8"/>
    <w:rsid w:val="00787707"/>
    <w:rsid w:val="007879D7"/>
    <w:rsid w:val="00787BA1"/>
    <w:rsid w:val="00787E2A"/>
    <w:rsid w:val="007908C0"/>
    <w:rsid w:val="00790AF9"/>
    <w:rsid w:val="00791241"/>
    <w:rsid w:val="007919DE"/>
    <w:rsid w:val="00791E58"/>
    <w:rsid w:val="007920B4"/>
    <w:rsid w:val="0079211C"/>
    <w:rsid w:val="007922D4"/>
    <w:rsid w:val="0079248D"/>
    <w:rsid w:val="007924CB"/>
    <w:rsid w:val="0079268A"/>
    <w:rsid w:val="00792D94"/>
    <w:rsid w:val="007934A1"/>
    <w:rsid w:val="00793B10"/>
    <w:rsid w:val="00793B65"/>
    <w:rsid w:val="00793EB7"/>
    <w:rsid w:val="00794A5E"/>
    <w:rsid w:val="00795391"/>
    <w:rsid w:val="00795A81"/>
    <w:rsid w:val="00795CA3"/>
    <w:rsid w:val="007977C9"/>
    <w:rsid w:val="00797CCE"/>
    <w:rsid w:val="007A02BC"/>
    <w:rsid w:val="007A0AAF"/>
    <w:rsid w:val="007A1768"/>
    <w:rsid w:val="007A19C1"/>
    <w:rsid w:val="007A1FE3"/>
    <w:rsid w:val="007A2BDD"/>
    <w:rsid w:val="007A2C67"/>
    <w:rsid w:val="007A2DAD"/>
    <w:rsid w:val="007A328A"/>
    <w:rsid w:val="007A3CE6"/>
    <w:rsid w:val="007A3ED9"/>
    <w:rsid w:val="007A48E1"/>
    <w:rsid w:val="007A4A47"/>
    <w:rsid w:val="007A4CDA"/>
    <w:rsid w:val="007A5778"/>
    <w:rsid w:val="007A5B46"/>
    <w:rsid w:val="007A5C73"/>
    <w:rsid w:val="007A5FCE"/>
    <w:rsid w:val="007A630A"/>
    <w:rsid w:val="007A68F9"/>
    <w:rsid w:val="007A7339"/>
    <w:rsid w:val="007B04EE"/>
    <w:rsid w:val="007B1297"/>
    <w:rsid w:val="007B13C6"/>
    <w:rsid w:val="007B1E3C"/>
    <w:rsid w:val="007B278F"/>
    <w:rsid w:val="007B2B9B"/>
    <w:rsid w:val="007B3E44"/>
    <w:rsid w:val="007B3E77"/>
    <w:rsid w:val="007B41A7"/>
    <w:rsid w:val="007B431D"/>
    <w:rsid w:val="007B444F"/>
    <w:rsid w:val="007B4C42"/>
    <w:rsid w:val="007B5C45"/>
    <w:rsid w:val="007B5CF3"/>
    <w:rsid w:val="007B610A"/>
    <w:rsid w:val="007B7348"/>
    <w:rsid w:val="007B7D33"/>
    <w:rsid w:val="007C0D0E"/>
    <w:rsid w:val="007C0E54"/>
    <w:rsid w:val="007C1033"/>
    <w:rsid w:val="007C1163"/>
    <w:rsid w:val="007C1620"/>
    <w:rsid w:val="007C1707"/>
    <w:rsid w:val="007C1745"/>
    <w:rsid w:val="007C17B8"/>
    <w:rsid w:val="007C27AF"/>
    <w:rsid w:val="007C3318"/>
    <w:rsid w:val="007C45B5"/>
    <w:rsid w:val="007C4A1B"/>
    <w:rsid w:val="007C4D9C"/>
    <w:rsid w:val="007C5377"/>
    <w:rsid w:val="007C5752"/>
    <w:rsid w:val="007C5910"/>
    <w:rsid w:val="007C5B6B"/>
    <w:rsid w:val="007C6EB6"/>
    <w:rsid w:val="007C70C7"/>
    <w:rsid w:val="007C712D"/>
    <w:rsid w:val="007C7139"/>
    <w:rsid w:val="007C735F"/>
    <w:rsid w:val="007C75AA"/>
    <w:rsid w:val="007C77C7"/>
    <w:rsid w:val="007C7A43"/>
    <w:rsid w:val="007C7EC4"/>
    <w:rsid w:val="007D0EAC"/>
    <w:rsid w:val="007D1042"/>
    <w:rsid w:val="007D221D"/>
    <w:rsid w:val="007D2226"/>
    <w:rsid w:val="007D2AB4"/>
    <w:rsid w:val="007D3BBD"/>
    <w:rsid w:val="007D3D45"/>
    <w:rsid w:val="007D4932"/>
    <w:rsid w:val="007D49E7"/>
    <w:rsid w:val="007D4CF9"/>
    <w:rsid w:val="007D7440"/>
    <w:rsid w:val="007D74A3"/>
    <w:rsid w:val="007D74F7"/>
    <w:rsid w:val="007D7D26"/>
    <w:rsid w:val="007D7DE1"/>
    <w:rsid w:val="007D7EE6"/>
    <w:rsid w:val="007E000E"/>
    <w:rsid w:val="007E06E3"/>
    <w:rsid w:val="007E0CFD"/>
    <w:rsid w:val="007E11E6"/>
    <w:rsid w:val="007E141C"/>
    <w:rsid w:val="007E167E"/>
    <w:rsid w:val="007E192F"/>
    <w:rsid w:val="007E2355"/>
    <w:rsid w:val="007E2BD3"/>
    <w:rsid w:val="007E2E05"/>
    <w:rsid w:val="007E2F46"/>
    <w:rsid w:val="007E3FD4"/>
    <w:rsid w:val="007E3FF3"/>
    <w:rsid w:val="007E3FF4"/>
    <w:rsid w:val="007E472B"/>
    <w:rsid w:val="007E4C3E"/>
    <w:rsid w:val="007E5F77"/>
    <w:rsid w:val="007E66D6"/>
    <w:rsid w:val="007E7319"/>
    <w:rsid w:val="007E7BDC"/>
    <w:rsid w:val="007E7ED5"/>
    <w:rsid w:val="007F06DB"/>
    <w:rsid w:val="007F06E9"/>
    <w:rsid w:val="007F0BE6"/>
    <w:rsid w:val="007F1453"/>
    <w:rsid w:val="007F171A"/>
    <w:rsid w:val="007F2140"/>
    <w:rsid w:val="007F22B7"/>
    <w:rsid w:val="007F284D"/>
    <w:rsid w:val="007F28EC"/>
    <w:rsid w:val="007F29AB"/>
    <w:rsid w:val="007F2AC2"/>
    <w:rsid w:val="007F2F5B"/>
    <w:rsid w:val="007F3486"/>
    <w:rsid w:val="007F3581"/>
    <w:rsid w:val="007F3623"/>
    <w:rsid w:val="007F4F83"/>
    <w:rsid w:val="007F5052"/>
    <w:rsid w:val="007F5E51"/>
    <w:rsid w:val="007F612D"/>
    <w:rsid w:val="007F7255"/>
    <w:rsid w:val="007F7295"/>
    <w:rsid w:val="007F7C1E"/>
    <w:rsid w:val="00800374"/>
    <w:rsid w:val="00800585"/>
    <w:rsid w:val="008006BA"/>
    <w:rsid w:val="008013CE"/>
    <w:rsid w:val="008023DE"/>
    <w:rsid w:val="00802A71"/>
    <w:rsid w:val="00803043"/>
    <w:rsid w:val="0080415C"/>
    <w:rsid w:val="008052C0"/>
    <w:rsid w:val="008052EF"/>
    <w:rsid w:val="0080598F"/>
    <w:rsid w:val="008059C2"/>
    <w:rsid w:val="00805D86"/>
    <w:rsid w:val="008075F3"/>
    <w:rsid w:val="00810CE1"/>
    <w:rsid w:val="00810F88"/>
    <w:rsid w:val="0081103D"/>
    <w:rsid w:val="008110EF"/>
    <w:rsid w:val="008116B7"/>
    <w:rsid w:val="00811942"/>
    <w:rsid w:val="00811ADA"/>
    <w:rsid w:val="00812941"/>
    <w:rsid w:val="00812A58"/>
    <w:rsid w:val="00812D2E"/>
    <w:rsid w:val="00812E27"/>
    <w:rsid w:val="00813068"/>
    <w:rsid w:val="00813141"/>
    <w:rsid w:val="00813620"/>
    <w:rsid w:val="0081366E"/>
    <w:rsid w:val="00813F32"/>
    <w:rsid w:val="008147C0"/>
    <w:rsid w:val="00814C81"/>
    <w:rsid w:val="0081510C"/>
    <w:rsid w:val="0081538A"/>
    <w:rsid w:val="00815BF0"/>
    <w:rsid w:val="008163A6"/>
    <w:rsid w:val="008163D7"/>
    <w:rsid w:val="0081646D"/>
    <w:rsid w:val="008172FF"/>
    <w:rsid w:val="00817A65"/>
    <w:rsid w:val="00817EC0"/>
    <w:rsid w:val="00820522"/>
    <w:rsid w:val="00820CD2"/>
    <w:rsid w:val="008210DB"/>
    <w:rsid w:val="008217EB"/>
    <w:rsid w:val="00821B8F"/>
    <w:rsid w:val="00821D79"/>
    <w:rsid w:val="00821EA7"/>
    <w:rsid w:val="0082218A"/>
    <w:rsid w:val="00822946"/>
    <w:rsid w:val="00822981"/>
    <w:rsid w:val="00822FCC"/>
    <w:rsid w:val="008237B1"/>
    <w:rsid w:val="00823963"/>
    <w:rsid w:val="00824DB7"/>
    <w:rsid w:val="00825349"/>
    <w:rsid w:val="00825C5A"/>
    <w:rsid w:val="008261B1"/>
    <w:rsid w:val="0082622A"/>
    <w:rsid w:val="008263AA"/>
    <w:rsid w:val="008267A1"/>
    <w:rsid w:val="00826E06"/>
    <w:rsid w:val="00826E33"/>
    <w:rsid w:val="008271C2"/>
    <w:rsid w:val="00827288"/>
    <w:rsid w:val="00827BA3"/>
    <w:rsid w:val="008300EE"/>
    <w:rsid w:val="0083014B"/>
    <w:rsid w:val="00830782"/>
    <w:rsid w:val="00830900"/>
    <w:rsid w:val="00830C8D"/>
    <w:rsid w:val="00831098"/>
    <w:rsid w:val="00832270"/>
    <w:rsid w:val="00832784"/>
    <w:rsid w:val="00834483"/>
    <w:rsid w:val="00834F14"/>
    <w:rsid w:val="00836186"/>
    <w:rsid w:val="008369CB"/>
    <w:rsid w:val="008401B8"/>
    <w:rsid w:val="00840D73"/>
    <w:rsid w:val="00840F04"/>
    <w:rsid w:val="00841EB6"/>
    <w:rsid w:val="00841FA9"/>
    <w:rsid w:val="00843553"/>
    <w:rsid w:val="00843855"/>
    <w:rsid w:val="00843889"/>
    <w:rsid w:val="008447CA"/>
    <w:rsid w:val="00845633"/>
    <w:rsid w:val="00845B9B"/>
    <w:rsid w:val="00846571"/>
    <w:rsid w:val="0084680C"/>
    <w:rsid w:val="00846E6C"/>
    <w:rsid w:val="00847C41"/>
    <w:rsid w:val="008500A4"/>
    <w:rsid w:val="00850435"/>
    <w:rsid w:val="00850E25"/>
    <w:rsid w:val="00850EA8"/>
    <w:rsid w:val="00850EBC"/>
    <w:rsid w:val="00850EFA"/>
    <w:rsid w:val="0085133D"/>
    <w:rsid w:val="008527E9"/>
    <w:rsid w:val="00852992"/>
    <w:rsid w:val="00852D3F"/>
    <w:rsid w:val="00852E54"/>
    <w:rsid w:val="00853184"/>
    <w:rsid w:val="0085343F"/>
    <w:rsid w:val="00853F4C"/>
    <w:rsid w:val="0085441C"/>
    <w:rsid w:val="00854797"/>
    <w:rsid w:val="00855114"/>
    <w:rsid w:val="0085540D"/>
    <w:rsid w:val="00855E6E"/>
    <w:rsid w:val="00856596"/>
    <w:rsid w:val="008565AD"/>
    <w:rsid w:val="008566BA"/>
    <w:rsid w:val="0085794C"/>
    <w:rsid w:val="0086065C"/>
    <w:rsid w:val="00860677"/>
    <w:rsid w:val="008607EE"/>
    <w:rsid w:val="00860AC0"/>
    <w:rsid w:val="00860E9E"/>
    <w:rsid w:val="0086170D"/>
    <w:rsid w:val="008618E2"/>
    <w:rsid w:val="00861942"/>
    <w:rsid w:val="00861B6A"/>
    <w:rsid w:val="00861FB4"/>
    <w:rsid w:val="0086339A"/>
    <w:rsid w:val="00863800"/>
    <w:rsid w:val="00863D01"/>
    <w:rsid w:val="00864B38"/>
    <w:rsid w:val="00866767"/>
    <w:rsid w:val="008668B7"/>
    <w:rsid w:val="00866EE8"/>
    <w:rsid w:val="0086724F"/>
    <w:rsid w:val="0087007F"/>
    <w:rsid w:val="0087070C"/>
    <w:rsid w:val="00872353"/>
    <w:rsid w:val="0087249F"/>
    <w:rsid w:val="008731F1"/>
    <w:rsid w:val="00873633"/>
    <w:rsid w:val="008738B4"/>
    <w:rsid w:val="00874009"/>
    <w:rsid w:val="008740D0"/>
    <w:rsid w:val="0087454F"/>
    <w:rsid w:val="0087472D"/>
    <w:rsid w:val="00874774"/>
    <w:rsid w:val="00874987"/>
    <w:rsid w:val="00874A14"/>
    <w:rsid w:val="00874AF0"/>
    <w:rsid w:val="008750CA"/>
    <w:rsid w:val="00875ECB"/>
    <w:rsid w:val="008763D4"/>
    <w:rsid w:val="00876DF1"/>
    <w:rsid w:val="00877016"/>
    <w:rsid w:val="00877517"/>
    <w:rsid w:val="0087769C"/>
    <w:rsid w:val="008777EE"/>
    <w:rsid w:val="00877CCA"/>
    <w:rsid w:val="00881025"/>
    <w:rsid w:val="00881843"/>
    <w:rsid w:val="00882749"/>
    <w:rsid w:val="008827EB"/>
    <w:rsid w:val="00882AF1"/>
    <w:rsid w:val="00882F1D"/>
    <w:rsid w:val="008839E5"/>
    <w:rsid w:val="00883C1C"/>
    <w:rsid w:val="00883F1F"/>
    <w:rsid w:val="00884542"/>
    <w:rsid w:val="00884861"/>
    <w:rsid w:val="008849F2"/>
    <w:rsid w:val="00884D5B"/>
    <w:rsid w:val="008852A6"/>
    <w:rsid w:val="00885382"/>
    <w:rsid w:val="00885AB7"/>
    <w:rsid w:val="008860E0"/>
    <w:rsid w:val="008863E5"/>
    <w:rsid w:val="00886993"/>
    <w:rsid w:val="00886B37"/>
    <w:rsid w:val="008904AA"/>
    <w:rsid w:val="008904EE"/>
    <w:rsid w:val="008905FA"/>
    <w:rsid w:val="008907F2"/>
    <w:rsid w:val="00890AB4"/>
    <w:rsid w:val="0089138A"/>
    <w:rsid w:val="00891EFB"/>
    <w:rsid w:val="00892808"/>
    <w:rsid w:val="00892A0B"/>
    <w:rsid w:val="00892A67"/>
    <w:rsid w:val="008931A4"/>
    <w:rsid w:val="00894193"/>
    <w:rsid w:val="008948B1"/>
    <w:rsid w:val="00895A2D"/>
    <w:rsid w:val="00895A3B"/>
    <w:rsid w:val="00895ABD"/>
    <w:rsid w:val="00895B60"/>
    <w:rsid w:val="00895C79"/>
    <w:rsid w:val="00896219"/>
    <w:rsid w:val="00896797"/>
    <w:rsid w:val="0089738A"/>
    <w:rsid w:val="00897796"/>
    <w:rsid w:val="008A00EF"/>
    <w:rsid w:val="008A04CC"/>
    <w:rsid w:val="008A09F4"/>
    <w:rsid w:val="008A0C45"/>
    <w:rsid w:val="008A1070"/>
    <w:rsid w:val="008A1236"/>
    <w:rsid w:val="008A1DD5"/>
    <w:rsid w:val="008A2182"/>
    <w:rsid w:val="008A2897"/>
    <w:rsid w:val="008A298A"/>
    <w:rsid w:val="008A2D88"/>
    <w:rsid w:val="008A328F"/>
    <w:rsid w:val="008A3487"/>
    <w:rsid w:val="008A348E"/>
    <w:rsid w:val="008A37B6"/>
    <w:rsid w:val="008A3DA0"/>
    <w:rsid w:val="008A40BF"/>
    <w:rsid w:val="008A41C1"/>
    <w:rsid w:val="008A4414"/>
    <w:rsid w:val="008A47D0"/>
    <w:rsid w:val="008A49BB"/>
    <w:rsid w:val="008A5081"/>
    <w:rsid w:val="008A5B0B"/>
    <w:rsid w:val="008A5E5D"/>
    <w:rsid w:val="008A6F99"/>
    <w:rsid w:val="008A7428"/>
    <w:rsid w:val="008A7755"/>
    <w:rsid w:val="008A7938"/>
    <w:rsid w:val="008A7B4B"/>
    <w:rsid w:val="008A7B52"/>
    <w:rsid w:val="008A7B5C"/>
    <w:rsid w:val="008B05A9"/>
    <w:rsid w:val="008B0D3C"/>
    <w:rsid w:val="008B0EDD"/>
    <w:rsid w:val="008B0F3C"/>
    <w:rsid w:val="008B188B"/>
    <w:rsid w:val="008B244B"/>
    <w:rsid w:val="008B289B"/>
    <w:rsid w:val="008B2975"/>
    <w:rsid w:val="008B3898"/>
    <w:rsid w:val="008B4240"/>
    <w:rsid w:val="008B4515"/>
    <w:rsid w:val="008B532A"/>
    <w:rsid w:val="008B5D13"/>
    <w:rsid w:val="008B5E8F"/>
    <w:rsid w:val="008B62B2"/>
    <w:rsid w:val="008B63B8"/>
    <w:rsid w:val="008B6685"/>
    <w:rsid w:val="008B6EFC"/>
    <w:rsid w:val="008B6FF8"/>
    <w:rsid w:val="008B77B6"/>
    <w:rsid w:val="008B7D85"/>
    <w:rsid w:val="008C00BB"/>
    <w:rsid w:val="008C062C"/>
    <w:rsid w:val="008C065F"/>
    <w:rsid w:val="008C0B95"/>
    <w:rsid w:val="008C16C7"/>
    <w:rsid w:val="008C19C4"/>
    <w:rsid w:val="008C1EB6"/>
    <w:rsid w:val="008C256F"/>
    <w:rsid w:val="008C2C8F"/>
    <w:rsid w:val="008C2E97"/>
    <w:rsid w:val="008C35B1"/>
    <w:rsid w:val="008C36BD"/>
    <w:rsid w:val="008C49BA"/>
    <w:rsid w:val="008C4B15"/>
    <w:rsid w:val="008C4C5F"/>
    <w:rsid w:val="008C4E6C"/>
    <w:rsid w:val="008C5B3B"/>
    <w:rsid w:val="008C6195"/>
    <w:rsid w:val="008C63D2"/>
    <w:rsid w:val="008C64B4"/>
    <w:rsid w:val="008D09EE"/>
    <w:rsid w:val="008D0E42"/>
    <w:rsid w:val="008D0E47"/>
    <w:rsid w:val="008D1499"/>
    <w:rsid w:val="008D1A89"/>
    <w:rsid w:val="008D1F01"/>
    <w:rsid w:val="008D20B3"/>
    <w:rsid w:val="008D242B"/>
    <w:rsid w:val="008D40FF"/>
    <w:rsid w:val="008D4A6C"/>
    <w:rsid w:val="008D4A77"/>
    <w:rsid w:val="008D5B3E"/>
    <w:rsid w:val="008D5BC5"/>
    <w:rsid w:val="008D63EB"/>
    <w:rsid w:val="008D716D"/>
    <w:rsid w:val="008D7CE3"/>
    <w:rsid w:val="008E0E38"/>
    <w:rsid w:val="008E122C"/>
    <w:rsid w:val="008E1805"/>
    <w:rsid w:val="008E2329"/>
    <w:rsid w:val="008E2469"/>
    <w:rsid w:val="008E25F7"/>
    <w:rsid w:val="008E2705"/>
    <w:rsid w:val="008E31F3"/>
    <w:rsid w:val="008E45C4"/>
    <w:rsid w:val="008E48D8"/>
    <w:rsid w:val="008E53DC"/>
    <w:rsid w:val="008E543A"/>
    <w:rsid w:val="008E66C1"/>
    <w:rsid w:val="008E68F7"/>
    <w:rsid w:val="008E7A4A"/>
    <w:rsid w:val="008E7F00"/>
    <w:rsid w:val="008F02F9"/>
    <w:rsid w:val="008F182A"/>
    <w:rsid w:val="008F18FE"/>
    <w:rsid w:val="008F1FAB"/>
    <w:rsid w:val="008F2011"/>
    <w:rsid w:val="008F240C"/>
    <w:rsid w:val="008F2861"/>
    <w:rsid w:val="008F2C43"/>
    <w:rsid w:val="008F2CF9"/>
    <w:rsid w:val="008F2E45"/>
    <w:rsid w:val="008F42A5"/>
    <w:rsid w:val="008F4646"/>
    <w:rsid w:val="008F4677"/>
    <w:rsid w:val="008F46A4"/>
    <w:rsid w:val="008F47C7"/>
    <w:rsid w:val="008F4C26"/>
    <w:rsid w:val="008F6D7E"/>
    <w:rsid w:val="008F7547"/>
    <w:rsid w:val="008F7B64"/>
    <w:rsid w:val="0090058B"/>
    <w:rsid w:val="0090060B"/>
    <w:rsid w:val="00900D30"/>
    <w:rsid w:val="00900E18"/>
    <w:rsid w:val="009012EF"/>
    <w:rsid w:val="009016D8"/>
    <w:rsid w:val="009020ED"/>
    <w:rsid w:val="00902709"/>
    <w:rsid w:val="00902ABA"/>
    <w:rsid w:val="009030E2"/>
    <w:rsid w:val="00903E41"/>
    <w:rsid w:val="00903FEB"/>
    <w:rsid w:val="009042B9"/>
    <w:rsid w:val="009043FA"/>
    <w:rsid w:val="00905065"/>
    <w:rsid w:val="00905C63"/>
    <w:rsid w:val="00905EDF"/>
    <w:rsid w:val="009065D8"/>
    <w:rsid w:val="00907AB2"/>
    <w:rsid w:val="00910114"/>
    <w:rsid w:val="00910562"/>
    <w:rsid w:val="009115B7"/>
    <w:rsid w:val="00911681"/>
    <w:rsid w:val="009117D4"/>
    <w:rsid w:val="00911DDD"/>
    <w:rsid w:val="00912082"/>
    <w:rsid w:val="00912144"/>
    <w:rsid w:val="00912CE3"/>
    <w:rsid w:val="009140F4"/>
    <w:rsid w:val="0091466D"/>
    <w:rsid w:val="00914877"/>
    <w:rsid w:val="0091495B"/>
    <w:rsid w:val="00914C25"/>
    <w:rsid w:val="00914C2F"/>
    <w:rsid w:val="0091538E"/>
    <w:rsid w:val="00915870"/>
    <w:rsid w:val="00915E55"/>
    <w:rsid w:val="00916259"/>
    <w:rsid w:val="009162E5"/>
    <w:rsid w:val="00917297"/>
    <w:rsid w:val="00917392"/>
    <w:rsid w:val="00917B08"/>
    <w:rsid w:val="00920463"/>
    <w:rsid w:val="009205DF"/>
    <w:rsid w:val="00920760"/>
    <w:rsid w:val="00920829"/>
    <w:rsid w:val="00920EF5"/>
    <w:rsid w:val="0092118A"/>
    <w:rsid w:val="0092136B"/>
    <w:rsid w:val="00921469"/>
    <w:rsid w:val="00921C0D"/>
    <w:rsid w:val="00922692"/>
    <w:rsid w:val="009226E3"/>
    <w:rsid w:val="00922A46"/>
    <w:rsid w:val="00922CEF"/>
    <w:rsid w:val="00922D66"/>
    <w:rsid w:val="00922E1D"/>
    <w:rsid w:val="00923F62"/>
    <w:rsid w:val="00924479"/>
    <w:rsid w:val="0092451D"/>
    <w:rsid w:val="009247EB"/>
    <w:rsid w:val="009248B1"/>
    <w:rsid w:val="00924E43"/>
    <w:rsid w:val="0092519B"/>
    <w:rsid w:val="00925AC7"/>
    <w:rsid w:val="00926D0B"/>
    <w:rsid w:val="00926EAB"/>
    <w:rsid w:val="009273AA"/>
    <w:rsid w:val="0092763B"/>
    <w:rsid w:val="009301A3"/>
    <w:rsid w:val="0093022E"/>
    <w:rsid w:val="009303DA"/>
    <w:rsid w:val="009304D3"/>
    <w:rsid w:val="0093183D"/>
    <w:rsid w:val="00932314"/>
    <w:rsid w:val="009327DB"/>
    <w:rsid w:val="00932E95"/>
    <w:rsid w:val="009332F4"/>
    <w:rsid w:val="00934121"/>
    <w:rsid w:val="00934686"/>
    <w:rsid w:val="00934AA0"/>
    <w:rsid w:val="009351E3"/>
    <w:rsid w:val="009353BD"/>
    <w:rsid w:val="00936184"/>
    <w:rsid w:val="009361B4"/>
    <w:rsid w:val="00936EA0"/>
    <w:rsid w:val="009377F1"/>
    <w:rsid w:val="00940189"/>
    <w:rsid w:val="00940B33"/>
    <w:rsid w:val="009416BC"/>
    <w:rsid w:val="009416FF"/>
    <w:rsid w:val="00941D54"/>
    <w:rsid w:val="00941E75"/>
    <w:rsid w:val="00941E96"/>
    <w:rsid w:val="0094251D"/>
    <w:rsid w:val="0094275A"/>
    <w:rsid w:val="009428FD"/>
    <w:rsid w:val="00942BDA"/>
    <w:rsid w:val="00943888"/>
    <w:rsid w:val="00943BA0"/>
    <w:rsid w:val="00943D53"/>
    <w:rsid w:val="00944659"/>
    <w:rsid w:val="00944989"/>
    <w:rsid w:val="0094545D"/>
    <w:rsid w:val="00946115"/>
    <w:rsid w:val="0094614C"/>
    <w:rsid w:val="009463DF"/>
    <w:rsid w:val="009465CE"/>
    <w:rsid w:val="00947083"/>
    <w:rsid w:val="00947266"/>
    <w:rsid w:val="0094745D"/>
    <w:rsid w:val="0094798A"/>
    <w:rsid w:val="00947F24"/>
    <w:rsid w:val="009501CD"/>
    <w:rsid w:val="00950632"/>
    <w:rsid w:val="0095094F"/>
    <w:rsid w:val="009514A3"/>
    <w:rsid w:val="0095194B"/>
    <w:rsid w:val="009526A0"/>
    <w:rsid w:val="009529DF"/>
    <w:rsid w:val="00953570"/>
    <w:rsid w:val="00953599"/>
    <w:rsid w:val="00954F41"/>
    <w:rsid w:val="00955412"/>
    <w:rsid w:val="009554F4"/>
    <w:rsid w:val="00955CC9"/>
    <w:rsid w:val="009561D2"/>
    <w:rsid w:val="00957248"/>
    <w:rsid w:val="009572AE"/>
    <w:rsid w:val="009573AC"/>
    <w:rsid w:val="00957578"/>
    <w:rsid w:val="009600DA"/>
    <w:rsid w:val="00960525"/>
    <w:rsid w:val="00960605"/>
    <w:rsid w:val="00961556"/>
    <w:rsid w:val="0096181A"/>
    <w:rsid w:val="00961F1D"/>
    <w:rsid w:val="00961F30"/>
    <w:rsid w:val="00962223"/>
    <w:rsid w:val="00963217"/>
    <w:rsid w:val="00963684"/>
    <w:rsid w:val="00963A41"/>
    <w:rsid w:val="009640A4"/>
    <w:rsid w:val="00965676"/>
    <w:rsid w:val="00965A88"/>
    <w:rsid w:val="00965B75"/>
    <w:rsid w:val="00966114"/>
    <w:rsid w:val="009667E0"/>
    <w:rsid w:val="009669B8"/>
    <w:rsid w:val="009670BF"/>
    <w:rsid w:val="0096760A"/>
    <w:rsid w:val="0097061D"/>
    <w:rsid w:val="00970768"/>
    <w:rsid w:val="009710DD"/>
    <w:rsid w:val="0097166C"/>
    <w:rsid w:val="009719AE"/>
    <w:rsid w:val="00972121"/>
    <w:rsid w:val="0097258D"/>
    <w:rsid w:val="009725B9"/>
    <w:rsid w:val="0097322A"/>
    <w:rsid w:val="0097346B"/>
    <w:rsid w:val="00973868"/>
    <w:rsid w:val="00973FD2"/>
    <w:rsid w:val="009743AB"/>
    <w:rsid w:val="0097459E"/>
    <w:rsid w:val="009747F7"/>
    <w:rsid w:val="00974C26"/>
    <w:rsid w:val="00974F39"/>
    <w:rsid w:val="00975375"/>
    <w:rsid w:val="0097579F"/>
    <w:rsid w:val="009762D1"/>
    <w:rsid w:val="009766DB"/>
    <w:rsid w:val="00976EA6"/>
    <w:rsid w:val="0097710B"/>
    <w:rsid w:val="0098099F"/>
    <w:rsid w:val="00980A4C"/>
    <w:rsid w:val="009813C6"/>
    <w:rsid w:val="00981EBE"/>
    <w:rsid w:val="009822E9"/>
    <w:rsid w:val="009825BC"/>
    <w:rsid w:val="00982651"/>
    <w:rsid w:val="00982FE3"/>
    <w:rsid w:val="0098337B"/>
    <w:rsid w:val="00984655"/>
    <w:rsid w:val="00985C40"/>
    <w:rsid w:val="00986094"/>
    <w:rsid w:val="0098722F"/>
    <w:rsid w:val="00987246"/>
    <w:rsid w:val="00987340"/>
    <w:rsid w:val="009874AB"/>
    <w:rsid w:val="00987EF7"/>
    <w:rsid w:val="0099011D"/>
    <w:rsid w:val="0099049B"/>
    <w:rsid w:val="0099094C"/>
    <w:rsid w:val="009909EC"/>
    <w:rsid w:val="00990AC6"/>
    <w:rsid w:val="0099104E"/>
    <w:rsid w:val="00992174"/>
    <w:rsid w:val="00993497"/>
    <w:rsid w:val="00993986"/>
    <w:rsid w:val="00993F1E"/>
    <w:rsid w:val="00994455"/>
    <w:rsid w:val="009949FA"/>
    <w:rsid w:val="00994F83"/>
    <w:rsid w:val="0099532A"/>
    <w:rsid w:val="009953A9"/>
    <w:rsid w:val="0099555B"/>
    <w:rsid w:val="00995ACC"/>
    <w:rsid w:val="00995F47"/>
    <w:rsid w:val="00996054"/>
    <w:rsid w:val="0099665D"/>
    <w:rsid w:val="0099670A"/>
    <w:rsid w:val="00996C0E"/>
    <w:rsid w:val="00997496"/>
    <w:rsid w:val="009975F5"/>
    <w:rsid w:val="00997B9F"/>
    <w:rsid w:val="00997DDB"/>
    <w:rsid w:val="00997E15"/>
    <w:rsid w:val="009A0DC7"/>
    <w:rsid w:val="009A1335"/>
    <w:rsid w:val="009A1A6D"/>
    <w:rsid w:val="009A21E6"/>
    <w:rsid w:val="009A243C"/>
    <w:rsid w:val="009A292C"/>
    <w:rsid w:val="009A2DF4"/>
    <w:rsid w:val="009A2F45"/>
    <w:rsid w:val="009A31C2"/>
    <w:rsid w:val="009A341F"/>
    <w:rsid w:val="009A36A8"/>
    <w:rsid w:val="009A4036"/>
    <w:rsid w:val="009A4438"/>
    <w:rsid w:val="009A447F"/>
    <w:rsid w:val="009A46DA"/>
    <w:rsid w:val="009A4A90"/>
    <w:rsid w:val="009A5074"/>
    <w:rsid w:val="009A5310"/>
    <w:rsid w:val="009A5542"/>
    <w:rsid w:val="009A6DD1"/>
    <w:rsid w:val="009A6E76"/>
    <w:rsid w:val="009A6E93"/>
    <w:rsid w:val="009A6FD5"/>
    <w:rsid w:val="009A7A72"/>
    <w:rsid w:val="009A7C08"/>
    <w:rsid w:val="009A7C84"/>
    <w:rsid w:val="009B08CB"/>
    <w:rsid w:val="009B0A61"/>
    <w:rsid w:val="009B0C98"/>
    <w:rsid w:val="009B1149"/>
    <w:rsid w:val="009B116B"/>
    <w:rsid w:val="009B1696"/>
    <w:rsid w:val="009B16DB"/>
    <w:rsid w:val="009B21F6"/>
    <w:rsid w:val="009B2814"/>
    <w:rsid w:val="009B2DD0"/>
    <w:rsid w:val="009B385A"/>
    <w:rsid w:val="009B45FE"/>
    <w:rsid w:val="009B4632"/>
    <w:rsid w:val="009B4E1E"/>
    <w:rsid w:val="009B54B1"/>
    <w:rsid w:val="009B5DE2"/>
    <w:rsid w:val="009B64CC"/>
    <w:rsid w:val="009B653F"/>
    <w:rsid w:val="009B6FF3"/>
    <w:rsid w:val="009B7290"/>
    <w:rsid w:val="009C0317"/>
    <w:rsid w:val="009C06C3"/>
    <w:rsid w:val="009C1A16"/>
    <w:rsid w:val="009C1D46"/>
    <w:rsid w:val="009C29C1"/>
    <w:rsid w:val="009C29E5"/>
    <w:rsid w:val="009C2EDA"/>
    <w:rsid w:val="009C33A8"/>
    <w:rsid w:val="009C4407"/>
    <w:rsid w:val="009C586F"/>
    <w:rsid w:val="009C5A24"/>
    <w:rsid w:val="009C5C96"/>
    <w:rsid w:val="009C62B1"/>
    <w:rsid w:val="009C62D1"/>
    <w:rsid w:val="009C644F"/>
    <w:rsid w:val="009C67F1"/>
    <w:rsid w:val="009C73BA"/>
    <w:rsid w:val="009C7980"/>
    <w:rsid w:val="009D0079"/>
    <w:rsid w:val="009D00AD"/>
    <w:rsid w:val="009D065E"/>
    <w:rsid w:val="009D086B"/>
    <w:rsid w:val="009D0CAA"/>
    <w:rsid w:val="009D11CB"/>
    <w:rsid w:val="009D156E"/>
    <w:rsid w:val="009D1EF8"/>
    <w:rsid w:val="009D2D50"/>
    <w:rsid w:val="009D3575"/>
    <w:rsid w:val="009D3785"/>
    <w:rsid w:val="009D3B73"/>
    <w:rsid w:val="009D4D49"/>
    <w:rsid w:val="009D4F3F"/>
    <w:rsid w:val="009D518C"/>
    <w:rsid w:val="009D619C"/>
    <w:rsid w:val="009D6A14"/>
    <w:rsid w:val="009D6A1F"/>
    <w:rsid w:val="009D6CB7"/>
    <w:rsid w:val="009D6D57"/>
    <w:rsid w:val="009E009C"/>
    <w:rsid w:val="009E01A4"/>
    <w:rsid w:val="009E0516"/>
    <w:rsid w:val="009E054D"/>
    <w:rsid w:val="009E0609"/>
    <w:rsid w:val="009E0C4D"/>
    <w:rsid w:val="009E16E1"/>
    <w:rsid w:val="009E1FE1"/>
    <w:rsid w:val="009E2422"/>
    <w:rsid w:val="009E254C"/>
    <w:rsid w:val="009E2BAD"/>
    <w:rsid w:val="009E2F62"/>
    <w:rsid w:val="009E3651"/>
    <w:rsid w:val="009E38EA"/>
    <w:rsid w:val="009E3AE2"/>
    <w:rsid w:val="009E3BD0"/>
    <w:rsid w:val="009E3ED3"/>
    <w:rsid w:val="009E45CD"/>
    <w:rsid w:val="009E507C"/>
    <w:rsid w:val="009E56F8"/>
    <w:rsid w:val="009E58D3"/>
    <w:rsid w:val="009E5BC2"/>
    <w:rsid w:val="009E5FAB"/>
    <w:rsid w:val="009E6114"/>
    <w:rsid w:val="009E6272"/>
    <w:rsid w:val="009E6A36"/>
    <w:rsid w:val="009E6EB8"/>
    <w:rsid w:val="009E71A9"/>
    <w:rsid w:val="009E738E"/>
    <w:rsid w:val="009E7483"/>
    <w:rsid w:val="009E7F00"/>
    <w:rsid w:val="009F03BB"/>
    <w:rsid w:val="009F0697"/>
    <w:rsid w:val="009F2847"/>
    <w:rsid w:val="009F302F"/>
    <w:rsid w:val="009F39D0"/>
    <w:rsid w:val="009F3BBC"/>
    <w:rsid w:val="009F4117"/>
    <w:rsid w:val="009F42B6"/>
    <w:rsid w:val="009F4978"/>
    <w:rsid w:val="009F4C96"/>
    <w:rsid w:val="009F52A7"/>
    <w:rsid w:val="009F539F"/>
    <w:rsid w:val="009F55B6"/>
    <w:rsid w:val="009F59A4"/>
    <w:rsid w:val="009F5B39"/>
    <w:rsid w:val="009F6507"/>
    <w:rsid w:val="009F67B6"/>
    <w:rsid w:val="009F67E9"/>
    <w:rsid w:val="009F7266"/>
    <w:rsid w:val="009F752B"/>
    <w:rsid w:val="00A001C9"/>
    <w:rsid w:val="00A001CB"/>
    <w:rsid w:val="00A0063D"/>
    <w:rsid w:val="00A00659"/>
    <w:rsid w:val="00A00AC8"/>
    <w:rsid w:val="00A00BFA"/>
    <w:rsid w:val="00A01775"/>
    <w:rsid w:val="00A01AF8"/>
    <w:rsid w:val="00A020AE"/>
    <w:rsid w:val="00A028E6"/>
    <w:rsid w:val="00A035A2"/>
    <w:rsid w:val="00A044B0"/>
    <w:rsid w:val="00A04ADB"/>
    <w:rsid w:val="00A061DD"/>
    <w:rsid w:val="00A0620A"/>
    <w:rsid w:val="00A06777"/>
    <w:rsid w:val="00A068BF"/>
    <w:rsid w:val="00A068FC"/>
    <w:rsid w:val="00A06C11"/>
    <w:rsid w:val="00A0717C"/>
    <w:rsid w:val="00A07300"/>
    <w:rsid w:val="00A0770D"/>
    <w:rsid w:val="00A0798A"/>
    <w:rsid w:val="00A07CB6"/>
    <w:rsid w:val="00A106C9"/>
    <w:rsid w:val="00A112D9"/>
    <w:rsid w:val="00A112E4"/>
    <w:rsid w:val="00A116FB"/>
    <w:rsid w:val="00A12F9D"/>
    <w:rsid w:val="00A1309C"/>
    <w:rsid w:val="00A13B2A"/>
    <w:rsid w:val="00A14635"/>
    <w:rsid w:val="00A14A01"/>
    <w:rsid w:val="00A14B86"/>
    <w:rsid w:val="00A14F8D"/>
    <w:rsid w:val="00A1522B"/>
    <w:rsid w:val="00A156C9"/>
    <w:rsid w:val="00A16174"/>
    <w:rsid w:val="00A16466"/>
    <w:rsid w:val="00A171BD"/>
    <w:rsid w:val="00A20521"/>
    <w:rsid w:val="00A20979"/>
    <w:rsid w:val="00A209D4"/>
    <w:rsid w:val="00A20A44"/>
    <w:rsid w:val="00A21150"/>
    <w:rsid w:val="00A21EDE"/>
    <w:rsid w:val="00A228A0"/>
    <w:rsid w:val="00A22B09"/>
    <w:rsid w:val="00A233EF"/>
    <w:rsid w:val="00A237B9"/>
    <w:rsid w:val="00A23DAF"/>
    <w:rsid w:val="00A24064"/>
    <w:rsid w:val="00A2412B"/>
    <w:rsid w:val="00A24231"/>
    <w:rsid w:val="00A254E6"/>
    <w:rsid w:val="00A25863"/>
    <w:rsid w:val="00A26E6E"/>
    <w:rsid w:val="00A272D2"/>
    <w:rsid w:val="00A27454"/>
    <w:rsid w:val="00A27B06"/>
    <w:rsid w:val="00A27D1F"/>
    <w:rsid w:val="00A3021D"/>
    <w:rsid w:val="00A302B1"/>
    <w:rsid w:val="00A302FC"/>
    <w:rsid w:val="00A30AF6"/>
    <w:rsid w:val="00A310E5"/>
    <w:rsid w:val="00A31355"/>
    <w:rsid w:val="00A3183F"/>
    <w:rsid w:val="00A31968"/>
    <w:rsid w:val="00A31DEE"/>
    <w:rsid w:val="00A3209F"/>
    <w:rsid w:val="00A3215E"/>
    <w:rsid w:val="00A32429"/>
    <w:rsid w:val="00A33740"/>
    <w:rsid w:val="00A33775"/>
    <w:rsid w:val="00A338CF"/>
    <w:rsid w:val="00A34476"/>
    <w:rsid w:val="00A34A0A"/>
    <w:rsid w:val="00A35914"/>
    <w:rsid w:val="00A3665C"/>
    <w:rsid w:val="00A36CC1"/>
    <w:rsid w:val="00A36F4F"/>
    <w:rsid w:val="00A40348"/>
    <w:rsid w:val="00A407B6"/>
    <w:rsid w:val="00A43385"/>
    <w:rsid w:val="00A439C7"/>
    <w:rsid w:val="00A43A45"/>
    <w:rsid w:val="00A43D35"/>
    <w:rsid w:val="00A43D59"/>
    <w:rsid w:val="00A445B2"/>
    <w:rsid w:val="00A445D7"/>
    <w:rsid w:val="00A44603"/>
    <w:rsid w:val="00A44AAE"/>
    <w:rsid w:val="00A4562B"/>
    <w:rsid w:val="00A45CAB"/>
    <w:rsid w:val="00A4618A"/>
    <w:rsid w:val="00A4679D"/>
    <w:rsid w:val="00A46810"/>
    <w:rsid w:val="00A501ED"/>
    <w:rsid w:val="00A50501"/>
    <w:rsid w:val="00A51A48"/>
    <w:rsid w:val="00A51C0A"/>
    <w:rsid w:val="00A52BF6"/>
    <w:rsid w:val="00A52C3C"/>
    <w:rsid w:val="00A52F7A"/>
    <w:rsid w:val="00A53725"/>
    <w:rsid w:val="00A53EF4"/>
    <w:rsid w:val="00A54138"/>
    <w:rsid w:val="00A541EB"/>
    <w:rsid w:val="00A54222"/>
    <w:rsid w:val="00A543E7"/>
    <w:rsid w:val="00A54463"/>
    <w:rsid w:val="00A545B4"/>
    <w:rsid w:val="00A54F6D"/>
    <w:rsid w:val="00A55186"/>
    <w:rsid w:val="00A559C1"/>
    <w:rsid w:val="00A55B96"/>
    <w:rsid w:val="00A56138"/>
    <w:rsid w:val="00A5632F"/>
    <w:rsid w:val="00A5637C"/>
    <w:rsid w:val="00A56B14"/>
    <w:rsid w:val="00A56C3E"/>
    <w:rsid w:val="00A56DCA"/>
    <w:rsid w:val="00A573A7"/>
    <w:rsid w:val="00A57E09"/>
    <w:rsid w:val="00A601EA"/>
    <w:rsid w:val="00A604C5"/>
    <w:rsid w:val="00A609F7"/>
    <w:rsid w:val="00A60FDD"/>
    <w:rsid w:val="00A6132F"/>
    <w:rsid w:val="00A61875"/>
    <w:rsid w:val="00A61AA1"/>
    <w:rsid w:val="00A61CDF"/>
    <w:rsid w:val="00A61E08"/>
    <w:rsid w:val="00A61EB6"/>
    <w:rsid w:val="00A6289B"/>
    <w:rsid w:val="00A63B38"/>
    <w:rsid w:val="00A64188"/>
    <w:rsid w:val="00A642D2"/>
    <w:rsid w:val="00A6461C"/>
    <w:rsid w:val="00A64A1F"/>
    <w:rsid w:val="00A663B4"/>
    <w:rsid w:val="00A6664B"/>
    <w:rsid w:val="00A6684F"/>
    <w:rsid w:val="00A66BCF"/>
    <w:rsid w:val="00A66F13"/>
    <w:rsid w:val="00A66FAA"/>
    <w:rsid w:val="00A66FEE"/>
    <w:rsid w:val="00A677C0"/>
    <w:rsid w:val="00A6782F"/>
    <w:rsid w:val="00A67871"/>
    <w:rsid w:val="00A67DA9"/>
    <w:rsid w:val="00A67DD0"/>
    <w:rsid w:val="00A67E78"/>
    <w:rsid w:val="00A70541"/>
    <w:rsid w:val="00A70B7A"/>
    <w:rsid w:val="00A7133E"/>
    <w:rsid w:val="00A71B98"/>
    <w:rsid w:val="00A71DBF"/>
    <w:rsid w:val="00A72459"/>
    <w:rsid w:val="00A73847"/>
    <w:rsid w:val="00A738EE"/>
    <w:rsid w:val="00A739A7"/>
    <w:rsid w:val="00A73C91"/>
    <w:rsid w:val="00A7423C"/>
    <w:rsid w:val="00A74323"/>
    <w:rsid w:val="00A749B0"/>
    <w:rsid w:val="00A74BE5"/>
    <w:rsid w:val="00A75113"/>
    <w:rsid w:val="00A754C5"/>
    <w:rsid w:val="00A75738"/>
    <w:rsid w:val="00A75A56"/>
    <w:rsid w:val="00A75E2B"/>
    <w:rsid w:val="00A761E7"/>
    <w:rsid w:val="00A767A9"/>
    <w:rsid w:val="00A76E53"/>
    <w:rsid w:val="00A76ED3"/>
    <w:rsid w:val="00A800B8"/>
    <w:rsid w:val="00A801D6"/>
    <w:rsid w:val="00A806CB"/>
    <w:rsid w:val="00A81593"/>
    <w:rsid w:val="00A81D74"/>
    <w:rsid w:val="00A8214D"/>
    <w:rsid w:val="00A82573"/>
    <w:rsid w:val="00A82C35"/>
    <w:rsid w:val="00A831BF"/>
    <w:rsid w:val="00A832BC"/>
    <w:rsid w:val="00A83410"/>
    <w:rsid w:val="00A83453"/>
    <w:rsid w:val="00A83C9B"/>
    <w:rsid w:val="00A83CF9"/>
    <w:rsid w:val="00A8415C"/>
    <w:rsid w:val="00A84750"/>
    <w:rsid w:val="00A84CF8"/>
    <w:rsid w:val="00A84F19"/>
    <w:rsid w:val="00A8503C"/>
    <w:rsid w:val="00A851C2"/>
    <w:rsid w:val="00A85711"/>
    <w:rsid w:val="00A85952"/>
    <w:rsid w:val="00A8628D"/>
    <w:rsid w:val="00A86360"/>
    <w:rsid w:val="00A8671E"/>
    <w:rsid w:val="00A867D1"/>
    <w:rsid w:val="00A86D8B"/>
    <w:rsid w:val="00A873AD"/>
    <w:rsid w:val="00A877F3"/>
    <w:rsid w:val="00A87F1B"/>
    <w:rsid w:val="00A90490"/>
    <w:rsid w:val="00A91007"/>
    <w:rsid w:val="00A910AB"/>
    <w:rsid w:val="00A916BD"/>
    <w:rsid w:val="00A91860"/>
    <w:rsid w:val="00A9199E"/>
    <w:rsid w:val="00A91E34"/>
    <w:rsid w:val="00A91F40"/>
    <w:rsid w:val="00A91F60"/>
    <w:rsid w:val="00A92254"/>
    <w:rsid w:val="00A930BF"/>
    <w:rsid w:val="00A936AA"/>
    <w:rsid w:val="00A93CA0"/>
    <w:rsid w:val="00A94122"/>
    <w:rsid w:val="00A94390"/>
    <w:rsid w:val="00A94894"/>
    <w:rsid w:val="00A94D1E"/>
    <w:rsid w:val="00A95725"/>
    <w:rsid w:val="00A95DBC"/>
    <w:rsid w:val="00A962E5"/>
    <w:rsid w:val="00A96A8E"/>
    <w:rsid w:val="00A97AD6"/>
    <w:rsid w:val="00A97B9A"/>
    <w:rsid w:val="00A97C10"/>
    <w:rsid w:val="00A97DCD"/>
    <w:rsid w:val="00A97E1C"/>
    <w:rsid w:val="00AA0BF0"/>
    <w:rsid w:val="00AA1777"/>
    <w:rsid w:val="00AA17F0"/>
    <w:rsid w:val="00AA184F"/>
    <w:rsid w:val="00AA28CD"/>
    <w:rsid w:val="00AA2AF9"/>
    <w:rsid w:val="00AA2F90"/>
    <w:rsid w:val="00AA33D8"/>
    <w:rsid w:val="00AA3A63"/>
    <w:rsid w:val="00AA475D"/>
    <w:rsid w:val="00AA4AF5"/>
    <w:rsid w:val="00AA4DEC"/>
    <w:rsid w:val="00AA57DC"/>
    <w:rsid w:val="00AA60C2"/>
    <w:rsid w:val="00AA6671"/>
    <w:rsid w:val="00AA7866"/>
    <w:rsid w:val="00AB0118"/>
    <w:rsid w:val="00AB035D"/>
    <w:rsid w:val="00AB05DA"/>
    <w:rsid w:val="00AB0D3E"/>
    <w:rsid w:val="00AB0F25"/>
    <w:rsid w:val="00AB1875"/>
    <w:rsid w:val="00AB2064"/>
    <w:rsid w:val="00AB235B"/>
    <w:rsid w:val="00AB251D"/>
    <w:rsid w:val="00AB256D"/>
    <w:rsid w:val="00AB3A59"/>
    <w:rsid w:val="00AB433C"/>
    <w:rsid w:val="00AB4361"/>
    <w:rsid w:val="00AB4AD7"/>
    <w:rsid w:val="00AB4B4C"/>
    <w:rsid w:val="00AB52CC"/>
    <w:rsid w:val="00AB537D"/>
    <w:rsid w:val="00AB56F3"/>
    <w:rsid w:val="00AB5B20"/>
    <w:rsid w:val="00AB5F8D"/>
    <w:rsid w:val="00AB6297"/>
    <w:rsid w:val="00AB6601"/>
    <w:rsid w:val="00AB6935"/>
    <w:rsid w:val="00AB6CBC"/>
    <w:rsid w:val="00AB745C"/>
    <w:rsid w:val="00AC01BC"/>
    <w:rsid w:val="00AC0303"/>
    <w:rsid w:val="00AC0592"/>
    <w:rsid w:val="00AC096A"/>
    <w:rsid w:val="00AC09FF"/>
    <w:rsid w:val="00AC16C5"/>
    <w:rsid w:val="00AC1C78"/>
    <w:rsid w:val="00AC254F"/>
    <w:rsid w:val="00AC27C3"/>
    <w:rsid w:val="00AC2B7F"/>
    <w:rsid w:val="00AC2CA8"/>
    <w:rsid w:val="00AC33C9"/>
    <w:rsid w:val="00AC33EB"/>
    <w:rsid w:val="00AC33F9"/>
    <w:rsid w:val="00AC345E"/>
    <w:rsid w:val="00AC3509"/>
    <w:rsid w:val="00AC43F1"/>
    <w:rsid w:val="00AC4465"/>
    <w:rsid w:val="00AC4C04"/>
    <w:rsid w:val="00AC4DEB"/>
    <w:rsid w:val="00AC510F"/>
    <w:rsid w:val="00AC52BE"/>
    <w:rsid w:val="00AC5F21"/>
    <w:rsid w:val="00AC614A"/>
    <w:rsid w:val="00AC6C57"/>
    <w:rsid w:val="00AC72D1"/>
    <w:rsid w:val="00AC7450"/>
    <w:rsid w:val="00AC7476"/>
    <w:rsid w:val="00AC7634"/>
    <w:rsid w:val="00AC779F"/>
    <w:rsid w:val="00AC780D"/>
    <w:rsid w:val="00AD0221"/>
    <w:rsid w:val="00AD0251"/>
    <w:rsid w:val="00AD1A2B"/>
    <w:rsid w:val="00AD1D39"/>
    <w:rsid w:val="00AD239A"/>
    <w:rsid w:val="00AD27F6"/>
    <w:rsid w:val="00AD2AD4"/>
    <w:rsid w:val="00AD2B68"/>
    <w:rsid w:val="00AD2BB4"/>
    <w:rsid w:val="00AD423E"/>
    <w:rsid w:val="00AD59A5"/>
    <w:rsid w:val="00AD5CF5"/>
    <w:rsid w:val="00AD65D4"/>
    <w:rsid w:val="00AD6ADC"/>
    <w:rsid w:val="00AD6EDC"/>
    <w:rsid w:val="00AD7706"/>
    <w:rsid w:val="00AD7B7D"/>
    <w:rsid w:val="00AE008B"/>
    <w:rsid w:val="00AE08D9"/>
    <w:rsid w:val="00AE0AE7"/>
    <w:rsid w:val="00AE0D8F"/>
    <w:rsid w:val="00AE100C"/>
    <w:rsid w:val="00AE109C"/>
    <w:rsid w:val="00AE141D"/>
    <w:rsid w:val="00AE191D"/>
    <w:rsid w:val="00AE3AA6"/>
    <w:rsid w:val="00AE42B7"/>
    <w:rsid w:val="00AE4E92"/>
    <w:rsid w:val="00AE5373"/>
    <w:rsid w:val="00AE5F62"/>
    <w:rsid w:val="00AE6072"/>
    <w:rsid w:val="00AE6175"/>
    <w:rsid w:val="00AE62E5"/>
    <w:rsid w:val="00AE65BB"/>
    <w:rsid w:val="00AE67AF"/>
    <w:rsid w:val="00AE6D97"/>
    <w:rsid w:val="00AE75C4"/>
    <w:rsid w:val="00AE76B3"/>
    <w:rsid w:val="00AE7EEB"/>
    <w:rsid w:val="00AF0460"/>
    <w:rsid w:val="00AF0AEA"/>
    <w:rsid w:val="00AF0E67"/>
    <w:rsid w:val="00AF10DC"/>
    <w:rsid w:val="00AF293E"/>
    <w:rsid w:val="00AF29B3"/>
    <w:rsid w:val="00AF404E"/>
    <w:rsid w:val="00AF4CB2"/>
    <w:rsid w:val="00AF4F13"/>
    <w:rsid w:val="00AF51CB"/>
    <w:rsid w:val="00AF54F5"/>
    <w:rsid w:val="00AF5604"/>
    <w:rsid w:val="00AF59D8"/>
    <w:rsid w:val="00AF5EA9"/>
    <w:rsid w:val="00AF632C"/>
    <w:rsid w:val="00AF7261"/>
    <w:rsid w:val="00AF7B8E"/>
    <w:rsid w:val="00B00141"/>
    <w:rsid w:val="00B0029A"/>
    <w:rsid w:val="00B00862"/>
    <w:rsid w:val="00B00BC4"/>
    <w:rsid w:val="00B00CDC"/>
    <w:rsid w:val="00B011D3"/>
    <w:rsid w:val="00B0161F"/>
    <w:rsid w:val="00B0277A"/>
    <w:rsid w:val="00B02855"/>
    <w:rsid w:val="00B02E81"/>
    <w:rsid w:val="00B03551"/>
    <w:rsid w:val="00B03D8F"/>
    <w:rsid w:val="00B050ED"/>
    <w:rsid w:val="00B05697"/>
    <w:rsid w:val="00B0583C"/>
    <w:rsid w:val="00B05895"/>
    <w:rsid w:val="00B06547"/>
    <w:rsid w:val="00B06BDD"/>
    <w:rsid w:val="00B0711D"/>
    <w:rsid w:val="00B07134"/>
    <w:rsid w:val="00B07284"/>
    <w:rsid w:val="00B07516"/>
    <w:rsid w:val="00B10438"/>
    <w:rsid w:val="00B106C2"/>
    <w:rsid w:val="00B10C12"/>
    <w:rsid w:val="00B1121D"/>
    <w:rsid w:val="00B117AD"/>
    <w:rsid w:val="00B11DB0"/>
    <w:rsid w:val="00B1203A"/>
    <w:rsid w:val="00B12511"/>
    <w:rsid w:val="00B132CF"/>
    <w:rsid w:val="00B13464"/>
    <w:rsid w:val="00B140E1"/>
    <w:rsid w:val="00B153DD"/>
    <w:rsid w:val="00B157B3"/>
    <w:rsid w:val="00B1583F"/>
    <w:rsid w:val="00B159A9"/>
    <w:rsid w:val="00B15B33"/>
    <w:rsid w:val="00B15E7C"/>
    <w:rsid w:val="00B167AF"/>
    <w:rsid w:val="00B16899"/>
    <w:rsid w:val="00B16EEF"/>
    <w:rsid w:val="00B17D43"/>
    <w:rsid w:val="00B20670"/>
    <w:rsid w:val="00B210C3"/>
    <w:rsid w:val="00B215E0"/>
    <w:rsid w:val="00B21709"/>
    <w:rsid w:val="00B21E86"/>
    <w:rsid w:val="00B22230"/>
    <w:rsid w:val="00B22286"/>
    <w:rsid w:val="00B225F6"/>
    <w:rsid w:val="00B2277D"/>
    <w:rsid w:val="00B23308"/>
    <w:rsid w:val="00B245AB"/>
    <w:rsid w:val="00B24D64"/>
    <w:rsid w:val="00B24FF8"/>
    <w:rsid w:val="00B25CB8"/>
    <w:rsid w:val="00B26380"/>
    <w:rsid w:val="00B27522"/>
    <w:rsid w:val="00B3060D"/>
    <w:rsid w:val="00B30821"/>
    <w:rsid w:val="00B30F96"/>
    <w:rsid w:val="00B31053"/>
    <w:rsid w:val="00B313D8"/>
    <w:rsid w:val="00B32167"/>
    <w:rsid w:val="00B325C7"/>
    <w:rsid w:val="00B32F0A"/>
    <w:rsid w:val="00B337CB"/>
    <w:rsid w:val="00B339DD"/>
    <w:rsid w:val="00B33D61"/>
    <w:rsid w:val="00B34198"/>
    <w:rsid w:val="00B3437D"/>
    <w:rsid w:val="00B3454A"/>
    <w:rsid w:val="00B34580"/>
    <w:rsid w:val="00B34630"/>
    <w:rsid w:val="00B36BAA"/>
    <w:rsid w:val="00B3782A"/>
    <w:rsid w:val="00B37A53"/>
    <w:rsid w:val="00B400B7"/>
    <w:rsid w:val="00B402A8"/>
    <w:rsid w:val="00B4038A"/>
    <w:rsid w:val="00B4051D"/>
    <w:rsid w:val="00B4091B"/>
    <w:rsid w:val="00B40AE9"/>
    <w:rsid w:val="00B414D6"/>
    <w:rsid w:val="00B41681"/>
    <w:rsid w:val="00B4216F"/>
    <w:rsid w:val="00B43306"/>
    <w:rsid w:val="00B439FE"/>
    <w:rsid w:val="00B43AC5"/>
    <w:rsid w:val="00B4408B"/>
    <w:rsid w:val="00B440FA"/>
    <w:rsid w:val="00B44A14"/>
    <w:rsid w:val="00B45624"/>
    <w:rsid w:val="00B45C3B"/>
    <w:rsid w:val="00B45DF2"/>
    <w:rsid w:val="00B45E77"/>
    <w:rsid w:val="00B45FBF"/>
    <w:rsid w:val="00B46604"/>
    <w:rsid w:val="00B47213"/>
    <w:rsid w:val="00B4723E"/>
    <w:rsid w:val="00B475E5"/>
    <w:rsid w:val="00B478AD"/>
    <w:rsid w:val="00B47CCC"/>
    <w:rsid w:val="00B50365"/>
    <w:rsid w:val="00B5084F"/>
    <w:rsid w:val="00B50C81"/>
    <w:rsid w:val="00B50E24"/>
    <w:rsid w:val="00B514EE"/>
    <w:rsid w:val="00B51798"/>
    <w:rsid w:val="00B51DC4"/>
    <w:rsid w:val="00B51E11"/>
    <w:rsid w:val="00B521E2"/>
    <w:rsid w:val="00B52BA8"/>
    <w:rsid w:val="00B52C7D"/>
    <w:rsid w:val="00B53F17"/>
    <w:rsid w:val="00B54ED3"/>
    <w:rsid w:val="00B55075"/>
    <w:rsid w:val="00B551ED"/>
    <w:rsid w:val="00B5535E"/>
    <w:rsid w:val="00B55C3D"/>
    <w:rsid w:val="00B55D9E"/>
    <w:rsid w:val="00B5632C"/>
    <w:rsid w:val="00B5679B"/>
    <w:rsid w:val="00B569E0"/>
    <w:rsid w:val="00B56A6A"/>
    <w:rsid w:val="00B56D26"/>
    <w:rsid w:val="00B57348"/>
    <w:rsid w:val="00B57418"/>
    <w:rsid w:val="00B57420"/>
    <w:rsid w:val="00B60A1D"/>
    <w:rsid w:val="00B61402"/>
    <w:rsid w:val="00B617A2"/>
    <w:rsid w:val="00B619DE"/>
    <w:rsid w:val="00B620A0"/>
    <w:rsid w:val="00B620A6"/>
    <w:rsid w:val="00B62221"/>
    <w:rsid w:val="00B624F6"/>
    <w:rsid w:val="00B63318"/>
    <w:rsid w:val="00B63490"/>
    <w:rsid w:val="00B638B5"/>
    <w:rsid w:val="00B64660"/>
    <w:rsid w:val="00B6473B"/>
    <w:rsid w:val="00B64E6E"/>
    <w:rsid w:val="00B650CC"/>
    <w:rsid w:val="00B65471"/>
    <w:rsid w:val="00B65EDD"/>
    <w:rsid w:val="00B6666A"/>
    <w:rsid w:val="00B66A54"/>
    <w:rsid w:val="00B66A57"/>
    <w:rsid w:val="00B66DA1"/>
    <w:rsid w:val="00B67487"/>
    <w:rsid w:val="00B67B1E"/>
    <w:rsid w:val="00B67E00"/>
    <w:rsid w:val="00B7042F"/>
    <w:rsid w:val="00B70548"/>
    <w:rsid w:val="00B706F5"/>
    <w:rsid w:val="00B70E3A"/>
    <w:rsid w:val="00B71224"/>
    <w:rsid w:val="00B714F6"/>
    <w:rsid w:val="00B717BB"/>
    <w:rsid w:val="00B721B9"/>
    <w:rsid w:val="00B72648"/>
    <w:rsid w:val="00B733D6"/>
    <w:rsid w:val="00B73441"/>
    <w:rsid w:val="00B7387F"/>
    <w:rsid w:val="00B73B4D"/>
    <w:rsid w:val="00B73BF3"/>
    <w:rsid w:val="00B73C6D"/>
    <w:rsid w:val="00B74684"/>
    <w:rsid w:val="00B75500"/>
    <w:rsid w:val="00B75ACD"/>
    <w:rsid w:val="00B75AF1"/>
    <w:rsid w:val="00B75D63"/>
    <w:rsid w:val="00B76487"/>
    <w:rsid w:val="00B76E10"/>
    <w:rsid w:val="00B76F4A"/>
    <w:rsid w:val="00B77228"/>
    <w:rsid w:val="00B77EDB"/>
    <w:rsid w:val="00B801DD"/>
    <w:rsid w:val="00B80D68"/>
    <w:rsid w:val="00B81851"/>
    <w:rsid w:val="00B820B3"/>
    <w:rsid w:val="00B82D5A"/>
    <w:rsid w:val="00B832B2"/>
    <w:rsid w:val="00B83686"/>
    <w:rsid w:val="00B83702"/>
    <w:rsid w:val="00B83A9E"/>
    <w:rsid w:val="00B83FB8"/>
    <w:rsid w:val="00B849FF"/>
    <w:rsid w:val="00B85330"/>
    <w:rsid w:val="00B85F6C"/>
    <w:rsid w:val="00B8608F"/>
    <w:rsid w:val="00B86D2E"/>
    <w:rsid w:val="00B86E25"/>
    <w:rsid w:val="00B8702F"/>
    <w:rsid w:val="00B87538"/>
    <w:rsid w:val="00B87DA8"/>
    <w:rsid w:val="00B87F17"/>
    <w:rsid w:val="00B87FB7"/>
    <w:rsid w:val="00B91575"/>
    <w:rsid w:val="00B91EEB"/>
    <w:rsid w:val="00B923F7"/>
    <w:rsid w:val="00B924B3"/>
    <w:rsid w:val="00B929A0"/>
    <w:rsid w:val="00B93656"/>
    <w:rsid w:val="00B93906"/>
    <w:rsid w:val="00B943B6"/>
    <w:rsid w:val="00B94652"/>
    <w:rsid w:val="00B949BE"/>
    <w:rsid w:val="00B94A3D"/>
    <w:rsid w:val="00B95957"/>
    <w:rsid w:val="00B974CE"/>
    <w:rsid w:val="00B9784B"/>
    <w:rsid w:val="00BA06DB"/>
    <w:rsid w:val="00BA0841"/>
    <w:rsid w:val="00BA0A2C"/>
    <w:rsid w:val="00BA0A7D"/>
    <w:rsid w:val="00BA0D0B"/>
    <w:rsid w:val="00BA1355"/>
    <w:rsid w:val="00BA137F"/>
    <w:rsid w:val="00BA1DF5"/>
    <w:rsid w:val="00BA2141"/>
    <w:rsid w:val="00BA2776"/>
    <w:rsid w:val="00BA3233"/>
    <w:rsid w:val="00BA35A9"/>
    <w:rsid w:val="00BA3ADC"/>
    <w:rsid w:val="00BA3FA2"/>
    <w:rsid w:val="00BA40D4"/>
    <w:rsid w:val="00BA486E"/>
    <w:rsid w:val="00BA4F74"/>
    <w:rsid w:val="00BA5539"/>
    <w:rsid w:val="00BA58AC"/>
    <w:rsid w:val="00BA6BFC"/>
    <w:rsid w:val="00BA70F4"/>
    <w:rsid w:val="00BA797D"/>
    <w:rsid w:val="00BA7DCD"/>
    <w:rsid w:val="00BA7EED"/>
    <w:rsid w:val="00BA7F43"/>
    <w:rsid w:val="00BA7F5F"/>
    <w:rsid w:val="00BB0867"/>
    <w:rsid w:val="00BB095A"/>
    <w:rsid w:val="00BB0FC9"/>
    <w:rsid w:val="00BB36C2"/>
    <w:rsid w:val="00BB3A86"/>
    <w:rsid w:val="00BB3C0E"/>
    <w:rsid w:val="00BB462C"/>
    <w:rsid w:val="00BB49C5"/>
    <w:rsid w:val="00BB515D"/>
    <w:rsid w:val="00BB51F6"/>
    <w:rsid w:val="00BB52A6"/>
    <w:rsid w:val="00BB5687"/>
    <w:rsid w:val="00BB5898"/>
    <w:rsid w:val="00BB62E8"/>
    <w:rsid w:val="00BC0283"/>
    <w:rsid w:val="00BC085F"/>
    <w:rsid w:val="00BC0870"/>
    <w:rsid w:val="00BC0A34"/>
    <w:rsid w:val="00BC0D14"/>
    <w:rsid w:val="00BC1516"/>
    <w:rsid w:val="00BC19D0"/>
    <w:rsid w:val="00BC248D"/>
    <w:rsid w:val="00BC3A47"/>
    <w:rsid w:val="00BC463C"/>
    <w:rsid w:val="00BC485D"/>
    <w:rsid w:val="00BC5144"/>
    <w:rsid w:val="00BC5EEC"/>
    <w:rsid w:val="00BC66DB"/>
    <w:rsid w:val="00BC6861"/>
    <w:rsid w:val="00BC706A"/>
    <w:rsid w:val="00BC7454"/>
    <w:rsid w:val="00BC77A0"/>
    <w:rsid w:val="00BC793A"/>
    <w:rsid w:val="00BC797D"/>
    <w:rsid w:val="00BD1628"/>
    <w:rsid w:val="00BD1B1B"/>
    <w:rsid w:val="00BD1C65"/>
    <w:rsid w:val="00BD22A1"/>
    <w:rsid w:val="00BD28AC"/>
    <w:rsid w:val="00BD2ADA"/>
    <w:rsid w:val="00BD2B03"/>
    <w:rsid w:val="00BD3AA8"/>
    <w:rsid w:val="00BD3F9A"/>
    <w:rsid w:val="00BD414B"/>
    <w:rsid w:val="00BD46BA"/>
    <w:rsid w:val="00BD552B"/>
    <w:rsid w:val="00BD586A"/>
    <w:rsid w:val="00BD5F91"/>
    <w:rsid w:val="00BD63B2"/>
    <w:rsid w:val="00BD6D0F"/>
    <w:rsid w:val="00BD752B"/>
    <w:rsid w:val="00BD76C6"/>
    <w:rsid w:val="00BD78EF"/>
    <w:rsid w:val="00BD7A26"/>
    <w:rsid w:val="00BD7F80"/>
    <w:rsid w:val="00BE07EE"/>
    <w:rsid w:val="00BE0AAF"/>
    <w:rsid w:val="00BE0F61"/>
    <w:rsid w:val="00BE0FDB"/>
    <w:rsid w:val="00BE12A9"/>
    <w:rsid w:val="00BE12B9"/>
    <w:rsid w:val="00BE13A7"/>
    <w:rsid w:val="00BE1D43"/>
    <w:rsid w:val="00BE25E0"/>
    <w:rsid w:val="00BE32E7"/>
    <w:rsid w:val="00BE36E3"/>
    <w:rsid w:val="00BE389E"/>
    <w:rsid w:val="00BE3EE5"/>
    <w:rsid w:val="00BE5774"/>
    <w:rsid w:val="00BE5863"/>
    <w:rsid w:val="00BE5C9A"/>
    <w:rsid w:val="00BE5DF9"/>
    <w:rsid w:val="00BE6759"/>
    <w:rsid w:val="00BE6BD7"/>
    <w:rsid w:val="00BE6F3B"/>
    <w:rsid w:val="00BE7C56"/>
    <w:rsid w:val="00BE7E35"/>
    <w:rsid w:val="00BF06BD"/>
    <w:rsid w:val="00BF0DBB"/>
    <w:rsid w:val="00BF0ECE"/>
    <w:rsid w:val="00BF0F55"/>
    <w:rsid w:val="00BF1122"/>
    <w:rsid w:val="00BF1CB3"/>
    <w:rsid w:val="00BF2B80"/>
    <w:rsid w:val="00BF301A"/>
    <w:rsid w:val="00BF3838"/>
    <w:rsid w:val="00BF3B1E"/>
    <w:rsid w:val="00BF3B93"/>
    <w:rsid w:val="00BF40D8"/>
    <w:rsid w:val="00BF41BC"/>
    <w:rsid w:val="00BF46AE"/>
    <w:rsid w:val="00BF4DE0"/>
    <w:rsid w:val="00BF4FD9"/>
    <w:rsid w:val="00BF5686"/>
    <w:rsid w:val="00BF5848"/>
    <w:rsid w:val="00BF60F2"/>
    <w:rsid w:val="00BF65B0"/>
    <w:rsid w:val="00BF6829"/>
    <w:rsid w:val="00BF6AAA"/>
    <w:rsid w:val="00C00338"/>
    <w:rsid w:val="00C006C2"/>
    <w:rsid w:val="00C00828"/>
    <w:rsid w:val="00C0082D"/>
    <w:rsid w:val="00C00AE4"/>
    <w:rsid w:val="00C00D17"/>
    <w:rsid w:val="00C01051"/>
    <w:rsid w:val="00C0115A"/>
    <w:rsid w:val="00C0122A"/>
    <w:rsid w:val="00C01489"/>
    <w:rsid w:val="00C01589"/>
    <w:rsid w:val="00C018EB"/>
    <w:rsid w:val="00C02A3C"/>
    <w:rsid w:val="00C02C33"/>
    <w:rsid w:val="00C02E39"/>
    <w:rsid w:val="00C03628"/>
    <w:rsid w:val="00C04015"/>
    <w:rsid w:val="00C04223"/>
    <w:rsid w:val="00C046FD"/>
    <w:rsid w:val="00C04A78"/>
    <w:rsid w:val="00C04E8C"/>
    <w:rsid w:val="00C05268"/>
    <w:rsid w:val="00C052AB"/>
    <w:rsid w:val="00C0545E"/>
    <w:rsid w:val="00C05EE8"/>
    <w:rsid w:val="00C06174"/>
    <w:rsid w:val="00C072A4"/>
    <w:rsid w:val="00C07A1F"/>
    <w:rsid w:val="00C10372"/>
    <w:rsid w:val="00C10AF1"/>
    <w:rsid w:val="00C1127C"/>
    <w:rsid w:val="00C11453"/>
    <w:rsid w:val="00C11A86"/>
    <w:rsid w:val="00C11E1E"/>
    <w:rsid w:val="00C11F81"/>
    <w:rsid w:val="00C12582"/>
    <w:rsid w:val="00C12882"/>
    <w:rsid w:val="00C12B3B"/>
    <w:rsid w:val="00C12BF8"/>
    <w:rsid w:val="00C131E1"/>
    <w:rsid w:val="00C132EC"/>
    <w:rsid w:val="00C13654"/>
    <w:rsid w:val="00C136BB"/>
    <w:rsid w:val="00C137C9"/>
    <w:rsid w:val="00C138B9"/>
    <w:rsid w:val="00C14171"/>
    <w:rsid w:val="00C1434E"/>
    <w:rsid w:val="00C14BC0"/>
    <w:rsid w:val="00C14DD3"/>
    <w:rsid w:val="00C154EF"/>
    <w:rsid w:val="00C1642A"/>
    <w:rsid w:val="00C16587"/>
    <w:rsid w:val="00C16CDA"/>
    <w:rsid w:val="00C16EC2"/>
    <w:rsid w:val="00C174C0"/>
    <w:rsid w:val="00C17FC5"/>
    <w:rsid w:val="00C20566"/>
    <w:rsid w:val="00C20C6C"/>
    <w:rsid w:val="00C20FE1"/>
    <w:rsid w:val="00C21268"/>
    <w:rsid w:val="00C212B4"/>
    <w:rsid w:val="00C21AC0"/>
    <w:rsid w:val="00C22A5A"/>
    <w:rsid w:val="00C22C28"/>
    <w:rsid w:val="00C23146"/>
    <w:rsid w:val="00C2314C"/>
    <w:rsid w:val="00C23A6F"/>
    <w:rsid w:val="00C23D35"/>
    <w:rsid w:val="00C23E72"/>
    <w:rsid w:val="00C2417D"/>
    <w:rsid w:val="00C249B5"/>
    <w:rsid w:val="00C25223"/>
    <w:rsid w:val="00C2528F"/>
    <w:rsid w:val="00C253F9"/>
    <w:rsid w:val="00C254ED"/>
    <w:rsid w:val="00C25D3F"/>
    <w:rsid w:val="00C260F1"/>
    <w:rsid w:val="00C26AF7"/>
    <w:rsid w:val="00C279A0"/>
    <w:rsid w:val="00C27D1D"/>
    <w:rsid w:val="00C3065B"/>
    <w:rsid w:val="00C306D4"/>
    <w:rsid w:val="00C30781"/>
    <w:rsid w:val="00C307C5"/>
    <w:rsid w:val="00C308C6"/>
    <w:rsid w:val="00C309E4"/>
    <w:rsid w:val="00C31179"/>
    <w:rsid w:val="00C31530"/>
    <w:rsid w:val="00C315BE"/>
    <w:rsid w:val="00C32101"/>
    <w:rsid w:val="00C32625"/>
    <w:rsid w:val="00C33F3A"/>
    <w:rsid w:val="00C353C1"/>
    <w:rsid w:val="00C35683"/>
    <w:rsid w:val="00C35B25"/>
    <w:rsid w:val="00C36900"/>
    <w:rsid w:val="00C36FBF"/>
    <w:rsid w:val="00C3747F"/>
    <w:rsid w:val="00C37A05"/>
    <w:rsid w:val="00C37FF3"/>
    <w:rsid w:val="00C40851"/>
    <w:rsid w:val="00C41A8B"/>
    <w:rsid w:val="00C424D8"/>
    <w:rsid w:val="00C42BCD"/>
    <w:rsid w:val="00C42C36"/>
    <w:rsid w:val="00C42CC9"/>
    <w:rsid w:val="00C42F84"/>
    <w:rsid w:val="00C433F3"/>
    <w:rsid w:val="00C438B0"/>
    <w:rsid w:val="00C43B72"/>
    <w:rsid w:val="00C44131"/>
    <w:rsid w:val="00C44363"/>
    <w:rsid w:val="00C443CB"/>
    <w:rsid w:val="00C454F2"/>
    <w:rsid w:val="00C45A2B"/>
    <w:rsid w:val="00C45B61"/>
    <w:rsid w:val="00C46584"/>
    <w:rsid w:val="00C46A83"/>
    <w:rsid w:val="00C46BD8"/>
    <w:rsid w:val="00C46C04"/>
    <w:rsid w:val="00C47AAA"/>
    <w:rsid w:val="00C47EA9"/>
    <w:rsid w:val="00C47F93"/>
    <w:rsid w:val="00C50062"/>
    <w:rsid w:val="00C500BE"/>
    <w:rsid w:val="00C50CB1"/>
    <w:rsid w:val="00C50D69"/>
    <w:rsid w:val="00C50DB4"/>
    <w:rsid w:val="00C51218"/>
    <w:rsid w:val="00C51B4D"/>
    <w:rsid w:val="00C51B4E"/>
    <w:rsid w:val="00C51C70"/>
    <w:rsid w:val="00C51CE2"/>
    <w:rsid w:val="00C5216C"/>
    <w:rsid w:val="00C524C8"/>
    <w:rsid w:val="00C52E55"/>
    <w:rsid w:val="00C53122"/>
    <w:rsid w:val="00C53270"/>
    <w:rsid w:val="00C532FD"/>
    <w:rsid w:val="00C53580"/>
    <w:rsid w:val="00C5377F"/>
    <w:rsid w:val="00C53CFD"/>
    <w:rsid w:val="00C53FB7"/>
    <w:rsid w:val="00C54DE9"/>
    <w:rsid w:val="00C54E4B"/>
    <w:rsid w:val="00C55311"/>
    <w:rsid w:val="00C553FD"/>
    <w:rsid w:val="00C55718"/>
    <w:rsid w:val="00C55EB2"/>
    <w:rsid w:val="00C55F96"/>
    <w:rsid w:val="00C574E0"/>
    <w:rsid w:val="00C57A2D"/>
    <w:rsid w:val="00C57A9D"/>
    <w:rsid w:val="00C57D73"/>
    <w:rsid w:val="00C57D88"/>
    <w:rsid w:val="00C57EA3"/>
    <w:rsid w:val="00C600C8"/>
    <w:rsid w:val="00C6041E"/>
    <w:rsid w:val="00C60CF1"/>
    <w:rsid w:val="00C611DE"/>
    <w:rsid w:val="00C61FF0"/>
    <w:rsid w:val="00C62174"/>
    <w:rsid w:val="00C6257B"/>
    <w:rsid w:val="00C626CA"/>
    <w:rsid w:val="00C632DF"/>
    <w:rsid w:val="00C634AC"/>
    <w:rsid w:val="00C63C3F"/>
    <w:rsid w:val="00C63C8B"/>
    <w:rsid w:val="00C63DAF"/>
    <w:rsid w:val="00C651B1"/>
    <w:rsid w:val="00C658AF"/>
    <w:rsid w:val="00C65B80"/>
    <w:rsid w:val="00C65C71"/>
    <w:rsid w:val="00C66012"/>
    <w:rsid w:val="00C662B4"/>
    <w:rsid w:val="00C6758F"/>
    <w:rsid w:val="00C67D48"/>
    <w:rsid w:val="00C70581"/>
    <w:rsid w:val="00C70599"/>
    <w:rsid w:val="00C70852"/>
    <w:rsid w:val="00C70D30"/>
    <w:rsid w:val="00C70D63"/>
    <w:rsid w:val="00C71278"/>
    <w:rsid w:val="00C71427"/>
    <w:rsid w:val="00C724B5"/>
    <w:rsid w:val="00C724B9"/>
    <w:rsid w:val="00C7253D"/>
    <w:rsid w:val="00C725E7"/>
    <w:rsid w:val="00C72746"/>
    <w:rsid w:val="00C728B9"/>
    <w:rsid w:val="00C736D5"/>
    <w:rsid w:val="00C73D7C"/>
    <w:rsid w:val="00C73E9E"/>
    <w:rsid w:val="00C7514E"/>
    <w:rsid w:val="00C75CA1"/>
    <w:rsid w:val="00C75DC0"/>
    <w:rsid w:val="00C76720"/>
    <w:rsid w:val="00C770FA"/>
    <w:rsid w:val="00C775C9"/>
    <w:rsid w:val="00C800E3"/>
    <w:rsid w:val="00C80714"/>
    <w:rsid w:val="00C80A1C"/>
    <w:rsid w:val="00C80EEA"/>
    <w:rsid w:val="00C81806"/>
    <w:rsid w:val="00C81966"/>
    <w:rsid w:val="00C82268"/>
    <w:rsid w:val="00C82464"/>
    <w:rsid w:val="00C82900"/>
    <w:rsid w:val="00C82B91"/>
    <w:rsid w:val="00C836A7"/>
    <w:rsid w:val="00C83A99"/>
    <w:rsid w:val="00C843F3"/>
    <w:rsid w:val="00C845C0"/>
    <w:rsid w:val="00C849AC"/>
    <w:rsid w:val="00C84AA6"/>
    <w:rsid w:val="00C84E54"/>
    <w:rsid w:val="00C84F17"/>
    <w:rsid w:val="00C85049"/>
    <w:rsid w:val="00C86745"/>
    <w:rsid w:val="00C86A52"/>
    <w:rsid w:val="00C86D8A"/>
    <w:rsid w:val="00C87593"/>
    <w:rsid w:val="00C90D44"/>
    <w:rsid w:val="00C9189A"/>
    <w:rsid w:val="00C91D7F"/>
    <w:rsid w:val="00C91E8F"/>
    <w:rsid w:val="00C924F9"/>
    <w:rsid w:val="00C92541"/>
    <w:rsid w:val="00C92F90"/>
    <w:rsid w:val="00C92FD7"/>
    <w:rsid w:val="00C9399F"/>
    <w:rsid w:val="00C93A91"/>
    <w:rsid w:val="00C9424B"/>
    <w:rsid w:val="00C94A9D"/>
    <w:rsid w:val="00C94BAF"/>
    <w:rsid w:val="00C94EE6"/>
    <w:rsid w:val="00C94F86"/>
    <w:rsid w:val="00C951AE"/>
    <w:rsid w:val="00C95222"/>
    <w:rsid w:val="00C9568A"/>
    <w:rsid w:val="00C95890"/>
    <w:rsid w:val="00C96307"/>
    <w:rsid w:val="00C96809"/>
    <w:rsid w:val="00C96B5A"/>
    <w:rsid w:val="00C96CF5"/>
    <w:rsid w:val="00C97944"/>
    <w:rsid w:val="00C9796D"/>
    <w:rsid w:val="00C97AE7"/>
    <w:rsid w:val="00C97B4F"/>
    <w:rsid w:val="00CA0975"/>
    <w:rsid w:val="00CA1306"/>
    <w:rsid w:val="00CA13FE"/>
    <w:rsid w:val="00CA2094"/>
    <w:rsid w:val="00CA26E0"/>
    <w:rsid w:val="00CA2F9C"/>
    <w:rsid w:val="00CA3738"/>
    <w:rsid w:val="00CA389A"/>
    <w:rsid w:val="00CA3D61"/>
    <w:rsid w:val="00CA3E79"/>
    <w:rsid w:val="00CA405F"/>
    <w:rsid w:val="00CA5685"/>
    <w:rsid w:val="00CA5A0C"/>
    <w:rsid w:val="00CA601A"/>
    <w:rsid w:val="00CA617B"/>
    <w:rsid w:val="00CA6FE7"/>
    <w:rsid w:val="00CA70BB"/>
    <w:rsid w:val="00CA72A0"/>
    <w:rsid w:val="00CA7817"/>
    <w:rsid w:val="00CA7872"/>
    <w:rsid w:val="00CB01D5"/>
    <w:rsid w:val="00CB03C5"/>
    <w:rsid w:val="00CB058D"/>
    <w:rsid w:val="00CB0886"/>
    <w:rsid w:val="00CB0BA6"/>
    <w:rsid w:val="00CB1212"/>
    <w:rsid w:val="00CB121B"/>
    <w:rsid w:val="00CB1438"/>
    <w:rsid w:val="00CB149E"/>
    <w:rsid w:val="00CB190B"/>
    <w:rsid w:val="00CB24AF"/>
    <w:rsid w:val="00CB296A"/>
    <w:rsid w:val="00CB2AC8"/>
    <w:rsid w:val="00CB30F7"/>
    <w:rsid w:val="00CB3161"/>
    <w:rsid w:val="00CB3C3A"/>
    <w:rsid w:val="00CB4660"/>
    <w:rsid w:val="00CB46E2"/>
    <w:rsid w:val="00CB4B87"/>
    <w:rsid w:val="00CB53AD"/>
    <w:rsid w:val="00CB55CB"/>
    <w:rsid w:val="00CB5EAA"/>
    <w:rsid w:val="00CB605D"/>
    <w:rsid w:val="00CB6551"/>
    <w:rsid w:val="00CB67A4"/>
    <w:rsid w:val="00CB6823"/>
    <w:rsid w:val="00CB68F0"/>
    <w:rsid w:val="00CB6E03"/>
    <w:rsid w:val="00CB70C0"/>
    <w:rsid w:val="00CB7CDE"/>
    <w:rsid w:val="00CB7F27"/>
    <w:rsid w:val="00CB7FC4"/>
    <w:rsid w:val="00CC0797"/>
    <w:rsid w:val="00CC113A"/>
    <w:rsid w:val="00CC17A3"/>
    <w:rsid w:val="00CC1A6A"/>
    <w:rsid w:val="00CC1DCD"/>
    <w:rsid w:val="00CC1ECF"/>
    <w:rsid w:val="00CC1F06"/>
    <w:rsid w:val="00CC309F"/>
    <w:rsid w:val="00CC33CA"/>
    <w:rsid w:val="00CC46EB"/>
    <w:rsid w:val="00CC4D24"/>
    <w:rsid w:val="00CC51A2"/>
    <w:rsid w:val="00CC5511"/>
    <w:rsid w:val="00CC5AE1"/>
    <w:rsid w:val="00CC5D47"/>
    <w:rsid w:val="00CC5FD1"/>
    <w:rsid w:val="00CC60E9"/>
    <w:rsid w:val="00CC6880"/>
    <w:rsid w:val="00CC6DC1"/>
    <w:rsid w:val="00CC6F91"/>
    <w:rsid w:val="00CC7711"/>
    <w:rsid w:val="00CC7CF2"/>
    <w:rsid w:val="00CD00C6"/>
    <w:rsid w:val="00CD1EE7"/>
    <w:rsid w:val="00CD2A07"/>
    <w:rsid w:val="00CD3CE5"/>
    <w:rsid w:val="00CD4211"/>
    <w:rsid w:val="00CD4333"/>
    <w:rsid w:val="00CD48E7"/>
    <w:rsid w:val="00CD4D32"/>
    <w:rsid w:val="00CD4D69"/>
    <w:rsid w:val="00CD4F0C"/>
    <w:rsid w:val="00CD524B"/>
    <w:rsid w:val="00CD60AF"/>
    <w:rsid w:val="00CD63CE"/>
    <w:rsid w:val="00CD6788"/>
    <w:rsid w:val="00CD719E"/>
    <w:rsid w:val="00CD7456"/>
    <w:rsid w:val="00CD78E4"/>
    <w:rsid w:val="00CD7A99"/>
    <w:rsid w:val="00CD7AF9"/>
    <w:rsid w:val="00CD7CC3"/>
    <w:rsid w:val="00CD7CFF"/>
    <w:rsid w:val="00CD7FED"/>
    <w:rsid w:val="00CE001E"/>
    <w:rsid w:val="00CE0045"/>
    <w:rsid w:val="00CE014F"/>
    <w:rsid w:val="00CE01D8"/>
    <w:rsid w:val="00CE0655"/>
    <w:rsid w:val="00CE0A85"/>
    <w:rsid w:val="00CE183B"/>
    <w:rsid w:val="00CE20A0"/>
    <w:rsid w:val="00CE2238"/>
    <w:rsid w:val="00CE24F9"/>
    <w:rsid w:val="00CE2631"/>
    <w:rsid w:val="00CE3583"/>
    <w:rsid w:val="00CE38B3"/>
    <w:rsid w:val="00CE5529"/>
    <w:rsid w:val="00CE6A1B"/>
    <w:rsid w:val="00CE6A9C"/>
    <w:rsid w:val="00CE6BE9"/>
    <w:rsid w:val="00CE6C5E"/>
    <w:rsid w:val="00CE703D"/>
    <w:rsid w:val="00CE74C6"/>
    <w:rsid w:val="00CE7D12"/>
    <w:rsid w:val="00CE7E42"/>
    <w:rsid w:val="00CF0516"/>
    <w:rsid w:val="00CF0789"/>
    <w:rsid w:val="00CF0A63"/>
    <w:rsid w:val="00CF19A2"/>
    <w:rsid w:val="00CF19C4"/>
    <w:rsid w:val="00CF1FEB"/>
    <w:rsid w:val="00CF20F0"/>
    <w:rsid w:val="00CF2466"/>
    <w:rsid w:val="00CF2669"/>
    <w:rsid w:val="00CF28BC"/>
    <w:rsid w:val="00CF299E"/>
    <w:rsid w:val="00CF3105"/>
    <w:rsid w:val="00CF3C72"/>
    <w:rsid w:val="00CF4244"/>
    <w:rsid w:val="00CF51AE"/>
    <w:rsid w:val="00CF520C"/>
    <w:rsid w:val="00CF5583"/>
    <w:rsid w:val="00CF5D52"/>
    <w:rsid w:val="00CF5F6B"/>
    <w:rsid w:val="00CF6FF5"/>
    <w:rsid w:val="00CF7002"/>
    <w:rsid w:val="00CF746A"/>
    <w:rsid w:val="00CF7B12"/>
    <w:rsid w:val="00D002E0"/>
    <w:rsid w:val="00D00877"/>
    <w:rsid w:val="00D00964"/>
    <w:rsid w:val="00D01E6E"/>
    <w:rsid w:val="00D01F94"/>
    <w:rsid w:val="00D021E6"/>
    <w:rsid w:val="00D03416"/>
    <w:rsid w:val="00D03FB0"/>
    <w:rsid w:val="00D04140"/>
    <w:rsid w:val="00D046B6"/>
    <w:rsid w:val="00D04EC6"/>
    <w:rsid w:val="00D053C6"/>
    <w:rsid w:val="00D05D96"/>
    <w:rsid w:val="00D05DDF"/>
    <w:rsid w:val="00D05E9F"/>
    <w:rsid w:val="00D05F70"/>
    <w:rsid w:val="00D0645C"/>
    <w:rsid w:val="00D068ED"/>
    <w:rsid w:val="00D06CCD"/>
    <w:rsid w:val="00D075A6"/>
    <w:rsid w:val="00D0767D"/>
    <w:rsid w:val="00D11C0B"/>
    <w:rsid w:val="00D12040"/>
    <w:rsid w:val="00D12406"/>
    <w:rsid w:val="00D12A90"/>
    <w:rsid w:val="00D12E12"/>
    <w:rsid w:val="00D144F9"/>
    <w:rsid w:val="00D1681B"/>
    <w:rsid w:val="00D17E22"/>
    <w:rsid w:val="00D17EB0"/>
    <w:rsid w:val="00D201C7"/>
    <w:rsid w:val="00D2185F"/>
    <w:rsid w:val="00D21C17"/>
    <w:rsid w:val="00D21D39"/>
    <w:rsid w:val="00D21F94"/>
    <w:rsid w:val="00D229A9"/>
    <w:rsid w:val="00D22FBC"/>
    <w:rsid w:val="00D2315C"/>
    <w:rsid w:val="00D2337F"/>
    <w:rsid w:val="00D2387C"/>
    <w:rsid w:val="00D24138"/>
    <w:rsid w:val="00D24795"/>
    <w:rsid w:val="00D2511D"/>
    <w:rsid w:val="00D2554C"/>
    <w:rsid w:val="00D2638A"/>
    <w:rsid w:val="00D26754"/>
    <w:rsid w:val="00D26CC6"/>
    <w:rsid w:val="00D27D16"/>
    <w:rsid w:val="00D30D2E"/>
    <w:rsid w:val="00D30E7B"/>
    <w:rsid w:val="00D30FFC"/>
    <w:rsid w:val="00D3142E"/>
    <w:rsid w:val="00D31491"/>
    <w:rsid w:val="00D314C3"/>
    <w:rsid w:val="00D31F2D"/>
    <w:rsid w:val="00D31FF8"/>
    <w:rsid w:val="00D32351"/>
    <w:rsid w:val="00D32722"/>
    <w:rsid w:val="00D32BB6"/>
    <w:rsid w:val="00D35134"/>
    <w:rsid w:val="00D35B2E"/>
    <w:rsid w:val="00D35D74"/>
    <w:rsid w:val="00D36B9D"/>
    <w:rsid w:val="00D36C42"/>
    <w:rsid w:val="00D36CFB"/>
    <w:rsid w:val="00D371AA"/>
    <w:rsid w:val="00D37210"/>
    <w:rsid w:val="00D37CF1"/>
    <w:rsid w:val="00D40D30"/>
    <w:rsid w:val="00D41145"/>
    <w:rsid w:val="00D424F5"/>
    <w:rsid w:val="00D428E8"/>
    <w:rsid w:val="00D42BCA"/>
    <w:rsid w:val="00D42D70"/>
    <w:rsid w:val="00D43BF2"/>
    <w:rsid w:val="00D43C41"/>
    <w:rsid w:val="00D43F97"/>
    <w:rsid w:val="00D443AB"/>
    <w:rsid w:val="00D44B0F"/>
    <w:rsid w:val="00D44B49"/>
    <w:rsid w:val="00D45185"/>
    <w:rsid w:val="00D45401"/>
    <w:rsid w:val="00D459BD"/>
    <w:rsid w:val="00D45C29"/>
    <w:rsid w:val="00D45D37"/>
    <w:rsid w:val="00D46239"/>
    <w:rsid w:val="00D46DAA"/>
    <w:rsid w:val="00D47B98"/>
    <w:rsid w:val="00D50A55"/>
    <w:rsid w:val="00D50BC3"/>
    <w:rsid w:val="00D51242"/>
    <w:rsid w:val="00D517AE"/>
    <w:rsid w:val="00D51DD3"/>
    <w:rsid w:val="00D51E68"/>
    <w:rsid w:val="00D52217"/>
    <w:rsid w:val="00D523C8"/>
    <w:rsid w:val="00D53952"/>
    <w:rsid w:val="00D53ACB"/>
    <w:rsid w:val="00D53D0B"/>
    <w:rsid w:val="00D53E0B"/>
    <w:rsid w:val="00D54DA8"/>
    <w:rsid w:val="00D54FCC"/>
    <w:rsid w:val="00D55853"/>
    <w:rsid w:val="00D559E4"/>
    <w:rsid w:val="00D559FD"/>
    <w:rsid w:val="00D55DC9"/>
    <w:rsid w:val="00D562A1"/>
    <w:rsid w:val="00D562E3"/>
    <w:rsid w:val="00D563CC"/>
    <w:rsid w:val="00D564E3"/>
    <w:rsid w:val="00D56F6C"/>
    <w:rsid w:val="00D57113"/>
    <w:rsid w:val="00D57BCE"/>
    <w:rsid w:val="00D608B9"/>
    <w:rsid w:val="00D609F0"/>
    <w:rsid w:val="00D61471"/>
    <w:rsid w:val="00D62921"/>
    <w:rsid w:val="00D62D30"/>
    <w:rsid w:val="00D63413"/>
    <w:rsid w:val="00D6362F"/>
    <w:rsid w:val="00D63C93"/>
    <w:rsid w:val="00D64172"/>
    <w:rsid w:val="00D64378"/>
    <w:rsid w:val="00D64889"/>
    <w:rsid w:val="00D64B86"/>
    <w:rsid w:val="00D652C8"/>
    <w:rsid w:val="00D655FC"/>
    <w:rsid w:val="00D66568"/>
    <w:rsid w:val="00D666E3"/>
    <w:rsid w:val="00D66D13"/>
    <w:rsid w:val="00D67A45"/>
    <w:rsid w:val="00D67B4E"/>
    <w:rsid w:val="00D67C5A"/>
    <w:rsid w:val="00D7061C"/>
    <w:rsid w:val="00D70FEF"/>
    <w:rsid w:val="00D7138E"/>
    <w:rsid w:val="00D72040"/>
    <w:rsid w:val="00D7304B"/>
    <w:rsid w:val="00D73181"/>
    <w:rsid w:val="00D73357"/>
    <w:rsid w:val="00D74523"/>
    <w:rsid w:val="00D750CB"/>
    <w:rsid w:val="00D751D8"/>
    <w:rsid w:val="00D756A4"/>
    <w:rsid w:val="00D766A9"/>
    <w:rsid w:val="00D76AFB"/>
    <w:rsid w:val="00D76BD6"/>
    <w:rsid w:val="00D770AA"/>
    <w:rsid w:val="00D77385"/>
    <w:rsid w:val="00D77576"/>
    <w:rsid w:val="00D775D8"/>
    <w:rsid w:val="00D806E8"/>
    <w:rsid w:val="00D80935"/>
    <w:rsid w:val="00D80B1F"/>
    <w:rsid w:val="00D81083"/>
    <w:rsid w:val="00D8114B"/>
    <w:rsid w:val="00D8142D"/>
    <w:rsid w:val="00D81710"/>
    <w:rsid w:val="00D817CA"/>
    <w:rsid w:val="00D81867"/>
    <w:rsid w:val="00D81D09"/>
    <w:rsid w:val="00D820E8"/>
    <w:rsid w:val="00D8246E"/>
    <w:rsid w:val="00D82610"/>
    <w:rsid w:val="00D82834"/>
    <w:rsid w:val="00D829B2"/>
    <w:rsid w:val="00D82CF8"/>
    <w:rsid w:val="00D82D1A"/>
    <w:rsid w:val="00D842CF"/>
    <w:rsid w:val="00D846D5"/>
    <w:rsid w:val="00D84947"/>
    <w:rsid w:val="00D84CD2"/>
    <w:rsid w:val="00D84FE8"/>
    <w:rsid w:val="00D851B1"/>
    <w:rsid w:val="00D8543E"/>
    <w:rsid w:val="00D85554"/>
    <w:rsid w:val="00D85761"/>
    <w:rsid w:val="00D85B6F"/>
    <w:rsid w:val="00D85D1E"/>
    <w:rsid w:val="00D85E4F"/>
    <w:rsid w:val="00D860D9"/>
    <w:rsid w:val="00D8646D"/>
    <w:rsid w:val="00D86B0D"/>
    <w:rsid w:val="00D8717E"/>
    <w:rsid w:val="00D875C5"/>
    <w:rsid w:val="00D87F62"/>
    <w:rsid w:val="00D90173"/>
    <w:rsid w:val="00D901A0"/>
    <w:rsid w:val="00D902EE"/>
    <w:rsid w:val="00D90306"/>
    <w:rsid w:val="00D90776"/>
    <w:rsid w:val="00D907A9"/>
    <w:rsid w:val="00D909B6"/>
    <w:rsid w:val="00D90B93"/>
    <w:rsid w:val="00D914B3"/>
    <w:rsid w:val="00D91619"/>
    <w:rsid w:val="00D91D3B"/>
    <w:rsid w:val="00D91DBF"/>
    <w:rsid w:val="00D91EA4"/>
    <w:rsid w:val="00D91FBF"/>
    <w:rsid w:val="00D92820"/>
    <w:rsid w:val="00D92BC4"/>
    <w:rsid w:val="00D92DF5"/>
    <w:rsid w:val="00D93104"/>
    <w:rsid w:val="00D93B0E"/>
    <w:rsid w:val="00D93DEF"/>
    <w:rsid w:val="00D93DFE"/>
    <w:rsid w:val="00D94322"/>
    <w:rsid w:val="00D94457"/>
    <w:rsid w:val="00D95EA9"/>
    <w:rsid w:val="00D95F8A"/>
    <w:rsid w:val="00D96AA7"/>
    <w:rsid w:val="00D96FCE"/>
    <w:rsid w:val="00D96FDD"/>
    <w:rsid w:val="00D9701D"/>
    <w:rsid w:val="00D970DE"/>
    <w:rsid w:val="00D9719C"/>
    <w:rsid w:val="00D9733F"/>
    <w:rsid w:val="00D97476"/>
    <w:rsid w:val="00D9747D"/>
    <w:rsid w:val="00D974A2"/>
    <w:rsid w:val="00D97636"/>
    <w:rsid w:val="00D97868"/>
    <w:rsid w:val="00D97EAB"/>
    <w:rsid w:val="00DA0FDA"/>
    <w:rsid w:val="00DA17DE"/>
    <w:rsid w:val="00DA1924"/>
    <w:rsid w:val="00DA1E41"/>
    <w:rsid w:val="00DA2020"/>
    <w:rsid w:val="00DA308F"/>
    <w:rsid w:val="00DA4309"/>
    <w:rsid w:val="00DA4375"/>
    <w:rsid w:val="00DA47AA"/>
    <w:rsid w:val="00DA48A2"/>
    <w:rsid w:val="00DA4961"/>
    <w:rsid w:val="00DA5A2C"/>
    <w:rsid w:val="00DA5CDD"/>
    <w:rsid w:val="00DA5DC2"/>
    <w:rsid w:val="00DA5E5A"/>
    <w:rsid w:val="00DA6D8D"/>
    <w:rsid w:val="00DA7138"/>
    <w:rsid w:val="00DA768E"/>
    <w:rsid w:val="00DA7AC1"/>
    <w:rsid w:val="00DA7C91"/>
    <w:rsid w:val="00DA7D06"/>
    <w:rsid w:val="00DB0271"/>
    <w:rsid w:val="00DB03C5"/>
    <w:rsid w:val="00DB11F3"/>
    <w:rsid w:val="00DB16C9"/>
    <w:rsid w:val="00DB25F3"/>
    <w:rsid w:val="00DB27AD"/>
    <w:rsid w:val="00DB3115"/>
    <w:rsid w:val="00DB3361"/>
    <w:rsid w:val="00DB34CE"/>
    <w:rsid w:val="00DB36E5"/>
    <w:rsid w:val="00DB39E0"/>
    <w:rsid w:val="00DB3EFF"/>
    <w:rsid w:val="00DB3FF7"/>
    <w:rsid w:val="00DB41FA"/>
    <w:rsid w:val="00DB434A"/>
    <w:rsid w:val="00DB4648"/>
    <w:rsid w:val="00DB4705"/>
    <w:rsid w:val="00DB4AD4"/>
    <w:rsid w:val="00DB4CE3"/>
    <w:rsid w:val="00DB5C37"/>
    <w:rsid w:val="00DB5F16"/>
    <w:rsid w:val="00DB61F5"/>
    <w:rsid w:val="00DB6205"/>
    <w:rsid w:val="00DB6C9C"/>
    <w:rsid w:val="00DB7460"/>
    <w:rsid w:val="00DC04B2"/>
    <w:rsid w:val="00DC06DA"/>
    <w:rsid w:val="00DC09E0"/>
    <w:rsid w:val="00DC0C27"/>
    <w:rsid w:val="00DC14BB"/>
    <w:rsid w:val="00DC194D"/>
    <w:rsid w:val="00DC1A7F"/>
    <w:rsid w:val="00DC3575"/>
    <w:rsid w:val="00DC3A00"/>
    <w:rsid w:val="00DC4540"/>
    <w:rsid w:val="00DC5366"/>
    <w:rsid w:val="00DC58F9"/>
    <w:rsid w:val="00DC5AB9"/>
    <w:rsid w:val="00DC637A"/>
    <w:rsid w:val="00DC74BD"/>
    <w:rsid w:val="00DC7960"/>
    <w:rsid w:val="00DC7AF3"/>
    <w:rsid w:val="00DC7BBA"/>
    <w:rsid w:val="00DD04EB"/>
    <w:rsid w:val="00DD054C"/>
    <w:rsid w:val="00DD06B2"/>
    <w:rsid w:val="00DD06E9"/>
    <w:rsid w:val="00DD1B4C"/>
    <w:rsid w:val="00DD2201"/>
    <w:rsid w:val="00DD2625"/>
    <w:rsid w:val="00DD27B7"/>
    <w:rsid w:val="00DD2D79"/>
    <w:rsid w:val="00DD300C"/>
    <w:rsid w:val="00DD3239"/>
    <w:rsid w:val="00DD3B02"/>
    <w:rsid w:val="00DD45F7"/>
    <w:rsid w:val="00DD46E3"/>
    <w:rsid w:val="00DD4BA9"/>
    <w:rsid w:val="00DD5876"/>
    <w:rsid w:val="00DD5C3A"/>
    <w:rsid w:val="00DD6086"/>
    <w:rsid w:val="00DD6DC1"/>
    <w:rsid w:val="00DD748A"/>
    <w:rsid w:val="00DE03E2"/>
    <w:rsid w:val="00DE0934"/>
    <w:rsid w:val="00DE0E0B"/>
    <w:rsid w:val="00DE0FED"/>
    <w:rsid w:val="00DE14D1"/>
    <w:rsid w:val="00DE17FF"/>
    <w:rsid w:val="00DE1C09"/>
    <w:rsid w:val="00DE1D04"/>
    <w:rsid w:val="00DE1F81"/>
    <w:rsid w:val="00DE20B4"/>
    <w:rsid w:val="00DE31F0"/>
    <w:rsid w:val="00DE34FF"/>
    <w:rsid w:val="00DE3C21"/>
    <w:rsid w:val="00DE4517"/>
    <w:rsid w:val="00DE4EC6"/>
    <w:rsid w:val="00DE51CF"/>
    <w:rsid w:val="00DE5300"/>
    <w:rsid w:val="00DE544B"/>
    <w:rsid w:val="00DE6C8D"/>
    <w:rsid w:val="00DE6E5C"/>
    <w:rsid w:val="00DE7131"/>
    <w:rsid w:val="00DE7EB5"/>
    <w:rsid w:val="00DF094D"/>
    <w:rsid w:val="00DF14F3"/>
    <w:rsid w:val="00DF16EC"/>
    <w:rsid w:val="00DF2FEC"/>
    <w:rsid w:val="00DF32D5"/>
    <w:rsid w:val="00DF3D53"/>
    <w:rsid w:val="00DF4605"/>
    <w:rsid w:val="00DF53E8"/>
    <w:rsid w:val="00DF58B1"/>
    <w:rsid w:val="00DF6D53"/>
    <w:rsid w:val="00DF6F58"/>
    <w:rsid w:val="00DF7642"/>
    <w:rsid w:val="00E00B45"/>
    <w:rsid w:val="00E00ECC"/>
    <w:rsid w:val="00E0131B"/>
    <w:rsid w:val="00E01774"/>
    <w:rsid w:val="00E01866"/>
    <w:rsid w:val="00E01992"/>
    <w:rsid w:val="00E01F6A"/>
    <w:rsid w:val="00E02080"/>
    <w:rsid w:val="00E02224"/>
    <w:rsid w:val="00E02278"/>
    <w:rsid w:val="00E028F3"/>
    <w:rsid w:val="00E029FC"/>
    <w:rsid w:val="00E039DE"/>
    <w:rsid w:val="00E03C48"/>
    <w:rsid w:val="00E04357"/>
    <w:rsid w:val="00E04563"/>
    <w:rsid w:val="00E0598F"/>
    <w:rsid w:val="00E05A2D"/>
    <w:rsid w:val="00E05A97"/>
    <w:rsid w:val="00E0737D"/>
    <w:rsid w:val="00E074A2"/>
    <w:rsid w:val="00E07915"/>
    <w:rsid w:val="00E07A89"/>
    <w:rsid w:val="00E07C6E"/>
    <w:rsid w:val="00E10D4F"/>
    <w:rsid w:val="00E10D78"/>
    <w:rsid w:val="00E11021"/>
    <w:rsid w:val="00E11ED7"/>
    <w:rsid w:val="00E12247"/>
    <w:rsid w:val="00E12400"/>
    <w:rsid w:val="00E12718"/>
    <w:rsid w:val="00E12973"/>
    <w:rsid w:val="00E12BDE"/>
    <w:rsid w:val="00E12C52"/>
    <w:rsid w:val="00E12D21"/>
    <w:rsid w:val="00E13538"/>
    <w:rsid w:val="00E139F3"/>
    <w:rsid w:val="00E13DFC"/>
    <w:rsid w:val="00E13F82"/>
    <w:rsid w:val="00E15326"/>
    <w:rsid w:val="00E15693"/>
    <w:rsid w:val="00E15CCE"/>
    <w:rsid w:val="00E15F80"/>
    <w:rsid w:val="00E15FAA"/>
    <w:rsid w:val="00E161D6"/>
    <w:rsid w:val="00E166A1"/>
    <w:rsid w:val="00E166B1"/>
    <w:rsid w:val="00E169DB"/>
    <w:rsid w:val="00E16B9F"/>
    <w:rsid w:val="00E16EEC"/>
    <w:rsid w:val="00E16F96"/>
    <w:rsid w:val="00E17046"/>
    <w:rsid w:val="00E1797B"/>
    <w:rsid w:val="00E208DF"/>
    <w:rsid w:val="00E2094A"/>
    <w:rsid w:val="00E20DED"/>
    <w:rsid w:val="00E21344"/>
    <w:rsid w:val="00E2217E"/>
    <w:rsid w:val="00E2233F"/>
    <w:rsid w:val="00E24280"/>
    <w:rsid w:val="00E24AE9"/>
    <w:rsid w:val="00E24CFF"/>
    <w:rsid w:val="00E24EB8"/>
    <w:rsid w:val="00E2580E"/>
    <w:rsid w:val="00E25D93"/>
    <w:rsid w:val="00E26755"/>
    <w:rsid w:val="00E2699B"/>
    <w:rsid w:val="00E26B29"/>
    <w:rsid w:val="00E26FC7"/>
    <w:rsid w:val="00E274C1"/>
    <w:rsid w:val="00E30087"/>
    <w:rsid w:val="00E3036A"/>
    <w:rsid w:val="00E30423"/>
    <w:rsid w:val="00E3054B"/>
    <w:rsid w:val="00E306AB"/>
    <w:rsid w:val="00E306C8"/>
    <w:rsid w:val="00E307A1"/>
    <w:rsid w:val="00E30C16"/>
    <w:rsid w:val="00E30CD1"/>
    <w:rsid w:val="00E31085"/>
    <w:rsid w:val="00E314DF"/>
    <w:rsid w:val="00E3210F"/>
    <w:rsid w:val="00E32BC2"/>
    <w:rsid w:val="00E33F98"/>
    <w:rsid w:val="00E3437D"/>
    <w:rsid w:val="00E34D71"/>
    <w:rsid w:val="00E3531F"/>
    <w:rsid w:val="00E35A2F"/>
    <w:rsid w:val="00E35D52"/>
    <w:rsid w:val="00E36198"/>
    <w:rsid w:val="00E3620E"/>
    <w:rsid w:val="00E36619"/>
    <w:rsid w:val="00E36FBE"/>
    <w:rsid w:val="00E375FB"/>
    <w:rsid w:val="00E378C7"/>
    <w:rsid w:val="00E37B7C"/>
    <w:rsid w:val="00E37FB3"/>
    <w:rsid w:val="00E40421"/>
    <w:rsid w:val="00E41F88"/>
    <w:rsid w:val="00E422A9"/>
    <w:rsid w:val="00E430E4"/>
    <w:rsid w:val="00E43187"/>
    <w:rsid w:val="00E43D74"/>
    <w:rsid w:val="00E44CF6"/>
    <w:rsid w:val="00E454AF"/>
    <w:rsid w:val="00E454D4"/>
    <w:rsid w:val="00E45708"/>
    <w:rsid w:val="00E46454"/>
    <w:rsid w:val="00E46602"/>
    <w:rsid w:val="00E46686"/>
    <w:rsid w:val="00E468E6"/>
    <w:rsid w:val="00E46CCE"/>
    <w:rsid w:val="00E474BC"/>
    <w:rsid w:val="00E47AB1"/>
    <w:rsid w:val="00E47B49"/>
    <w:rsid w:val="00E47F2C"/>
    <w:rsid w:val="00E47F9F"/>
    <w:rsid w:val="00E50289"/>
    <w:rsid w:val="00E50A30"/>
    <w:rsid w:val="00E50CBD"/>
    <w:rsid w:val="00E50F40"/>
    <w:rsid w:val="00E51307"/>
    <w:rsid w:val="00E51339"/>
    <w:rsid w:val="00E513F9"/>
    <w:rsid w:val="00E51406"/>
    <w:rsid w:val="00E520D2"/>
    <w:rsid w:val="00E521E4"/>
    <w:rsid w:val="00E528BE"/>
    <w:rsid w:val="00E53051"/>
    <w:rsid w:val="00E5309E"/>
    <w:rsid w:val="00E536E2"/>
    <w:rsid w:val="00E54C0D"/>
    <w:rsid w:val="00E556DE"/>
    <w:rsid w:val="00E557FB"/>
    <w:rsid w:val="00E55826"/>
    <w:rsid w:val="00E55999"/>
    <w:rsid w:val="00E56D02"/>
    <w:rsid w:val="00E57BD5"/>
    <w:rsid w:val="00E60137"/>
    <w:rsid w:val="00E60258"/>
    <w:rsid w:val="00E60477"/>
    <w:rsid w:val="00E60765"/>
    <w:rsid w:val="00E6077F"/>
    <w:rsid w:val="00E60F37"/>
    <w:rsid w:val="00E6177A"/>
    <w:rsid w:val="00E61F54"/>
    <w:rsid w:val="00E62780"/>
    <w:rsid w:val="00E63696"/>
    <w:rsid w:val="00E63A57"/>
    <w:rsid w:val="00E63AAB"/>
    <w:rsid w:val="00E63C1D"/>
    <w:rsid w:val="00E645DA"/>
    <w:rsid w:val="00E64863"/>
    <w:rsid w:val="00E64957"/>
    <w:rsid w:val="00E64E95"/>
    <w:rsid w:val="00E652A1"/>
    <w:rsid w:val="00E652AE"/>
    <w:rsid w:val="00E654C7"/>
    <w:rsid w:val="00E65D08"/>
    <w:rsid w:val="00E661A4"/>
    <w:rsid w:val="00E662A9"/>
    <w:rsid w:val="00E670E3"/>
    <w:rsid w:val="00E6784B"/>
    <w:rsid w:val="00E67BB8"/>
    <w:rsid w:val="00E70103"/>
    <w:rsid w:val="00E70D01"/>
    <w:rsid w:val="00E7127C"/>
    <w:rsid w:val="00E718F6"/>
    <w:rsid w:val="00E71C33"/>
    <w:rsid w:val="00E721D6"/>
    <w:rsid w:val="00E7227E"/>
    <w:rsid w:val="00E72805"/>
    <w:rsid w:val="00E72E17"/>
    <w:rsid w:val="00E738B7"/>
    <w:rsid w:val="00E73A8D"/>
    <w:rsid w:val="00E74CEA"/>
    <w:rsid w:val="00E7589C"/>
    <w:rsid w:val="00E75BEC"/>
    <w:rsid w:val="00E7600D"/>
    <w:rsid w:val="00E76AC2"/>
    <w:rsid w:val="00E76DD1"/>
    <w:rsid w:val="00E76F0B"/>
    <w:rsid w:val="00E772FA"/>
    <w:rsid w:val="00E779F4"/>
    <w:rsid w:val="00E77F5A"/>
    <w:rsid w:val="00E8000F"/>
    <w:rsid w:val="00E817F6"/>
    <w:rsid w:val="00E81893"/>
    <w:rsid w:val="00E82FD3"/>
    <w:rsid w:val="00E83901"/>
    <w:rsid w:val="00E83E58"/>
    <w:rsid w:val="00E84471"/>
    <w:rsid w:val="00E844FF"/>
    <w:rsid w:val="00E8477F"/>
    <w:rsid w:val="00E84D2D"/>
    <w:rsid w:val="00E855CD"/>
    <w:rsid w:val="00E856DE"/>
    <w:rsid w:val="00E85818"/>
    <w:rsid w:val="00E859FD"/>
    <w:rsid w:val="00E85EBE"/>
    <w:rsid w:val="00E85F8F"/>
    <w:rsid w:val="00E860CE"/>
    <w:rsid w:val="00E86642"/>
    <w:rsid w:val="00E8684E"/>
    <w:rsid w:val="00E87FE4"/>
    <w:rsid w:val="00E90569"/>
    <w:rsid w:val="00E9079D"/>
    <w:rsid w:val="00E90C5C"/>
    <w:rsid w:val="00E92194"/>
    <w:rsid w:val="00E921B1"/>
    <w:rsid w:val="00E92846"/>
    <w:rsid w:val="00E92B9A"/>
    <w:rsid w:val="00E930A5"/>
    <w:rsid w:val="00E9394F"/>
    <w:rsid w:val="00E944B5"/>
    <w:rsid w:val="00E94E76"/>
    <w:rsid w:val="00E951CE"/>
    <w:rsid w:val="00E954B9"/>
    <w:rsid w:val="00E95FDD"/>
    <w:rsid w:val="00E96945"/>
    <w:rsid w:val="00EA0519"/>
    <w:rsid w:val="00EA0B78"/>
    <w:rsid w:val="00EA122D"/>
    <w:rsid w:val="00EA159A"/>
    <w:rsid w:val="00EA16EA"/>
    <w:rsid w:val="00EA18A0"/>
    <w:rsid w:val="00EA1C76"/>
    <w:rsid w:val="00EA1F75"/>
    <w:rsid w:val="00EA2019"/>
    <w:rsid w:val="00EA216C"/>
    <w:rsid w:val="00EA2655"/>
    <w:rsid w:val="00EA2BF2"/>
    <w:rsid w:val="00EA3B33"/>
    <w:rsid w:val="00EA3D51"/>
    <w:rsid w:val="00EA3DE4"/>
    <w:rsid w:val="00EA4124"/>
    <w:rsid w:val="00EA4564"/>
    <w:rsid w:val="00EA46DC"/>
    <w:rsid w:val="00EA4D98"/>
    <w:rsid w:val="00EA4E7D"/>
    <w:rsid w:val="00EA522C"/>
    <w:rsid w:val="00EA525F"/>
    <w:rsid w:val="00EA56FE"/>
    <w:rsid w:val="00EA5DA1"/>
    <w:rsid w:val="00EA64BE"/>
    <w:rsid w:val="00EA68AE"/>
    <w:rsid w:val="00EA7164"/>
    <w:rsid w:val="00EB0012"/>
    <w:rsid w:val="00EB04D2"/>
    <w:rsid w:val="00EB08CA"/>
    <w:rsid w:val="00EB0E29"/>
    <w:rsid w:val="00EB1840"/>
    <w:rsid w:val="00EB1849"/>
    <w:rsid w:val="00EB22E0"/>
    <w:rsid w:val="00EB2942"/>
    <w:rsid w:val="00EB3401"/>
    <w:rsid w:val="00EB3C54"/>
    <w:rsid w:val="00EB42FD"/>
    <w:rsid w:val="00EB4B8F"/>
    <w:rsid w:val="00EB54E0"/>
    <w:rsid w:val="00EB5BE7"/>
    <w:rsid w:val="00EB6E30"/>
    <w:rsid w:val="00EB6F63"/>
    <w:rsid w:val="00EB71A3"/>
    <w:rsid w:val="00EB726E"/>
    <w:rsid w:val="00EB7632"/>
    <w:rsid w:val="00EC0784"/>
    <w:rsid w:val="00EC0896"/>
    <w:rsid w:val="00EC0C1D"/>
    <w:rsid w:val="00EC154D"/>
    <w:rsid w:val="00EC159A"/>
    <w:rsid w:val="00EC2892"/>
    <w:rsid w:val="00EC2CC1"/>
    <w:rsid w:val="00EC2E81"/>
    <w:rsid w:val="00EC350B"/>
    <w:rsid w:val="00EC3FE8"/>
    <w:rsid w:val="00EC42C3"/>
    <w:rsid w:val="00EC4470"/>
    <w:rsid w:val="00EC4783"/>
    <w:rsid w:val="00EC4D24"/>
    <w:rsid w:val="00EC5AD2"/>
    <w:rsid w:val="00EC5B59"/>
    <w:rsid w:val="00EC5CB5"/>
    <w:rsid w:val="00EC63A5"/>
    <w:rsid w:val="00EC6FEA"/>
    <w:rsid w:val="00EC77C6"/>
    <w:rsid w:val="00EC7ABF"/>
    <w:rsid w:val="00EC7BE0"/>
    <w:rsid w:val="00ED077A"/>
    <w:rsid w:val="00ED0E3D"/>
    <w:rsid w:val="00ED44D6"/>
    <w:rsid w:val="00ED4772"/>
    <w:rsid w:val="00ED4C8C"/>
    <w:rsid w:val="00ED5D2E"/>
    <w:rsid w:val="00ED6A58"/>
    <w:rsid w:val="00ED7BC3"/>
    <w:rsid w:val="00ED7C28"/>
    <w:rsid w:val="00ED7EA2"/>
    <w:rsid w:val="00EE02A5"/>
    <w:rsid w:val="00EE0849"/>
    <w:rsid w:val="00EE0CB7"/>
    <w:rsid w:val="00EE1780"/>
    <w:rsid w:val="00EE1B3C"/>
    <w:rsid w:val="00EE1E0D"/>
    <w:rsid w:val="00EE1FFD"/>
    <w:rsid w:val="00EE2625"/>
    <w:rsid w:val="00EE26DF"/>
    <w:rsid w:val="00EE2847"/>
    <w:rsid w:val="00EE3BCD"/>
    <w:rsid w:val="00EE4BF6"/>
    <w:rsid w:val="00EE5517"/>
    <w:rsid w:val="00EE5A2C"/>
    <w:rsid w:val="00EE644A"/>
    <w:rsid w:val="00EE6897"/>
    <w:rsid w:val="00EE68BF"/>
    <w:rsid w:val="00EE71EF"/>
    <w:rsid w:val="00EE76C7"/>
    <w:rsid w:val="00EE772F"/>
    <w:rsid w:val="00EF07E6"/>
    <w:rsid w:val="00EF0A92"/>
    <w:rsid w:val="00EF10F2"/>
    <w:rsid w:val="00EF1687"/>
    <w:rsid w:val="00EF17AD"/>
    <w:rsid w:val="00EF1A60"/>
    <w:rsid w:val="00EF1F3E"/>
    <w:rsid w:val="00EF3236"/>
    <w:rsid w:val="00EF3C1D"/>
    <w:rsid w:val="00EF3E47"/>
    <w:rsid w:val="00EF3F64"/>
    <w:rsid w:val="00EF4585"/>
    <w:rsid w:val="00EF59D2"/>
    <w:rsid w:val="00EF59F4"/>
    <w:rsid w:val="00EF617F"/>
    <w:rsid w:val="00EF631B"/>
    <w:rsid w:val="00EF6484"/>
    <w:rsid w:val="00EF675E"/>
    <w:rsid w:val="00EF6C96"/>
    <w:rsid w:val="00EF70BB"/>
    <w:rsid w:val="00EF70E4"/>
    <w:rsid w:val="00EF716A"/>
    <w:rsid w:val="00EF79BC"/>
    <w:rsid w:val="00EF7EF5"/>
    <w:rsid w:val="00F00380"/>
    <w:rsid w:val="00F00F35"/>
    <w:rsid w:val="00F017A8"/>
    <w:rsid w:val="00F021E2"/>
    <w:rsid w:val="00F02672"/>
    <w:rsid w:val="00F02877"/>
    <w:rsid w:val="00F03181"/>
    <w:rsid w:val="00F03431"/>
    <w:rsid w:val="00F038E3"/>
    <w:rsid w:val="00F03D38"/>
    <w:rsid w:val="00F03E65"/>
    <w:rsid w:val="00F0471A"/>
    <w:rsid w:val="00F0478B"/>
    <w:rsid w:val="00F0517A"/>
    <w:rsid w:val="00F0533B"/>
    <w:rsid w:val="00F05785"/>
    <w:rsid w:val="00F061D9"/>
    <w:rsid w:val="00F0665F"/>
    <w:rsid w:val="00F071E8"/>
    <w:rsid w:val="00F07B59"/>
    <w:rsid w:val="00F10568"/>
    <w:rsid w:val="00F10F70"/>
    <w:rsid w:val="00F12398"/>
    <w:rsid w:val="00F13A1C"/>
    <w:rsid w:val="00F13B4B"/>
    <w:rsid w:val="00F13D60"/>
    <w:rsid w:val="00F14C78"/>
    <w:rsid w:val="00F16096"/>
    <w:rsid w:val="00F165AB"/>
    <w:rsid w:val="00F16A0E"/>
    <w:rsid w:val="00F1705D"/>
    <w:rsid w:val="00F171F5"/>
    <w:rsid w:val="00F17C2A"/>
    <w:rsid w:val="00F2061E"/>
    <w:rsid w:val="00F20DCF"/>
    <w:rsid w:val="00F2140D"/>
    <w:rsid w:val="00F21578"/>
    <w:rsid w:val="00F2203C"/>
    <w:rsid w:val="00F222ED"/>
    <w:rsid w:val="00F2249A"/>
    <w:rsid w:val="00F22A63"/>
    <w:rsid w:val="00F22C5F"/>
    <w:rsid w:val="00F22D57"/>
    <w:rsid w:val="00F239DB"/>
    <w:rsid w:val="00F23D01"/>
    <w:rsid w:val="00F24B17"/>
    <w:rsid w:val="00F25017"/>
    <w:rsid w:val="00F25249"/>
    <w:rsid w:val="00F25407"/>
    <w:rsid w:val="00F259E1"/>
    <w:rsid w:val="00F25B85"/>
    <w:rsid w:val="00F25C07"/>
    <w:rsid w:val="00F26792"/>
    <w:rsid w:val="00F26C2A"/>
    <w:rsid w:val="00F26E26"/>
    <w:rsid w:val="00F2733C"/>
    <w:rsid w:val="00F27AF3"/>
    <w:rsid w:val="00F30426"/>
    <w:rsid w:val="00F30595"/>
    <w:rsid w:val="00F305B3"/>
    <w:rsid w:val="00F3105E"/>
    <w:rsid w:val="00F315AF"/>
    <w:rsid w:val="00F31C94"/>
    <w:rsid w:val="00F31CC7"/>
    <w:rsid w:val="00F327AD"/>
    <w:rsid w:val="00F32FA5"/>
    <w:rsid w:val="00F336BF"/>
    <w:rsid w:val="00F33E77"/>
    <w:rsid w:val="00F347F1"/>
    <w:rsid w:val="00F3492E"/>
    <w:rsid w:val="00F350E6"/>
    <w:rsid w:val="00F35115"/>
    <w:rsid w:val="00F3576A"/>
    <w:rsid w:val="00F359B2"/>
    <w:rsid w:val="00F359DB"/>
    <w:rsid w:val="00F36465"/>
    <w:rsid w:val="00F365EA"/>
    <w:rsid w:val="00F373CC"/>
    <w:rsid w:val="00F37413"/>
    <w:rsid w:val="00F40344"/>
    <w:rsid w:val="00F4091F"/>
    <w:rsid w:val="00F4094D"/>
    <w:rsid w:val="00F40DCD"/>
    <w:rsid w:val="00F41947"/>
    <w:rsid w:val="00F42126"/>
    <w:rsid w:val="00F4230F"/>
    <w:rsid w:val="00F42DF4"/>
    <w:rsid w:val="00F430AB"/>
    <w:rsid w:val="00F4318C"/>
    <w:rsid w:val="00F434A1"/>
    <w:rsid w:val="00F43D5E"/>
    <w:rsid w:val="00F44EB2"/>
    <w:rsid w:val="00F454EE"/>
    <w:rsid w:val="00F4587F"/>
    <w:rsid w:val="00F45DEB"/>
    <w:rsid w:val="00F464F8"/>
    <w:rsid w:val="00F46735"/>
    <w:rsid w:val="00F468E4"/>
    <w:rsid w:val="00F46954"/>
    <w:rsid w:val="00F46A4B"/>
    <w:rsid w:val="00F46CC1"/>
    <w:rsid w:val="00F46D7D"/>
    <w:rsid w:val="00F4746C"/>
    <w:rsid w:val="00F47DF0"/>
    <w:rsid w:val="00F51564"/>
    <w:rsid w:val="00F51B9E"/>
    <w:rsid w:val="00F51FCD"/>
    <w:rsid w:val="00F52C99"/>
    <w:rsid w:val="00F537EC"/>
    <w:rsid w:val="00F53CEE"/>
    <w:rsid w:val="00F53DC2"/>
    <w:rsid w:val="00F53F45"/>
    <w:rsid w:val="00F5410D"/>
    <w:rsid w:val="00F54224"/>
    <w:rsid w:val="00F54416"/>
    <w:rsid w:val="00F5457C"/>
    <w:rsid w:val="00F54C50"/>
    <w:rsid w:val="00F55CE6"/>
    <w:rsid w:val="00F5682F"/>
    <w:rsid w:val="00F56C9E"/>
    <w:rsid w:val="00F57CCE"/>
    <w:rsid w:val="00F57FA4"/>
    <w:rsid w:val="00F60357"/>
    <w:rsid w:val="00F60953"/>
    <w:rsid w:val="00F620DA"/>
    <w:rsid w:val="00F62762"/>
    <w:rsid w:val="00F6304D"/>
    <w:rsid w:val="00F63483"/>
    <w:rsid w:val="00F63655"/>
    <w:rsid w:val="00F63704"/>
    <w:rsid w:val="00F63A5A"/>
    <w:rsid w:val="00F63A9D"/>
    <w:rsid w:val="00F63E44"/>
    <w:rsid w:val="00F63F15"/>
    <w:rsid w:val="00F646A8"/>
    <w:rsid w:val="00F64917"/>
    <w:rsid w:val="00F64B46"/>
    <w:rsid w:val="00F666A3"/>
    <w:rsid w:val="00F668F5"/>
    <w:rsid w:val="00F669D1"/>
    <w:rsid w:val="00F67FCA"/>
    <w:rsid w:val="00F700B3"/>
    <w:rsid w:val="00F70757"/>
    <w:rsid w:val="00F7120D"/>
    <w:rsid w:val="00F7123D"/>
    <w:rsid w:val="00F712DA"/>
    <w:rsid w:val="00F71304"/>
    <w:rsid w:val="00F71F83"/>
    <w:rsid w:val="00F7213D"/>
    <w:rsid w:val="00F7273A"/>
    <w:rsid w:val="00F728E1"/>
    <w:rsid w:val="00F72C90"/>
    <w:rsid w:val="00F72FD0"/>
    <w:rsid w:val="00F72FF6"/>
    <w:rsid w:val="00F7307E"/>
    <w:rsid w:val="00F7329B"/>
    <w:rsid w:val="00F732E0"/>
    <w:rsid w:val="00F74FA0"/>
    <w:rsid w:val="00F75033"/>
    <w:rsid w:val="00F75651"/>
    <w:rsid w:val="00F76683"/>
    <w:rsid w:val="00F7668A"/>
    <w:rsid w:val="00F768AA"/>
    <w:rsid w:val="00F76DA0"/>
    <w:rsid w:val="00F77023"/>
    <w:rsid w:val="00F770C0"/>
    <w:rsid w:val="00F7750B"/>
    <w:rsid w:val="00F77B69"/>
    <w:rsid w:val="00F80420"/>
    <w:rsid w:val="00F8059A"/>
    <w:rsid w:val="00F805D9"/>
    <w:rsid w:val="00F80924"/>
    <w:rsid w:val="00F80D36"/>
    <w:rsid w:val="00F80D5E"/>
    <w:rsid w:val="00F80ECE"/>
    <w:rsid w:val="00F8125A"/>
    <w:rsid w:val="00F8129B"/>
    <w:rsid w:val="00F81755"/>
    <w:rsid w:val="00F817DC"/>
    <w:rsid w:val="00F8181E"/>
    <w:rsid w:val="00F81CC7"/>
    <w:rsid w:val="00F81D52"/>
    <w:rsid w:val="00F828AA"/>
    <w:rsid w:val="00F82D47"/>
    <w:rsid w:val="00F82FE0"/>
    <w:rsid w:val="00F8365E"/>
    <w:rsid w:val="00F83E28"/>
    <w:rsid w:val="00F84549"/>
    <w:rsid w:val="00F8501B"/>
    <w:rsid w:val="00F86C82"/>
    <w:rsid w:val="00F87650"/>
    <w:rsid w:val="00F90BBA"/>
    <w:rsid w:val="00F91C73"/>
    <w:rsid w:val="00F922E5"/>
    <w:rsid w:val="00F92CB1"/>
    <w:rsid w:val="00F92D5A"/>
    <w:rsid w:val="00F93318"/>
    <w:rsid w:val="00F93698"/>
    <w:rsid w:val="00F938E6"/>
    <w:rsid w:val="00F9401C"/>
    <w:rsid w:val="00F9431E"/>
    <w:rsid w:val="00F94511"/>
    <w:rsid w:val="00F949ED"/>
    <w:rsid w:val="00F94CE9"/>
    <w:rsid w:val="00F94DF4"/>
    <w:rsid w:val="00F9530F"/>
    <w:rsid w:val="00F955A4"/>
    <w:rsid w:val="00F95B44"/>
    <w:rsid w:val="00F9621F"/>
    <w:rsid w:val="00F9663B"/>
    <w:rsid w:val="00F9708F"/>
    <w:rsid w:val="00F975F6"/>
    <w:rsid w:val="00F979EB"/>
    <w:rsid w:val="00F97A4B"/>
    <w:rsid w:val="00F97A55"/>
    <w:rsid w:val="00F97DF0"/>
    <w:rsid w:val="00FA03F0"/>
    <w:rsid w:val="00FA05A1"/>
    <w:rsid w:val="00FA0693"/>
    <w:rsid w:val="00FA1521"/>
    <w:rsid w:val="00FA16A0"/>
    <w:rsid w:val="00FA1947"/>
    <w:rsid w:val="00FA2472"/>
    <w:rsid w:val="00FA2EF3"/>
    <w:rsid w:val="00FA326C"/>
    <w:rsid w:val="00FA4330"/>
    <w:rsid w:val="00FA45A5"/>
    <w:rsid w:val="00FA45E8"/>
    <w:rsid w:val="00FA5027"/>
    <w:rsid w:val="00FA5063"/>
    <w:rsid w:val="00FA5136"/>
    <w:rsid w:val="00FA570A"/>
    <w:rsid w:val="00FA5792"/>
    <w:rsid w:val="00FA663C"/>
    <w:rsid w:val="00FA69EE"/>
    <w:rsid w:val="00FA6E3D"/>
    <w:rsid w:val="00FA70B1"/>
    <w:rsid w:val="00FB060A"/>
    <w:rsid w:val="00FB078C"/>
    <w:rsid w:val="00FB07E3"/>
    <w:rsid w:val="00FB0DF2"/>
    <w:rsid w:val="00FB0FEB"/>
    <w:rsid w:val="00FB113E"/>
    <w:rsid w:val="00FB120D"/>
    <w:rsid w:val="00FB1A9D"/>
    <w:rsid w:val="00FB1BE1"/>
    <w:rsid w:val="00FB1E88"/>
    <w:rsid w:val="00FB28C4"/>
    <w:rsid w:val="00FB29AB"/>
    <w:rsid w:val="00FB2C98"/>
    <w:rsid w:val="00FB352A"/>
    <w:rsid w:val="00FB3903"/>
    <w:rsid w:val="00FB3B2A"/>
    <w:rsid w:val="00FB40E3"/>
    <w:rsid w:val="00FB42D5"/>
    <w:rsid w:val="00FB4B06"/>
    <w:rsid w:val="00FB5474"/>
    <w:rsid w:val="00FB5602"/>
    <w:rsid w:val="00FB5861"/>
    <w:rsid w:val="00FB5884"/>
    <w:rsid w:val="00FB5B36"/>
    <w:rsid w:val="00FB6176"/>
    <w:rsid w:val="00FB6749"/>
    <w:rsid w:val="00FB7056"/>
    <w:rsid w:val="00FB70D5"/>
    <w:rsid w:val="00FB7306"/>
    <w:rsid w:val="00FB73E4"/>
    <w:rsid w:val="00FB79A6"/>
    <w:rsid w:val="00FB7C91"/>
    <w:rsid w:val="00FC1397"/>
    <w:rsid w:val="00FC1507"/>
    <w:rsid w:val="00FC1595"/>
    <w:rsid w:val="00FC1728"/>
    <w:rsid w:val="00FC186B"/>
    <w:rsid w:val="00FC30ED"/>
    <w:rsid w:val="00FC3702"/>
    <w:rsid w:val="00FC3E79"/>
    <w:rsid w:val="00FC4D80"/>
    <w:rsid w:val="00FC5230"/>
    <w:rsid w:val="00FC5BE7"/>
    <w:rsid w:val="00FC5D84"/>
    <w:rsid w:val="00FC6597"/>
    <w:rsid w:val="00FC6638"/>
    <w:rsid w:val="00FC7839"/>
    <w:rsid w:val="00FC7EE3"/>
    <w:rsid w:val="00FD0BE4"/>
    <w:rsid w:val="00FD0F04"/>
    <w:rsid w:val="00FD141A"/>
    <w:rsid w:val="00FD1452"/>
    <w:rsid w:val="00FD1492"/>
    <w:rsid w:val="00FD1596"/>
    <w:rsid w:val="00FD1825"/>
    <w:rsid w:val="00FD1F0E"/>
    <w:rsid w:val="00FD20D5"/>
    <w:rsid w:val="00FD31A6"/>
    <w:rsid w:val="00FD3224"/>
    <w:rsid w:val="00FD39F5"/>
    <w:rsid w:val="00FD3BF2"/>
    <w:rsid w:val="00FD4411"/>
    <w:rsid w:val="00FD46FC"/>
    <w:rsid w:val="00FD5479"/>
    <w:rsid w:val="00FD585C"/>
    <w:rsid w:val="00FD653E"/>
    <w:rsid w:val="00FD6FE7"/>
    <w:rsid w:val="00FD7074"/>
    <w:rsid w:val="00FD7AAD"/>
    <w:rsid w:val="00FE2437"/>
    <w:rsid w:val="00FE2BE4"/>
    <w:rsid w:val="00FE2C6B"/>
    <w:rsid w:val="00FE2E0F"/>
    <w:rsid w:val="00FE32FB"/>
    <w:rsid w:val="00FE330C"/>
    <w:rsid w:val="00FE3AEE"/>
    <w:rsid w:val="00FE3F4C"/>
    <w:rsid w:val="00FE4F63"/>
    <w:rsid w:val="00FE542B"/>
    <w:rsid w:val="00FE551F"/>
    <w:rsid w:val="00FE5568"/>
    <w:rsid w:val="00FE5847"/>
    <w:rsid w:val="00FE5881"/>
    <w:rsid w:val="00FE5A6E"/>
    <w:rsid w:val="00FE60C3"/>
    <w:rsid w:val="00FE66C1"/>
    <w:rsid w:val="00FE6F34"/>
    <w:rsid w:val="00FE7949"/>
    <w:rsid w:val="00FF0BDE"/>
    <w:rsid w:val="00FF0C34"/>
    <w:rsid w:val="00FF120D"/>
    <w:rsid w:val="00FF18CD"/>
    <w:rsid w:val="00FF193C"/>
    <w:rsid w:val="00FF1F08"/>
    <w:rsid w:val="00FF2528"/>
    <w:rsid w:val="00FF25F4"/>
    <w:rsid w:val="00FF3406"/>
    <w:rsid w:val="00FF396A"/>
    <w:rsid w:val="00FF3B8D"/>
    <w:rsid w:val="00FF3C34"/>
    <w:rsid w:val="00FF3DE0"/>
    <w:rsid w:val="00FF3E4C"/>
    <w:rsid w:val="00FF422B"/>
    <w:rsid w:val="00FF43A8"/>
    <w:rsid w:val="00FF48B0"/>
    <w:rsid w:val="00FF48BC"/>
    <w:rsid w:val="00FF49A0"/>
    <w:rsid w:val="00FF50EC"/>
    <w:rsid w:val="00FF54D0"/>
    <w:rsid w:val="00FF5F80"/>
    <w:rsid w:val="00FF677C"/>
    <w:rsid w:val="00FF6B98"/>
    <w:rsid w:val="00FF7D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F717"/>
  <w15:chartTrackingRefBased/>
  <w15:docId w15:val="{4C11E60A-64C9-4A02-B7A3-3968C4F3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before="180" w:after="120" w:line="276" w:lineRule="auto"/>
        <w:ind w:left="1814" w:hanging="107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32"/>
    <w:pPr>
      <w:ind w:left="0" w:firstLine="0"/>
    </w:pPr>
    <w:rPr>
      <w:rFonts w:ascii="Segoe UI" w:eastAsia="Calibri" w:hAnsi="Segoe UI" w:cs="Times New Roman"/>
      <w:sz w:val="20"/>
      <w:lang w:val="en-GB"/>
    </w:rPr>
  </w:style>
  <w:style w:type="paragraph" w:styleId="Heading1">
    <w:name w:val="heading 1"/>
    <w:basedOn w:val="Normal"/>
    <w:next w:val="Normal"/>
    <w:link w:val="Heading1Char"/>
    <w:qFormat/>
    <w:rsid w:val="00094F3D"/>
    <w:pPr>
      <w:numPr>
        <w:numId w:val="12"/>
      </w:numPr>
      <w:spacing w:before="240"/>
      <w:outlineLvl w:val="0"/>
    </w:pPr>
    <w:rPr>
      <w:rFonts w:eastAsia="Segoe UI"/>
      <w:b/>
      <w:color w:val="984A9C"/>
      <w:sz w:val="32"/>
    </w:rPr>
  </w:style>
  <w:style w:type="paragraph" w:styleId="Heading2">
    <w:name w:val="heading 2"/>
    <w:basedOn w:val="Normal"/>
    <w:next w:val="Normal"/>
    <w:link w:val="Heading2Char"/>
    <w:unhideWhenUsed/>
    <w:qFormat/>
    <w:rsid w:val="00472ACF"/>
    <w:pPr>
      <w:numPr>
        <w:ilvl w:val="1"/>
        <w:numId w:val="12"/>
      </w:numPr>
      <w:tabs>
        <w:tab w:val="left" w:pos="2835"/>
        <w:tab w:val="left" w:pos="5670"/>
        <w:tab w:val="left" w:pos="8505"/>
      </w:tabs>
      <w:spacing w:before="360"/>
      <w:outlineLvl w:val="1"/>
    </w:pPr>
    <w:rPr>
      <w:rFonts w:ascii="Segoe UI Semibold" w:eastAsia="Segoe UI" w:hAnsi="Segoe UI Semibold"/>
      <w:color w:val="562873"/>
      <w:sz w:val="22"/>
    </w:rPr>
  </w:style>
  <w:style w:type="paragraph" w:styleId="Heading3">
    <w:name w:val="heading 3"/>
    <w:basedOn w:val="Normal"/>
    <w:next w:val="Normal"/>
    <w:link w:val="Heading3Char"/>
    <w:unhideWhenUsed/>
    <w:qFormat/>
    <w:rsid w:val="005260FE"/>
    <w:pPr>
      <w:numPr>
        <w:ilvl w:val="2"/>
        <w:numId w:val="12"/>
      </w:numPr>
      <w:spacing w:before="360"/>
      <w:outlineLvl w:val="2"/>
    </w:pPr>
    <w:rPr>
      <w:rFonts w:ascii="Segoe UI Semibold" w:eastAsia="Times New Roman" w:hAnsi="Segoe UI Semibold"/>
      <w:color w:val="562873" w:themeColor="accent1"/>
      <w:sz w:val="22"/>
    </w:rPr>
  </w:style>
  <w:style w:type="paragraph" w:styleId="Heading4">
    <w:name w:val="heading 4"/>
    <w:basedOn w:val="Normal"/>
    <w:next w:val="Normal"/>
    <w:link w:val="Heading4Char"/>
    <w:unhideWhenUsed/>
    <w:qFormat/>
    <w:rsid w:val="00B52C7D"/>
    <w:pPr>
      <w:numPr>
        <w:ilvl w:val="3"/>
        <w:numId w:val="12"/>
      </w:numPr>
      <w:spacing w:before="240"/>
      <w:outlineLvl w:val="3"/>
    </w:pPr>
    <w:rPr>
      <w:rFonts w:eastAsia="Times New Roman"/>
      <w:i/>
      <w:color w:val="984A9C"/>
    </w:rPr>
  </w:style>
  <w:style w:type="paragraph" w:styleId="Heading5">
    <w:name w:val="heading 5"/>
    <w:basedOn w:val="Normal"/>
    <w:next w:val="Normal"/>
    <w:link w:val="Heading5Char"/>
    <w:rsid w:val="00C138B9"/>
    <w:pPr>
      <w:numPr>
        <w:ilvl w:val="4"/>
        <w:numId w:val="12"/>
      </w:numPr>
      <w:spacing w:before="240"/>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numPr>
        <w:ilvl w:val="5"/>
        <w:numId w:val="12"/>
      </w:numPr>
      <w:spacing w:before="240"/>
      <w:outlineLvl w:val="5"/>
    </w:pPr>
    <w:rPr>
      <w:rFonts w:ascii="Arial" w:eastAsia="Times New Roman" w:hAnsi="Arial"/>
      <w:b/>
      <w:bCs/>
      <w:sz w:val="22"/>
      <w:lang w:val="en-US"/>
    </w:rPr>
  </w:style>
  <w:style w:type="paragraph" w:styleId="Heading7">
    <w:name w:val="heading 7"/>
    <w:basedOn w:val="Normal"/>
    <w:next w:val="Normal"/>
    <w:link w:val="Heading7Char"/>
    <w:rsid w:val="00C138B9"/>
    <w:pPr>
      <w:numPr>
        <w:ilvl w:val="6"/>
        <w:numId w:val="12"/>
      </w:numPr>
      <w:spacing w:before="240"/>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numPr>
        <w:ilvl w:val="7"/>
        <w:numId w:val="12"/>
      </w:numPr>
      <w:spacing w:before="24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numPr>
        <w:ilvl w:val="8"/>
        <w:numId w:val="12"/>
      </w:numPr>
      <w:spacing w:before="240"/>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regular"/>
    <w:qFormat/>
    <w:rsid w:val="004551A0"/>
    <w:pPr>
      <w:numPr>
        <w:ilvl w:val="1"/>
        <w:numId w:val="1"/>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regular"/>
    <w:rsid w:val="00762FDC"/>
    <w:pPr>
      <w:numPr>
        <w:ilvl w:val="4"/>
        <w:numId w:val="1"/>
      </w:numPr>
      <w:spacing w:before="240"/>
      <w:outlineLvl w:val="4"/>
    </w:pPr>
    <w:rPr>
      <w:rFonts w:eastAsia="Times New Roman"/>
      <w:i/>
      <w:color w:val="034694"/>
      <w:lang w:val="fr-FR"/>
    </w:rPr>
  </w:style>
  <w:style w:type="paragraph" w:customStyle="1" w:styleId="Heading6numbered">
    <w:name w:val="Heading6 numbered"/>
    <w:basedOn w:val="Normal"/>
    <w:rsid w:val="00762FDC"/>
    <w:pPr>
      <w:numPr>
        <w:ilvl w:val="5"/>
        <w:numId w:val="1"/>
      </w:numPr>
      <w:spacing w:before="240"/>
      <w:outlineLvl w:val="5"/>
    </w:pPr>
    <w:rPr>
      <w:rFonts w:eastAsia="Times New Roman"/>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472ACF"/>
    <w:rPr>
      <w:rFonts w:ascii="Segoe UI Semibold" w:eastAsia="Segoe UI" w:hAnsi="Segoe UI Semibold" w:cs="Times New Roman"/>
      <w:color w:val="562873"/>
      <w:lang w:val="en-GB"/>
    </w:rPr>
  </w:style>
  <w:style w:type="character" w:customStyle="1" w:styleId="Heading3Char">
    <w:name w:val="Heading 3 Char"/>
    <w:basedOn w:val="DefaultParagraphFont"/>
    <w:link w:val="Heading3"/>
    <w:rsid w:val="005260FE"/>
    <w:rPr>
      <w:rFonts w:ascii="Segoe UI Semibold" w:eastAsia="Times New Roman" w:hAnsi="Segoe UI Semibold" w:cs="Times New Roman"/>
      <w:color w:val="562873" w:themeColor="accent1"/>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qFormat/>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link w:val="Heading3numberedChar"/>
    <w:qFormat/>
    <w:rsid w:val="00237293"/>
    <w:pPr>
      <w:numPr>
        <w:ilvl w:val="2"/>
        <w:numId w:val="1"/>
      </w:numPr>
      <w:spacing w:before="360"/>
      <w:outlineLvl w:val="2"/>
    </w:pPr>
    <w:rPr>
      <w:rFonts w:eastAsia="Times New Roman"/>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237293"/>
    <w:rPr>
      <w:rFonts w:ascii="Segoe UI" w:eastAsia="Times New Roman" w:hAnsi="Segoe UI" w:cs="Times New Roman"/>
      <w:color w:val="984A9C"/>
      <w:lang w:val="en-GB"/>
    </w:rPr>
  </w:style>
  <w:style w:type="paragraph" w:styleId="Subtitle">
    <w:name w:val="Subtitle"/>
    <w:basedOn w:val="Normal"/>
    <w:next w:val="Normal"/>
    <w:link w:val="SubtitleChar"/>
    <w:uiPriority w:val="11"/>
    <w:qFormat/>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qFormat/>
    <w:rsid w:val="00D053C6"/>
  </w:style>
  <w:style w:type="character" w:customStyle="1" w:styleId="QuoteChar">
    <w:name w:val="Quote Char"/>
    <w:basedOn w:val="DefaultParagraphFont"/>
    <w:link w:val="Quote"/>
    <w:uiPriority w:val="29"/>
    <w:rsid w:val="00D053C6"/>
    <w:rPr>
      <w:rFonts w:ascii="Georgia" w:hAnsi="Georgia" w:cs="Segoe UI"/>
      <w:color w:val="562873" w:themeColor="accent1"/>
      <w:sz w:val="24"/>
      <w:szCs w:val="20"/>
      <w:lang w:val="en-US"/>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A6461C"/>
    <w:pPr>
      <w:spacing w:before="120"/>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qFormat/>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0E403D"/>
    <w:pPr>
      <w:spacing w:before="0" w:after="0"/>
      <w:ind w:left="200"/>
    </w:pPr>
    <w:rPr>
      <w:rFonts w:asciiTheme="minorHAnsi" w:hAnsiTheme="minorHAnsi" w:cstheme="minorHAnsi"/>
      <w:smallCaps/>
      <w:szCs w:val="20"/>
    </w:rPr>
  </w:style>
  <w:style w:type="paragraph" w:styleId="TOC3">
    <w:name w:val="toc 3"/>
    <w:basedOn w:val="Normal"/>
    <w:next w:val="Normal"/>
    <w:autoRedefine/>
    <w:uiPriority w:val="39"/>
    <w:unhideWhenUsed/>
    <w:rsid w:val="000E403D"/>
    <w:pPr>
      <w:spacing w:before="0" w:after="0"/>
      <w:ind w:left="400"/>
    </w:pPr>
    <w:rPr>
      <w:rFonts w:asciiTheme="minorHAnsi" w:hAnsiTheme="minorHAnsi" w:cstheme="minorHAnsi"/>
      <w:i/>
      <w:iCs/>
      <w:szCs w:val="20"/>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452B76"/>
    <w:rPr>
      <w:rFonts w:ascii="Segoe UI" w:hAnsi="Segoe UI" w:cs="Segoe UI"/>
      <w:sz w:val="20"/>
      <w:lang w:val="en-GB"/>
    </w:rPr>
  </w:style>
  <w:style w:type="paragraph" w:customStyle="1" w:styleId="ReferenceList">
    <w:name w:val="Reference List"/>
    <w:basedOn w:val="Normal"/>
    <w:link w:val="ReferenceListChar"/>
    <w:qFormat/>
    <w:rsid w:val="009C1A16"/>
    <w:pPr>
      <w:numPr>
        <w:numId w:val="3"/>
      </w:numPr>
    </w:pPr>
    <w:rPr>
      <w:rFonts w:eastAsiaTheme="minorHAnsi" w:cs="Segoe UI"/>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regular"/>
    <w:qFormat/>
    <w:rsid w:val="00C65B80"/>
    <w:pPr>
      <w:pageBreakBefore/>
      <w:numPr>
        <w:numId w:val="1"/>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regular"/>
    <w:link w:val="Heading4numberedChar"/>
    <w:rsid w:val="00762FDC"/>
    <w:pPr>
      <w:numPr>
        <w:ilvl w:val="3"/>
        <w:numId w:val="1"/>
      </w:numPr>
      <w:spacing w:before="240" w:line="240" w:lineRule="auto"/>
      <w:outlineLvl w:val="3"/>
    </w:pPr>
    <w:rPr>
      <w:rFonts w:ascii="Segoe UI" w:eastAsia="Times New Roman" w:hAnsi="Segoe UI" w:cs="Segoe UI"/>
      <w:i/>
      <w:color w:val="034694"/>
      <w:sz w:val="18"/>
      <w:szCs w:val="20"/>
      <w:shd w:val="clear" w:color="auto" w:fill="FFFFFF"/>
      <w:lang w:val="fr-FR"/>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654624"/>
    <w:pPr>
      <w:spacing w:line="264" w:lineRule="auto"/>
      <w:jc w:val="center"/>
    </w:pPr>
    <w:rPr>
      <w:rFonts w:ascii="Segoe UI Semibold" w:hAnsi="Segoe UI Semibold"/>
      <w:iCs/>
      <w:color w:val="562873"/>
      <w:sz w:val="16"/>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1A691B"/>
    <w:pPr>
      <w:spacing w:before="120"/>
    </w:pPr>
    <w:rPr>
      <w:i/>
      <w:iCs/>
      <w:color w:val="562873" w:themeColor="accent1"/>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20"/>
      <w:lang w:val="en-GB"/>
    </w:rPr>
  </w:style>
  <w:style w:type="paragraph" w:customStyle="1" w:styleId="BulletListNormal">
    <w:name w:val="Bullet List Normal"/>
    <w:basedOn w:val="AANormal"/>
    <w:link w:val="BulletListNormalChar"/>
    <w:qFormat/>
    <w:rsid w:val="00B011D3"/>
    <w:pPr>
      <w:numPr>
        <w:numId w:val="4"/>
      </w:numPr>
    </w:pPr>
    <w:rPr>
      <w:sz w:val="18"/>
    </w:rPr>
  </w:style>
  <w:style w:type="character" w:customStyle="1" w:styleId="BulletListNormalChar">
    <w:name w:val="Bullet List Normal Char"/>
    <w:basedOn w:val="DefaultParagraphFont"/>
    <w:link w:val="BulletListNormal"/>
    <w:rsid w:val="00B011D3"/>
    <w:rPr>
      <w:rFonts w:ascii="Segoe UI" w:eastAsia="Calibri" w:hAnsi="Segoe UI" w:cs="Times New Roman"/>
      <w:sz w:val="18"/>
      <w:lang w:val="en-US" w:eastAsia="fr-FR"/>
    </w:rPr>
  </w:style>
  <w:style w:type="paragraph" w:customStyle="1" w:styleId="ADClause">
    <w:name w:val="[AD] Clause"/>
    <w:basedOn w:val="Normal"/>
    <w:next w:val="Normal"/>
    <w:link w:val="ADClauseChar"/>
    <w:autoRedefine/>
    <w:qFormat/>
    <w:rsid w:val="00B50C81"/>
    <w:pPr>
      <w:spacing w:before="120" w:line="240" w:lineRule="auto"/>
      <w:ind w:left="720"/>
      <w:contextualSpacing/>
    </w:pPr>
    <w:rPr>
      <w:rFonts w:cs="Segoe UI"/>
      <w:sz w:val="18"/>
      <w:szCs w:val="20"/>
      <w:lang w:eastAsia="fr-FR"/>
    </w:rPr>
  </w:style>
  <w:style w:type="character" w:customStyle="1" w:styleId="ADClauseChar">
    <w:name w:val="[AD] Clause Char"/>
    <w:basedOn w:val="DefaultParagraphFont"/>
    <w:link w:val="ADClause"/>
    <w:rsid w:val="00B50C81"/>
    <w:rPr>
      <w:rFonts w:ascii="Segoe UI" w:eastAsia="Calibri" w:hAnsi="Segoe UI" w:cs="Segoe UI"/>
      <w:sz w:val="18"/>
      <w:szCs w:val="20"/>
      <w:lang w:val="en-GB" w:eastAsia="fr-FR"/>
    </w:rPr>
  </w:style>
  <w:style w:type="paragraph" w:customStyle="1" w:styleId="AANormal">
    <w:name w:val="[AA Normal]"/>
    <w:basedOn w:val="Normal"/>
    <w:link w:val="AANormalChar"/>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uiPriority w:val="35"/>
    <w:rsid w:val="00654624"/>
    <w:rPr>
      <w:rFonts w:ascii="Segoe UI Semibold" w:eastAsia="Calibri" w:hAnsi="Segoe UI Semibold" w:cs="Times New Roman"/>
      <w:iCs/>
      <w:color w:val="562873"/>
      <w:sz w:val="16"/>
      <w:szCs w:val="18"/>
      <w:lang w:val="en-GB"/>
    </w:rPr>
  </w:style>
  <w:style w:type="paragraph" w:styleId="TableofFigures">
    <w:name w:val="table of figures"/>
    <w:basedOn w:val="Normal"/>
    <w:next w:val="Normal"/>
    <w:uiPriority w:val="99"/>
    <w:unhideWhenUsed/>
    <w:rsid w:val="001A691B"/>
    <w:pPr>
      <w:spacing w:after="0"/>
    </w:p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ind w:left="0"/>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eastAsia="fr-FR"/>
    </w:rPr>
  </w:style>
  <w:style w:type="paragraph" w:customStyle="1" w:styleId="Deleted">
    <w:name w:val="Delete(d)"/>
    <w:basedOn w:val="Normal"/>
    <w:link w:val="DeletedChar"/>
    <w:rsid w:val="00CF5D52"/>
    <w:pPr>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7"/>
      </w:numPr>
      <w:tabs>
        <w:tab w:val="left" w:pos="1440"/>
      </w:tabs>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next w:val="AAClause1"/>
    <w:link w:val="SysReq1Char"/>
    <w:autoRedefine/>
    <w:qFormat/>
    <w:rsid w:val="005B6C3B"/>
    <w:pPr>
      <w:keepNext/>
      <w:keepLines/>
      <w:numPr>
        <w:numId w:val="13"/>
      </w:numPr>
      <w:tabs>
        <w:tab w:val="left" w:pos="1701"/>
      </w:tabs>
      <w:spacing w:before="120" w:line="240" w:lineRule="auto"/>
      <w:contextualSpacing w:val="0"/>
      <w:mirrorIndents/>
      <w:textboxTightWrap w:val="allLines"/>
      <w:outlineLvl w:val="0"/>
    </w:pPr>
    <w:rPr>
      <w:bCs/>
      <w:color w:val="000000" w:themeColor="text1"/>
      <w:sz w:val="18"/>
      <w:lang w:eastAsia="fr-FR"/>
    </w:rPr>
  </w:style>
  <w:style w:type="character" w:customStyle="1" w:styleId="SysReq1Char">
    <w:name w:val="[SysReq # 1] Char"/>
    <w:basedOn w:val="ListParagraphChar"/>
    <w:link w:val="SysReq1"/>
    <w:rsid w:val="005B6C3B"/>
    <w:rPr>
      <w:rFonts w:ascii="Segoe UI" w:eastAsia="Calibri" w:hAnsi="Segoe UI" w:cs="Times New Roman"/>
      <w:bCs/>
      <w:color w:val="000000" w:themeColor="text1"/>
      <w:sz w:val="18"/>
      <w:lang w:val="en-GB" w:eastAsia="fr-FR"/>
    </w:rPr>
  </w:style>
  <w:style w:type="paragraph" w:customStyle="1" w:styleId="SysReq2">
    <w:name w:val="[SysReq # 2]"/>
    <w:basedOn w:val="SysReq1"/>
    <w:next w:val="SysReq1"/>
    <w:link w:val="SysReq2Char"/>
    <w:autoRedefine/>
    <w:qFormat/>
    <w:rsid w:val="0072117A"/>
    <w:pPr>
      <w:numPr>
        <w:numId w:val="0"/>
      </w:numPr>
      <w:suppressLineNumbers/>
      <w:spacing w:before="100" w:beforeAutospacing="1" w:after="100" w:afterAutospacing="1"/>
    </w:pPr>
  </w:style>
  <w:style w:type="paragraph" w:customStyle="1" w:styleId="ICS">
    <w:name w:val="ICS"/>
    <w:basedOn w:val="SysReq1"/>
    <w:qFormat/>
    <w:rsid w:val="00766AC3"/>
    <w:pPr>
      <w:numPr>
        <w:ilvl w:val="1"/>
        <w:numId w:val="14"/>
      </w:numPr>
    </w:pPr>
    <w:rPr>
      <w:rFonts w:ascii="Segoe UI Semibold" w:hAnsi="Segoe UI Semibold"/>
      <w:b/>
      <w:bCs w:val="0"/>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RequirementBullet">
    <w:name w:val="Requirement Bullet"/>
    <w:basedOn w:val="ListParagraph"/>
    <w:qFormat/>
    <w:rsid w:val="009526A0"/>
    <w:pPr>
      <w:numPr>
        <w:numId w:val="33"/>
      </w:numPr>
    </w:pPr>
    <w:rPr>
      <w:sz w:val="18"/>
      <w:szCs w:val="18"/>
    </w:r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8"/>
      </w:numPr>
      <w:tabs>
        <w:tab w:val="left" w:pos="647"/>
      </w:tabs>
      <w:spacing w:before="60" w:after="40" w:line="240" w:lineRule="auto"/>
      <w:ind w:left="107"/>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ListNumber2"/>
    <w:next w:val="ListNumber2"/>
    <w:link w:val="SysReq3Char"/>
    <w:autoRedefine/>
    <w:qFormat/>
    <w:rsid w:val="001A6BE4"/>
    <w:pPr>
      <w:keepNext/>
      <w:keepLines/>
      <w:numPr>
        <w:numId w:val="0"/>
      </w:numPr>
      <w:tabs>
        <w:tab w:val="left" w:pos="6521"/>
        <w:tab w:val="left" w:pos="8505"/>
      </w:tabs>
      <w:ind w:left="709"/>
    </w:pPr>
    <w:rPr>
      <w:rFonts w:cs="Segoe UI"/>
      <w:i/>
      <w:szCs w:val="20"/>
      <w:u w:color="034694" w:themeColor="accent4"/>
      <w:lang w:val="en-US" w:eastAsia="fr-FR"/>
    </w:rPr>
  </w:style>
  <w:style w:type="character" w:customStyle="1" w:styleId="SysReq3Char">
    <w:name w:val="[SysReq # 3] Char"/>
    <w:basedOn w:val="DefaultParagraphFont"/>
    <w:link w:val="SysReq3"/>
    <w:rsid w:val="001A6BE4"/>
    <w:rPr>
      <w:rFonts w:ascii="Segoe UI" w:eastAsia="Calibri" w:hAnsi="Segoe UI" w:cs="Segoe UI"/>
      <w:i/>
      <w:sz w:val="20"/>
      <w:szCs w:val="20"/>
      <w:u w:color="034694" w:themeColor="accent4"/>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pPr>
      <w:numPr>
        <w:ilvl w:val="0"/>
        <w:numId w:val="0"/>
      </w:numPr>
      <w:ind w:left="864" w:hanging="864"/>
    </w:pPr>
    <w:rPr>
      <w:i w:val="0"/>
      <w:color w:val="562873" w:themeColor="accent1"/>
      <w:sz w:val="20"/>
    </w:rPr>
  </w:style>
  <w:style w:type="character" w:customStyle="1" w:styleId="Heading4numberedChar">
    <w:name w:val="Heading4 numbered Char"/>
    <w:basedOn w:val="DefaultParagraphFont"/>
    <w:link w:val="Heading4numbered"/>
    <w:rsid w:val="00087538"/>
    <w:rPr>
      <w:rFonts w:ascii="Segoe UI" w:eastAsia="Times New Roman" w:hAnsi="Segoe UI" w:cs="Segoe UI"/>
      <w:i/>
      <w:color w:val="034694"/>
      <w:sz w:val="18"/>
      <w:szCs w:val="20"/>
      <w:lang w:val="fr-FR"/>
    </w:rPr>
  </w:style>
  <w:style w:type="character" w:customStyle="1" w:styleId="Heading4Char0">
    <w:name w:val="Heading4 Char"/>
    <w:basedOn w:val="Heading4numberedChar"/>
    <w:link w:val="Heading40"/>
    <w:rsid w:val="00087538"/>
    <w:rPr>
      <w:rFonts w:ascii="Segoe UI" w:eastAsia="Times New Roman" w:hAnsi="Segoe UI" w:cs="Segoe UI"/>
      <w:i w:val="0"/>
      <w:color w:val="562873" w:themeColor="accent1"/>
      <w:sz w:val="20"/>
      <w:szCs w:val="20"/>
      <w:lang w:val="fr-FR"/>
    </w:rPr>
  </w:style>
  <w:style w:type="character" w:customStyle="1" w:styleId="SysReq2Char">
    <w:name w:val="[SysReq # 2] Char"/>
    <w:basedOn w:val="SysReq1Char"/>
    <w:link w:val="SysReq2"/>
    <w:rsid w:val="0072117A"/>
    <w:rPr>
      <w:rFonts w:ascii="Segoe UI" w:eastAsia="Calibri" w:hAnsi="Segoe UI" w:cs="Times New Roman"/>
      <w:bCs/>
      <w:color w:val="000000" w:themeColor="text1"/>
      <w:sz w:val="18"/>
      <w:lang w:val="en-GB" w:eastAsia="fr-FR"/>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qFormat/>
    <w:rsid w:val="00BA3ADC"/>
    <w:pPr>
      <w:keepNext/>
      <w:keepLines/>
      <w:spacing w:after="0" w:line="259" w:lineRule="auto"/>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before="0" w:after="0"/>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BA3ADC"/>
    <w:pPr>
      <w:spacing w:before="0" w:after="0"/>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BA3ADC"/>
    <w:pPr>
      <w:spacing w:before="0" w:after="0"/>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before="0" w:after="0"/>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before="0" w:after="0"/>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before="0" w:after="0"/>
      <w:ind w:left="1600"/>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B24FF8"/>
    <w:pPr>
      <w:spacing w:before="24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B24FF8"/>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qFormat/>
    <w:rsid w:val="00077B9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077B90"/>
    <w:rPr>
      <w:rFonts w:ascii="Segoe UI Semibold" w:eastAsia="Calibri" w:hAnsi="Segoe UI Semibold" w:cs="Times New Roman"/>
      <w:color w:val="562873" w:themeColor="accent1"/>
      <w:sz w:val="20"/>
      <w:lang w:val="en-GB"/>
    </w:rPr>
  </w:style>
  <w:style w:type="paragraph" w:customStyle="1" w:styleId="0AClause">
    <w:name w:val="0A Clause"/>
    <w:basedOn w:val="RequirementList"/>
    <w:next w:val="RequirementList"/>
    <w:link w:val="0AClauseChar"/>
    <w:qFormat/>
    <w:rsid w:val="00E46CCE"/>
    <w:pPr>
      <w:numPr>
        <w:numId w:val="0"/>
      </w:numPr>
    </w:pPr>
    <w:rPr>
      <w:rFonts w:ascii="Segoe UI" w:hAnsi="Segoe UI"/>
      <w:sz w:val="20"/>
      <w:lang w:val="en-US"/>
    </w:rPr>
  </w:style>
  <w:style w:type="character" w:customStyle="1" w:styleId="0AClauseChar">
    <w:name w:val="0A Clause Char"/>
    <w:basedOn w:val="ListParagraphChar"/>
    <w:link w:val="0AClause"/>
    <w:rsid w:val="00E46CCE"/>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 w:type="character" w:styleId="LineNumber">
    <w:name w:val="line number"/>
    <w:basedOn w:val="DefaultParagraphFont"/>
    <w:uiPriority w:val="99"/>
    <w:semiHidden/>
    <w:unhideWhenUsed/>
    <w:rsid w:val="00C57A9D"/>
  </w:style>
  <w:style w:type="character" w:styleId="UnresolvedMention">
    <w:name w:val="Unresolved Mention"/>
    <w:basedOn w:val="DefaultParagraphFont"/>
    <w:uiPriority w:val="99"/>
    <w:semiHidden/>
    <w:unhideWhenUsed/>
    <w:rsid w:val="004F4CB0"/>
    <w:rPr>
      <w:color w:val="605E5C"/>
      <w:shd w:val="clear" w:color="auto" w:fill="E1DFDD"/>
    </w:rPr>
  </w:style>
  <w:style w:type="paragraph" w:styleId="ListNumber">
    <w:name w:val="List Number"/>
    <w:basedOn w:val="Normal"/>
    <w:uiPriority w:val="99"/>
    <w:semiHidden/>
    <w:unhideWhenUsed/>
    <w:rsid w:val="009E71A9"/>
    <w:pPr>
      <w:numPr>
        <w:numId w:val="11"/>
      </w:numPr>
      <w:contextualSpacing/>
    </w:pPr>
  </w:style>
  <w:style w:type="paragraph" w:customStyle="1" w:styleId="Style1">
    <w:name w:val="Style1"/>
    <w:basedOn w:val="Heading3numbered"/>
    <w:link w:val="Style1Char"/>
    <w:qFormat/>
    <w:rsid w:val="00E20DED"/>
    <w:pPr>
      <w:numPr>
        <w:ilvl w:val="0"/>
        <w:numId w:val="0"/>
      </w:numPr>
    </w:pPr>
  </w:style>
  <w:style w:type="character" w:customStyle="1" w:styleId="Style1Char">
    <w:name w:val="Style1 Char"/>
    <w:basedOn w:val="Heading3numberedChar"/>
    <w:link w:val="Style1"/>
    <w:rsid w:val="00E20DED"/>
    <w:rPr>
      <w:rFonts w:ascii="Segoe UI" w:eastAsia="Times New Roman" w:hAnsi="Segoe UI" w:cs="Times New Roman"/>
      <w:color w:val="984A9C"/>
      <w:lang w:val="en-GB"/>
    </w:rPr>
  </w:style>
  <w:style w:type="paragraph" w:customStyle="1" w:styleId="Style2">
    <w:name w:val="Style2"/>
    <w:basedOn w:val="Style1"/>
    <w:link w:val="Style2Char"/>
    <w:qFormat/>
    <w:rsid w:val="00E20DED"/>
  </w:style>
  <w:style w:type="character" w:customStyle="1" w:styleId="Style2Char">
    <w:name w:val="Style2 Char"/>
    <w:basedOn w:val="Style1Char"/>
    <w:link w:val="Style2"/>
    <w:rsid w:val="00E20DED"/>
    <w:rPr>
      <w:rFonts w:ascii="Segoe UI" w:eastAsia="Times New Roman" w:hAnsi="Segoe UI" w:cs="Times New Roman"/>
      <w:color w:val="984A9C"/>
      <w:lang w:val="en-GB"/>
    </w:rPr>
  </w:style>
  <w:style w:type="paragraph" w:customStyle="1" w:styleId="Style3">
    <w:name w:val="Style3"/>
    <w:basedOn w:val="Normal"/>
    <w:link w:val="Style3Char"/>
    <w:qFormat/>
    <w:rsid w:val="00FA663C"/>
    <w:pPr>
      <w:spacing w:after="0" w:line="240" w:lineRule="auto"/>
    </w:pPr>
    <w:rPr>
      <w:color w:val="FF0000"/>
    </w:rPr>
  </w:style>
  <w:style w:type="character" w:customStyle="1" w:styleId="Style3Char">
    <w:name w:val="Style3 Char"/>
    <w:basedOn w:val="DefaultParagraphFont"/>
    <w:link w:val="Style3"/>
    <w:rsid w:val="00FA663C"/>
    <w:rPr>
      <w:rFonts w:ascii="Segoe UI" w:eastAsia="Calibri" w:hAnsi="Segoe UI" w:cs="Times New Roman"/>
      <w:color w:val="FF0000"/>
      <w:sz w:val="20"/>
      <w:lang w:val="en-GB"/>
    </w:rPr>
  </w:style>
  <w:style w:type="paragraph" w:customStyle="1" w:styleId="Supplementalinfo">
    <w:name w:val="Supplemental info"/>
    <w:basedOn w:val="NormalClause"/>
    <w:link w:val="SupplementalinfoChar"/>
    <w:qFormat/>
    <w:rsid w:val="00CC5FD1"/>
    <w:rPr>
      <w:i/>
      <w:color w:val="595959" w:themeColor="text1" w:themeTint="A6"/>
      <w:sz w:val="18"/>
    </w:rPr>
  </w:style>
  <w:style w:type="character" w:customStyle="1" w:styleId="SupplementalinfoChar">
    <w:name w:val="Supplemental info Char"/>
    <w:basedOn w:val="NormalClauseChar"/>
    <w:link w:val="Supplementalinfo"/>
    <w:rsid w:val="00CC5FD1"/>
    <w:rPr>
      <w:rFonts w:ascii="Segoe UI" w:eastAsia="Calibri" w:hAnsi="Segoe UI" w:cs="Times New Roman"/>
      <w:i/>
      <w:color w:val="595959" w:themeColor="text1" w:themeTint="A6"/>
      <w:sz w:val="18"/>
      <w:lang w:val="en-GB" w:eastAsia="fr-FR"/>
    </w:rPr>
  </w:style>
  <w:style w:type="paragraph" w:styleId="ListContinue">
    <w:name w:val="List Continue"/>
    <w:basedOn w:val="Normal"/>
    <w:uiPriority w:val="99"/>
    <w:semiHidden/>
    <w:unhideWhenUsed/>
    <w:rsid w:val="00C55F96"/>
    <w:pPr>
      <w:ind w:left="283"/>
      <w:contextualSpacing/>
    </w:pPr>
  </w:style>
  <w:style w:type="paragraph" w:styleId="Index1">
    <w:name w:val="index 1"/>
    <w:basedOn w:val="Normal"/>
    <w:next w:val="Normal"/>
    <w:autoRedefine/>
    <w:uiPriority w:val="99"/>
    <w:semiHidden/>
    <w:unhideWhenUsed/>
    <w:rsid w:val="00A6461C"/>
    <w:pPr>
      <w:spacing w:before="0" w:after="0" w:line="240" w:lineRule="auto"/>
      <w:ind w:left="200" w:hanging="200"/>
    </w:pPr>
  </w:style>
  <w:style w:type="paragraph" w:customStyle="1" w:styleId="RequirementList">
    <w:name w:val="RequirementList"/>
    <w:basedOn w:val="ListParagraph"/>
    <w:link w:val="RequirementListChar"/>
    <w:qFormat/>
    <w:rsid w:val="00DA4309"/>
    <w:pPr>
      <w:numPr>
        <w:numId w:val="15"/>
      </w:numPr>
      <w:spacing w:before="120" w:line="240" w:lineRule="exact"/>
      <w:contextualSpacing w:val="0"/>
    </w:pPr>
    <w:rPr>
      <w:rFonts w:ascii="Aptos" w:hAnsi="Aptos"/>
      <w:sz w:val="19"/>
    </w:rPr>
  </w:style>
  <w:style w:type="paragraph" w:styleId="ListBullet">
    <w:name w:val="List Bullet"/>
    <w:basedOn w:val="Normal"/>
    <w:uiPriority w:val="99"/>
    <w:unhideWhenUsed/>
    <w:rsid w:val="006712F2"/>
    <w:pPr>
      <w:numPr>
        <w:numId w:val="18"/>
      </w:numPr>
      <w:spacing w:before="0" w:after="0" w:line="240" w:lineRule="auto"/>
      <w:contextualSpacing/>
    </w:pPr>
    <w:rPr>
      <w:sz w:val="18"/>
      <w:lang w:val="nl-BE"/>
    </w:rPr>
  </w:style>
  <w:style w:type="paragraph" w:styleId="ListBullet2">
    <w:name w:val="List Bullet 2"/>
    <w:basedOn w:val="Normal"/>
    <w:uiPriority w:val="99"/>
    <w:unhideWhenUsed/>
    <w:rsid w:val="006712F2"/>
    <w:pPr>
      <w:numPr>
        <w:numId w:val="19"/>
      </w:numPr>
      <w:spacing w:before="0" w:after="0" w:line="240" w:lineRule="auto"/>
      <w:contextualSpacing/>
    </w:pPr>
    <w:rPr>
      <w:sz w:val="18"/>
      <w:lang w:val="nl-BE"/>
    </w:rPr>
  </w:style>
  <w:style w:type="paragraph" w:customStyle="1" w:styleId="Style4">
    <w:name w:val="Style4"/>
    <w:basedOn w:val="SysReq3"/>
    <w:link w:val="Style4Char"/>
    <w:autoRedefine/>
    <w:qFormat/>
    <w:rsid w:val="00AF7B8E"/>
    <w:pPr>
      <w:numPr>
        <w:numId w:val="23"/>
      </w:numPr>
    </w:pPr>
    <w:rPr>
      <w:rFonts w:eastAsia="Times New Roman"/>
    </w:rPr>
  </w:style>
  <w:style w:type="character" w:customStyle="1" w:styleId="Style4Char">
    <w:name w:val="Style4 Char"/>
    <w:basedOn w:val="SysReq3Char"/>
    <w:link w:val="Style4"/>
    <w:rsid w:val="00AF7B8E"/>
    <w:rPr>
      <w:rFonts w:ascii="Segoe UI" w:eastAsia="Times New Roman" w:hAnsi="Segoe UI" w:cs="Segoe UI"/>
      <w:i/>
      <w:sz w:val="20"/>
      <w:szCs w:val="20"/>
      <w:u w:color="034694" w:themeColor="accent4"/>
      <w:lang w:val="en-US" w:eastAsia="fr-FR"/>
    </w:rPr>
  </w:style>
  <w:style w:type="paragraph" w:customStyle="1" w:styleId="Style5">
    <w:name w:val="Style5"/>
    <w:basedOn w:val="AANormal"/>
    <w:link w:val="Style5Char"/>
    <w:qFormat/>
    <w:rsid w:val="00617826"/>
    <w:rPr>
      <w:i/>
      <w:color w:val="595959" w:themeColor="text1" w:themeTint="A6"/>
      <w:sz w:val="18"/>
    </w:rPr>
  </w:style>
  <w:style w:type="character" w:customStyle="1" w:styleId="AANormalChar">
    <w:name w:val="[AA Normal] Char"/>
    <w:basedOn w:val="DefaultParagraphFont"/>
    <w:link w:val="AANormal"/>
    <w:rsid w:val="00617826"/>
    <w:rPr>
      <w:rFonts w:ascii="Segoe UI" w:eastAsia="Calibri" w:hAnsi="Segoe UI" w:cs="Times New Roman"/>
      <w:sz w:val="20"/>
      <w:lang w:val="en-US" w:eastAsia="fr-FR"/>
    </w:rPr>
  </w:style>
  <w:style w:type="character" w:customStyle="1" w:styleId="Style5Char">
    <w:name w:val="Style5 Char"/>
    <w:basedOn w:val="AANormalChar"/>
    <w:link w:val="Style5"/>
    <w:rsid w:val="00617826"/>
    <w:rPr>
      <w:rFonts w:ascii="Segoe UI" w:eastAsia="Calibri" w:hAnsi="Segoe UI" w:cs="Times New Roman"/>
      <w:i/>
      <w:color w:val="595959" w:themeColor="text1" w:themeTint="A6"/>
      <w:sz w:val="18"/>
      <w:lang w:val="en-US" w:eastAsia="fr-FR"/>
    </w:rPr>
  </w:style>
  <w:style w:type="paragraph" w:customStyle="1" w:styleId="RTMStyle">
    <w:name w:val="RTM Style"/>
    <w:rsid w:val="005A15B1"/>
    <w:pPr>
      <w:spacing w:before="0" w:after="200"/>
      <w:ind w:left="0" w:firstLine="0"/>
    </w:pPr>
    <w:rPr>
      <w:rFonts w:ascii="Calibri" w:eastAsiaTheme="minorEastAsia" w:hAnsi="Calibri"/>
      <w:lang w:val="en-US"/>
    </w:rPr>
  </w:style>
  <w:style w:type="paragraph" w:customStyle="1" w:styleId="pf0">
    <w:name w:val="pf0"/>
    <w:basedOn w:val="Normal"/>
    <w:rsid w:val="00D45D3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Style6">
    <w:name w:val="Style6"/>
    <w:basedOn w:val="ListParagraph"/>
    <w:link w:val="Style6Char"/>
    <w:qFormat/>
    <w:rsid w:val="00433790"/>
    <w:rPr>
      <w:b/>
      <w:bCs/>
      <w:sz w:val="18"/>
      <w:szCs w:val="20"/>
    </w:rPr>
  </w:style>
  <w:style w:type="character" w:customStyle="1" w:styleId="Style6Char">
    <w:name w:val="Style6 Char"/>
    <w:basedOn w:val="ListParagraphChar"/>
    <w:link w:val="Style6"/>
    <w:rsid w:val="00433790"/>
    <w:rPr>
      <w:rFonts w:ascii="Segoe UI" w:eastAsia="Calibri" w:hAnsi="Segoe UI" w:cs="Times New Roman"/>
      <w:b/>
      <w:bCs/>
      <w:sz w:val="18"/>
      <w:szCs w:val="20"/>
      <w:lang w:val="en-GB"/>
    </w:rPr>
  </w:style>
  <w:style w:type="paragraph" w:styleId="ListNumber2">
    <w:name w:val="List Number 2"/>
    <w:basedOn w:val="Normal"/>
    <w:uiPriority w:val="99"/>
    <w:unhideWhenUsed/>
    <w:rsid w:val="001511DA"/>
    <w:pPr>
      <w:numPr>
        <w:numId w:val="49"/>
      </w:numPr>
      <w:contextualSpacing/>
    </w:pPr>
  </w:style>
  <w:style w:type="paragraph" w:customStyle="1" w:styleId="Style7">
    <w:name w:val="Style7"/>
    <w:basedOn w:val="RequirementList"/>
    <w:link w:val="Style7Char"/>
    <w:qFormat/>
    <w:rsid w:val="00054B58"/>
    <w:pPr>
      <w:numPr>
        <w:numId w:val="0"/>
      </w:numPr>
      <w:ind w:left="360"/>
    </w:pPr>
  </w:style>
  <w:style w:type="character" w:customStyle="1" w:styleId="RequirementListChar">
    <w:name w:val="RequirementList Char"/>
    <w:basedOn w:val="ListParagraphChar"/>
    <w:link w:val="RequirementList"/>
    <w:rsid w:val="00DA4309"/>
    <w:rPr>
      <w:rFonts w:ascii="Aptos" w:eastAsia="Calibri" w:hAnsi="Aptos" w:cs="Times New Roman"/>
      <w:sz w:val="19"/>
      <w:lang w:val="en-GB"/>
    </w:rPr>
  </w:style>
  <w:style w:type="character" w:customStyle="1" w:styleId="Style7Char">
    <w:name w:val="Style7 Char"/>
    <w:basedOn w:val="RequirementListChar"/>
    <w:link w:val="Style7"/>
    <w:rsid w:val="00054B58"/>
    <w:rPr>
      <w:rFonts w:ascii="Aptos" w:eastAsia="Calibri" w:hAnsi="Aptos" w:cs="Times New Roman"/>
      <w:sz w:val="18"/>
      <w:lang w:val="en-GB"/>
    </w:rPr>
  </w:style>
  <w:style w:type="paragraph" w:customStyle="1" w:styleId="firstmt-15">
    <w:name w:val="first:mt-1.5"/>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l-4">
    <w:name w:val="ml-4"/>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table" w:styleId="LightGrid-Accent1">
    <w:name w:val="Light Grid Accent 1"/>
    <w:basedOn w:val="TableNormal"/>
    <w:uiPriority w:val="62"/>
    <w:rsid w:val="007367C0"/>
    <w:pPr>
      <w:spacing w:before="0" w:after="0" w:line="240" w:lineRule="auto"/>
      <w:ind w:left="0" w:firstLine="0"/>
    </w:pPr>
    <w:rPr>
      <w:rFonts w:eastAsiaTheme="minorEastAsia"/>
      <w:lang w:val="en-US"/>
    </w:rPr>
    <w:tblPr>
      <w:tblStyleRowBandSize w:val="1"/>
      <w:tblStyleColBandSize w:val="1"/>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8" w:space="0" w:color="562873" w:themeColor="accent1"/>
        <w:insideV w:val="single" w:sz="8" w:space="0" w:color="56287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18" w:space="0" w:color="562873" w:themeColor="accent1"/>
          <w:right w:val="single" w:sz="8" w:space="0" w:color="562873" w:themeColor="accent1"/>
          <w:insideH w:val="nil"/>
          <w:insideV w:val="single" w:sz="8" w:space="0" w:color="56287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2873" w:themeColor="accent1"/>
          <w:left w:val="single" w:sz="8" w:space="0" w:color="562873" w:themeColor="accent1"/>
          <w:bottom w:val="single" w:sz="8" w:space="0" w:color="562873" w:themeColor="accent1"/>
          <w:right w:val="single" w:sz="8" w:space="0" w:color="562873" w:themeColor="accent1"/>
          <w:insideH w:val="nil"/>
          <w:insideV w:val="single" w:sz="8" w:space="0" w:color="56287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tcPr>
    </w:tblStylePr>
    <w:tblStylePr w:type="band1Vert">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shd w:val="clear" w:color="auto" w:fill="D7BDE8" w:themeFill="accent1" w:themeFillTint="3F"/>
      </w:tcPr>
    </w:tblStylePr>
    <w:tblStylePr w:type="band1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shd w:val="clear" w:color="auto" w:fill="D7BDE8" w:themeFill="accent1" w:themeFillTint="3F"/>
      </w:tcPr>
    </w:tblStylePr>
    <w:tblStylePr w:type="band2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tcPr>
    </w:tblStylePr>
  </w:style>
  <w:style w:type="paragraph" w:customStyle="1" w:styleId="DD-">
    <w:name w:val="DD-#"/>
    <w:basedOn w:val="Normal"/>
    <w:link w:val="DD-Char"/>
    <w:qFormat/>
    <w:rsid w:val="0027176C"/>
    <w:pPr>
      <w:spacing w:after="0" w:line="240" w:lineRule="auto"/>
    </w:pPr>
    <w:rPr>
      <w:rFonts w:ascii="Aptos" w:hAnsi="Aptos"/>
      <w:b/>
      <w:color w:val="034694" w:themeColor="accent4"/>
    </w:rPr>
  </w:style>
  <w:style w:type="character" w:customStyle="1" w:styleId="DD-Char">
    <w:name w:val="DD-# Char"/>
    <w:basedOn w:val="DefaultParagraphFont"/>
    <w:link w:val="DD-"/>
    <w:rsid w:val="0027176C"/>
    <w:rPr>
      <w:rFonts w:ascii="Aptos" w:eastAsia="Calibri" w:hAnsi="Aptos" w:cs="Times New Roman"/>
      <w:b/>
      <w:color w:val="034694" w:themeColor="accent4"/>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8">
      <w:bodyDiv w:val="1"/>
      <w:marLeft w:val="0"/>
      <w:marRight w:val="0"/>
      <w:marTop w:val="0"/>
      <w:marBottom w:val="0"/>
      <w:divBdr>
        <w:top w:val="none" w:sz="0" w:space="0" w:color="auto"/>
        <w:left w:val="none" w:sz="0" w:space="0" w:color="auto"/>
        <w:bottom w:val="none" w:sz="0" w:space="0" w:color="auto"/>
        <w:right w:val="none" w:sz="0" w:space="0" w:color="auto"/>
      </w:divBdr>
    </w:div>
    <w:div w:id="619691">
      <w:bodyDiv w:val="1"/>
      <w:marLeft w:val="0"/>
      <w:marRight w:val="0"/>
      <w:marTop w:val="0"/>
      <w:marBottom w:val="0"/>
      <w:divBdr>
        <w:top w:val="none" w:sz="0" w:space="0" w:color="auto"/>
        <w:left w:val="none" w:sz="0" w:space="0" w:color="auto"/>
        <w:bottom w:val="none" w:sz="0" w:space="0" w:color="auto"/>
        <w:right w:val="none" w:sz="0" w:space="0" w:color="auto"/>
      </w:divBdr>
    </w:div>
    <w:div w:id="11539613">
      <w:bodyDiv w:val="1"/>
      <w:marLeft w:val="0"/>
      <w:marRight w:val="0"/>
      <w:marTop w:val="0"/>
      <w:marBottom w:val="0"/>
      <w:divBdr>
        <w:top w:val="none" w:sz="0" w:space="0" w:color="auto"/>
        <w:left w:val="none" w:sz="0" w:space="0" w:color="auto"/>
        <w:bottom w:val="none" w:sz="0" w:space="0" w:color="auto"/>
        <w:right w:val="none" w:sz="0" w:space="0" w:color="auto"/>
      </w:divBdr>
    </w:div>
    <w:div w:id="12146832">
      <w:bodyDiv w:val="1"/>
      <w:marLeft w:val="0"/>
      <w:marRight w:val="0"/>
      <w:marTop w:val="0"/>
      <w:marBottom w:val="0"/>
      <w:divBdr>
        <w:top w:val="none" w:sz="0" w:space="0" w:color="auto"/>
        <w:left w:val="none" w:sz="0" w:space="0" w:color="auto"/>
        <w:bottom w:val="none" w:sz="0" w:space="0" w:color="auto"/>
        <w:right w:val="none" w:sz="0" w:space="0" w:color="auto"/>
      </w:divBdr>
    </w:div>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13386606">
      <w:bodyDiv w:val="1"/>
      <w:marLeft w:val="0"/>
      <w:marRight w:val="0"/>
      <w:marTop w:val="0"/>
      <w:marBottom w:val="0"/>
      <w:divBdr>
        <w:top w:val="none" w:sz="0" w:space="0" w:color="auto"/>
        <w:left w:val="none" w:sz="0" w:space="0" w:color="auto"/>
        <w:bottom w:val="none" w:sz="0" w:space="0" w:color="auto"/>
        <w:right w:val="none" w:sz="0" w:space="0" w:color="auto"/>
      </w:divBdr>
    </w:div>
    <w:div w:id="16852885">
      <w:bodyDiv w:val="1"/>
      <w:marLeft w:val="0"/>
      <w:marRight w:val="0"/>
      <w:marTop w:val="0"/>
      <w:marBottom w:val="0"/>
      <w:divBdr>
        <w:top w:val="none" w:sz="0" w:space="0" w:color="auto"/>
        <w:left w:val="none" w:sz="0" w:space="0" w:color="auto"/>
        <w:bottom w:val="none" w:sz="0" w:space="0" w:color="auto"/>
        <w:right w:val="none" w:sz="0" w:space="0" w:color="auto"/>
      </w:divBdr>
    </w:div>
    <w:div w:id="19359035">
      <w:bodyDiv w:val="1"/>
      <w:marLeft w:val="0"/>
      <w:marRight w:val="0"/>
      <w:marTop w:val="0"/>
      <w:marBottom w:val="0"/>
      <w:divBdr>
        <w:top w:val="none" w:sz="0" w:space="0" w:color="auto"/>
        <w:left w:val="none" w:sz="0" w:space="0" w:color="auto"/>
        <w:bottom w:val="none" w:sz="0" w:space="0" w:color="auto"/>
        <w:right w:val="none" w:sz="0" w:space="0" w:color="auto"/>
      </w:divBdr>
    </w:div>
    <w:div w:id="31619835">
      <w:bodyDiv w:val="1"/>
      <w:marLeft w:val="0"/>
      <w:marRight w:val="0"/>
      <w:marTop w:val="0"/>
      <w:marBottom w:val="0"/>
      <w:divBdr>
        <w:top w:val="none" w:sz="0" w:space="0" w:color="auto"/>
        <w:left w:val="none" w:sz="0" w:space="0" w:color="auto"/>
        <w:bottom w:val="none" w:sz="0" w:space="0" w:color="auto"/>
        <w:right w:val="none" w:sz="0" w:space="0" w:color="auto"/>
      </w:divBdr>
    </w:div>
    <w:div w:id="31737787">
      <w:bodyDiv w:val="1"/>
      <w:marLeft w:val="0"/>
      <w:marRight w:val="0"/>
      <w:marTop w:val="0"/>
      <w:marBottom w:val="0"/>
      <w:divBdr>
        <w:top w:val="none" w:sz="0" w:space="0" w:color="auto"/>
        <w:left w:val="none" w:sz="0" w:space="0" w:color="auto"/>
        <w:bottom w:val="none" w:sz="0" w:space="0" w:color="auto"/>
        <w:right w:val="none" w:sz="0" w:space="0" w:color="auto"/>
      </w:divBdr>
    </w:div>
    <w:div w:id="31999815">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40133516">
      <w:bodyDiv w:val="1"/>
      <w:marLeft w:val="0"/>
      <w:marRight w:val="0"/>
      <w:marTop w:val="0"/>
      <w:marBottom w:val="0"/>
      <w:divBdr>
        <w:top w:val="none" w:sz="0" w:space="0" w:color="auto"/>
        <w:left w:val="none" w:sz="0" w:space="0" w:color="auto"/>
        <w:bottom w:val="none" w:sz="0" w:space="0" w:color="auto"/>
        <w:right w:val="none" w:sz="0" w:space="0" w:color="auto"/>
      </w:divBdr>
    </w:div>
    <w:div w:id="48844501">
      <w:bodyDiv w:val="1"/>
      <w:marLeft w:val="0"/>
      <w:marRight w:val="0"/>
      <w:marTop w:val="0"/>
      <w:marBottom w:val="0"/>
      <w:divBdr>
        <w:top w:val="none" w:sz="0" w:space="0" w:color="auto"/>
        <w:left w:val="none" w:sz="0" w:space="0" w:color="auto"/>
        <w:bottom w:val="none" w:sz="0" w:space="0" w:color="auto"/>
        <w:right w:val="none" w:sz="0" w:space="0" w:color="auto"/>
      </w:divBdr>
    </w:div>
    <w:div w:id="63333712">
      <w:bodyDiv w:val="1"/>
      <w:marLeft w:val="0"/>
      <w:marRight w:val="0"/>
      <w:marTop w:val="0"/>
      <w:marBottom w:val="0"/>
      <w:divBdr>
        <w:top w:val="none" w:sz="0" w:space="0" w:color="auto"/>
        <w:left w:val="none" w:sz="0" w:space="0" w:color="auto"/>
        <w:bottom w:val="none" w:sz="0" w:space="0" w:color="auto"/>
        <w:right w:val="none" w:sz="0" w:space="0" w:color="auto"/>
      </w:divBdr>
    </w:div>
    <w:div w:id="63720428">
      <w:bodyDiv w:val="1"/>
      <w:marLeft w:val="0"/>
      <w:marRight w:val="0"/>
      <w:marTop w:val="0"/>
      <w:marBottom w:val="0"/>
      <w:divBdr>
        <w:top w:val="none" w:sz="0" w:space="0" w:color="auto"/>
        <w:left w:val="none" w:sz="0" w:space="0" w:color="auto"/>
        <w:bottom w:val="none" w:sz="0" w:space="0" w:color="auto"/>
        <w:right w:val="none" w:sz="0" w:space="0" w:color="auto"/>
      </w:divBdr>
    </w:div>
    <w:div w:id="65341605">
      <w:bodyDiv w:val="1"/>
      <w:marLeft w:val="0"/>
      <w:marRight w:val="0"/>
      <w:marTop w:val="0"/>
      <w:marBottom w:val="0"/>
      <w:divBdr>
        <w:top w:val="none" w:sz="0" w:space="0" w:color="auto"/>
        <w:left w:val="none" w:sz="0" w:space="0" w:color="auto"/>
        <w:bottom w:val="none" w:sz="0" w:space="0" w:color="auto"/>
        <w:right w:val="none" w:sz="0" w:space="0" w:color="auto"/>
      </w:divBdr>
      <w:divsChild>
        <w:div w:id="1377386519">
          <w:marLeft w:val="0"/>
          <w:marRight w:val="0"/>
          <w:marTop w:val="0"/>
          <w:marBottom w:val="0"/>
          <w:divBdr>
            <w:top w:val="none" w:sz="0" w:space="0" w:color="auto"/>
            <w:left w:val="none" w:sz="0" w:space="0" w:color="auto"/>
            <w:bottom w:val="none" w:sz="0" w:space="0" w:color="auto"/>
            <w:right w:val="none" w:sz="0" w:space="0" w:color="auto"/>
          </w:divBdr>
          <w:divsChild>
            <w:div w:id="1066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3576">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85736470">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91434648">
      <w:bodyDiv w:val="1"/>
      <w:marLeft w:val="0"/>
      <w:marRight w:val="0"/>
      <w:marTop w:val="0"/>
      <w:marBottom w:val="0"/>
      <w:divBdr>
        <w:top w:val="none" w:sz="0" w:space="0" w:color="auto"/>
        <w:left w:val="none" w:sz="0" w:space="0" w:color="auto"/>
        <w:bottom w:val="none" w:sz="0" w:space="0" w:color="auto"/>
        <w:right w:val="none" w:sz="0" w:space="0" w:color="auto"/>
      </w:divBdr>
    </w:div>
    <w:div w:id="100028725">
      <w:bodyDiv w:val="1"/>
      <w:marLeft w:val="0"/>
      <w:marRight w:val="0"/>
      <w:marTop w:val="0"/>
      <w:marBottom w:val="0"/>
      <w:divBdr>
        <w:top w:val="none" w:sz="0" w:space="0" w:color="auto"/>
        <w:left w:val="none" w:sz="0" w:space="0" w:color="auto"/>
        <w:bottom w:val="none" w:sz="0" w:space="0" w:color="auto"/>
        <w:right w:val="none" w:sz="0" w:space="0" w:color="auto"/>
      </w:divBdr>
    </w:div>
    <w:div w:id="100030834">
      <w:bodyDiv w:val="1"/>
      <w:marLeft w:val="0"/>
      <w:marRight w:val="0"/>
      <w:marTop w:val="0"/>
      <w:marBottom w:val="0"/>
      <w:divBdr>
        <w:top w:val="none" w:sz="0" w:space="0" w:color="auto"/>
        <w:left w:val="none" w:sz="0" w:space="0" w:color="auto"/>
        <w:bottom w:val="none" w:sz="0" w:space="0" w:color="auto"/>
        <w:right w:val="none" w:sz="0" w:space="0" w:color="auto"/>
      </w:divBdr>
    </w:div>
    <w:div w:id="101611543">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07624526">
      <w:bodyDiv w:val="1"/>
      <w:marLeft w:val="0"/>
      <w:marRight w:val="0"/>
      <w:marTop w:val="0"/>
      <w:marBottom w:val="0"/>
      <w:divBdr>
        <w:top w:val="none" w:sz="0" w:space="0" w:color="auto"/>
        <w:left w:val="none" w:sz="0" w:space="0" w:color="auto"/>
        <w:bottom w:val="none" w:sz="0" w:space="0" w:color="auto"/>
        <w:right w:val="none" w:sz="0" w:space="0" w:color="auto"/>
      </w:divBdr>
    </w:div>
    <w:div w:id="109011916">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13332475">
      <w:bodyDiv w:val="1"/>
      <w:marLeft w:val="0"/>
      <w:marRight w:val="0"/>
      <w:marTop w:val="0"/>
      <w:marBottom w:val="0"/>
      <w:divBdr>
        <w:top w:val="none" w:sz="0" w:space="0" w:color="auto"/>
        <w:left w:val="none" w:sz="0" w:space="0" w:color="auto"/>
        <w:bottom w:val="none" w:sz="0" w:space="0" w:color="auto"/>
        <w:right w:val="none" w:sz="0" w:space="0" w:color="auto"/>
      </w:divBdr>
    </w:div>
    <w:div w:id="116917176">
      <w:bodyDiv w:val="1"/>
      <w:marLeft w:val="0"/>
      <w:marRight w:val="0"/>
      <w:marTop w:val="0"/>
      <w:marBottom w:val="0"/>
      <w:divBdr>
        <w:top w:val="none" w:sz="0" w:space="0" w:color="auto"/>
        <w:left w:val="none" w:sz="0" w:space="0" w:color="auto"/>
        <w:bottom w:val="none" w:sz="0" w:space="0" w:color="auto"/>
        <w:right w:val="none" w:sz="0" w:space="0" w:color="auto"/>
      </w:divBdr>
    </w:div>
    <w:div w:id="118501801">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37191034">
      <w:bodyDiv w:val="1"/>
      <w:marLeft w:val="0"/>
      <w:marRight w:val="0"/>
      <w:marTop w:val="0"/>
      <w:marBottom w:val="0"/>
      <w:divBdr>
        <w:top w:val="none" w:sz="0" w:space="0" w:color="auto"/>
        <w:left w:val="none" w:sz="0" w:space="0" w:color="auto"/>
        <w:bottom w:val="none" w:sz="0" w:space="0" w:color="auto"/>
        <w:right w:val="none" w:sz="0" w:space="0" w:color="auto"/>
      </w:divBdr>
      <w:divsChild>
        <w:div w:id="639963548">
          <w:marLeft w:val="0"/>
          <w:marRight w:val="0"/>
          <w:marTop w:val="0"/>
          <w:marBottom w:val="0"/>
          <w:divBdr>
            <w:top w:val="none" w:sz="0" w:space="0" w:color="auto"/>
            <w:left w:val="none" w:sz="0" w:space="0" w:color="auto"/>
            <w:bottom w:val="none" w:sz="0" w:space="0" w:color="auto"/>
            <w:right w:val="none" w:sz="0" w:space="0" w:color="auto"/>
          </w:divBdr>
        </w:div>
      </w:divsChild>
    </w:div>
    <w:div w:id="137386195">
      <w:bodyDiv w:val="1"/>
      <w:marLeft w:val="0"/>
      <w:marRight w:val="0"/>
      <w:marTop w:val="0"/>
      <w:marBottom w:val="0"/>
      <w:divBdr>
        <w:top w:val="none" w:sz="0" w:space="0" w:color="auto"/>
        <w:left w:val="none" w:sz="0" w:space="0" w:color="auto"/>
        <w:bottom w:val="none" w:sz="0" w:space="0" w:color="auto"/>
        <w:right w:val="none" w:sz="0" w:space="0" w:color="auto"/>
      </w:divBdr>
    </w:div>
    <w:div w:id="138810358">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50147079">
      <w:bodyDiv w:val="1"/>
      <w:marLeft w:val="0"/>
      <w:marRight w:val="0"/>
      <w:marTop w:val="0"/>
      <w:marBottom w:val="0"/>
      <w:divBdr>
        <w:top w:val="none" w:sz="0" w:space="0" w:color="auto"/>
        <w:left w:val="none" w:sz="0" w:space="0" w:color="auto"/>
        <w:bottom w:val="none" w:sz="0" w:space="0" w:color="auto"/>
        <w:right w:val="none" w:sz="0" w:space="0" w:color="auto"/>
      </w:divBdr>
    </w:div>
    <w:div w:id="153766116">
      <w:bodyDiv w:val="1"/>
      <w:marLeft w:val="0"/>
      <w:marRight w:val="0"/>
      <w:marTop w:val="0"/>
      <w:marBottom w:val="0"/>
      <w:divBdr>
        <w:top w:val="none" w:sz="0" w:space="0" w:color="auto"/>
        <w:left w:val="none" w:sz="0" w:space="0" w:color="auto"/>
        <w:bottom w:val="none" w:sz="0" w:space="0" w:color="auto"/>
        <w:right w:val="none" w:sz="0" w:space="0" w:color="auto"/>
      </w:divBdr>
    </w:div>
    <w:div w:id="156501828">
      <w:bodyDiv w:val="1"/>
      <w:marLeft w:val="0"/>
      <w:marRight w:val="0"/>
      <w:marTop w:val="0"/>
      <w:marBottom w:val="0"/>
      <w:divBdr>
        <w:top w:val="none" w:sz="0" w:space="0" w:color="auto"/>
        <w:left w:val="none" w:sz="0" w:space="0" w:color="auto"/>
        <w:bottom w:val="none" w:sz="0" w:space="0" w:color="auto"/>
        <w:right w:val="none" w:sz="0" w:space="0" w:color="auto"/>
      </w:divBdr>
    </w:div>
    <w:div w:id="156582060">
      <w:bodyDiv w:val="1"/>
      <w:marLeft w:val="0"/>
      <w:marRight w:val="0"/>
      <w:marTop w:val="0"/>
      <w:marBottom w:val="0"/>
      <w:divBdr>
        <w:top w:val="none" w:sz="0" w:space="0" w:color="auto"/>
        <w:left w:val="none" w:sz="0" w:space="0" w:color="auto"/>
        <w:bottom w:val="none" w:sz="0" w:space="0" w:color="auto"/>
        <w:right w:val="none" w:sz="0" w:space="0" w:color="auto"/>
      </w:divBdr>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83785963">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8933169">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2909483">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14119926">
      <w:bodyDiv w:val="1"/>
      <w:marLeft w:val="0"/>
      <w:marRight w:val="0"/>
      <w:marTop w:val="0"/>
      <w:marBottom w:val="0"/>
      <w:divBdr>
        <w:top w:val="none" w:sz="0" w:space="0" w:color="auto"/>
        <w:left w:val="none" w:sz="0" w:space="0" w:color="auto"/>
        <w:bottom w:val="none" w:sz="0" w:space="0" w:color="auto"/>
        <w:right w:val="none" w:sz="0" w:space="0" w:color="auto"/>
      </w:divBdr>
    </w:div>
    <w:div w:id="215433776">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19292108">
      <w:bodyDiv w:val="1"/>
      <w:marLeft w:val="0"/>
      <w:marRight w:val="0"/>
      <w:marTop w:val="0"/>
      <w:marBottom w:val="0"/>
      <w:divBdr>
        <w:top w:val="none" w:sz="0" w:space="0" w:color="auto"/>
        <w:left w:val="none" w:sz="0" w:space="0" w:color="auto"/>
        <w:bottom w:val="none" w:sz="0" w:space="0" w:color="auto"/>
        <w:right w:val="none" w:sz="0" w:space="0" w:color="auto"/>
      </w:divBdr>
    </w:div>
    <w:div w:id="220823356">
      <w:bodyDiv w:val="1"/>
      <w:marLeft w:val="0"/>
      <w:marRight w:val="0"/>
      <w:marTop w:val="0"/>
      <w:marBottom w:val="0"/>
      <w:divBdr>
        <w:top w:val="none" w:sz="0" w:space="0" w:color="auto"/>
        <w:left w:val="none" w:sz="0" w:space="0" w:color="auto"/>
        <w:bottom w:val="none" w:sz="0" w:space="0" w:color="auto"/>
        <w:right w:val="none" w:sz="0" w:space="0" w:color="auto"/>
      </w:divBdr>
    </w:div>
    <w:div w:id="221716107">
      <w:bodyDiv w:val="1"/>
      <w:marLeft w:val="0"/>
      <w:marRight w:val="0"/>
      <w:marTop w:val="0"/>
      <w:marBottom w:val="0"/>
      <w:divBdr>
        <w:top w:val="none" w:sz="0" w:space="0" w:color="auto"/>
        <w:left w:val="none" w:sz="0" w:space="0" w:color="auto"/>
        <w:bottom w:val="none" w:sz="0" w:space="0" w:color="auto"/>
        <w:right w:val="none" w:sz="0" w:space="0" w:color="auto"/>
      </w:divBdr>
    </w:div>
    <w:div w:id="225148777">
      <w:bodyDiv w:val="1"/>
      <w:marLeft w:val="0"/>
      <w:marRight w:val="0"/>
      <w:marTop w:val="0"/>
      <w:marBottom w:val="0"/>
      <w:divBdr>
        <w:top w:val="none" w:sz="0" w:space="0" w:color="auto"/>
        <w:left w:val="none" w:sz="0" w:space="0" w:color="auto"/>
        <w:bottom w:val="none" w:sz="0" w:space="0" w:color="auto"/>
        <w:right w:val="none" w:sz="0" w:space="0" w:color="auto"/>
      </w:divBdr>
    </w:div>
    <w:div w:id="228805568">
      <w:bodyDiv w:val="1"/>
      <w:marLeft w:val="0"/>
      <w:marRight w:val="0"/>
      <w:marTop w:val="0"/>
      <w:marBottom w:val="0"/>
      <w:divBdr>
        <w:top w:val="none" w:sz="0" w:space="0" w:color="auto"/>
        <w:left w:val="none" w:sz="0" w:space="0" w:color="auto"/>
        <w:bottom w:val="none" w:sz="0" w:space="0" w:color="auto"/>
        <w:right w:val="none" w:sz="0" w:space="0" w:color="auto"/>
      </w:divBdr>
    </w:div>
    <w:div w:id="229535229">
      <w:bodyDiv w:val="1"/>
      <w:marLeft w:val="0"/>
      <w:marRight w:val="0"/>
      <w:marTop w:val="0"/>
      <w:marBottom w:val="0"/>
      <w:divBdr>
        <w:top w:val="none" w:sz="0" w:space="0" w:color="auto"/>
        <w:left w:val="none" w:sz="0" w:space="0" w:color="auto"/>
        <w:bottom w:val="none" w:sz="0" w:space="0" w:color="auto"/>
        <w:right w:val="none" w:sz="0" w:space="0" w:color="auto"/>
      </w:divBdr>
    </w:div>
    <w:div w:id="231744738">
      <w:bodyDiv w:val="1"/>
      <w:marLeft w:val="0"/>
      <w:marRight w:val="0"/>
      <w:marTop w:val="0"/>
      <w:marBottom w:val="0"/>
      <w:divBdr>
        <w:top w:val="none" w:sz="0" w:space="0" w:color="auto"/>
        <w:left w:val="none" w:sz="0" w:space="0" w:color="auto"/>
        <w:bottom w:val="none" w:sz="0" w:space="0" w:color="auto"/>
        <w:right w:val="none" w:sz="0" w:space="0" w:color="auto"/>
      </w:divBdr>
    </w:div>
    <w:div w:id="235633119">
      <w:bodyDiv w:val="1"/>
      <w:marLeft w:val="0"/>
      <w:marRight w:val="0"/>
      <w:marTop w:val="0"/>
      <w:marBottom w:val="0"/>
      <w:divBdr>
        <w:top w:val="none" w:sz="0" w:space="0" w:color="auto"/>
        <w:left w:val="none" w:sz="0" w:space="0" w:color="auto"/>
        <w:bottom w:val="none" w:sz="0" w:space="0" w:color="auto"/>
        <w:right w:val="none" w:sz="0" w:space="0" w:color="auto"/>
      </w:divBdr>
    </w:div>
    <w:div w:id="235824654">
      <w:bodyDiv w:val="1"/>
      <w:marLeft w:val="0"/>
      <w:marRight w:val="0"/>
      <w:marTop w:val="0"/>
      <w:marBottom w:val="0"/>
      <w:divBdr>
        <w:top w:val="none" w:sz="0" w:space="0" w:color="auto"/>
        <w:left w:val="none" w:sz="0" w:space="0" w:color="auto"/>
        <w:bottom w:val="none" w:sz="0" w:space="0" w:color="auto"/>
        <w:right w:val="none" w:sz="0" w:space="0" w:color="auto"/>
      </w:divBdr>
    </w:div>
    <w:div w:id="240410416">
      <w:bodyDiv w:val="1"/>
      <w:marLeft w:val="0"/>
      <w:marRight w:val="0"/>
      <w:marTop w:val="0"/>
      <w:marBottom w:val="0"/>
      <w:divBdr>
        <w:top w:val="none" w:sz="0" w:space="0" w:color="auto"/>
        <w:left w:val="none" w:sz="0" w:space="0" w:color="auto"/>
        <w:bottom w:val="none" w:sz="0" w:space="0" w:color="auto"/>
        <w:right w:val="none" w:sz="0" w:space="0" w:color="auto"/>
      </w:divBdr>
      <w:divsChild>
        <w:div w:id="1327519207">
          <w:marLeft w:val="0"/>
          <w:marRight w:val="0"/>
          <w:marTop w:val="0"/>
          <w:marBottom w:val="0"/>
          <w:divBdr>
            <w:top w:val="none" w:sz="0" w:space="0" w:color="auto"/>
            <w:left w:val="none" w:sz="0" w:space="0" w:color="auto"/>
            <w:bottom w:val="none" w:sz="0" w:space="0" w:color="auto"/>
            <w:right w:val="none" w:sz="0" w:space="0" w:color="auto"/>
          </w:divBdr>
          <w:divsChild>
            <w:div w:id="3390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4499">
      <w:bodyDiv w:val="1"/>
      <w:marLeft w:val="0"/>
      <w:marRight w:val="0"/>
      <w:marTop w:val="0"/>
      <w:marBottom w:val="0"/>
      <w:divBdr>
        <w:top w:val="none" w:sz="0" w:space="0" w:color="auto"/>
        <w:left w:val="none" w:sz="0" w:space="0" w:color="auto"/>
        <w:bottom w:val="none" w:sz="0" w:space="0" w:color="auto"/>
        <w:right w:val="none" w:sz="0" w:space="0" w:color="auto"/>
      </w:divBdr>
    </w:div>
    <w:div w:id="255096426">
      <w:bodyDiv w:val="1"/>
      <w:marLeft w:val="0"/>
      <w:marRight w:val="0"/>
      <w:marTop w:val="0"/>
      <w:marBottom w:val="0"/>
      <w:divBdr>
        <w:top w:val="none" w:sz="0" w:space="0" w:color="auto"/>
        <w:left w:val="none" w:sz="0" w:space="0" w:color="auto"/>
        <w:bottom w:val="none" w:sz="0" w:space="0" w:color="auto"/>
        <w:right w:val="none" w:sz="0" w:space="0" w:color="auto"/>
      </w:divBdr>
    </w:div>
    <w:div w:id="258560233">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284849798">
      <w:bodyDiv w:val="1"/>
      <w:marLeft w:val="0"/>
      <w:marRight w:val="0"/>
      <w:marTop w:val="0"/>
      <w:marBottom w:val="0"/>
      <w:divBdr>
        <w:top w:val="none" w:sz="0" w:space="0" w:color="auto"/>
        <w:left w:val="none" w:sz="0" w:space="0" w:color="auto"/>
        <w:bottom w:val="none" w:sz="0" w:space="0" w:color="auto"/>
        <w:right w:val="none" w:sz="0" w:space="0" w:color="auto"/>
      </w:divBdr>
      <w:divsChild>
        <w:div w:id="672879972">
          <w:marLeft w:val="0"/>
          <w:marRight w:val="0"/>
          <w:marTop w:val="0"/>
          <w:marBottom w:val="0"/>
          <w:divBdr>
            <w:top w:val="none" w:sz="0" w:space="0" w:color="auto"/>
            <w:left w:val="none" w:sz="0" w:space="0" w:color="auto"/>
            <w:bottom w:val="none" w:sz="0" w:space="0" w:color="auto"/>
            <w:right w:val="none" w:sz="0" w:space="0" w:color="auto"/>
          </w:divBdr>
        </w:div>
      </w:divsChild>
    </w:div>
    <w:div w:id="295570375">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09216344">
      <w:bodyDiv w:val="1"/>
      <w:marLeft w:val="0"/>
      <w:marRight w:val="0"/>
      <w:marTop w:val="0"/>
      <w:marBottom w:val="0"/>
      <w:divBdr>
        <w:top w:val="none" w:sz="0" w:space="0" w:color="auto"/>
        <w:left w:val="none" w:sz="0" w:space="0" w:color="auto"/>
        <w:bottom w:val="none" w:sz="0" w:space="0" w:color="auto"/>
        <w:right w:val="none" w:sz="0" w:space="0" w:color="auto"/>
      </w:divBdr>
    </w:div>
    <w:div w:id="309334461">
      <w:bodyDiv w:val="1"/>
      <w:marLeft w:val="0"/>
      <w:marRight w:val="0"/>
      <w:marTop w:val="0"/>
      <w:marBottom w:val="0"/>
      <w:divBdr>
        <w:top w:val="none" w:sz="0" w:space="0" w:color="auto"/>
        <w:left w:val="none" w:sz="0" w:space="0" w:color="auto"/>
        <w:bottom w:val="none" w:sz="0" w:space="0" w:color="auto"/>
        <w:right w:val="none" w:sz="0" w:space="0" w:color="auto"/>
      </w:divBdr>
    </w:div>
    <w:div w:id="316498914">
      <w:bodyDiv w:val="1"/>
      <w:marLeft w:val="0"/>
      <w:marRight w:val="0"/>
      <w:marTop w:val="0"/>
      <w:marBottom w:val="0"/>
      <w:divBdr>
        <w:top w:val="none" w:sz="0" w:space="0" w:color="auto"/>
        <w:left w:val="none" w:sz="0" w:space="0" w:color="auto"/>
        <w:bottom w:val="none" w:sz="0" w:space="0" w:color="auto"/>
        <w:right w:val="none" w:sz="0" w:space="0" w:color="auto"/>
      </w:divBdr>
    </w:div>
    <w:div w:id="328797996">
      <w:bodyDiv w:val="1"/>
      <w:marLeft w:val="0"/>
      <w:marRight w:val="0"/>
      <w:marTop w:val="0"/>
      <w:marBottom w:val="0"/>
      <w:divBdr>
        <w:top w:val="none" w:sz="0" w:space="0" w:color="auto"/>
        <w:left w:val="none" w:sz="0" w:space="0" w:color="auto"/>
        <w:bottom w:val="none" w:sz="0" w:space="0" w:color="auto"/>
        <w:right w:val="none" w:sz="0" w:space="0" w:color="auto"/>
      </w:divBdr>
      <w:divsChild>
        <w:div w:id="851186783">
          <w:marLeft w:val="0"/>
          <w:marRight w:val="0"/>
          <w:marTop w:val="0"/>
          <w:marBottom w:val="0"/>
          <w:divBdr>
            <w:top w:val="none" w:sz="0" w:space="0" w:color="auto"/>
            <w:left w:val="none" w:sz="0" w:space="0" w:color="auto"/>
            <w:bottom w:val="none" w:sz="0" w:space="0" w:color="auto"/>
            <w:right w:val="none" w:sz="0" w:space="0" w:color="auto"/>
          </w:divBdr>
          <w:divsChild>
            <w:div w:id="841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3818">
      <w:bodyDiv w:val="1"/>
      <w:marLeft w:val="0"/>
      <w:marRight w:val="0"/>
      <w:marTop w:val="0"/>
      <w:marBottom w:val="0"/>
      <w:divBdr>
        <w:top w:val="none" w:sz="0" w:space="0" w:color="auto"/>
        <w:left w:val="none" w:sz="0" w:space="0" w:color="auto"/>
        <w:bottom w:val="none" w:sz="0" w:space="0" w:color="auto"/>
        <w:right w:val="none" w:sz="0" w:space="0" w:color="auto"/>
      </w:divBdr>
    </w:div>
    <w:div w:id="345136656">
      <w:bodyDiv w:val="1"/>
      <w:marLeft w:val="0"/>
      <w:marRight w:val="0"/>
      <w:marTop w:val="0"/>
      <w:marBottom w:val="0"/>
      <w:divBdr>
        <w:top w:val="none" w:sz="0" w:space="0" w:color="auto"/>
        <w:left w:val="none" w:sz="0" w:space="0" w:color="auto"/>
        <w:bottom w:val="none" w:sz="0" w:space="0" w:color="auto"/>
        <w:right w:val="none" w:sz="0" w:space="0" w:color="auto"/>
      </w:divBdr>
    </w:div>
    <w:div w:id="350645322">
      <w:bodyDiv w:val="1"/>
      <w:marLeft w:val="0"/>
      <w:marRight w:val="0"/>
      <w:marTop w:val="0"/>
      <w:marBottom w:val="0"/>
      <w:divBdr>
        <w:top w:val="none" w:sz="0" w:space="0" w:color="auto"/>
        <w:left w:val="none" w:sz="0" w:space="0" w:color="auto"/>
        <w:bottom w:val="none" w:sz="0" w:space="0" w:color="auto"/>
        <w:right w:val="none" w:sz="0" w:space="0" w:color="auto"/>
      </w:divBdr>
    </w:div>
    <w:div w:id="351956210">
      <w:bodyDiv w:val="1"/>
      <w:marLeft w:val="0"/>
      <w:marRight w:val="0"/>
      <w:marTop w:val="0"/>
      <w:marBottom w:val="0"/>
      <w:divBdr>
        <w:top w:val="none" w:sz="0" w:space="0" w:color="auto"/>
        <w:left w:val="none" w:sz="0" w:space="0" w:color="auto"/>
        <w:bottom w:val="none" w:sz="0" w:space="0" w:color="auto"/>
        <w:right w:val="none" w:sz="0" w:space="0" w:color="auto"/>
      </w:divBdr>
    </w:div>
    <w:div w:id="354430761">
      <w:bodyDiv w:val="1"/>
      <w:marLeft w:val="0"/>
      <w:marRight w:val="0"/>
      <w:marTop w:val="0"/>
      <w:marBottom w:val="0"/>
      <w:divBdr>
        <w:top w:val="none" w:sz="0" w:space="0" w:color="auto"/>
        <w:left w:val="none" w:sz="0" w:space="0" w:color="auto"/>
        <w:bottom w:val="none" w:sz="0" w:space="0" w:color="auto"/>
        <w:right w:val="none" w:sz="0" w:space="0" w:color="auto"/>
      </w:divBdr>
    </w:div>
    <w:div w:id="356589701">
      <w:bodyDiv w:val="1"/>
      <w:marLeft w:val="0"/>
      <w:marRight w:val="0"/>
      <w:marTop w:val="0"/>
      <w:marBottom w:val="0"/>
      <w:divBdr>
        <w:top w:val="none" w:sz="0" w:space="0" w:color="auto"/>
        <w:left w:val="none" w:sz="0" w:space="0" w:color="auto"/>
        <w:bottom w:val="none" w:sz="0" w:space="0" w:color="auto"/>
        <w:right w:val="none" w:sz="0" w:space="0" w:color="auto"/>
      </w:divBdr>
    </w:div>
    <w:div w:id="366492301">
      <w:bodyDiv w:val="1"/>
      <w:marLeft w:val="0"/>
      <w:marRight w:val="0"/>
      <w:marTop w:val="0"/>
      <w:marBottom w:val="0"/>
      <w:divBdr>
        <w:top w:val="none" w:sz="0" w:space="0" w:color="auto"/>
        <w:left w:val="none" w:sz="0" w:space="0" w:color="auto"/>
        <w:bottom w:val="none" w:sz="0" w:space="0" w:color="auto"/>
        <w:right w:val="none" w:sz="0" w:space="0" w:color="auto"/>
      </w:divBdr>
    </w:div>
    <w:div w:id="367295467">
      <w:bodyDiv w:val="1"/>
      <w:marLeft w:val="0"/>
      <w:marRight w:val="0"/>
      <w:marTop w:val="0"/>
      <w:marBottom w:val="0"/>
      <w:divBdr>
        <w:top w:val="none" w:sz="0" w:space="0" w:color="auto"/>
        <w:left w:val="none" w:sz="0" w:space="0" w:color="auto"/>
        <w:bottom w:val="none" w:sz="0" w:space="0" w:color="auto"/>
        <w:right w:val="none" w:sz="0" w:space="0" w:color="auto"/>
      </w:divBdr>
    </w:div>
    <w:div w:id="383992395">
      <w:bodyDiv w:val="1"/>
      <w:marLeft w:val="0"/>
      <w:marRight w:val="0"/>
      <w:marTop w:val="0"/>
      <w:marBottom w:val="0"/>
      <w:divBdr>
        <w:top w:val="none" w:sz="0" w:space="0" w:color="auto"/>
        <w:left w:val="none" w:sz="0" w:space="0" w:color="auto"/>
        <w:bottom w:val="none" w:sz="0" w:space="0" w:color="auto"/>
        <w:right w:val="none" w:sz="0" w:space="0" w:color="auto"/>
      </w:divBdr>
      <w:divsChild>
        <w:div w:id="26431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509933">
      <w:bodyDiv w:val="1"/>
      <w:marLeft w:val="0"/>
      <w:marRight w:val="0"/>
      <w:marTop w:val="0"/>
      <w:marBottom w:val="0"/>
      <w:divBdr>
        <w:top w:val="none" w:sz="0" w:space="0" w:color="auto"/>
        <w:left w:val="none" w:sz="0" w:space="0" w:color="auto"/>
        <w:bottom w:val="none" w:sz="0" w:space="0" w:color="auto"/>
        <w:right w:val="none" w:sz="0" w:space="0" w:color="auto"/>
      </w:divBdr>
    </w:div>
    <w:div w:id="398209478">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07652173">
      <w:bodyDiv w:val="1"/>
      <w:marLeft w:val="0"/>
      <w:marRight w:val="0"/>
      <w:marTop w:val="0"/>
      <w:marBottom w:val="0"/>
      <w:divBdr>
        <w:top w:val="none" w:sz="0" w:space="0" w:color="auto"/>
        <w:left w:val="none" w:sz="0" w:space="0" w:color="auto"/>
        <w:bottom w:val="none" w:sz="0" w:space="0" w:color="auto"/>
        <w:right w:val="none" w:sz="0" w:space="0" w:color="auto"/>
      </w:divBdr>
      <w:divsChild>
        <w:div w:id="228463810">
          <w:marLeft w:val="0"/>
          <w:marRight w:val="0"/>
          <w:marTop w:val="0"/>
          <w:marBottom w:val="0"/>
          <w:divBdr>
            <w:top w:val="none" w:sz="0" w:space="0" w:color="auto"/>
            <w:left w:val="none" w:sz="0" w:space="0" w:color="auto"/>
            <w:bottom w:val="none" w:sz="0" w:space="0" w:color="auto"/>
            <w:right w:val="none" w:sz="0" w:space="0" w:color="auto"/>
          </w:divBdr>
          <w:divsChild>
            <w:div w:id="275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104">
      <w:bodyDiv w:val="1"/>
      <w:marLeft w:val="0"/>
      <w:marRight w:val="0"/>
      <w:marTop w:val="0"/>
      <w:marBottom w:val="0"/>
      <w:divBdr>
        <w:top w:val="none" w:sz="0" w:space="0" w:color="auto"/>
        <w:left w:val="none" w:sz="0" w:space="0" w:color="auto"/>
        <w:bottom w:val="none" w:sz="0" w:space="0" w:color="auto"/>
        <w:right w:val="none" w:sz="0" w:space="0" w:color="auto"/>
      </w:divBdr>
    </w:div>
    <w:div w:id="410083773">
      <w:bodyDiv w:val="1"/>
      <w:marLeft w:val="0"/>
      <w:marRight w:val="0"/>
      <w:marTop w:val="0"/>
      <w:marBottom w:val="0"/>
      <w:divBdr>
        <w:top w:val="none" w:sz="0" w:space="0" w:color="auto"/>
        <w:left w:val="none" w:sz="0" w:space="0" w:color="auto"/>
        <w:bottom w:val="none" w:sz="0" w:space="0" w:color="auto"/>
        <w:right w:val="none" w:sz="0" w:space="0" w:color="auto"/>
      </w:divBdr>
    </w:div>
    <w:div w:id="417096969">
      <w:bodyDiv w:val="1"/>
      <w:marLeft w:val="0"/>
      <w:marRight w:val="0"/>
      <w:marTop w:val="0"/>
      <w:marBottom w:val="0"/>
      <w:divBdr>
        <w:top w:val="none" w:sz="0" w:space="0" w:color="auto"/>
        <w:left w:val="none" w:sz="0" w:space="0" w:color="auto"/>
        <w:bottom w:val="none" w:sz="0" w:space="0" w:color="auto"/>
        <w:right w:val="none" w:sz="0" w:space="0" w:color="auto"/>
      </w:divBdr>
    </w:div>
    <w:div w:id="418139069">
      <w:bodyDiv w:val="1"/>
      <w:marLeft w:val="0"/>
      <w:marRight w:val="0"/>
      <w:marTop w:val="0"/>
      <w:marBottom w:val="0"/>
      <w:divBdr>
        <w:top w:val="none" w:sz="0" w:space="0" w:color="auto"/>
        <w:left w:val="none" w:sz="0" w:space="0" w:color="auto"/>
        <w:bottom w:val="none" w:sz="0" w:space="0" w:color="auto"/>
        <w:right w:val="none" w:sz="0" w:space="0" w:color="auto"/>
      </w:divBdr>
    </w:div>
    <w:div w:id="432634877">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42499630">
      <w:bodyDiv w:val="1"/>
      <w:marLeft w:val="0"/>
      <w:marRight w:val="0"/>
      <w:marTop w:val="0"/>
      <w:marBottom w:val="0"/>
      <w:divBdr>
        <w:top w:val="none" w:sz="0" w:space="0" w:color="auto"/>
        <w:left w:val="none" w:sz="0" w:space="0" w:color="auto"/>
        <w:bottom w:val="none" w:sz="0" w:space="0" w:color="auto"/>
        <w:right w:val="none" w:sz="0" w:space="0" w:color="auto"/>
      </w:divBdr>
    </w:div>
    <w:div w:id="445464982">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6647456">
      <w:bodyDiv w:val="1"/>
      <w:marLeft w:val="0"/>
      <w:marRight w:val="0"/>
      <w:marTop w:val="0"/>
      <w:marBottom w:val="0"/>
      <w:divBdr>
        <w:top w:val="none" w:sz="0" w:space="0" w:color="auto"/>
        <w:left w:val="none" w:sz="0" w:space="0" w:color="auto"/>
        <w:bottom w:val="none" w:sz="0" w:space="0" w:color="auto"/>
        <w:right w:val="none" w:sz="0" w:space="0" w:color="auto"/>
      </w:divBdr>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90559938">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494415616">
      <w:bodyDiv w:val="1"/>
      <w:marLeft w:val="0"/>
      <w:marRight w:val="0"/>
      <w:marTop w:val="0"/>
      <w:marBottom w:val="0"/>
      <w:divBdr>
        <w:top w:val="none" w:sz="0" w:space="0" w:color="auto"/>
        <w:left w:val="none" w:sz="0" w:space="0" w:color="auto"/>
        <w:bottom w:val="none" w:sz="0" w:space="0" w:color="auto"/>
        <w:right w:val="none" w:sz="0" w:space="0" w:color="auto"/>
      </w:divBdr>
    </w:div>
    <w:div w:id="498468394">
      <w:bodyDiv w:val="1"/>
      <w:marLeft w:val="0"/>
      <w:marRight w:val="0"/>
      <w:marTop w:val="0"/>
      <w:marBottom w:val="0"/>
      <w:divBdr>
        <w:top w:val="none" w:sz="0" w:space="0" w:color="auto"/>
        <w:left w:val="none" w:sz="0" w:space="0" w:color="auto"/>
        <w:bottom w:val="none" w:sz="0" w:space="0" w:color="auto"/>
        <w:right w:val="none" w:sz="0" w:space="0" w:color="auto"/>
      </w:divBdr>
    </w:div>
    <w:div w:id="501045469">
      <w:bodyDiv w:val="1"/>
      <w:marLeft w:val="0"/>
      <w:marRight w:val="0"/>
      <w:marTop w:val="0"/>
      <w:marBottom w:val="0"/>
      <w:divBdr>
        <w:top w:val="none" w:sz="0" w:space="0" w:color="auto"/>
        <w:left w:val="none" w:sz="0" w:space="0" w:color="auto"/>
        <w:bottom w:val="none" w:sz="0" w:space="0" w:color="auto"/>
        <w:right w:val="none" w:sz="0" w:space="0" w:color="auto"/>
      </w:divBdr>
    </w:div>
    <w:div w:id="512232257">
      <w:bodyDiv w:val="1"/>
      <w:marLeft w:val="0"/>
      <w:marRight w:val="0"/>
      <w:marTop w:val="0"/>
      <w:marBottom w:val="0"/>
      <w:divBdr>
        <w:top w:val="none" w:sz="0" w:space="0" w:color="auto"/>
        <w:left w:val="none" w:sz="0" w:space="0" w:color="auto"/>
        <w:bottom w:val="none" w:sz="0" w:space="0" w:color="auto"/>
        <w:right w:val="none" w:sz="0" w:space="0" w:color="auto"/>
      </w:divBdr>
    </w:div>
    <w:div w:id="512961305">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27262201">
      <w:bodyDiv w:val="1"/>
      <w:marLeft w:val="0"/>
      <w:marRight w:val="0"/>
      <w:marTop w:val="0"/>
      <w:marBottom w:val="0"/>
      <w:divBdr>
        <w:top w:val="none" w:sz="0" w:space="0" w:color="auto"/>
        <w:left w:val="none" w:sz="0" w:space="0" w:color="auto"/>
        <w:bottom w:val="none" w:sz="0" w:space="0" w:color="auto"/>
        <w:right w:val="none" w:sz="0" w:space="0" w:color="auto"/>
      </w:divBdr>
    </w:div>
    <w:div w:id="528840384">
      <w:bodyDiv w:val="1"/>
      <w:marLeft w:val="0"/>
      <w:marRight w:val="0"/>
      <w:marTop w:val="0"/>
      <w:marBottom w:val="0"/>
      <w:divBdr>
        <w:top w:val="none" w:sz="0" w:space="0" w:color="auto"/>
        <w:left w:val="none" w:sz="0" w:space="0" w:color="auto"/>
        <w:bottom w:val="none" w:sz="0" w:space="0" w:color="auto"/>
        <w:right w:val="none" w:sz="0" w:space="0" w:color="auto"/>
      </w:divBdr>
    </w:div>
    <w:div w:id="531453451">
      <w:bodyDiv w:val="1"/>
      <w:marLeft w:val="0"/>
      <w:marRight w:val="0"/>
      <w:marTop w:val="0"/>
      <w:marBottom w:val="0"/>
      <w:divBdr>
        <w:top w:val="none" w:sz="0" w:space="0" w:color="auto"/>
        <w:left w:val="none" w:sz="0" w:space="0" w:color="auto"/>
        <w:bottom w:val="none" w:sz="0" w:space="0" w:color="auto"/>
        <w:right w:val="none" w:sz="0" w:space="0" w:color="auto"/>
      </w:divBdr>
    </w:div>
    <w:div w:id="541097186">
      <w:bodyDiv w:val="1"/>
      <w:marLeft w:val="0"/>
      <w:marRight w:val="0"/>
      <w:marTop w:val="0"/>
      <w:marBottom w:val="0"/>
      <w:divBdr>
        <w:top w:val="none" w:sz="0" w:space="0" w:color="auto"/>
        <w:left w:val="none" w:sz="0" w:space="0" w:color="auto"/>
        <w:bottom w:val="none" w:sz="0" w:space="0" w:color="auto"/>
        <w:right w:val="none" w:sz="0" w:space="0" w:color="auto"/>
      </w:divBdr>
    </w:div>
    <w:div w:id="548105893">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69536071">
      <w:bodyDiv w:val="1"/>
      <w:marLeft w:val="0"/>
      <w:marRight w:val="0"/>
      <w:marTop w:val="0"/>
      <w:marBottom w:val="0"/>
      <w:divBdr>
        <w:top w:val="none" w:sz="0" w:space="0" w:color="auto"/>
        <w:left w:val="none" w:sz="0" w:space="0" w:color="auto"/>
        <w:bottom w:val="none" w:sz="0" w:space="0" w:color="auto"/>
        <w:right w:val="none" w:sz="0" w:space="0" w:color="auto"/>
      </w:divBdr>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585304088">
      <w:bodyDiv w:val="1"/>
      <w:marLeft w:val="0"/>
      <w:marRight w:val="0"/>
      <w:marTop w:val="0"/>
      <w:marBottom w:val="0"/>
      <w:divBdr>
        <w:top w:val="none" w:sz="0" w:space="0" w:color="auto"/>
        <w:left w:val="none" w:sz="0" w:space="0" w:color="auto"/>
        <w:bottom w:val="none" w:sz="0" w:space="0" w:color="auto"/>
        <w:right w:val="none" w:sz="0" w:space="0" w:color="auto"/>
      </w:divBdr>
      <w:divsChild>
        <w:div w:id="785081368">
          <w:marLeft w:val="0"/>
          <w:marRight w:val="0"/>
          <w:marTop w:val="0"/>
          <w:marBottom w:val="0"/>
          <w:divBdr>
            <w:top w:val="none" w:sz="0" w:space="0" w:color="auto"/>
            <w:left w:val="none" w:sz="0" w:space="0" w:color="auto"/>
            <w:bottom w:val="none" w:sz="0" w:space="0" w:color="auto"/>
            <w:right w:val="none" w:sz="0" w:space="0" w:color="auto"/>
          </w:divBdr>
          <w:divsChild>
            <w:div w:id="571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8000">
      <w:bodyDiv w:val="1"/>
      <w:marLeft w:val="0"/>
      <w:marRight w:val="0"/>
      <w:marTop w:val="0"/>
      <w:marBottom w:val="0"/>
      <w:divBdr>
        <w:top w:val="none" w:sz="0" w:space="0" w:color="auto"/>
        <w:left w:val="none" w:sz="0" w:space="0" w:color="auto"/>
        <w:bottom w:val="none" w:sz="0" w:space="0" w:color="auto"/>
        <w:right w:val="none" w:sz="0" w:space="0" w:color="auto"/>
      </w:divBdr>
    </w:div>
    <w:div w:id="596446170">
      <w:bodyDiv w:val="1"/>
      <w:marLeft w:val="0"/>
      <w:marRight w:val="0"/>
      <w:marTop w:val="0"/>
      <w:marBottom w:val="0"/>
      <w:divBdr>
        <w:top w:val="none" w:sz="0" w:space="0" w:color="auto"/>
        <w:left w:val="none" w:sz="0" w:space="0" w:color="auto"/>
        <w:bottom w:val="none" w:sz="0" w:space="0" w:color="auto"/>
        <w:right w:val="none" w:sz="0" w:space="0" w:color="auto"/>
      </w:divBdr>
    </w:div>
    <w:div w:id="597719361">
      <w:bodyDiv w:val="1"/>
      <w:marLeft w:val="0"/>
      <w:marRight w:val="0"/>
      <w:marTop w:val="0"/>
      <w:marBottom w:val="0"/>
      <w:divBdr>
        <w:top w:val="none" w:sz="0" w:space="0" w:color="auto"/>
        <w:left w:val="none" w:sz="0" w:space="0" w:color="auto"/>
        <w:bottom w:val="none" w:sz="0" w:space="0" w:color="auto"/>
        <w:right w:val="none" w:sz="0" w:space="0" w:color="auto"/>
      </w:divBdr>
    </w:div>
    <w:div w:id="600993083">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10208826">
      <w:bodyDiv w:val="1"/>
      <w:marLeft w:val="0"/>
      <w:marRight w:val="0"/>
      <w:marTop w:val="0"/>
      <w:marBottom w:val="0"/>
      <w:divBdr>
        <w:top w:val="none" w:sz="0" w:space="0" w:color="auto"/>
        <w:left w:val="none" w:sz="0" w:space="0" w:color="auto"/>
        <w:bottom w:val="none" w:sz="0" w:space="0" w:color="auto"/>
        <w:right w:val="none" w:sz="0" w:space="0" w:color="auto"/>
      </w:divBdr>
    </w:div>
    <w:div w:id="613899747">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23540348">
      <w:bodyDiv w:val="1"/>
      <w:marLeft w:val="0"/>
      <w:marRight w:val="0"/>
      <w:marTop w:val="0"/>
      <w:marBottom w:val="0"/>
      <w:divBdr>
        <w:top w:val="none" w:sz="0" w:space="0" w:color="auto"/>
        <w:left w:val="none" w:sz="0" w:space="0" w:color="auto"/>
        <w:bottom w:val="none" w:sz="0" w:space="0" w:color="auto"/>
        <w:right w:val="none" w:sz="0" w:space="0" w:color="auto"/>
      </w:divBdr>
    </w:div>
    <w:div w:id="636031367">
      <w:bodyDiv w:val="1"/>
      <w:marLeft w:val="0"/>
      <w:marRight w:val="0"/>
      <w:marTop w:val="0"/>
      <w:marBottom w:val="0"/>
      <w:divBdr>
        <w:top w:val="none" w:sz="0" w:space="0" w:color="auto"/>
        <w:left w:val="none" w:sz="0" w:space="0" w:color="auto"/>
        <w:bottom w:val="none" w:sz="0" w:space="0" w:color="auto"/>
        <w:right w:val="none" w:sz="0" w:space="0" w:color="auto"/>
      </w:divBdr>
    </w:div>
    <w:div w:id="636423640">
      <w:bodyDiv w:val="1"/>
      <w:marLeft w:val="0"/>
      <w:marRight w:val="0"/>
      <w:marTop w:val="0"/>
      <w:marBottom w:val="0"/>
      <w:divBdr>
        <w:top w:val="none" w:sz="0" w:space="0" w:color="auto"/>
        <w:left w:val="none" w:sz="0" w:space="0" w:color="auto"/>
        <w:bottom w:val="none" w:sz="0" w:space="0" w:color="auto"/>
        <w:right w:val="none" w:sz="0" w:space="0" w:color="auto"/>
      </w:divBdr>
    </w:div>
    <w:div w:id="637496416">
      <w:bodyDiv w:val="1"/>
      <w:marLeft w:val="0"/>
      <w:marRight w:val="0"/>
      <w:marTop w:val="0"/>
      <w:marBottom w:val="0"/>
      <w:divBdr>
        <w:top w:val="none" w:sz="0" w:space="0" w:color="auto"/>
        <w:left w:val="none" w:sz="0" w:space="0" w:color="auto"/>
        <w:bottom w:val="none" w:sz="0" w:space="0" w:color="auto"/>
        <w:right w:val="none" w:sz="0" w:space="0" w:color="auto"/>
      </w:divBdr>
    </w:div>
    <w:div w:id="638538983">
      <w:bodyDiv w:val="1"/>
      <w:marLeft w:val="0"/>
      <w:marRight w:val="0"/>
      <w:marTop w:val="0"/>
      <w:marBottom w:val="0"/>
      <w:divBdr>
        <w:top w:val="none" w:sz="0" w:space="0" w:color="auto"/>
        <w:left w:val="none" w:sz="0" w:space="0" w:color="auto"/>
        <w:bottom w:val="none" w:sz="0" w:space="0" w:color="auto"/>
        <w:right w:val="none" w:sz="0" w:space="0" w:color="auto"/>
      </w:divBdr>
    </w:div>
    <w:div w:id="640699157">
      <w:bodyDiv w:val="1"/>
      <w:marLeft w:val="0"/>
      <w:marRight w:val="0"/>
      <w:marTop w:val="0"/>
      <w:marBottom w:val="0"/>
      <w:divBdr>
        <w:top w:val="none" w:sz="0" w:space="0" w:color="auto"/>
        <w:left w:val="none" w:sz="0" w:space="0" w:color="auto"/>
        <w:bottom w:val="none" w:sz="0" w:space="0" w:color="auto"/>
        <w:right w:val="none" w:sz="0" w:space="0" w:color="auto"/>
      </w:divBdr>
    </w:div>
    <w:div w:id="653147811">
      <w:bodyDiv w:val="1"/>
      <w:marLeft w:val="0"/>
      <w:marRight w:val="0"/>
      <w:marTop w:val="0"/>
      <w:marBottom w:val="0"/>
      <w:divBdr>
        <w:top w:val="none" w:sz="0" w:space="0" w:color="auto"/>
        <w:left w:val="none" w:sz="0" w:space="0" w:color="auto"/>
        <w:bottom w:val="none" w:sz="0" w:space="0" w:color="auto"/>
        <w:right w:val="none" w:sz="0" w:space="0" w:color="auto"/>
      </w:divBdr>
    </w:div>
    <w:div w:id="654182231">
      <w:bodyDiv w:val="1"/>
      <w:marLeft w:val="0"/>
      <w:marRight w:val="0"/>
      <w:marTop w:val="0"/>
      <w:marBottom w:val="0"/>
      <w:divBdr>
        <w:top w:val="none" w:sz="0" w:space="0" w:color="auto"/>
        <w:left w:val="none" w:sz="0" w:space="0" w:color="auto"/>
        <w:bottom w:val="none" w:sz="0" w:space="0" w:color="auto"/>
        <w:right w:val="none" w:sz="0" w:space="0" w:color="auto"/>
      </w:divBdr>
    </w:div>
    <w:div w:id="658996566">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63046503">
      <w:bodyDiv w:val="1"/>
      <w:marLeft w:val="0"/>
      <w:marRight w:val="0"/>
      <w:marTop w:val="0"/>
      <w:marBottom w:val="0"/>
      <w:divBdr>
        <w:top w:val="none" w:sz="0" w:space="0" w:color="auto"/>
        <w:left w:val="none" w:sz="0" w:space="0" w:color="auto"/>
        <w:bottom w:val="none" w:sz="0" w:space="0" w:color="auto"/>
        <w:right w:val="none" w:sz="0" w:space="0" w:color="auto"/>
      </w:divBdr>
    </w:div>
    <w:div w:id="663095531">
      <w:bodyDiv w:val="1"/>
      <w:marLeft w:val="0"/>
      <w:marRight w:val="0"/>
      <w:marTop w:val="0"/>
      <w:marBottom w:val="0"/>
      <w:divBdr>
        <w:top w:val="none" w:sz="0" w:space="0" w:color="auto"/>
        <w:left w:val="none" w:sz="0" w:space="0" w:color="auto"/>
        <w:bottom w:val="none" w:sz="0" w:space="0" w:color="auto"/>
        <w:right w:val="none" w:sz="0" w:space="0" w:color="auto"/>
      </w:divBdr>
      <w:divsChild>
        <w:div w:id="1544638571">
          <w:marLeft w:val="0"/>
          <w:marRight w:val="0"/>
          <w:marTop w:val="0"/>
          <w:marBottom w:val="0"/>
          <w:divBdr>
            <w:top w:val="none" w:sz="0" w:space="0" w:color="auto"/>
            <w:left w:val="none" w:sz="0" w:space="0" w:color="auto"/>
            <w:bottom w:val="none" w:sz="0" w:space="0" w:color="auto"/>
            <w:right w:val="none" w:sz="0" w:space="0" w:color="auto"/>
          </w:divBdr>
          <w:divsChild>
            <w:div w:id="1611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7718">
      <w:bodyDiv w:val="1"/>
      <w:marLeft w:val="0"/>
      <w:marRight w:val="0"/>
      <w:marTop w:val="0"/>
      <w:marBottom w:val="0"/>
      <w:divBdr>
        <w:top w:val="none" w:sz="0" w:space="0" w:color="auto"/>
        <w:left w:val="none" w:sz="0" w:space="0" w:color="auto"/>
        <w:bottom w:val="none" w:sz="0" w:space="0" w:color="auto"/>
        <w:right w:val="none" w:sz="0" w:space="0" w:color="auto"/>
      </w:divBdr>
      <w:divsChild>
        <w:div w:id="569771359">
          <w:marLeft w:val="0"/>
          <w:marRight w:val="0"/>
          <w:marTop w:val="0"/>
          <w:marBottom w:val="0"/>
          <w:divBdr>
            <w:top w:val="none" w:sz="0" w:space="0" w:color="auto"/>
            <w:left w:val="none" w:sz="0" w:space="0" w:color="auto"/>
            <w:bottom w:val="none" w:sz="0" w:space="0" w:color="auto"/>
            <w:right w:val="none" w:sz="0" w:space="0" w:color="auto"/>
          </w:divBdr>
          <w:divsChild>
            <w:div w:id="20590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7355">
      <w:bodyDiv w:val="1"/>
      <w:marLeft w:val="0"/>
      <w:marRight w:val="0"/>
      <w:marTop w:val="0"/>
      <w:marBottom w:val="0"/>
      <w:divBdr>
        <w:top w:val="none" w:sz="0" w:space="0" w:color="auto"/>
        <w:left w:val="none" w:sz="0" w:space="0" w:color="auto"/>
        <w:bottom w:val="none" w:sz="0" w:space="0" w:color="auto"/>
        <w:right w:val="none" w:sz="0" w:space="0" w:color="auto"/>
      </w:divBdr>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00395830">
      <w:bodyDiv w:val="1"/>
      <w:marLeft w:val="0"/>
      <w:marRight w:val="0"/>
      <w:marTop w:val="0"/>
      <w:marBottom w:val="0"/>
      <w:divBdr>
        <w:top w:val="none" w:sz="0" w:space="0" w:color="auto"/>
        <w:left w:val="none" w:sz="0" w:space="0" w:color="auto"/>
        <w:bottom w:val="none" w:sz="0" w:space="0" w:color="auto"/>
        <w:right w:val="none" w:sz="0" w:space="0" w:color="auto"/>
      </w:divBdr>
    </w:div>
    <w:div w:id="707336350">
      <w:bodyDiv w:val="1"/>
      <w:marLeft w:val="0"/>
      <w:marRight w:val="0"/>
      <w:marTop w:val="0"/>
      <w:marBottom w:val="0"/>
      <w:divBdr>
        <w:top w:val="none" w:sz="0" w:space="0" w:color="auto"/>
        <w:left w:val="none" w:sz="0" w:space="0" w:color="auto"/>
        <w:bottom w:val="none" w:sz="0" w:space="0" w:color="auto"/>
        <w:right w:val="none" w:sz="0" w:space="0" w:color="auto"/>
      </w:divBdr>
    </w:div>
    <w:div w:id="713428736">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28966670">
      <w:bodyDiv w:val="1"/>
      <w:marLeft w:val="0"/>
      <w:marRight w:val="0"/>
      <w:marTop w:val="0"/>
      <w:marBottom w:val="0"/>
      <w:divBdr>
        <w:top w:val="none" w:sz="0" w:space="0" w:color="auto"/>
        <w:left w:val="none" w:sz="0" w:space="0" w:color="auto"/>
        <w:bottom w:val="none" w:sz="0" w:space="0" w:color="auto"/>
        <w:right w:val="none" w:sz="0" w:space="0" w:color="auto"/>
      </w:divBdr>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36561579">
      <w:bodyDiv w:val="1"/>
      <w:marLeft w:val="0"/>
      <w:marRight w:val="0"/>
      <w:marTop w:val="0"/>
      <w:marBottom w:val="0"/>
      <w:divBdr>
        <w:top w:val="none" w:sz="0" w:space="0" w:color="auto"/>
        <w:left w:val="none" w:sz="0" w:space="0" w:color="auto"/>
        <w:bottom w:val="none" w:sz="0" w:space="0" w:color="auto"/>
        <w:right w:val="none" w:sz="0" w:space="0" w:color="auto"/>
      </w:divBdr>
    </w:div>
    <w:div w:id="737749645">
      <w:bodyDiv w:val="1"/>
      <w:marLeft w:val="0"/>
      <w:marRight w:val="0"/>
      <w:marTop w:val="0"/>
      <w:marBottom w:val="0"/>
      <w:divBdr>
        <w:top w:val="none" w:sz="0" w:space="0" w:color="auto"/>
        <w:left w:val="none" w:sz="0" w:space="0" w:color="auto"/>
        <w:bottom w:val="none" w:sz="0" w:space="0" w:color="auto"/>
        <w:right w:val="none" w:sz="0" w:space="0" w:color="auto"/>
      </w:divBdr>
    </w:div>
    <w:div w:id="746802996">
      <w:bodyDiv w:val="1"/>
      <w:marLeft w:val="0"/>
      <w:marRight w:val="0"/>
      <w:marTop w:val="0"/>
      <w:marBottom w:val="0"/>
      <w:divBdr>
        <w:top w:val="none" w:sz="0" w:space="0" w:color="auto"/>
        <w:left w:val="none" w:sz="0" w:space="0" w:color="auto"/>
        <w:bottom w:val="none" w:sz="0" w:space="0" w:color="auto"/>
        <w:right w:val="none" w:sz="0" w:space="0" w:color="auto"/>
      </w:divBdr>
    </w:div>
    <w:div w:id="752042844">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60490011">
      <w:bodyDiv w:val="1"/>
      <w:marLeft w:val="0"/>
      <w:marRight w:val="0"/>
      <w:marTop w:val="0"/>
      <w:marBottom w:val="0"/>
      <w:divBdr>
        <w:top w:val="none" w:sz="0" w:space="0" w:color="auto"/>
        <w:left w:val="none" w:sz="0" w:space="0" w:color="auto"/>
        <w:bottom w:val="none" w:sz="0" w:space="0" w:color="auto"/>
        <w:right w:val="none" w:sz="0" w:space="0" w:color="auto"/>
      </w:divBdr>
    </w:div>
    <w:div w:id="761874060">
      <w:bodyDiv w:val="1"/>
      <w:marLeft w:val="0"/>
      <w:marRight w:val="0"/>
      <w:marTop w:val="0"/>
      <w:marBottom w:val="0"/>
      <w:divBdr>
        <w:top w:val="none" w:sz="0" w:space="0" w:color="auto"/>
        <w:left w:val="none" w:sz="0" w:space="0" w:color="auto"/>
        <w:bottom w:val="none" w:sz="0" w:space="0" w:color="auto"/>
        <w:right w:val="none" w:sz="0" w:space="0" w:color="auto"/>
      </w:divBdr>
    </w:div>
    <w:div w:id="777409676">
      <w:bodyDiv w:val="1"/>
      <w:marLeft w:val="0"/>
      <w:marRight w:val="0"/>
      <w:marTop w:val="0"/>
      <w:marBottom w:val="0"/>
      <w:divBdr>
        <w:top w:val="none" w:sz="0" w:space="0" w:color="auto"/>
        <w:left w:val="none" w:sz="0" w:space="0" w:color="auto"/>
        <w:bottom w:val="none" w:sz="0" w:space="0" w:color="auto"/>
        <w:right w:val="none" w:sz="0" w:space="0" w:color="auto"/>
      </w:divBdr>
      <w:divsChild>
        <w:div w:id="47800531">
          <w:marLeft w:val="0"/>
          <w:marRight w:val="0"/>
          <w:marTop w:val="0"/>
          <w:marBottom w:val="0"/>
          <w:divBdr>
            <w:top w:val="none" w:sz="0" w:space="0" w:color="auto"/>
            <w:left w:val="none" w:sz="0" w:space="0" w:color="auto"/>
            <w:bottom w:val="none" w:sz="0" w:space="0" w:color="auto"/>
            <w:right w:val="none" w:sz="0" w:space="0" w:color="auto"/>
          </w:divBdr>
        </w:div>
      </w:divsChild>
    </w:div>
    <w:div w:id="778796111">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780076273">
      <w:bodyDiv w:val="1"/>
      <w:marLeft w:val="0"/>
      <w:marRight w:val="0"/>
      <w:marTop w:val="0"/>
      <w:marBottom w:val="0"/>
      <w:divBdr>
        <w:top w:val="none" w:sz="0" w:space="0" w:color="auto"/>
        <w:left w:val="none" w:sz="0" w:space="0" w:color="auto"/>
        <w:bottom w:val="none" w:sz="0" w:space="0" w:color="auto"/>
        <w:right w:val="none" w:sz="0" w:space="0" w:color="auto"/>
      </w:divBdr>
    </w:div>
    <w:div w:id="786196093">
      <w:bodyDiv w:val="1"/>
      <w:marLeft w:val="0"/>
      <w:marRight w:val="0"/>
      <w:marTop w:val="0"/>
      <w:marBottom w:val="0"/>
      <w:divBdr>
        <w:top w:val="none" w:sz="0" w:space="0" w:color="auto"/>
        <w:left w:val="none" w:sz="0" w:space="0" w:color="auto"/>
        <w:bottom w:val="none" w:sz="0" w:space="0" w:color="auto"/>
        <w:right w:val="none" w:sz="0" w:space="0" w:color="auto"/>
      </w:divBdr>
    </w:div>
    <w:div w:id="797341245">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14834914">
      <w:bodyDiv w:val="1"/>
      <w:marLeft w:val="0"/>
      <w:marRight w:val="0"/>
      <w:marTop w:val="0"/>
      <w:marBottom w:val="0"/>
      <w:divBdr>
        <w:top w:val="none" w:sz="0" w:space="0" w:color="auto"/>
        <w:left w:val="none" w:sz="0" w:space="0" w:color="auto"/>
        <w:bottom w:val="none" w:sz="0" w:space="0" w:color="auto"/>
        <w:right w:val="none" w:sz="0" w:space="0" w:color="auto"/>
      </w:divBdr>
    </w:div>
    <w:div w:id="815418955">
      <w:bodyDiv w:val="1"/>
      <w:marLeft w:val="0"/>
      <w:marRight w:val="0"/>
      <w:marTop w:val="0"/>
      <w:marBottom w:val="0"/>
      <w:divBdr>
        <w:top w:val="none" w:sz="0" w:space="0" w:color="auto"/>
        <w:left w:val="none" w:sz="0" w:space="0" w:color="auto"/>
        <w:bottom w:val="none" w:sz="0" w:space="0" w:color="auto"/>
        <w:right w:val="none" w:sz="0" w:space="0" w:color="auto"/>
      </w:divBdr>
    </w:div>
    <w:div w:id="825704914">
      <w:bodyDiv w:val="1"/>
      <w:marLeft w:val="0"/>
      <w:marRight w:val="0"/>
      <w:marTop w:val="0"/>
      <w:marBottom w:val="0"/>
      <w:divBdr>
        <w:top w:val="none" w:sz="0" w:space="0" w:color="auto"/>
        <w:left w:val="none" w:sz="0" w:space="0" w:color="auto"/>
        <w:bottom w:val="none" w:sz="0" w:space="0" w:color="auto"/>
        <w:right w:val="none" w:sz="0" w:space="0" w:color="auto"/>
      </w:divBdr>
    </w:div>
    <w:div w:id="826357979">
      <w:bodyDiv w:val="1"/>
      <w:marLeft w:val="0"/>
      <w:marRight w:val="0"/>
      <w:marTop w:val="0"/>
      <w:marBottom w:val="0"/>
      <w:divBdr>
        <w:top w:val="none" w:sz="0" w:space="0" w:color="auto"/>
        <w:left w:val="none" w:sz="0" w:space="0" w:color="auto"/>
        <w:bottom w:val="none" w:sz="0" w:space="0" w:color="auto"/>
        <w:right w:val="none" w:sz="0" w:space="0" w:color="auto"/>
      </w:divBdr>
    </w:div>
    <w:div w:id="826824022">
      <w:bodyDiv w:val="1"/>
      <w:marLeft w:val="0"/>
      <w:marRight w:val="0"/>
      <w:marTop w:val="0"/>
      <w:marBottom w:val="0"/>
      <w:divBdr>
        <w:top w:val="none" w:sz="0" w:space="0" w:color="auto"/>
        <w:left w:val="none" w:sz="0" w:space="0" w:color="auto"/>
        <w:bottom w:val="none" w:sz="0" w:space="0" w:color="auto"/>
        <w:right w:val="none" w:sz="0" w:space="0" w:color="auto"/>
      </w:divBdr>
    </w:div>
    <w:div w:id="830560102">
      <w:bodyDiv w:val="1"/>
      <w:marLeft w:val="0"/>
      <w:marRight w:val="0"/>
      <w:marTop w:val="0"/>
      <w:marBottom w:val="0"/>
      <w:divBdr>
        <w:top w:val="none" w:sz="0" w:space="0" w:color="auto"/>
        <w:left w:val="none" w:sz="0" w:space="0" w:color="auto"/>
        <w:bottom w:val="none" w:sz="0" w:space="0" w:color="auto"/>
        <w:right w:val="none" w:sz="0" w:space="0" w:color="auto"/>
      </w:divBdr>
    </w:div>
    <w:div w:id="834732569">
      <w:bodyDiv w:val="1"/>
      <w:marLeft w:val="0"/>
      <w:marRight w:val="0"/>
      <w:marTop w:val="0"/>
      <w:marBottom w:val="0"/>
      <w:divBdr>
        <w:top w:val="none" w:sz="0" w:space="0" w:color="auto"/>
        <w:left w:val="none" w:sz="0" w:space="0" w:color="auto"/>
        <w:bottom w:val="none" w:sz="0" w:space="0" w:color="auto"/>
        <w:right w:val="none" w:sz="0" w:space="0" w:color="auto"/>
      </w:divBdr>
    </w:div>
    <w:div w:id="854029468">
      <w:bodyDiv w:val="1"/>
      <w:marLeft w:val="0"/>
      <w:marRight w:val="0"/>
      <w:marTop w:val="0"/>
      <w:marBottom w:val="0"/>
      <w:divBdr>
        <w:top w:val="none" w:sz="0" w:space="0" w:color="auto"/>
        <w:left w:val="none" w:sz="0" w:space="0" w:color="auto"/>
        <w:bottom w:val="none" w:sz="0" w:space="0" w:color="auto"/>
        <w:right w:val="none" w:sz="0" w:space="0" w:color="auto"/>
      </w:divBdr>
      <w:divsChild>
        <w:div w:id="1170413918">
          <w:marLeft w:val="0"/>
          <w:marRight w:val="0"/>
          <w:marTop w:val="0"/>
          <w:marBottom w:val="0"/>
          <w:divBdr>
            <w:top w:val="none" w:sz="0" w:space="0" w:color="auto"/>
            <w:left w:val="none" w:sz="0" w:space="0" w:color="auto"/>
            <w:bottom w:val="none" w:sz="0" w:space="0" w:color="auto"/>
            <w:right w:val="none" w:sz="0" w:space="0" w:color="auto"/>
          </w:divBdr>
          <w:divsChild>
            <w:div w:id="2030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70996393">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886449793">
      <w:bodyDiv w:val="1"/>
      <w:marLeft w:val="0"/>
      <w:marRight w:val="0"/>
      <w:marTop w:val="0"/>
      <w:marBottom w:val="0"/>
      <w:divBdr>
        <w:top w:val="none" w:sz="0" w:space="0" w:color="auto"/>
        <w:left w:val="none" w:sz="0" w:space="0" w:color="auto"/>
        <w:bottom w:val="none" w:sz="0" w:space="0" w:color="auto"/>
        <w:right w:val="none" w:sz="0" w:space="0" w:color="auto"/>
      </w:divBdr>
    </w:div>
    <w:div w:id="895513139">
      <w:bodyDiv w:val="1"/>
      <w:marLeft w:val="0"/>
      <w:marRight w:val="0"/>
      <w:marTop w:val="0"/>
      <w:marBottom w:val="0"/>
      <w:divBdr>
        <w:top w:val="none" w:sz="0" w:space="0" w:color="auto"/>
        <w:left w:val="none" w:sz="0" w:space="0" w:color="auto"/>
        <w:bottom w:val="none" w:sz="0" w:space="0" w:color="auto"/>
        <w:right w:val="none" w:sz="0" w:space="0" w:color="auto"/>
      </w:divBdr>
    </w:div>
    <w:div w:id="900755917">
      <w:bodyDiv w:val="1"/>
      <w:marLeft w:val="0"/>
      <w:marRight w:val="0"/>
      <w:marTop w:val="0"/>
      <w:marBottom w:val="0"/>
      <w:divBdr>
        <w:top w:val="none" w:sz="0" w:space="0" w:color="auto"/>
        <w:left w:val="none" w:sz="0" w:space="0" w:color="auto"/>
        <w:bottom w:val="none" w:sz="0" w:space="0" w:color="auto"/>
        <w:right w:val="none" w:sz="0" w:space="0" w:color="auto"/>
      </w:divBdr>
    </w:div>
    <w:div w:id="929047005">
      <w:bodyDiv w:val="1"/>
      <w:marLeft w:val="0"/>
      <w:marRight w:val="0"/>
      <w:marTop w:val="0"/>
      <w:marBottom w:val="0"/>
      <w:divBdr>
        <w:top w:val="none" w:sz="0" w:space="0" w:color="auto"/>
        <w:left w:val="none" w:sz="0" w:space="0" w:color="auto"/>
        <w:bottom w:val="none" w:sz="0" w:space="0" w:color="auto"/>
        <w:right w:val="none" w:sz="0" w:space="0" w:color="auto"/>
      </w:divBdr>
    </w:div>
    <w:div w:id="930048060">
      <w:bodyDiv w:val="1"/>
      <w:marLeft w:val="0"/>
      <w:marRight w:val="0"/>
      <w:marTop w:val="0"/>
      <w:marBottom w:val="0"/>
      <w:divBdr>
        <w:top w:val="none" w:sz="0" w:space="0" w:color="auto"/>
        <w:left w:val="none" w:sz="0" w:space="0" w:color="auto"/>
        <w:bottom w:val="none" w:sz="0" w:space="0" w:color="auto"/>
        <w:right w:val="none" w:sz="0" w:space="0" w:color="auto"/>
      </w:divBdr>
    </w:div>
    <w:div w:id="938374879">
      <w:bodyDiv w:val="1"/>
      <w:marLeft w:val="0"/>
      <w:marRight w:val="0"/>
      <w:marTop w:val="0"/>
      <w:marBottom w:val="0"/>
      <w:divBdr>
        <w:top w:val="none" w:sz="0" w:space="0" w:color="auto"/>
        <w:left w:val="none" w:sz="0" w:space="0" w:color="auto"/>
        <w:bottom w:val="none" w:sz="0" w:space="0" w:color="auto"/>
        <w:right w:val="none" w:sz="0" w:space="0" w:color="auto"/>
      </w:divBdr>
      <w:divsChild>
        <w:div w:id="611740058">
          <w:marLeft w:val="0"/>
          <w:marRight w:val="0"/>
          <w:marTop w:val="0"/>
          <w:marBottom w:val="0"/>
          <w:divBdr>
            <w:top w:val="none" w:sz="0" w:space="0" w:color="auto"/>
            <w:left w:val="none" w:sz="0" w:space="0" w:color="auto"/>
            <w:bottom w:val="none" w:sz="0" w:space="0" w:color="auto"/>
            <w:right w:val="none" w:sz="0" w:space="0" w:color="auto"/>
          </w:divBdr>
          <w:divsChild>
            <w:div w:id="906888577">
              <w:marLeft w:val="0"/>
              <w:marRight w:val="0"/>
              <w:marTop w:val="0"/>
              <w:marBottom w:val="0"/>
              <w:divBdr>
                <w:top w:val="none" w:sz="0" w:space="0" w:color="auto"/>
                <w:left w:val="none" w:sz="0" w:space="0" w:color="auto"/>
                <w:bottom w:val="none" w:sz="0" w:space="0" w:color="auto"/>
                <w:right w:val="none" w:sz="0" w:space="0" w:color="auto"/>
              </w:divBdr>
            </w:div>
          </w:divsChild>
        </w:div>
        <w:div w:id="420839232">
          <w:marLeft w:val="0"/>
          <w:marRight w:val="0"/>
          <w:marTop w:val="0"/>
          <w:marBottom w:val="0"/>
          <w:divBdr>
            <w:top w:val="none" w:sz="0" w:space="0" w:color="auto"/>
            <w:left w:val="none" w:sz="0" w:space="0" w:color="auto"/>
            <w:bottom w:val="none" w:sz="0" w:space="0" w:color="auto"/>
            <w:right w:val="none" w:sz="0" w:space="0" w:color="auto"/>
          </w:divBdr>
          <w:divsChild>
            <w:div w:id="964317160">
              <w:marLeft w:val="0"/>
              <w:marRight w:val="0"/>
              <w:marTop w:val="0"/>
              <w:marBottom w:val="0"/>
              <w:divBdr>
                <w:top w:val="none" w:sz="0" w:space="0" w:color="auto"/>
                <w:left w:val="none" w:sz="0" w:space="0" w:color="auto"/>
                <w:bottom w:val="none" w:sz="0" w:space="0" w:color="auto"/>
                <w:right w:val="none" w:sz="0" w:space="0" w:color="auto"/>
              </w:divBdr>
            </w:div>
          </w:divsChild>
        </w:div>
        <w:div w:id="373777289">
          <w:marLeft w:val="0"/>
          <w:marRight w:val="0"/>
          <w:marTop w:val="0"/>
          <w:marBottom w:val="0"/>
          <w:divBdr>
            <w:top w:val="none" w:sz="0" w:space="0" w:color="auto"/>
            <w:left w:val="none" w:sz="0" w:space="0" w:color="auto"/>
            <w:bottom w:val="none" w:sz="0" w:space="0" w:color="auto"/>
            <w:right w:val="none" w:sz="0" w:space="0" w:color="auto"/>
          </w:divBdr>
          <w:divsChild>
            <w:div w:id="2011060381">
              <w:marLeft w:val="0"/>
              <w:marRight w:val="0"/>
              <w:marTop w:val="0"/>
              <w:marBottom w:val="0"/>
              <w:divBdr>
                <w:top w:val="none" w:sz="0" w:space="0" w:color="auto"/>
                <w:left w:val="none" w:sz="0" w:space="0" w:color="auto"/>
                <w:bottom w:val="none" w:sz="0" w:space="0" w:color="auto"/>
                <w:right w:val="none" w:sz="0" w:space="0" w:color="auto"/>
              </w:divBdr>
            </w:div>
          </w:divsChild>
        </w:div>
        <w:div w:id="456066387">
          <w:marLeft w:val="0"/>
          <w:marRight w:val="0"/>
          <w:marTop w:val="0"/>
          <w:marBottom w:val="0"/>
          <w:divBdr>
            <w:top w:val="none" w:sz="0" w:space="0" w:color="auto"/>
            <w:left w:val="none" w:sz="0" w:space="0" w:color="auto"/>
            <w:bottom w:val="none" w:sz="0" w:space="0" w:color="auto"/>
            <w:right w:val="none" w:sz="0" w:space="0" w:color="auto"/>
          </w:divBdr>
          <w:divsChild>
            <w:div w:id="15489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6701">
      <w:bodyDiv w:val="1"/>
      <w:marLeft w:val="0"/>
      <w:marRight w:val="0"/>
      <w:marTop w:val="0"/>
      <w:marBottom w:val="0"/>
      <w:divBdr>
        <w:top w:val="none" w:sz="0" w:space="0" w:color="auto"/>
        <w:left w:val="none" w:sz="0" w:space="0" w:color="auto"/>
        <w:bottom w:val="none" w:sz="0" w:space="0" w:color="auto"/>
        <w:right w:val="none" w:sz="0" w:space="0" w:color="auto"/>
      </w:divBdr>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52978140">
      <w:bodyDiv w:val="1"/>
      <w:marLeft w:val="0"/>
      <w:marRight w:val="0"/>
      <w:marTop w:val="0"/>
      <w:marBottom w:val="0"/>
      <w:divBdr>
        <w:top w:val="none" w:sz="0" w:space="0" w:color="auto"/>
        <w:left w:val="none" w:sz="0" w:space="0" w:color="auto"/>
        <w:bottom w:val="none" w:sz="0" w:space="0" w:color="auto"/>
        <w:right w:val="none" w:sz="0" w:space="0" w:color="auto"/>
      </w:divBdr>
    </w:div>
    <w:div w:id="963388173">
      <w:bodyDiv w:val="1"/>
      <w:marLeft w:val="0"/>
      <w:marRight w:val="0"/>
      <w:marTop w:val="0"/>
      <w:marBottom w:val="0"/>
      <w:divBdr>
        <w:top w:val="none" w:sz="0" w:space="0" w:color="auto"/>
        <w:left w:val="none" w:sz="0" w:space="0" w:color="auto"/>
        <w:bottom w:val="none" w:sz="0" w:space="0" w:color="auto"/>
        <w:right w:val="none" w:sz="0" w:space="0" w:color="auto"/>
      </w:divBdr>
    </w:div>
    <w:div w:id="964234936">
      <w:bodyDiv w:val="1"/>
      <w:marLeft w:val="0"/>
      <w:marRight w:val="0"/>
      <w:marTop w:val="0"/>
      <w:marBottom w:val="0"/>
      <w:divBdr>
        <w:top w:val="none" w:sz="0" w:space="0" w:color="auto"/>
        <w:left w:val="none" w:sz="0" w:space="0" w:color="auto"/>
        <w:bottom w:val="none" w:sz="0" w:space="0" w:color="auto"/>
        <w:right w:val="none" w:sz="0" w:space="0" w:color="auto"/>
      </w:divBdr>
    </w:div>
    <w:div w:id="970595189">
      <w:bodyDiv w:val="1"/>
      <w:marLeft w:val="0"/>
      <w:marRight w:val="0"/>
      <w:marTop w:val="0"/>
      <w:marBottom w:val="0"/>
      <w:divBdr>
        <w:top w:val="none" w:sz="0" w:space="0" w:color="auto"/>
        <w:left w:val="none" w:sz="0" w:space="0" w:color="auto"/>
        <w:bottom w:val="none" w:sz="0" w:space="0" w:color="auto"/>
        <w:right w:val="none" w:sz="0" w:space="0" w:color="auto"/>
      </w:divBdr>
    </w:div>
    <w:div w:id="975069171">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4430215">
      <w:bodyDiv w:val="1"/>
      <w:marLeft w:val="0"/>
      <w:marRight w:val="0"/>
      <w:marTop w:val="0"/>
      <w:marBottom w:val="0"/>
      <w:divBdr>
        <w:top w:val="none" w:sz="0" w:space="0" w:color="auto"/>
        <w:left w:val="none" w:sz="0" w:space="0" w:color="auto"/>
        <w:bottom w:val="none" w:sz="0" w:space="0" w:color="auto"/>
        <w:right w:val="none" w:sz="0" w:space="0" w:color="auto"/>
      </w:divBdr>
    </w:div>
    <w:div w:id="984553104">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992027316">
      <w:bodyDiv w:val="1"/>
      <w:marLeft w:val="0"/>
      <w:marRight w:val="0"/>
      <w:marTop w:val="0"/>
      <w:marBottom w:val="0"/>
      <w:divBdr>
        <w:top w:val="none" w:sz="0" w:space="0" w:color="auto"/>
        <w:left w:val="none" w:sz="0" w:space="0" w:color="auto"/>
        <w:bottom w:val="none" w:sz="0" w:space="0" w:color="auto"/>
        <w:right w:val="none" w:sz="0" w:space="0" w:color="auto"/>
      </w:divBdr>
    </w:div>
    <w:div w:id="995302526">
      <w:bodyDiv w:val="1"/>
      <w:marLeft w:val="0"/>
      <w:marRight w:val="0"/>
      <w:marTop w:val="0"/>
      <w:marBottom w:val="0"/>
      <w:divBdr>
        <w:top w:val="none" w:sz="0" w:space="0" w:color="auto"/>
        <w:left w:val="none" w:sz="0" w:space="0" w:color="auto"/>
        <w:bottom w:val="none" w:sz="0" w:space="0" w:color="auto"/>
        <w:right w:val="none" w:sz="0" w:space="0" w:color="auto"/>
      </w:divBdr>
    </w:div>
    <w:div w:id="1011294461">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26641151">
      <w:bodyDiv w:val="1"/>
      <w:marLeft w:val="0"/>
      <w:marRight w:val="0"/>
      <w:marTop w:val="0"/>
      <w:marBottom w:val="0"/>
      <w:divBdr>
        <w:top w:val="none" w:sz="0" w:space="0" w:color="auto"/>
        <w:left w:val="none" w:sz="0" w:space="0" w:color="auto"/>
        <w:bottom w:val="none" w:sz="0" w:space="0" w:color="auto"/>
        <w:right w:val="none" w:sz="0" w:space="0" w:color="auto"/>
      </w:divBdr>
    </w:div>
    <w:div w:id="1038119019">
      <w:bodyDiv w:val="1"/>
      <w:marLeft w:val="0"/>
      <w:marRight w:val="0"/>
      <w:marTop w:val="0"/>
      <w:marBottom w:val="0"/>
      <w:divBdr>
        <w:top w:val="none" w:sz="0" w:space="0" w:color="auto"/>
        <w:left w:val="none" w:sz="0" w:space="0" w:color="auto"/>
        <w:bottom w:val="none" w:sz="0" w:space="0" w:color="auto"/>
        <w:right w:val="none" w:sz="0" w:space="0" w:color="auto"/>
      </w:divBdr>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50032417">
      <w:bodyDiv w:val="1"/>
      <w:marLeft w:val="0"/>
      <w:marRight w:val="0"/>
      <w:marTop w:val="0"/>
      <w:marBottom w:val="0"/>
      <w:divBdr>
        <w:top w:val="none" w:sz="0" w:space="0" w:color="auto"/>
        <w:left w:val="none" w:sz="0" w:space="0" w:color="auto"/>
        <w:bottom w:val="none" w:sz="0" w:space="0" w:color="auto"/>
        <w:right w:val="none" w:sz="0" w:space="0" w:color="auto"/>
      </w:divBdr>
    </w:div>
    <w:div w:id="1051349983">
      <w:bodyDiv w:val="1"/>
      <w:marLeft w:val="0"/>
      <w:marRight w:val="0"/>
      <w:marTop w:val="0"/>
      <w:marBottom w:val="0"/>
      <w:divBdr>
        <w:top w:val="none" w:sz="0" w:space="0" w:color="auto"/>
        <w:left w:val="none" w:sz="0" w:space="0" w:color="auto"/>
        <w:bottom w:val="none" w:sz="0" w:space="0" w:color="auto"/>
        <w:right w:val="none" w:sz="0" w:space="0" w:color="auto"/>
      </w:divBdr>
    </w:div>
    <w:div w:id="1060521237">
      <w:bodyDiv w:val="1"/>
      <w:marLeft w:val="0"/>
      <w:marRight w:val="0"/>
      <w:marTop w:val="0"/>
      <w:marBottom w:val="0"/>
      <w:divBdr>
        <w:top w:val="none" w:sz="0" w:space="0" w:color="auto"/>
        <w:left w:val="none" w:sz="0" w:space="0" w:color="auto"/>
        <w:bottom w:val="none" w:sz="0" w:space="0" w:color="auto"/>
        <w:right w:val="none" w:sz="0" w:space="0" w:color="auto"/>
      </w:divBdr>
    </w:div>
    <w:div w:id="1069110966">
      <w:bodyDiv w:val="1"/>
      <w:marLeft w:val="0"/>
      <w:marRight w:val="0"/>
      <w:marTop w:val="0"/>
      <w:marBottom w:val="0"/>
      <w:divBdr>
        <w:top w:val="none" w:sz="0" w:space="0" w:color="auto"/>
        <w:left w:val="none" w:sz="0" w:space="0" w:color="auto"/>
        <w:bottom w:val="none" w:sz="0" w:space="0" w:color="auto"/>
        <w:right w:val="none" w:sz="0" w:space="0" w:color="auto"/>
      </w:divBdr>
    </w:div>
    <w:div w:id="1075711133">
      <w:bodyDiv w:val="1"/>
      <w:marLeft w:val="0"/>
      <w:marRight w:val="0"/>
      <w:marTop w:val="0"/>
      <w:marBottom w:val="0"/>
      <w:divBdr>
        <w:top w:val="none" w:sz="0" w:space="0" w:color="auto"/>
        <w:left w:val="none" w:sz="0" w:space="0" w:color="auto"/>
        <w:bottom w:val="none" w:sz="0" w:space="0" w:color="auto"/>
        <w:right w:val="none" w:sz="0" w:space="0" w:color="auto"/>
      </w:divBdr>
    </w:div>
    <w:div w:id="1076518079">
      <w:bodyDiv w:val="1"/>
      <w:marLeft w:val="0"/>
      <w:marRight w:val="0"/>
      <w:marTop w:val="0"/>
      <w:marBottom w:val="0"/>
      <w:divBdr>
        <w:top w:val="none" w:sz="0" w:space="0" w:color="auto"/>
        <w:left w:val="none" w:sz="0" w:space="0" w:color="auto"/>
        <w:bottom w:val="none" w:sz="0" w:space="0" w:color="auto"/>
        <w:right w:val="none" w:sz="0" w:space="0" w:color="auto"/>
      </w:divBdr>
    </w:div>
    <w:div w:id="1086267354">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091707167">
      <w:bodyDiv w:val="1"/>
      <w:marLeft w:val="0"/>
      <w:marRight w:val="0"/>
      <w:marTop w:val="0"/>
      <w:marBottom w:val="0"/>
      <w:divBdr>
        <w:top w:val="none" w:sz="0" w:space="0" w:color="auto"/>
        <w:left w:val="none" w:sz="0" w:space="0" w:color="auto"/>
        <w:bottom w:val="none" w:sz="0" w:space="0" w:color="auto"/>
        <w:right w:val="none" w:sz="0" w:space="0" w:color="auto"/>
      </w:divBdr>
    </w:div>
    <w:div w:id="1103188833">
      <w:bodyDiv w:val="1"/>
      <w:marLeft w:val="0"/>
      <w:marRight w:val="0"/>
      <w:marTop w:val="0"/>
      <w:marBottom w:val="0"/>
      <w:divBdr>
        <w:top w:val="none" w:sz="0" w:space="0" w:color="auto"/>
        <w:left w:val="none" w:sz="0" w:space="0" w:color="auto"/>
        <w:bottom w:val="none" w:sz="0" w:space="0" w:color="auto"/>
        <w:right w:val="none" w:sz="0" w:space="0" w:color="auto"/>
      </w:divBdr>
    </w:div>
    <w:div w:id="1111163023">
      <w:bodyDiv w:val="1"/>
      <w:marLeft w:val="0"/>
      <w:marRight w:val="0"/>
      <w:marTop w:val="0"/>
      <w:marBottom w:val="0"/>
      <w:divBdr>
        <w:top w:val="none" w:sz="0" w:space="0" w:color="auto"/>
        <w:left w:val="none" w:sz="0" w:space="0" w:color="auto"/>
        <w:bottom w:val="none" w:sz="0" w:space="0" w:color="auto"/>
        <w:right w:val="none" w:sz="0" w:space="0" w:color="auto"/>
      </w:divBdr>
    </w:div>
    <w:div w:id="1124080655">
      <w:bodyDiv w:val="1"/>
      <w:marLeft w:val="0"/>
      <w:marRight w:val="0"/>
      <w:marTop w:val="0"/>
      <w:marBottom w:val="0"/>
      <w:divBdr>
        <w:top w:val="none" w:sz="0" w:space="0" w:color="auto"/>
        <w:left w:val="none" w:sz="0" w:space="0" w:color="auto"/>
        <w:bottom w:val="none" w:sz="0" w:space="0" w:color="auto"/>
        <w:right w:val="none" w:sz="0" w:space="0" w:color="auto"/>
      </w:divBdr>
    </w:div>
    <w:div w:id="1126196385">
      <w:bodyDiv w:val="1"/>
      <w:marLeft w:val="0"/>
      <w:marRight w:val="0"/>
      <w:marTop w:val="0"/>
      <w:marBottom w:val="0"/>
      <w:divBdr>
        <w:top w:val="none" w:sz="0" w:space="0" w:color="auto"/>
        <w:left w:val="none" w:sz="0" w:space="0" w:color="auto"/>
        <w:bottom w:val="none" w:sz="0" w:space="0" w:color="auto"/>
        <w:right w:val="none" w:sz="0" w:space="0" w:color="auto"/>
      </w:divBdr>
    </w:div>
    <w:div w:id="1129670049">
      <w:bodyDiv w:val="1"/>
      <w:marLeft w:val="0"/>
      <w:marRight w:val="0"/>
      <w:marTop w:val="0"/>
      <w:marBottom w:val="0"/>
      <w:divBdr>
        <w:top w:val="none" w:sz="0" w:space="0" w:color="auto"/>
        <w:left w:val="none" w:sz="0" w:space="0" w:color="auto"/>
        <w:bottom w:val="none" w:sz="0" w:space="0" w:color="auto"/>
        <w:right w:val="none" w:sz="0" w:space="0" w:color="auto"/>
      </w:divBdr>
    </w:div>
    <w:div w:id="1134449092">
      <w:bodyDiv w:val="1"/>
      <w:marLeft w:val="0"/>
      <w:marRight w:val="0"/>
      <w:marTop w:val="0"/>
      <w:marBottom w:val="0"/>
      <w:divBdr>
        <w:top w:val="none" w:sz="0" w:space="0" w:color="auto"/>
        <w:left w:val="none" w:sz="0" w:space="0" w:color="auto"/>
        <w:bottom w:val="none" w:sz="0" w:space="0" w:color="auto"/>
        <w:right w:val="none" w:sz="0" w:space="0" w:color="auto"/>
      </w:divBdr>
    </w:div>
    <w:div w:id="1150753245">
      <w:bodyDiv w:val="1"/>
      <w:marLeft w:val="0"/>
      <w:marRight w:val="0"/>
      <w:marTop w:val="0"/>
      <w:marBottom w:val="0"/>
      <w:divBdr>
        <w:top w:val="none" w:sz="0" w:space="0" w:color="auto"/>
        <w:left w:val="none" w:sz="0" w:space="0" w:color="auto"/>
        <w:bottom w:val="none" w:sz="0" w:space="0" w:color="auto"/>
        <w:right w:val="none" w:sz="0" w:space="0" w:color="auto"/>
      </w:divBdr>
    </w:div>
    <w:div w:id="1158770790">
      <w:bodyDiv w:val="1"/>
      <w:marLeft w:val="0"/>
      <w:marRight w:val="0"/>
      <w:marTop w:val="0"/>
      <w:marBottom w:val="0"/>
      <w:divBdr>
        <w:top w:val="none" w:sz="0" w:space="0" w:color="auto"/>
        <w:left w:val="none" w:sz="0" w:space="0" w:color="auto"/>
        <w:bottom w:val="none" w:sz="0" w:space="0" w:color="auto"/>
        <w:right w:val="none" w:sz="0" w:space="0" w:color="auto"/>
      </w:divBdr>
    </w:div>
    <w:div w:id="1163742312">
      <w:bodyDiv w:val="1"/>
      <w:marLeft w:val="0"/>
      <w:marRight w:val="0"/>
      <w:marTop w:val="0"/>
      <w:marBottom w:val="0"/>
      <w:divBdr>
        <w:top w:val="none" w:sz="0" w:space="0" w:color="auto"/>
        <w:left w:val="none" w:sz="0" w:space="0" w:color="auto"/>
        <w:bottom w:val="none" w:sz="0" w:space="0" w:color="auto"/>
        <w:right w:val="none" w:sz="0" w:space="0" w:color="auto"/>
      </w:divBdr>
      <w:divsChild>
        <w:div w:id="9556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2027">
          <w:marLeft w:val="0"/>
          <w:marRight w:val="0"/>
          <w:marTop w:val="0"/>
          <w:marBottom w:val="0"/>
          <w:divBdr>
            <w:top w:val="none" w:sz="0" w:space="0" w:color="auto"/>
            <w:left w:val="none" w:sz="0" w:space="0" w:color="auto"/>
            <w:bottom w:val="none" w:sz="0" w:space="0" w:color="auto"/>
            <w:right w:val="none" w:sz="0" w:space="0" w:color="auto"/>
          </w:divBdr>
          <w:divsChild>
            <w:div w:id="1695158347">
              <w:marLeft w:val="0"/>
              <w:marRight w:val="0"/>
              <w:marTop w:val="0"/>
              <w:marBottom w:val="0"/>
              <w:divBdr>
                <w:top w:val="none" w:sz="0" w:space="0" w:color="auto"/>
                <w:left w:val="none" w:sz="0" w:space="0" w:color="auto"/>
                <w:bottom w:val="none" w:sz="0" w:space="0" w:color="auto"/>
                <w:right w:val="none" w:sz="0" w:space="0" w:color="auto"/>
              </w:divBdr>
            </w:div>
          </w:divsChild>
        </w:div>
        <w:div w:id="270163794">
          <w:marLeft w:val="0"/>
          <w:marRight w:val="0"/>
          <w:marTop w:val="0"/>
          <w:marBottom w:val="0"/>
          <w:divBdr>
            <w:top w:val="none" w:sz="0" w:space="0" w:color="auto"/>
            <w:left w:val="none" w:sz="0" w:space="0" w:color="auto"/>
            <w:bottom w:val="none" w:sz="0" w:space="0" w:color="auto"/>
            <w:right w:val="none" w:sz="0" w:space="0" w:color="auto"/>
          </w:divBdr>
          <w:divsChild>
            <w:div w:id="1786534181">
              <w:marLeft w:val="0"/>
              <w:marRight w:val="0"/>
              <w:marTop w:val="0"/>
              <w:marBottom w:val="0"/>
              <w:divBdr>
                <w:top w:val="none" w:sz="0" w:space="0" w:color="auto"/>
                <w:left w:val="none" w:sz="0" w:space="0" w:color="auto"/>
                <w:bottom w:val="none" w:sz="0" w:space="0" w:color="auto"/>
                <w:right w:val="none" w:sz="0" w:space="0" w:color="auto"/>
              </w:divBdr>
            </w:div>
          </w:divsChild>
        </w:div>
        <w:div w:id="487405577">
          <w:marLeft w:val="0"/>
          <w:marRight w:val="0"/>
          <w:marTop w:val="0"/>
          <w:marBottom w:val="0"/>
          <w:divBdr>
            <w:top w:val="none" w:sz="0" w:space="0" w:color="auto"/>
            <w:left w:val="none" w:sz="0" w:space="0" w:color="auto"/>
            <w:bottom w:val="none" w:sz="0" w:space="0" w:color="auto"/>
            <w:right w:val="none" w:sz="0" w:space="0" w:color="auto"/>
          </w:divBdr>
          <w:divsChild>
            <w:div w:id="12677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5720">
      <w:bodyDiv w:val="1"/>
      <w:marLeft w:val="0"/>
      <w:marRight w:val="0"/>
      <w:marTop w:val="0"/>
      <w:marBottom w:val="0"/>
      <w:divBdr>
        <w:top w:val="none" w:sz="0" w:space="0" w:color="auto"/>
        <w:left w:val="none" w:sz="0" w:space="0" w:color="auto"/>
        <w:bottom w:val="none" w:sz="0" w:space="0" w:color="auto"/>
        <w:right w:val="none" w:sz="0" w:space="0" w:color="auto"/>
      </w:divBdr>
    </w:div>
    <w:div w:id="1169712988">
      <w:bodyDiv w:val="1"/>
      <w:marLeft w:val="0"/>
      <w:marRight w:val="0"/>
      <w:marTop w:val="0"/>
      <w:marBottom w:val="0"/>
      <w:divBdr>
        <w:top w:val="none" w:sz="0" w:space="0" w:color="auto"/>
        <w:left w:val="none" w:sz="0" w:space="0" w:color="auto"/>
        <w:bottom w:val="none" w:sz="0" w:space="0" w:color="auto"/>
        <w:right w:val="none" w:sz="0" w:space="0" w:color="auto"/>
      </w:divBdr>
    </w:div>
    <w:div w:id="1178036508">
      <w:bodyDiv w:val="1"/>
      <w:marLeft w:val="0"/>
      <w:marRight w:val="0"/>
      <w:marTop w:val="0"/>
      <w:marBottom w:val="0"/>
      <w:divBdr>
        <w:top w:val="none" w:sz="0" w:space="0" w:color="auto"/>
        <w:left w:val="none" w:sz="0" w:space="0" w:color="auto"/>
        <w:bottom w:val="none" w:sz="0" w:space="0" w:color="auto"/>
        <w:right w:val="none" w:sz="0" w:space="0" w:color="auto"/>
      </w:divBdr>
    </w:div>
    <w:div w:id="1181892652">
      <w:bodyDiv w:val="1"/>
      <w:marLeft w:val="0"/>
      <w:marRight w:val="0"/>
      <w:marTop w:val="0"/>
      <w:marBottom w:val="0"/>
      <w:divBdr>
        <w:top w:val="none" w:sz="0" w:space="0" w:color="auto"/>
        <w:left w:val="none" w:sz="0" w:space="0" w:color="auto"/>
        <w:bottom w:val="none" w:sz="0" w:space="0" w:color="auto"/>
        <w:right w:val="none" w:sz="0" w:space="0" w:color="auto"/>
      </w:divBdr>
      <w:divsChild>
        <w:div w:id="96504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354065">
      <w:bodyDiv w:val="1"/>
      <w:marLeft w:val="0"/>
      <w:marRight w:val="0"/>
      <w:marTop w:val="0"/>
      <w:marBottom w:val="0"/>
      <w:divBdr>
        <w:top w:val="none" w:sz="0" w:space="0" w:color="auto"/>
        <w:left w:val="none" w:sz="0" w:space="0" w:color="auto"/>
        <w:bottom w:val="none" w:sz="0" w:space="0" w:color="auto"/>
        <w:right w:val="none" w:sz="0" w:space="0" w:color="auto"/>
      </w:divBdr>
    </w:div>
    <w:div w:id="1183126394">
      <w:bodyDiv w:val="1"/>
      <w:marLeft w:val="0"/>
      <w:marRight w:val="0"/>
      <w:marTop w:val="0"/>
      <w:marBottom w:val="0"/>
      <w:divBdr>
        <w:top w:val="none" w:sz="0" w:space="0" w:color="auto"/>
        <w:left w:val="none" w:sz="0" w:space="0" w:color="auto"/>
        <w:bottom w:val="none" w:sz="0" w:space="0" w:color="auto"/>
        <w:right w:val="none" w:sz="0" w:space="0" w:color="auto"/>
      </w:divBdr>
    </w:div>
    <w:div w:id="1183862342">
      <w:bodyDiv w:val="1"/>
      <w:marLeft w:val="0"/>
      <w:marRight w:val="0"/>
      <w:marTop w:val="0"/>
      <w:marBottom w:val="0"/>
      <w:divBdr>
        <w:top w:val="none" w:sz="0" w:space="0" w:color="auto"/>
        <w:left w:val="none" w:sz="0" w:space="0" w:color="auto"/>
        <w:bottom w:val="none" w:sz="0" w:space="0" w:color="auto"/>
        <w:right w:val="none" w:sz="0" w:space="0" w:color="auto"/>
      </w:divBdr>
    </w:div>
    <w:div w:id="1200626182">
      <w:bodyDiv w:val="1"/>
      <w:marLeft w:val="0"/>
      <w:marRight w:val="0"/>
      <w:marTop w:val="0"/>
      <w:marBottom w:val="0"/>
      <w:divBdr>
        <w:top w:val="none" w:sz="0" w:space="0" w:color="auto"/>
        <w:left w:val="none" w:sz="0" w:space="0" w:color="auto"/>
        <w:bottom w:val="none" w:sz="0" w:space="0" w:color="auto"/>
        <w:right w:val="none" w:sz="0" w:space="0" w:color="auto"/>
      </w:divBdr>
    </w:div>
    <w:div w:id="1205213962">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13300690">
      <w:bodyDiv w:val="1"/>
      <w:marLeft w:val="0"/>
      <w:marRight w:val="0"/>
      <w:marTop w:val="0"/>
      <w:marBottom w:val="0"/>
      <w:divBdr>
        <w:top w:val="none" w:sz="0" w:space="0" w:color="auto"/>
        <w:left w:val="none" w:sz="0" w:space="0" w:color="auto"/>
        <w:bottom w:val="none" w:sz="0" w:space="0" w:color="auto"/>
        <w:right w:val="none" w:sz="0" w:space="0" w:color="auto"/>
      </w:divBdr>
    </w:div>
    <w:div w:id="1214347841">
      <w:bodyDiv w:val="1"/>
      <w:marLeft w:val="0"/>
      <w:marRight w:val="0"/>
      <w:marTop w:val="0"/>
      <w:marBottom w:val="0"/>
      <w:divBdr>
        <w:top w:val="none" w:sz="0" w:space="0" w:color="auto"/>
        <w:left w:val="none" w:sz="0" w:space="0" w:color="auto"/>
        <w:bottom w:val="none" w:sz="0" w:space="0" w:color="auto"/>
        <w:right w:val="none" w:sz="0" w:space="0" w:color="auto"/>
      </w:divBdr>
    </w:div>
    <w:div w:id="1214655527">
      <w:bodyDiv w:val="1"/>
      <w:marLeft w:val="0"/>
      <w:marRight w:val="0"/>
      <w:marTop w:val="0"/>
      <w:marBottom w:val="0"/>
      <w:divBdr>
        <w:top w:val="none" w:sz="0" w:space="0" w:color="auto"/>
        <w:left w:val="none" w:sz="0" w:space="0" w:color="auto"/>
        <w:bottom w:val="none" w:sz="0" w:space="0" w:color="auto"/>
        <w:right w:val="none" w:sz="0" w:space="0" w:color="auto"/>
      </w:divBdr>
    </w:div>
    <w:div w:id="1218511041">
      <w:bodyDiv w:val="1"/>
      <w:marLeft w:val="0"/>
      <w:marRight w:val="0"/>
      <w:marTop w:val="0"/>
      <w:marBottom w:val="0"/>
      <w:divBdr>
        <w:top w:val="none" w:sz="0" w:space="0" w:color="auto"/>
        <w:left w:val="none" w:sz="0" w:space="0" w:color="auto"/>
        <w:bottom w:val="none" w:sz="0" w:space="0" w:color="auto"/>
        <w:right w:val="none" w:sz="0" w:space="0" w:color="auto"/>
      </w:divBdr>
    </w:div>
    <w:div w:id="1233810320">
      <w:bodyDiv w:val="1"/>
      <w:marLeft w:val="0"/>
      <w:marRight w:val="0"/>
      <w:marTop w:val="0"/>
      <w:marBottom w:val="0"/>
      <w:divBdr>
        <w:top w:val="none" w:sz="0" w:space="0" w:color="auto"/>
        <w:left w:val="none" w:sz="0" w:space="0" w:color="auto"/>
        <w:bottom w:val="none" w:sz="0" w:space="0" w:color="auto"/>
        <w:right w:val="none" w:sz="0" w:space="0" w:color="auto"/>
      </w:divBdr>
    </w:div>
    <w:div w:id="1234241863">
      <w:bodyDiv w:val="1"/>
      <w:marLeft w:val="0"/>
      <w:marRight w:val="0"/>
      <w:marTop w:val="0"/>
      <w:marBottom w:val="0"/>
      <w:divBdr>
        <w:top w:val="none" w:sz="0" w:space="0" w:color="auto"/>
        <w:left w:val="none" w:sz="0" w:space="0" w:color="auto"/>
        <w:bottom w:val="none" w:sz="0" w:space="0" w:color="auto"/>
        <w:right w:val="none" w:sz="0" w:space="0" w:color="auto"/>
      </w:divBdr>
    </w:div>
    <w:div w:id="1234394735">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38712988">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42761434">
      <w:bodyDiv w:val="1"/>
      <w:marLeft w:val="0"/>
      <w:marRight w:val="0"/>
      <w:marTop w:val="0"/>
      <w:marBottom w:val="0"/>
      <w:divBdr>
        <w:top w:val="none" w:sz="0" w:space="0" w:color="auto"/>
        <w:left w:val="none" w:sz="0" w:space="0" w:color="auto"/>
        <w:bottom w:val="none" w:sz="0" w:space="0" w:color="auto"/>
        <w:right w:val="none" w:sz="0" w:space="0" w:color="auto"/>
      </w:divBdr>
      <w:divsChild>
        <w:div w:id="369456808">
          <w:marLeft w:val="0"/>
          <w:marRight w:val="0"/>
          <w:marTop w:val="0"/>
          <w:marBottom w:val="0"/>
          <w:divBdr>
            <w:top w:val="none" w:sz="0" w:space="0" w:color="auto"/>
            <w:left w:val="none" w:sz="0" w:space="0" w:color="auto"/>
            <w:bottom w:val="none" w:sz="0" w:space="0" w:color="auto"/>
            <w:right w:val="none" w:sz="0" w:space="0" w:color="auto"/>
          </w:divBdr>
          <w:divsChild>
            <w:div w:id="20804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8031">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75937707">
      <w:bodyDiv w:val="1"/>
      <w:marLeft w:val="0"/>
      <w:marRight w:val="0"/>
      <w:marTop w:val="0"/>
      <w:marBottom w:val="0"/>
      <w:divBdr>
        <w:top w:val="none" w:sz="0" w:space="0" w:color="auto"/>
        <w:left w:val="none" w:sz="0" w:space="0" w:color="auto"/>
        <w:bottom w:val="none" w:sz="0" w:space="0" w:color="auto"/>
        <w:right w:val="none" w:sz="0" w:space="0" w:color="auto"/>
      </w:divBdr>
      <w:divsChild>
        <w:div w:id="1650744368">
          <w:marLeft w:val="0"/>
          <w:marRight w:val="0"/>
          <w:marTop w:val="0"/>
          <w:marBottom w:val="0"/>
          <w:divBdr>
            <w:top w:val="none" w:sz="0" w:space="0" w:color="auto"/>
            <w:left w:val="none" w:sz="0" w:space="0" w:color="auto"/>
            <w:bottom w:val="none" w:sz="0" w:space="0" w:color="auto"/>
            <w:right w:val="none" w:sz="0" w:space="0" w:color="auto"/>
          </w:divBdr>
          <w:divsChild>
            <w:div w:id="19399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291008346">
      <w:bodyDiv w:val="1"/>
      <w:marLeft w:val="0"/>
      <w:marRight w:val="0"/>
      <w:marTop w:val="0"/>
      <w:marBottom w:val="0"/>
      <w:divBdr>
        <w:top w:val="none" w:sz="0" w:space="0" w:color="auto"/>
        <w:left w:val="none" w:sz="0" w:space="0" w:color="auto"/>
        <w:bottom w:val="none" w:sz="0" w:space="0" w:color="auto"/>
        <w:right w:val="none" w:sz="0" w:space="0" w:color="auto"/>
      </w:divBdr>
    </w:div>
    <w:div w:id="1296637928">
      <w:bodyDiv w:val="1"/>
      <w:marLeft w:val="0"/>
      <w:marRight w:val="0"/>
      <w:marTop w:val="0"/>
      <w:marBottom w:val="0"/>
      <w:divBdr>
        <w:top w:val="none" w:sz="0" w:space="0" w:color="auto"/>
        <w:left w:val="none" w:sz="0" w:space="0" w:color="auto"/>
        <w:bottom w:val="none" w:sz="0" w:space="0" w:color="auto"/>
        <w:right w:val="none" w:sz="0" w:space="0" w:color="auto"/>
      </w:divBdr>
    </w:div>
    <w:div w:id="1306542508">
      <w:bodyDiv w:val="1"/>
      <w:marLeft w:val="0"/>
      <w:marRight w:val="0"/>
      <w:marTop w:val="0"/>
      <w:marBottom w:val="0"/>
      <w:divBdr>
        <w:top w:val="none" w:sz="0" w:space="0" w:color="auto"/>
        <w:left w:val="none" w:sz="0" w:space="0" w:color="auto"/>
        <w:bottom w:val="none" w:sz="0" w:space="0" w:color="auto"/>
        <w:right w:val="none" w:sz="0" w:space="0" w:color="auto"/>
      </w:divBdr>
    </w:div>
    <w:div w:id="1307933541">
      <w:bodyDiv w:val="1"/>
      <w:marLeft w:val="0"/>
      <w:marRight w:val="0"/>
      <w:marTop w:val="0"/>
      <w:marBottom w:val="0"/>
      <w:divBdr>
        <w:top w:val="none" w:sz="0" w:space="0" w:color="auto"/>
        <w:left w:val="none" w:sz="0" w:space="0" w:color="auto"/>
        <w:bottom w:val="none" w:sz="0" w:space="0" w:color="auto"/>
        <w:right w:val="none" w:sz="0" w:space="0" w:color="auto"/>
      </w:divBdr>
    </w:div>
    <w:div w:id="1325620471">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36960287">
      <w:bodyDiv w:val="1"/>
      <w:marLeft w:val="0"/>
      <w:marRight w:val="0"/>
      <w:marTop w:val="0"/>
      <w:marBottom w:val="0"/>
      <w:divBdr>
        <w:top w:val="none" w:sz="0" w:space="0" w:color="auto"/>
        <w:left w:val="none" w:sz="0" w:space="0" w:color="auto"/>
        <w:bottom w:val="none" w:sz="0" w:space="0" w:color="auto"/>
        <w:right w:val="none" w:sz="0" w:space="0" w:color="auto"/>
      </w:divBdr>
    </w:div>
    <w:div w:id="1353262393">
      <w:bodyDiv w:val="1"/>
      <w:marLeft w:val="0"/>
      <w:marRight w:val="0"/>
      <w:marTop w:val="0"/>
      <w:marBottom w:val="0"/>
      <w:divBdr>
        <w:top w:val="none" w:sz="0" w:space="0" w:color="auto"/>
        <w:left w:val="none" w:sz="0" w:space="0" w:color="auto"/>
        <w:bottom w:val="none" w:sz="0" w:space="0" w:color="auto"/>
        <w:right w:val="none" w:sz="0" w:space="0" w:color="auto"/>
      </w:divBdr>
    </w:div>
    <w:div w:id="1353997359">
      <w:bodyDiv w:val="1"/>
      <w:marLeft w:val="0"/>
      <w:marRight w:val="0"/>
      <w:marTop w:val="0"/>
      <w:marBottom w:val="0"/>
      <w:divBdr>
        <w:top w:val="none" w:sz="0" w:space="0" w:color="auto"/>
        <w:left w:val="none" w:sz="0" w:space="0" w:color="auto"/>
        <w:bottom w:val="none" w:sz="0" w:space="0" w:color="auto"/>
        <w:right w:val="none" w:sz="0" w:space="0" w:color="auto"/>
      </w:divBdr>
    </w:div>
    <w:div w:id="1356228639">
      <w:bodyDiv w:val="1"/>
      <w:marLeft w:val="0"/>
      <w:marRight w:val="0"/>
      <w:marTop w:val="0"/>
      <w:marBottom w:val="0"/>
      <w:divBdr>
        <w:top w:val="none" w:sz="0" w:space="0" w:color="auto"/>
        <w:left w:val="none" w:sz="0" w:space="0" w:color="auto"/>
        <w:bottom w:val="none" w:sz="0" w:space="0" w:color="auto"/>
        <w:right w:val="none" w:sz="0" w:space="0" w:color="auto"/>
      </w:divBdr>
      <w:divsChild>
        <w:div w:id="2037151241">
          <w:marLeft w:val="0"/>
          <w:marRight w:val="0"/>
          <w:marTop w:val="0"/>
          <w:marBottom w:val="0"/>
          <w:divBdr>
            <w:top w:val="none" w:sz="0" w:space="0" w:color="auto"/>
            <w:left w:val="none" w:sz="0" w:space="0" w:color="auto"/>
            <w:bottom w:val="none" w:sz="0" w:space="0" w:color="auto"/>
            <w:right w:val="none" w:sz="0" w:space="0" w:color="auto"/>
          </w:divBdr>
          <w:divsChild>
            <w:div w:id="185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209">
      <w:bodyDiv w:val="1"/>
      <w:marLeft w:val="0"/>
      <w:marRight w:val="0"/>
      <w:marTop w:val="0"/>
      <w:marBottom w:val="0"/>
      <w:divBdr>
        <w:top w:val="none" w:sz="0" w:space="0" w:color="auto"/>
        <w:left w:val="none" w:sz="0" w:space="0" w:color="auto"/>
        <w:bottom w:val="none" w:sz="0" w:space="0" w:color="auto"/>
        <w:right w:val="none" w:sz="0" w:space="0" w:color="auto"/>
      </w:divBdr>
    </w:div>
    <w:div w:id="1365863254">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71763013">
      <w:bodyDiv w:val="1"/>
      <w:marLeft w:val="0"/>
      <w:marRight w:val="0"/>
      <w:marTop w:val="0"/>
      <w:marBottom w:val="0"/>
      <w:divBdr>
        <w:top w:val="none" w:sz="0" w:space="0" w:color="auto"/>
        <w:left w:val="none" w:sz="0" w:space="0" w:color="auto"/>
        <w:bottom w:val="none" w:sz="0" w:space="0" w:color="auto"/>
        <w:right w:val="none" w:sz="0" w:space="0" w:color="auto"/>
      </w:divBdr>
    </w:div>
    <w:div w:id="1374816438">
      <w:bodyDiv w:val="1"/>
      <w:marLeft w:val="0"/>
      <w:marRight w:val="0"/>
      <w:marTop w:val="0"/>
      <w:marBottom w:val="0"/>
      <w:divBdr>
        <w:top w:val="none" w:sz="0" w:space="0" w:color="auto"/>
        <w:left w:val="none" w:sz="0" w:space="0" w:color="auto"/>
        <w:bottom w:val="none" w:sz="0" w:space="0" w:color="auto"/>
        <w:right w:val="none" w:sz="0" w:space="0" w:color="auto"/>
      </w:divBdr>
    </w:div>
    <w:div w:id="1381712436">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390154297">
      <w:bodyDiv w:val="1"/>
      <w:marLeft w:val="0"/>
      <w:marRight w:val="0"/>
      <w:marTop w:val="0"/>
      <w:marBottom w:val="0"/>
      <w:divBdr>
        <w:top w:val="none" w:sz="0" w:space="0" w:color="auto"/>
        <w:left w:val="none" w:sz="0" w:space="0" w:color="auto"/>
        <w:bottom w:val="none" w:sz="0" w:space="0" w:color="auto"/>
        <w:right w:val="none" w:sz="0" w:space="0" w:color="auto"/>
      </w:divBdr>
    </w:div>
    <w:div w:id="1392733527">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07803167">
      <w:bodyDiv w:val="1"/>
      <w:marLeft w:val="0"/>
      <w:marRight w:val="0"/>
      <w:marTop w:val="0"/>
      <w:marBottom w:val="0"/>
      <w:divBdr>
        <w:top w:val="none" w:sz="0" w:space="0" w:color="auto"/>
        <w:left w:val="none" w:sz="0" w:space="0" w:color="auto"/>
        <w:bottom w:val="none" w:sz="0" w:space="0" w:color="auto"/>
        <w:right w:val="none" w:sz="0" w:space="0" w:color="auto"/>
      </w:divBdr>
    </w:div>
    <w:div w:id="1416438461">
      <w:bodyDiv w:val="1"/>
      <w:marLeft w:val="0"/>
      <w:marRight w:val="0"/>
      <w:marTop w:val="0"/>
      <w:marBottom w:val="0"/>
      <w:divBdr>
        <w:top w:val="none" w:sz="0" w:space="0" w:color="auto"/>
        <w:left w:val="none" w:sz="0" w:space="0" w:color="auto"/>
        <w:bottom w:val="none" w:sz="0" w:space="0" w:color="auto"/>
        <w:right w:val="none" w:sz="0" w:space="0" w:color="auto"/>
      </w:divBdr>
      <w:divsChild>
        <w:div w:id="763258042">
          <w:marLeft w:val="0"/>
          <w:marRight w:val="0"/>
          <w:marTop w:val="0"/>
          <w:marBottom w:val="0"/>
          <w:divBdr>
            <w:top w:val="none" w:sz="0" w:space="0" w:color="auto"/>
            <w:left w:val="none" w:sz="0" w:space="0" w:color="auto"/>
            <w:bottom w:val="none" w:sz="0" w:space="0" w:color="auto"/>
            <w:right w:val="none" w:sz="0" w:space="0" w:color="auto"/>
          </w:divBdr>
          <w:divsChild>
            <w:div w:id="14007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2201">
      <w:bodyDiv w:val="1"/>
      <w:marLeft w:val="0"/>
      <w:marRight w:val="0"/>
      <w:marTop w:val="0"/>
      <w:marBottom w:val="0"/>
      <w:divBdr>
        <w:top w:val="none" w:sz="0" w:space="0" w:color="auto"/>
        <w:left w:val="none" w:sz="0" w:space="0" w:color="auto"/>
        <w:bottom w:val="none" w:sz="0" w:space="0" w:color="auto"/>
        <w:right w:val="none" w:sz="0" w:space="0" w:color="auto"/>
      </w:divBdr>
    </w:div>
    <w:div w:id="1446458143">
      <w:bodyDiv w:val="1"/>
      <w:marLeft w:val="0"/>
      <w:marRight w:val="0"/>
      <w:marTop w:val="0"/>
      <w:marBottom w:val="0"/>
      <w:divBdr>
        <w:top w:val="none" w:sz="0" w:space="0" w:color="auto"/>
        <w:left w:val="none" w:sz="0" w:space="0" w:color="auto"/>
        <w:bottom w:val="none" w:sz="0" w:space="0" w:color="auto"/>
        <w:right w:val="none" w:sz="0" w:space="0" w:color="auto"/>
      </w:divBdr>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7094166">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59644290">
      <w:bodyDiv w:val="1"/>
      <w:marLeft w:val="0"/>
      <w:marRight w:val="0"/>
      <w:marTop w:val="0"/>
      <w:marBottom w:val="0"/>
      <w:divBdr>
        <w:top w:val="none" w:sz="0" w:space="0" w:color="auto"/>
        <w:left w:val="none" w:sz="0" w:space="0" w:color="auto"/>
        <w:bottom w:val="none" w:sz="0" w:space="0" w:color="auto"/>
        <w:right w:val="none" w:sz="0" w:space="0" w:color="auto"/>
      </w:divBdr>
      <w:divsChild>
        <w:div w:id="151568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06430">
      <w:bodyDiv w:val="1"/>
      <w:marLeft w:val="0"/>
      <w:marRight w:val="0"/>
      <w:marTop w:val="0"/>
      <w:marBottom w:val="0"/>
      <w:divBdr>
        <w:top w:val="none" w:sz="0" w:space="0" w:color="auto"/>
        <w:left w:val="none" w:sz="0" w:space="0" w:color="auto"/>
        <w:bottom w:val="none" w:sz="0" w:space="0" w:color="auto"/>
        <w:right w:val="none" w:sz="0" w:space="0" w:color="auto"/>
      </w:divBdr>
    </w:div>
    <w:div w:id="1474827536">
      <w:bodyDiv w:val="1"/>
      <w:marLeft w:val="0"/>
      <w:marRight w:val="0"/>
      <w:marTop w:val="0"/>
      <w:marBottom w:val="0"/>
      <w:divBdr>
        <w:top w:val="none" w:sz="0" w:space="0" w:color="auto"/>
        <w:left w:val="none" w:sz="0" w:space="0" w:color="auto"/>
        <w:bottom w:val="none" w:sz="0" w:space="0" w:color="auto"/>
        <w:right w:val="none" w:sz="0" w:space="0" w:color="auto"/>
      </w:divBdr>
    </w:div>
    <w:div w:id="1477799104">
      <w:bodyDiv w:val="1"/>
      <w:marLeft w:val="0"/>
      <w:marRight w:val="0"/>
      <w:marTop w:val="0"/>
      <w:marBottom w:val="0"/>
      <w:divBdr>
        <w:top w:val="none" w:sz="0" w:space="0" w:color="auto"/>
        <w:left w:val="none" w:sz="0" w:space="0" w:color="auto"/>
        <w:bottom w:val="none" w:sz="0" w:space="0" w:color="auto"/>
        <w:right w:val="none" w:sz="0" w:space="0" w:color="auto"/>
      </w:divBdr>
    </w:div>
    <w:div w:id="1492065508">
      <w:bodyDiv w:val="1"/>
      <w:marLeft w:val="0"/>
      <w:marRight w:val="0"/>
      <w:marTop w:val="0"/>
      <w:marBottom w:val="0"/>
      <w:divBdr>
        <w:top w:val="none" w:sz="0" w:space="0" w:color="auto"/>
        <w:left w:val="none" w:sz="0" w:space="0" w:color="auto"/>
        <w:bottom w:val="none" w:sz="0" w:space="0" w:color="auto"/>
        <w:right w:val="none" w:sz="0" w:space="0" w:color="auto"/>
      </w:divBdr>
    </w:div>
    <w:div w:id="1493787674">
      <w:bodyDiv w:val="1"/>
      <w:marLeft w:val="0"/>
      <w:marRight w:val="0"/>
      <w:marTop w:val="0"/>
      <w:marBottom w:val="0"/>
      <w:divBdr>
        <w:top w:val="none" w:sz="0" w:space="0" w:color="auto"/>
        <w:left w:val="none" w:sz="0" w:space="0" w:color="auto"/>
        <w:bottom w:val="none" w:sz="0" w:space="0" w:color="auto"/>
        <w:right w:val="none" w:sz="0" w:space="0" w:color="auto"/>
      </w:divBdr>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18158574">
      <w:bodyDiv w:val="1"/>
      <w:marLeft w:val="0"/>
      <w:marRight w:val="0"/>
      <w:marTop w:val="0"/>
      <w:marBottom w:val="0"/>
      <w:divBdr>
        <w:top w:val="none" w:sz="0" w:space="0" w:color="auto"/>
        <w:left w:val="none" w:sz="0" w:space="0" w:color="auto"/>
        <w:bottom w:val="none" w:sz="0" w:space="0" w:color="auto"/>
        <w:right w:val="none" w:sz="0" w:space="0" w:color="auto"/>
      </w:divBdr>
    </w:div>
    <w:div w:id="1519808569">
      <w:bodyDiv w:val="1"/>
      <w:marLeft w:val="0"/>
      <w:marRight w:val="0"/>
      <w:marTop w:val="0"/>
      <w:marBottom w:val="0"/>
      <w:divBdr>
        <w:top w:val="none" w:sz="0" w:space="0" w:color="auto"/>
        <w:left w:val="none" w:sz="0" w:space="0" w:color="auto"/>
        <w:bottom w:val="none" w:sz="0" w:space="0" w:color="auto"/>
        <w:right w:val="none" w:sz="0" w:space="0" w:color="auto"/>
      </w:divBdr>
    </w:div>
    <w:div w:id="1533499013">
      <w:bodyDiv w:val="1"/>
      <w:marLeft w:val="0"/>
      <w:marRight w:val="0"/>
      <w:marTop w:val="0"/>
      <w:marBottom w:val="0"/>
      <w:divBdr>
        <w:top w:val="none" w:sz="0" w:space="0" w:color="auto"/>
        <w:left w:val="none" w:sz="0" w:space="0" w:color="auto"/>
        <w:bottom w:val="none" w:sz="0" w:space="0" w:color="auto"/>
        <w:right w:val="none" w:sz="0" w:space="0" w:color="auto"/>
      </w:divBdr>
    </w:div>
    <w:div w:id="1538079239">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49875091">
      <w:bodyDiv w:val="1"/>
      <w:marLeft w:val="0"/>
      <w:marRight w:val="0"/>
      <w:marTop w:val="0"/>
      <w:marBottom w:val="0"/>
      <w:divBdr>
        <w:top w:val="none" w:sz="0" w:space="0" w:color="auto"/>
        <w:left w:val="none" w:sz="0" w:space="0" w:color="auto"/>
        <w:bottom w:val="none" w:sz="0" w:space="0" w:color="auto"/>
        <w:right w:val="none" w:sz="0" w:space="0" w:color="auto"/>
      </w:divBdr>
    </w:div>
    <w:div w:id="1552157485">
      <w:bodyDiv w:val="1"/>
      <w:marLeft w:val="0"/>
      <w:marRight w:val="0"/>
      <w:marTop w:val="0"/>
      <w:marBottom w:val="0"/>
      <w:divBdr>
        <w:top w:val="none" w:sz="0" w:space="0" w:color="auto"/>
        <w:left w:val="none" w:sz="0" w:space="0" w:color="auto"/>
        <w:bottom w:val="none" w:sz="0" w:space="0" w:color="auto"/>
        <w:right w:val="none" w:sz="0" w:space="0" w:color="auto"/>
      </w:divBdr>
    </w:div>
    <w:div w:id="1554656116">
      <w:bodyDiv w:val="1"/>
      <w:marLeft w:val="0"/>
      <w:marRight w:val="0"/>
      <w:marTop w:val="0"/>
      <w:marBottom w:val="0"/>
      <w:divBdr>
        <w:top w:val="none" w:sz="0" w:space="0" w:color="auto"/>
        <w:left w:val="none" w:sz="0" w:space="0" w:color="auto"/>
        <w:bottom w:val="none" w:sz="0" w:space="0" w:color="auto"/>
        <w:right w:val="none" w:sz="0" w:space="0" w:color="auto"/>
      </w:divBdr>
    </w:div>
    <w:div w:id="1556233173">
      <w:bodyDiv w:val="1"/>
      <w:marLeft w:val="0"/>
      <w:marRight w:val="0"/>
      <w:marTop w:val="0"/>
      <w:marBottom w:val="0"/>
      <w:divBdr>
        <w:top w:val="none" w:sz="0" w:space="0" w:color="auto"/>
        <w:left w:val="none" w:sz="0" w:space="0" w:color="auto"/>
        <w:bottom w:val="none" w:sz="0" w:space="0" w:color="auto"/>
        <w:right w:val="none" w:sz="0" w:space="0" w:color="auto"/>
      </w:divBdr>
    </w:div>
    <w:div w:id="1559364984">
      <w:bodyDiv w:val="1"/>
      <w:marLeft w:val="0"/>
      <w:marRight w:val="0"/>
      <w:marTop w:val="0"/>
      <w:marBottom w:val="0"/>
      <w:divBdr>
        <w:top w:val="none" w:sz="0" w:space="0" w:color="auto"/>
        <w:left w:val="none" w:sz="0" w:space="0" w:color="auto"/>
        <w:bottom w:val="none" w:sz="0" w:space="0" w:color="auto"/>
        <w:right w:val="none" w:sz="0" w:space="0" w:color="auto"/>
      </w:divBdr>
    </w:div>
    <w:div w:id="1559508875">
      <w:bodyDiv w:val="1"/>
      <w:marLeft w:val="0"/>
      <w:marRight w:val="0"/>
      <w:marTop w:val="0"/>
      <w:marBottom w:val="0"/>
      <w:divBdr>
        <w:top w:val="none" w:sz="0" w:space="0" w:color="auto"/>
        <w:left w:val="none" w:sz="0" w:space="0" w:color="auto"/>
        <w:bottom w:val="none" w:sz="0" w:space="0" w:color="auto"/>
        <w:right w:val="none" w:sz="0" w:space="0" w:color="auto"/>
      </w:divBdr>
    </w:div>
    <w:div w:id="1559513456">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62862411">
      <w:bodyDiv w:val="1"/>
      <w:marLeft w:val="0"/>
      <w:marRight w:val="0"/>
      <w:marTop w:val="0"/>
      <w:marBottom w:val="0"/>
      <w:divBdr>
        <w:top w:val="none" w:sz="0" w:space="0" w:color="auto"/>
        <w:left w:val="none" w:sz="0" w:space="0" w:color="auto"/>
        <w:bottom w:val="none" w:sz="0" w:space="0" w:color="auto"/>
        <w:right w:val="none" w:sz="0" w:space="0" w:color="auto"/>
      </w:divBdr>
    </w:div>
    <w:div w:id="1564827015">
      <w:bodyDiv w:val="1"/>
      <w:marLeft w:val="0"/>
      <w:marRight w:val="0"/>
      <w:marTop w:val="0"/>
      <w:marBottom w:val="0"/>
      <w:divBdr>
        <w:top w:val="none" w:sz="0" w:space="0" w:color="auto"/>
        <w:left w:val="none" w:sz="0" w:space="0" w:color="auto"/>
        <w:bottom w:val="none" w:sz="0" w:space="0" w:color="auto"/>
        <w:right w:val="none" w:sz="0" w:space="0" w:color="auto"/>
      </w:divBdr>
    </w:div>
    <w:div w:id="1566717293">
      <w:bodyDiv w:val="1"/>
      <w:marLeft w:val="0"/>
      <w:marRight w:val="0"/>
      <w:marTop w:val="0"/>
      <w:marBottom w:val="0"/>
      <w:divBdr>
        <w:top w:val="none" w:sz="0" w:space="0" w:color="auto"/>
        <w:left w:val="none" w:sz="0" w:space="0" w:color="auto"/>
        <w:bottom w:val="none" w:sz="0" w:space="0" w:color="auto"/>
        <w:right w:val="none" w:sz="0" w:space="0" w:color="auto"/>
      </w:divBdr>
    </w:div>
    <w:div w:id="1569195167">
      <w:bodyDiv w:val="1"/>
      <w:marLeft w:val="0"/>
      <w:marRight w:val="0"/>
      <w:marTop w:val="0"/>
      <w:marBottom w:val="0"/>
      <w:divBdr>
        <w:top w:val="none" w:sz="0" w:space="0" w:color="auto"/>
        <w:left w:val="none" w:sz="0" w:space="0" w:color="auto"/>
        <w:bottom w:val="none" w:sz="0" w:space="0" w:color="auto"/>
        <w:right w:val="none" w:sz="0" w:space="0" w:color="auto"/>
      </w:divBdr>
    </w:div>
    <w:div w:id="1573813089">
      <w:bodyDiv w:val="1"/>
      <w:marLeft w:val="0"/>
      <w:marRight w:val="0"/>
      <w:marTop w:val="0"/>
      <w:marBottom w:val="0"/>
      <w:divBdr>
        <w:top w:val="none" w:sz="0" w:space="0" w:color="auto"/>
        <w:left w:val="none" w:sz="0" w:space="0" w:color="auto"/>
        <w:bottom w:val="none" w:sz="0" w:space="0" w:color="auto"/>
        <w:right w:val="none" w:sz="0" w:space="0" w:color="auto"/>
      </w:divBdr>
    </w:div>
    <w:div w:id="1573849882">
      <w:bodyDiv w:val="1"/>
      <w:marLeft w:val="0"/>
      <w:marRight w:val="0"/>
      <w:marTop w:val="0"/>
      <w:marBottom w:val="0"/>
      <w:divBdr>
        <w:top w:val="none" w:sz="0" w:space="0" w:color="auto"/>
        <w:left w:val="none" w:sz="0" w:space="0" w:color="auto"/>
        <w:bottom w:val="none" w:sz="0" w:space="0" w:color="auto"/>
        <w:right w:val="none" w:sz="0" w:space="0" w:color="auto"/>
      </w:divBdr>
    </w:div>
    <w:div w:id="1574659361">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622420981">
          <w:marLeft w:val="1555"/>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sChild>
    </w:div>
    <w:div w:id="1580091435">
      <w:bodyDiv w:val="1"/>
      <w:marLeft w:val="0"/>
      <w:marRight w:val="0"/>
      <w:marTop w:val="0"/>
      <w:marBottom w:val="0"/>
      <w:divBdr>
        <w:top w:val="none" w:sz="0" w:space="0" w:color="auto"/>
        <w:left w:val="none" w:sz="0" w:space="0" w:color="auto"/>
        <w:bottom w:val="none" w:sz="0" w:space="0" w:color="auto"/>
        <w:right w:val="none" w:sz="0" w:space="0" w:color="auto"/>
      </w:divBdr>
    </w:div>
    <w:div w:id="1584992340">
      <w:bodyDiv w:val="1"/>
      <w:marLeft w:val="0"/>
      <w:marRight w:val="0"/>
      <w:marTop w:val="0"/>
      <w:marBottom w:val="0"/>
      <w:divBdr>
        <w:top w:val="none" w:sz="0" w:space="0" w:color="auto"/>
        <w:left w:val="none" w:sz="0" w:space="0" w:color="auto"/>
        <w:bottom w:val="none" w:sz="0" w:space="0" w:color="auto"/>
        <w:right w:val="none" w:sz="0" w:space="0" w:color="auto"/>
      </w:divBdr>
    </w:div>
    <w:div w:id="1590231228">
      <w:bodyDiv w:val="1"/>
      <w:marLeft w:val="0"/>
      <w:marRight w:val="0"/>
      <w:marTop w:val="0"/>
      <w:marBottom w:val="0"/>
      <w:divBdr>
        <w:top w:val="none" w:sz="0" w:space="0" w:color="auto"/>
        <w:left w:val="none" w:sz="0" w:space="0" w:color="auto"/>
        <w:bottom w:val="none" w:sz="0" w:space="0" w:color="auto"/>
        <w:right w:val="none" w:sz="0" w:space="0" w:color="auto"/>
      </w:divBdr>
      <w:divsChild>
        <w:div w:id="1252857540">
          <w:marLeft w:val="0"/>
          <w:marRight w:val="0"/>
          <w:marTop w:val="0"/>
          <w:marBottom w:val="0"/>
          <w:divBdr>
            <w:top w:val="none" w:sz="0" w:space="0" w:color="auto"/>
            <w:left w:val="none" w:sz="0" w:space="0" w:color="auto"/>
            <w:bottom w:val="none" w:sz="0" w:space="0" w:color="auto"/>
            <w:right w:val="none" w:sz="0" w:space="0" w:color="auto"/>
          </w:divBdr>
          <w:divsChild>
            <w:div w:id="12295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6194">
      <w:bodyDiv w:val="1"/>
      <w:marLeft w:val="0"/>
      <w:marRight w:val="0"/>
      <w:marTop w:val="0"/>
      <w:marBottom w:val="0"/>
      <w:divBdr>
        <w:top w:val="none" w:sz="0" w:space="0" w:color="auto"/>
        <w:left w:val="none" w:sz="0" w:space="0" w:color="auto"/>
        <w:bottom w:val="none" w:sz="0" w:space="0" w:color="auto"/>
        <w:right w:val="none" w:sz="0" w:space="0" w:color="auto"/>
      </w:divBdr>
    </w:div>
    <w:div w:id="1602301762">
      <w:bodyDiv w:val="1"/>
      <w:marLeft w:val="0"/>
      <w:marRight w:val="0"/>
      <w:marTop w:val="0"/>
      <w:marBottom w:val="0"/>
      <w:divBdr>
        <w:top w:val="none" w:sz="0" w:space="0" w:color="auto"/>
        <w:left w:val="none" w:sz="0" w:space="0" w:color="auto"/>
        <w:bottom w:val="none" w:sz="0" w:space="0" w:color="auto"/>
        <w:right w:val="none" w:sz="0" w:space="0" w:color="auto"/>
      </w:divBdr>
    </w:div>
    <w:div w:id="1608734725">
      <w:bodyDiv w:val="1"/>
      <w:marLeft w:val="0"/>
      <w:marRight w:val="0"/>
      <w:marTop w:val="0"/>
      <w:marBottom w:val="0"/>
      <w:divBdr>
        <w:top w:val="none" w:sz="0" w:space="0" w:color="auto"/>
        <w:left w:val="none" w:sz="0" w:space="0" w:color="auto"/>
        <w:bottom w:val="none" w:sz="0" w:space="0" w:color="auto"/>
        <w:right w:val="none" w:sz="0" w:space="0" w:color="auto"/>
      </w:divBdr>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625620822">
      <w:bodyDiv w:val="1"/>
      <w:marLeft w:val="0"/>
      <w:marRight w:val="0"/>
      <w:marTop w:val="0"/>
      <w:marBottom w:val="0"/>
      <w:divBdr>
        <w:top w:val="none" w:sz="0" w:space="0" w:color="auto"/>
        <w:left w:val="none" w:sz="0" w:space="0" w:color="auto"/>
        <w:bottom w:val="none" w:sz="0" w:space="0" w:color="auto"/>
        <w:right w:val="none" w:sz="0" w:space="0" w:color="auto"/>
      </w:divBdr>
    </w:div>
    <w:div w:id="1627006981">
      <w:bodyDiv w:val="1"/>
      <w:marLeft w:val="0"/>
      <w:marRight w:val="0"/>
      <w:marTop w:val="0"/>
      <w:marBottom w:val="0"/>
      <w:divBdr>
        <w:top w:val="none" w:sz="0" w:space="0" w:color="auto"/>
        <w:left w:val="none" w:sz="0" w:space="0" w:color="auto"/>
        <w:bottom w:val="none" w:sz="0" w:space="0" w:color="auto"/>
        <w:right w:val="none" w:sz="0" w:space="0" w:color="auto"/>
      </w:divBdr>
    </w:div>
    <w:div w:id="1638027598">
      <w:bodyDiv w:val="1"/>
      <w:marLeft w:val="0"/>
      <w:marRight w:val="0"/>
      <w:marTop w:val="0"/>
      <w:marBottom w:val="0"/>
      <w:divBdr>
        <w:top w:val="none" w:sz="0" w:space="0" w:color="auto"/>
        <w:left w:val="none" w:sz="0" w:space="0" w:color="auto"/>
        <w:bottom w:val="none" w:sz="0" w:space="0" w:color="auto"/>
        <w:right w:val="none" w:sz="0" w:space="0" w:color="auto"/>
      </w:divBdr>
    </w:div>
    <w:div w:id="1644655581">
      <w:bodyDiv w:val="1"/>
      <w:marLeft w:val="0"/>
      <w:marRight w:val="0"/>
      <w:marTop w:val="0"/>
      <w:marBottom w:val="0"/>
      <w:divBdr>
        <w:top w:val="none" w:sz="0" w:space="0" w:color="auto"/>
        <w:left w:val="none" w:sz="0" w:space="0" w:color="auto"/>
        <w:bottom w:val="none" w:sz="0" w:space="0" w:color="auto"/>
        <w:right w:val="none" w:sz="0" w:space="0" w:color="auto"/>
      </w:divBdr>
    </w:div>
    <w:div w:id="1658027022">
      <w:bodyDiv w:val="1"/>
      <w:marLeft w:val="0"/>
      <w:marRight w:val="0"/>
      <w:marTop w:val="0"/>
      <w:marBottom w:val="0"/>
      <w:divBdr>
        <w:top w:val="none" w:sz="0" w:space="0" w:color="auto"/>
        <w:left w:val="none" w:sz="0" w:space="0" w:color="auto"/>
        <w:bottom w:val="none" w:sz="0" w:space="0" w:color="auto"/>
        <w:right w:val="none" w:sz="0" w:space="0" w:color="auto"/>
      </w:divBdr>
      <w:divsChild>
        <w:div w:id="117771804">
          <w:marLeft w:val="0"/>
          <w:marRight w:val="0"/>
          <w:marTop w:val="0"/>
          <w:marBottom w:val="0"/>
          <w:divBdr>
            <w:top w:val="none" w:sz="0" w:space="0" w:color="auto"/>
            <w:left w:val="none" w:sz="0" w:space="0" w:color="auto"/>
            <w:bottom w:val="none" w:sz="0" w:space="0" w:color="auto"/>
            <w:right w:val="none" w:sz="0" w:space="0" w:color="auto"/>
          </w:divBdr>
          <w:divsChild>
            <w:div w:id="18167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9407981">
      <w:bodyDiv w:val="1"/>
      <w:marLeft w:val="0"/>
      <w:marRight w:val="0"/>
      <w:marTop w:val="0"/>
      <w:marBottom w:val="0"/>
      <w:divBdr>
        <w:top w:val="none" w:sz="0" w:space="0" w:color="auto"/>
        <w:left w:val="none" w:sz="0" w:space="0" w:color="auto"/>
        <w:bottom w:val="none" w:sz="0" w:space="0" w:color="auto"/>
        <w:right w:val="none" w:sz="0" w:space="0" w:color="auto"/>
      </w:divBdr>
    </w:div>
    <w:div w:id="1670985170">
      <w:bodyDiv w:val="1"/>
      <w:marLeft w:val="0"/>
      <w:marRight w:val="0"/>
      <w:marTop w:val="0"/>
      <w:marBottom w:val="0"/>
      <w:divBdr>
        <w:top w:val="none" w:sz="0" w:space="0" w:color="auto"/>
        <w:left w:val="none" w:sz="0" w:space="0" w:color="auto"/>
        <w:bottom w:val="none" w:sz="0" w:space="0" w:color="auto"/>
        <w:right w:val="none" w:sz="0" w:space="0" w:color="auto"/>
      </w:divBdr>
    </w:div>
    <w:div w:id="1674723182">
      <w:bodyDiv w:val="1"/>
      <w:marLeft w:val="0"/>
      <w:marRight w:val="0"/>
      <w:marTop w:val="0"/>
      <w:marBottom w:val="0"/>
      <w:divBdr>
        <w:top w:val="none" w:sz="0" w:space="0" w:color="auto"/>
        <w:left w:val="none" w:sz="0" w:space="0" w:color="auto"/>
        <w:bottom w:val="none" w:sz="0" w:space="0" w:color="auto"/>
        <w:right w:val="none" w:sz="0" w:space="0" w:color="auto"/>
      </w:divBdr>
    </w:div>
    <w:div w:id="1690058771">
      <w:bodyDiv w:val="1"/>
      <w:marLeft w:val="0"/>
      <w:marRight w:val="0"/>
      <w:marTop w:val="0"/>
      <w:marBottom w:val="0"/>
      <w:divBdr>
        <w:top w:val="none" w:sz="0" w:space="0" w:color="auto"/>
        <w:left w:val="none" w:sz="0" w:space="0" w:color="auto"/>
        <w:bottom w:val="none" w:sz="0" w:space="0" w:color="auto"/>
        <w:right w:val="none" w:sz="0" w:space="0" w:color="auto"/>
      </w:divBdr>
    </w:div>
    <w:div w:id="1708722577">
      <w:bodyDiv w:val="1"/>
      <w:marLeft w:val="0"/>
      <w:marRight w:val="0"/>
      <w:marTop w:val="0"/>
      <w:marBottom w:val="0"/>
      <w:divBdr>
        <w:top w:val="none" w:sz="0" w:space="0" w:color="auto"/>
        <w:left w:val="none" w:sz="0" w:space="0" w:color="auto"/>
        <w:bottom w:val="none" w:sz="0" w:space="0" w:color="auto"/>
        <w:right w:val="none" w:sz="0" w:space="0" w:color="auto"/>
      </w:divBdr>
    </w:div>
    <w:div w:id="1712924916">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31659748">
      <w:bodyDiv w:val="1"/>
      <w:marLeft w:val="0"/>
      <w:marRight w:val="0"/>
      <w:marTop w:val="0"/>
      <w:marBottom w:val="0"/>
      <w:divBdr>
        <w:top w:val="none" w:sz="0" w:space="0" w:color="auto"/>
        <w:left w:val="none" w:sz="0" w:space="0" w:color="auto"/>
        <w:bottom w:val="none" w:sz="0" w:space="0" w:color="auto"/>
        <w:right w:val="none" w:sz="0" w:space="0" w:color="auto"/>
      </w:divBdr>
    </w:div>
    <w:div w:id="1732314540">
      <w:bodyDiv w:val="1"/>
      <w:marLeft w:val="0"/>
      <w:marRight w:val="0"/>
      <w:marTop w:val="0"/>
      <w:marBottom w:val="0"/>
      <w:divBdr>
        <w:top w:val="none" w:sz="0" w:space="0" w:color="auto"/>
        <w:left w:val="none" w:sz="0" w:space="0" w:color="auto"/>
        <w:bottom w:val="none" w:sz="0" w:space="0" w:color="auto"/>
        <w:right w:val="none" w:sz="0" w:space="0" w:color="auto"/>
      </w:divBdr>
    </w:div>
    <w:div w:id="1734311200">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44525880">
      <w:bodyDiv w:val="1"/>
      <w:marLeft w:val="0"/>
      <w:marRight w:val="0"/>
      <w:marTop w:val="0"/>
      <w:marBottom w:val="0"/>
      <w:divBdr>
        <w:top w:val="none" w:sz="0" w:space="0" w:color="auto"/>
        <w:left w:val="none" w:sz="0" w:space="0" w:color="auto"/>
        <w:bottom w:val="none" w:sz="0" w:space="0" w:color="auto"/>
        <w:right w:val="none" w:sz="0" w:space="0" w:color="auto"/>
      </w:divBdr>
    </w:div>
    <w:div w:id="1753505322">
      <w:bodyDiv w:val="1"/>
      <w:marLeft w:val="0"/>
      <w:marRight w:val="0"/>
      <w:marTop w:val="0"/>
      <w:marBottom w:val="0"/>
      <w:divBdr>
        <w:top w:val="none" w:sz="0" w:space="0" w:color="auto"/>
        <w:left w:val="none" w:sz="0" w:space="0" w:color="auto"/>
        <w:bottom w:val="none" w:sz="0" w:space="0" w:color="auto"/>
        <w:right w:val="none" w:sz="0" w:space="0" w:color="auto"/>
      </w:divBdr>
    </w:div>
    <w:div w:id="1758212277">
      <w:bodyDiv w:val="1"/>
      <w:marLeft w:val="0"/>
      <w:marRight w:val="0"/>
      <w:marTop w:val="0"/>
      <w:marBottom w:val="0"/>
      <w:divBdr>
        <w:top w:val="none" w:sz="0" w:space="0" w:color="auto"/>
        <w:left w:val="none" w:sz="0" w:space="0" w:color="auto"/>
        <w:bottom w:val="none" w:sz="0" w:space="0" w:color="auto"/>
        <w:right w:val="none" w:sz="0" w:space="0" w:color="auto"/>
      </w:divBdr>
    </w:div>
    <w:div w:id="1770586490">
      <w:bodyDiv w:val="1"/>
      <w:marLeft w:val="0"/>
      <w:marRight w:val="0"/>
      <w:marTop w:val="0"/>
      <w:marBottom w:val="0"/>
      <w:divBdr>
        <w:top w:val="none" w:sz="0" w:space="0" w:color="auto"/>
        <w:left w:val="none" w:sz="0" w:space="0" w:color="auto"/>
        <w:bottom w:val="none" w:sz="0" w:space="0" w:color="auto"/>
        <w:right w:val="none" w:sz="0" w:space="0" w:color="auto"/>
      </w:divBdr>
    </w:div>
    <w:div w:id="1786148698">
      <w:bodyDiv w:val="1"/>
      <w:marLeft w:val="0"/>
      <w:marRight w:val="0"/>
      <w:marTop w:val="0"/>
      <w:marBottom w:val="0"/>
      <w:divBdr>
        <w:top w:val="none" w:sz="0" w:space="0" w:color="auto"/>
        <w:left w:val="none" w:sz="0" w:space="0" w:color="auto"/>
        <w:bottom w:val="none" w:sz="0" w:space="0" w:color="auto"/>
        <w:right w:val="none" w:sz="0" w:space="0" w:color="auto"/>
      </w:divBdr>
    </w:div>
    <w:div w:id="1786389523">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4905985">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07773054">
      <w:bodyDiv w:val="1"/>
      <w:marLeft w:val="0"/>
      <w:marRight w:val="0"/>
      <w:marTop w:val="0"/>
      <w:marBottom w:val="0"/>
      <w:divBdr>
        <w:top w:val="none" w:sz="0" w:space="0" w:color="auto"/>
        <w:left w:val="none" w:sz="0" w:space="0" w:color="auto"/>
        <w:bottom w:val="none" w:sz="0" w:space="0" w:color="auto"/>
        <w:right w:val="none" w:sz="0" w:space="0" w:color="auto"/>
      </w:divBdr>
    </w:div>
    <w:div w:id="1808475294">
      <w:bodyDiv w:val="1"/>
      <w:marLeft w:val="0"/>
      <w:marRight w:val="0"/>
      <w:marTop w:val="0"/>
      <w:marBottom w:val="0"/>
      <w:divBdr>
        <w:top w:val="none" w:sz="0" w:space="0" w:color="auto"/>
        <w:left w:val="none" w:sz="0" w:space="0" w:color="auto"/>
        <w:bottom w:val="none" w:sz="0" w:space="0" w:color="auto"/>
        <w:right w:val="none" w:sz="0" w:space="0" w:color="auto"/>
      </w:divBdr>
    </w:div>
    <w:div w:id="1812091434">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7066944">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28859111">
      <w:bodyDiv w:val="1"/>
      <w:marLeft w:val="0"/>
      <w:marRight w:val="0"/>
      <w:marTop w:val="0"/>
      <w:marBottom w:val="0"/>
      <w:divBdr>
        <w:top w:val="none" w:sz="0" w:space="0" w:color="auto"/>
        <w:left w:val="none" w:sz="0" w:space="0" w:color="auto"/>
        <w:bottom w:val="none" w:sz="0" w:space="0" w:color="auto"/>
        <w:right w:val="none" w:sz="0" w:space="0" w:color="auto"/>
      </w:divBdr>
    </w:div>
    <w:div w:id="1848055301">
      <w:bodyDiv w:val="1"/>
      <w:marLeft w:val="0"/>
      <w:marRight w:val="0"/>
      <w:marTop w:val="0"/>
      <w:marBottom w:val="0"/>
      <w:divBdr>
        <w:top w:val="none" w:sz="0" w:space="0" w:color="auto"/>
        <w:left w:val="none" w:sz="0" w:space="0" w:color="auto"/>
        <w:bottom w:val="none" w:sz="0" w:space="0" w:color="auto"/>
        <w:right w:val="none" w:sz="0" w:space="0" w:color="auto"/>
      </w:divBdr>
    </w:div>
    <w:div w:id="1850673886">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56382876">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881239405">
      <w:bodyDiv w:val="1"/>
      <w:marLeft w:val="0"/>
      <w:marRight w:val="0"/>
      <w:marTop w:val="0"/>
      <w:marBottom w:val="0"/>
      <w:divBdr>
        <w:top w:val="none" w:sz="0" w:space="0" w:color="auto"/>
        <w:left w:val="none" w:sz="0" w:space="0" w:color="auto"/>
        <w:bottom w:val="none" w:sz="0" w:space="0" w:color="auto"/>
        <w:right w:val="none" w:sz="0" w:space="0" w:color="auto"/>
      </w:divBdr>
    </w:div>
    <w:div w:id="1886746244">
      <w:bodyDiv w:val="1"/>
      <w:marLeft w:val="0"/>
      <w:marRight w:val="0"/>
      <w:marTop w:val="0"/>
      <w:marBottom w:val="0"/>
      <w:divBdr>
        <w:top w:val="none" w:sz="0" w:space="0" w:color="auto"/>
        <w:left w:val="none" w:sz="0" w:space="0" w:color="auto"/>
        <w:bottom w:val="none" w:sz="0" w:space="0" w:color="auto"/>
        <w:right w:val="none" w:sz="0" w:space="0" w:color="auto"/>
      </w:divBdr>
    </w:div>
    <w:div w:id="1888567264">
      <w:bodyDiv w:val="1"/>
      <w:marLeft w:val="0"/>
      <w:marRight w:val="0"/>
      <w:marTop w:val="0"/>
      <w:marBottom w:val="0"/>
      <w:divBdr>
        <w:top w:val="none" w:sz="0" w:space="0" w:color="auto"/>
        <w:left w:val="none" w:sz="0" w:space="0" w:color="auto"/>
        <w:bottom w:val="none" w:sz="0" w:space="0" w:color="auto"/>
        <w:right w:val="none" w:sz="0" w:space="0" w:color="auto"/>
      </w:divBdr>
    </w:div>
    <w:div w:id="1893885388">
      <w:bodyDiv w:val="1"/>
      <w:marLeft w:val="0"/>
      <w:marRight w:val="0"/>
      <w:marTop w:val="0"/>
      <w:marBottom w:val="0"/>
      <w:divBdr>
        <w:top w:val="none" w:sz="0" w:space="0" w:color="auto"/>
        <w:left w:val="none" w:sz="0" w:space="0" w:color="auto"/>
        <w:bottom w:val="none" w:sz="0" w:space="0" w:color="auto"/>
        <w:right w:val="none" w:sz="0" w:space="0" w:color="auto"/>
      </w:divBdr>
    </w:div>
    <w:div w:id="1907835802">
      <w:bodyDiv w:val="1"/>
      <w:marLeft w:val="0"/>
      <w:marRight w:val="0"/>
      <w:marTop w:val="0"/>
      <w:marBottom w:val="0"/>
      <w:divBdr>
        <w:top w:val="none" w:sz="0" w:space="0" w:color="auto"/>
        <w:left w:val="none" w:sz="0" w:space="0" w:color="auto"/>
        <w:bottom w:val="none" w:sz="0" w:space="0" w:color="auto"/>
        <w:right w:val="none" w:sz="0" w:space="0" w:color="auto"/>
      </w:divBdr>
    </w:div>
    <w:div w:id="1913463030">
      <w:bodyDiv w:val="1"/>
      <w:marLeft w:val="0"/>
      <w:marRight w:val="0"/>
      <w:marTop w:val="0"/>
      <w:marBottom w:val="0"/>
      <w:divBdr>
        <w:top w:val="none" w:sz="0" w:space="0" w:color="auto"/>
        <w:left w:val="none" w:sz="0" w:space="0" w:color="auto"/>
        <w:bottom w:val="none" w:sz="0" w:space="0" w:color="auto"/>
        <w:right w:val="none" w:sz="0" w:space="0" w:color="auto"/>
      </w:divBdr>
    </w:div>
    <w:div w:id="1914700606">
      <w:bodyDiv w:val="1"/>
      <w:marLeft w:val="0"/>
      <w:marRight w:val="0"/>
      <w:marTop w:val="0"/>
      <w:marBottom w:val="0"/>
      <w:divBdr>
        <w:top w:val="none" w:sz="0" w:space="0" w:color="auto"/>
        <w:left w:val="none" w:sz="0" w:space="0" w:color="auto"/>
        <w:bottom w:val="none" w:sz="0" w:space="0" w:color="auto"/>
        <w:right w:val="none" w:sz="0" w:space="0" w:color="auto"/>
      </w:divBdr>
    </w:div>
    <w:div w:id="1920283363">
      <w:bodyDiv w:val="1"/>
      <w:marLeft w:val="0"/>
      <w:marRight w:val="0"/>
      <w:marTop w:val="0"/>
      <w:marBottom w:val="0"/>
      <w:divBdr>
        <w:top w:val="none" w:sz="0" w:space="0" w:color="auto"/>
        <w:left w:val="none" w:sz="0" w:space="0" w:color="auto"/>
        <w:bottom w:val="none" w:sz="0" w:space="0" w:color="auto"/>
        <w:right w:val="none" w:sz="0" w:space="0" w:color="auto"/>
      </w:divBdr>
    </w:div>
    <w:div w:id="1930383626">
      <w:bodyDiv w:val="1"/>
      <w:marLeft w:val="0"/>
      <w:marRight w:val="0"/>
      <w:marTop w:val="0"/>
      <w:marBottom w:val="0"/>
      <w:divBdr>
        <w:top w:val="none" w:sz="0" w:space="0" w:color="auto"/>
        <w:left w:val="none" w:sz="0" w:space="0" w:color="auto"/>
        <w:bottom w:val="none" w:sz="0" w:space="0" w:color="auto"/>
        <w:right w:val="none" w:sz="0" w:space="0" w:color="auto"/>
      </w:divBdr>
    </w:div>
    <w:div w:id="1930578926">
      <w:bodyDiv w:val="1"/>
      <w:marLeft w:val="0"/>
      <w:marRight w:val="0"/>
      <w:marTop w:val="0"/>
      <w:marBottom w:val="0"/>
      <w:divBdr>
        <w:top w:val="none" w:sz="0" w:space="0" w:color="auto"/>
        <w:left w:val="none" w:sz="0" w:space="0" w:color="auto"/>
        <w:bottom w:val="none" w:sz="0" w:space="0" w:color="auto"/>
        <w:right w:val="none" w:sz="0" w:space="0" w:color="auto"/>
      </w:divBdr>
    </w:div>
    <w:div w:id="1931354980">
      <w:bodyDiv w:val="1"/>
      <w:marLeft w:val="0"/>
      <w:marRight w:val="0"/>
      <w:marTop w:val="0"/>
      <w:marBottom w:val="0"/>
      <w:divBdr>
        <w:top w:val="none" w:sz="0" w:space="0" w:color="auto"/>
        <w:left w:val="none" w:sz="0" w:space="0" w:color="auto"/>
        <w:bottom w:val="none" w:sz="0" w:space="0" w:color="auto"/>
        <w:right w:val="none" w:sz="0" w:space="0" w:color="auto"/>
      </w:divBdr>
    </w:div>
    <w:div w:id="1938710180">
      <w:bodyDiv w:val="1"/>
      <w:marLeft w:val="0"/>
      <w:marRight w:val="0"/>
      <w:marTop w:val="0"/>
      <w:marBottom w:val="0"/>
      <w:divBdr>
        <w:top w:val="none" w:sz="0" w:space="0" w:color="auto"/>
        <w:left w:val="none" w:sz="0" w:space="0" w:color="auto"/>
        <w:bottom w:val="none" w:sz="0" w:space="0" w:color="auto"/>
        <w:right w:val="none" w:sz="0" w:space="0" w:color="auto"/>
      </w:divBdr>
    </w:div>
    <w:div w:id="1946889377">
      <w:bodyDiv w:val="1"/>
      <w:marLeft w:val="0"/>
      <w:marRight w:val="0"/>
      <w:marTop w:val="0"/>
      <w:marBottom w:val="0"/>
      <w:divBdr>
        <w:top w:val="none" w:sz="0" w:space="0" w:color="auto"/>
        <w:left w:val="none" w:sz="0" w:space="0" w:color="auto"/>
        <w:bottom w:val="none" w:sz="0" w:space="0" w:color="auto"/>
        <w:right w:val="none" w:sz="0" w:space="0" w:color="auto"/>
      </w:divBdr>
    </w:div>
    <w:div w:id="1948537900">
      <w:bodyDiv w:val="1"/>
      <w:marLeft w:val="0"/>
      <w:marRight w:val="0"/>
      <w:marTop w:val="0"/>
      <w:marBottom w:val="0"/>
      <w:divBdr>
        <w:top w:val="none" w:sz="0" w:space="0" w:color="auto"/>
        <w:left w:val="none" w:sz="0" w:space="0" w:color="auto"/>
        <w:bottom w:val="none" w:sz="0" w:space="0" w:color="auto"/>
        <w:right w:val="none" w:sz="0" w:space="0" w:color="auto"/>
      </w:divBdr>
    </w:div>
    <w:div w:id="1964339186">
      <w:bodyDiv w:val="1"/>
      <w:marLeft w:val="0"/>
      <w:marRight w:val="0"/>
      <w:marTop w:val="0"/>
      <w:marBottom w:val="0"/>
      <w:divBdr>
        <w:top w:val="none" w:sz="0" w:space="0" w:color="auto"/>
        <w:left w:val="none" w:sz="0" w:space="0" w:color="auto"/>
        <w:bottom w:val="none" w:sz="0" w:space="0" w:color="auto"/>
        <w:right w:val="none" w:sz="0" w:space="0" w:color="auto"/>
      </w:divBdr>
    </w:div>
    <w:div w:id="1965306360">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1975212285">
      <w:bodyDiv w:val="1"/>
      <w:marLeft w:val="0"/>
      <w:marRight w:val="0"/>
      <w:marTop w:val="0"/>
      <w:marBottom w:val="0"/>
      <w:divBdr>
        <w:top w:val="none" w:sz="0" w:space="0" w:color="auto"/>
        <w:left w:val="none" w:sz="0" w:space="0" w:color="auto"/>
        <w:bottom w:val="none" w:sz="0" w:space="0" w:color="auto"/>
        <w:right w:val="none" w:sz="0" w:space="0" w:color="auto"/>
      </w:divBdr>
    </w:div>
    <w:div w:id="1977758674">
      <w:bodyDiv w:val="1"/>
      <w:marLeft w:val="0"/>
      <w:marRight w:val="0"/>
      <w:marTop w:val="0"/>
      <w:marBottom w:val="0"/>
      <w:divBdr>
        <w:top w:val="none" w:sz="0" w:space="0" w:color="auto"/>
        <w:left w:val="none" w:sz="0" w:space="0" w:color="auto"/>
        <w:bottom w:val="none" w:sz="0" w:space="0" w:color="auto"/>
        <w:right w:val="none" w:sz="0" w:space="0" w:color="auto"/>
      </w:divBdr>
    </w:div>
    <w:div w:id="1978299503">
      <w:bodyDiv w:val="1"/>
      <w:marLeft w:val="0"/>
      <w:marRight w:val="0"/>
      <w:marTop w:val="0"/>
      <w:marBottom w:val="0"/>
      <w:divBdr>
        <w:top w:val="none" w:sz="0" w:space="0" w:color="auto"/>
        <w:left w:val="none" w:sz="0" w:space="0" w:color="auto"/>
        <w:bottom w:val="none" w:sz="0" w:space="0" w:color="auto"/>
        <w:right w:val="none" w:sz="0" w:space="0" w:color="auto"/>
      </w:divBdr>
    </w:div>
    <w:div w:id="1981382613">
      <w:bodyDiv w:val="1"/>
      <w:marLeft w:val="0"/>
      <w:marRight w:val="0"/>
      <w:marTop w:val="0"/>
      <w:marBottom w:val="0"/>
      <w:divBdr>
        <w:top w:val="none" w:sz="0" w:space="0" w:color="auto"/>
        <w:left w:val="none" w:sz="0" w:space="0" w:color="auto"/>
        <w:bottom w:val="none" w:sz="0" w:space="0" w:color="auto"/>
        <w:right w:val="none" w:sz="0" w:space="0" w:color="auto"/>
      </w:divBdr>
    </w:div>
    <w:div w:id="1985500386">
      <w:bodyDiv w:val="1"/>
      <w:marLeft w:val="0"/>
      <w:marRight w:val="0"/>
      <w:marTop w:val="0"/>
      <w:marBottom w:val="0"/>
      <w:divBdr>
        <w:top w:val="none" w:sz="0" w:space="0" w:color="auto"/>
        <w:left w:val="none" w:sz="0" w:space="0" w:color="auto"/>
        <w:bottom w:val="none" w:sz="0" w:space="0" w:color="auto"/>
        <w:right w:val="none" w:sz="0" w:space="0" w:color="auto"/>
      </w:divBdr>
    </w:div>
    <w:div w:id="1990405178">
      <w:bodyDiv w:val="1"/>
      <w:marLeft w:val="0"/>
      <w:marRight w:val="0"/>
      <w:marTop w:val="0"/>
      <w:marBottom w:val="0"/>
      <w:divBdr>
        <w:top w:val="none" w:sz="0" w:space="0" w:color="auto"/>
        <w:left w:val="none" w:sz="0" w:space="0" w:color="auto"/>
        <w:bottom w:val="none" w:sz="0" w:space="0" w:color="auto"/>
        <w:right w:val="none" w:sz="0" w:space="0" w:color="auto"/>
      </w:divBdr>
    </w:div>
    <w:div w:id="1997605631">
      <w:bodyDiv w:val="1"/>
      <w:marLeft w:val="0"/>
      <w:marRight w:val="0"/>
      <w:marTop w:val="0"/>
      <w:marBottom w:val="0"/>
      <w:divBdr>
        <w:top w:val="none" w:sz="0" w:space="0" w:color="auto"/>
        <w:left w:val="none" w:sz="0" w:space="0" w:color="auto"/>
        <w:bottom w:val="none" w:sz="0" w:space="0" w:color="auto"/>
        <w:right w:val="none" w:sz="0" w:space="0" w:color="auto"/>
      </w:divBdr>
    </w:div>
    <w:div w:id="2000040604">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10598082">
      <w:bodyDiv w:val="1"/>
      <w:marLeft w:val="0"/>
      <w:marRight w:val="0"/>
      <w:marTop w:val="0"/>
      <w:marBottom w:val="0"/>
      <w:divBdr>
        <w:top w:val="none" w:sz="0" w:space="0" w:color="auto"/>
        <w:left w:val="none" w:sz="0" w:space="0" w:color="auto"/>
        <w:bottom w:val="none" w:sz="0" w:space="0" w:color="auto"/>
        <w:right w:val="none" w:sz="0" w:space="0" w:color="auto"/>
      </w:divBdr>
    </w:div>
    <w:div w:id="2014529569">
      <w:bodyDiv w:val="1"/>
      <w:marLeft w:val="0"/>
      <w:marRight w:val="0"/>
      <w:marTop w:val="0"/>
      <w:marBottom w:val="0"/>
      <w:divBdr>
        <w:top w:val="none" w:sz="0" w:space="0" w:color="auto"/>
        <w:left w:val="none" w:sz="0" w:space="0" w:color="auto"/>
        <w:bottom w:val="none" w:sz="0" w:space="0" w:color="auto"/>
        <w:right w:val="none" w:sz="0" w:space="0" w:color="auto"/>
      </w:divBdr>
    </w:div>
    <w:div w:id="2019000098">
      <w:bodyDiv w:val="1"/>
      <w:marLeft w:val="0"/>
      <w:marRight w:val="0"/>
      <w:marTop w:val="0"/>
      <w:marBottom w:val="0"/>
      <w:divBdr>
        <w:top w:val="none" w:sz="0" w:space="0" w:color="auto"/>
        <w:left w:val="none" w:sz="0" w:space="0" w:color="auto"/>
        <w:bottom w:val="none" w:sz="0" w:space="0" w:color="auto"/>
        <w:right w:val="none" w:sz="0" w:space="0" w:color="auto"/>
      </w:divBdr>
    </w:div>
    <w:div w:id="2024161634">
      <w:bodyDiv w:val="1"/>
      <w:marLeft w:val="0"/>
      <w:marRight w:val="0"/>
      <w:marTop w:val="0"/>
      <w:marBottom w:val="0"/>
      <w:divBdr>
        <w:top w:val="none" w:sz="0" w:space="0" w:color="auto"/>
        <w:left w:val="none" w:sz="0" w:space="0" w:color="auto"/>
        <w:bottom w:val="none" w:sz="0" w:space="0" w:color="auto"/>
        <w:right w:val="none" w:sz="0" w:space="0" w:color="auto"/>
      </w:divBdr>
    </w:div>
    <w:div w:id="2032216456">
      <w:bodyDiv w:val="1"/>
      <w:marLeft w:val="0"/>
      <w:marRight w:val="0"/>
      <w:marTop w:val="0"/>
      <w:marBottom w:val="0"/>
      <w:divBdr>
        <w:top w:val="none" w:sz="0" w:space="0" w:color="auto"/>
        <w:left w:val="none" w:sz="0" w:space="0" w:color="auto"/>
        <w:bottom w:val="none" w:sz="0" w:space="0" w:color="auto"/>
        <w:right w:val="none" w:sz="0" w:space="0" w:color="auto"/>
      </w:divBdr>
    </w:div>
    <w:div w:id="2039574326">
      <w:bodyDiv w:val="1"/>
      <w:marLeft w:val="0"/>
      <w:marRight w:val="0"/>
      <w:marTop w:val="0"/>
      <w:marBottom w:val="0"/>
      <w:divBdr>
        <w:top w:val="none" w:sz="0" w:space="0" w:color="auto"/>
        <w:left w:val="none" w:sz="0" w:space="0" w:color="auto"/>
        <w:bottom w:val="none" w:sz="0" w:space="0" w:color="auto"/>
        <w:right w:val="none" w:sz="0" w:space="0" w:color="auto"/>
      </w:divBdr>
    </w:div>
    <w:div w:id="2046171379">
      <w:bodyDiv w:val="1"/>
      <w:marLeft w:val="0"/>
      <w:marRight w:val="0"/>
      <w:marTop w:val="0"/>
      <w:marBottom w:val="0"/>
      <w:divBdr>
        <w:top w:val="none" w:sz="0" w:space="0" w:color="auto"/>
        <w:left w:val="none" w:sz="0" w:space="0" w:color="auto"/>
        <w:bottom w:val="none" w:sz="0" w:space="0" w:color="auto"/>
        <w:right w:val="none" w:sz="0" w:space="0" w:color="auto"/>
      </w:divBdr>
    </w:div>
    <w:div w:id="2051151803">
      <w:bodyDiv w:val="1"/>
      <w:marLeft w:val="0"/>
      <w:marRight w:val="0"/>
      <w:marTop w:val="0"/>
      <w:marBottom w:val="0"/>
      <w:divBdr>
        <w:top w:val="none" w:sz="0" w:space="0" w:color="auto"/>
        <w:left w:val="none" w:sz="0" w:space="0" w:color="auto"/>
        <w:bottom w:val="none" w:sz="0" w:space="0" w:color="auto"/>
        <w:right w:val="none" w:sz="0" w:space="0" w:color="auto"/>
      </w:divBdr>
    </w:div>
    <w:div w:id="2073772014">
      <w:bodyDiv w:val="1"/>
      <w:marLeft w:val="0"/>
      <w:marRight w:val="0"/>
      <w:marTop w:val="0"/>
      <w:marBottom w:val="0"/>
      <w:divBdr>
        <w:top w:val="none" w:sz="0" w:space="0" w:color="auto"/>
        <w:left w:val="none" w:sz="0" w:space="0" w:color="auto"/>
        <w:bottom w:val="none" w:sz="0" w:space="0" w:color="auto"/>
        <w:right w:val="none" w:sz="0" w:space="0" w:color="auto"/>
      </w:divBdr>
    </w:div>
    <w:div w:id="2074348355">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097939732">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 w:id="2105303811">
      <w:bodyDiv w:val="1"/>
      <w:marLeft w:val="0"/>
      <w:marRight w:val="0"/>
      <w:marTop w:val="0"/>
      <w:marBottom w:val="0"/>
      <w:divBdr>
        <w:top w:val="none" w:sz="0" w:space="0" w:color="auto"/>
        <w:left w:val="none" w:sz="0" w:space="0" w:color="auto"/>
        <w:bottom w:val="none" w:sz="0" w:space="0" w:color="auto"/>
        <w:right w:val="none" w:sz="0" w:space="0" w:color="auto"/>
      </w:divBdr>
    </w:div>
    <w:div w:id="2108652019">
      <w:bodyDiv w:val="1"/>
      <w:marLeft w:val="0"/>
      <w:marRight w:val="0"/>
      <w:marTop w:val="0"/>
      <w:marBottom w:val="0"/>
      <w:divBdr>
        <w:top w:val="none" w:sz="0" w:space="0" w:color="auto"/>
        <w:left w:val="none" w:sz="0" w:space="0" w:color="auto"/>
        <w:bottom w:val="none" w:sz="0" w:space="0" w:color="auto"/>
        <w:right w:val="none" w:sz="0" w:space="0" w:color="auto"/>
      </w:divBdr>
    </w:div>
    <w:div w:id="2122527066">
      <w:bodyDiv w:val="1"/>
      <w:marLeft w:val="0"/>
      <w:marRight w:val="0"/>
      <w:marTop w:val="0"/>
      <w:marBottom w:val="0"/>
      <w:divBdr>
        <w:top w:val="none" w:sz="0" w:space="0" w:color="auto"/>
        <w:left w:val="none" w:sz="0" w:space="0" w:color="auto"/>
        <w:bottom w:val="none" w:sz="0" w:space="0" w:color="auto"/>
        <w:right w:val="none" w:sz="0" w:space="0" w:color="auto"/>
      </w:divBdr>
    </w:div>
    <w:div w:id="21261466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043">
          <w:marLeft w:val="0"/>
          <w:marRight w:val="0"/>
          <w:marTop w:val="0"/>
          <w:marBottom w:val="0"/>
          <w:divBdr>
            <w:top w:val="none" w:sz="0" w:space="0" w:color="auto"/>
            <w:left w:val="none" w:sz="0" w:space="0" w:color="auto"/>
            <w:bottom w:val="none" w:sz="0" w:space="0" w:color="auto"/>
            <w:right w:val="none" w:sz="0" w:space="0" w:color="auto"/>
          </w:divBdr>
          <w:divsChild>
            <w:div w:id="293219416">
              <w:marLeft w:val="0"/>
              <w:marRight w:val="0"/>
              <w:marTop w:val="0"/>
              <w:marBottom w:val="0"/>
              <w:divBdr>
                <w:top w:val="none" w:sz="0" w:space="0" w:color="auto"/>
                <w:left w:val="none" w:sz="0" w:space="0" w:color="auto"/>
                <w:bottom w:val="none" w:sz="0" w:space="0" w:color="auto"/>
                <w:right w:val="none" w:sz="0" w:space="0" w:color="auto"/>
              </w:divBdr>
              <w:divsChild>
                <w:div w:id="1379355490">
                  <w:marLeft w:val="0"/>
                  <w:marRight w:val="0"/>
                  <w:marTop w:val="0"/>
                  <w:marBottom w:val="0"/>
                  <w:divBdr>
                    <w:top w:val="none" w:sz="0" w:space="0" w:color="auto"/>
                    <w:left w:val="none" w:sz="0" w:space="0" w:color="auto"/>
                    <w:bottom w:val="none" w:sz="0" w:space="0" w:color="auto"/>
                    <w:right w:val="none" w:sz="0" w:space="0" w:color="auto"/>
                  </w:divBdr>
                  <w:divsChild>
                    <w:div w:id="1487941838">
                      <w:marLeft w:val="0"/>
                      <w:marRight w:val="0"/>
                      <w:marTop w:val="0"/>
                      <w:marBottom w:val="0"/>
                      <w:divBdr>
                        <w:top w:val="none" w:sz="0" w:space="0" w:color="auto"/>
                        <w:left w:val="none" w:sz="0" w:space="0" w:color="auto"/>
                        <w:bottom w:val="none" w:sz="0" w:space="0" w:color="auto"/>
                        <w:right w:val="none" w:sz="0" w:space="0" w:color="auto"/>
                      </w:divBdr>
                      <w:divsChild>
                        <w:div w:id="1148011323">
                          <w:marLeft w:val="0"/>
                          <w:marRight w:val="0"/>
                          <w:marTop w:val="0"/>
                          <w:marBottom w:val="0"/>
                          <w:divBdr>
                            <w:top w:val="none" w:sz="0" w:space="0" w:color="auto"/>
                            <w:left w:val="none" w:sz="0" w:space="0" w:color="auto"/>
                            <w:bottom w:val="none" w:sz="0" w:space="0" w:color="auto"/>
                            <w:right w:val="none" w:sz="0" w:space="0" w:color="auto"/>
                          </w:divBdr>
                          <w:divsChild>
                            <w:div w:id="261258270">
                              <w:marLeft w:val="0"/>
                              <w:marRight w:val="0"/>
                              <w:marTop w:val="0"/>
                              <w:marBottom w:val="0"/>
                              <w:divBdr>
                                <w:top w:val="none" w:sz="0" w:space="0" w:color="auto"/>
                                <w:left w:val="none" w:sz="0" w:space="0" w:color="auto"/>
                                <w:bottom w:val="none" w:sz="0" w:space="0" w:color="auto"/>
                                <w:right w:val="none" w:sz="0" w:space="0" w:color="auto"/>
                              </w:divBdr>
                              <w:divsChild>
                                <w:div w:id="1679849034">
                                  <w:marLeft w:val="0"/>
                                  <w:marRight w:val="0"/>
                                  <w:marTop w:val="0"/>
                                  <w:marBottom w:val="0"/>
                                  <w:divBdr>
                                    <w:top w:val="none" w:sz="0" w:space="0" w:color="auto"/>
                                    <w:left w:val="none" w:sz="0" w:space="0" w:color="auto"/>
                                    <w:bottom w:val="none" w:sz="0" w:space="0" w:color="auto"/>
                                    <w:right w:val="none" w:sz="0" w:space="0" w:color="auto"/>
                                  </w:divBdr>
                                  <w:divsChild>
                                    <w:div w:id="210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microsoft.com/office/2016/09/relationships/commentsIds" Target="commentsIds.xml"/><Relationship Id="rId39" Type="http://schemas.openxmlformats.org/officeDocument/2006/relationships/image" Target="media/image20.svg"/><Relationship Id="rId21" Type="http://schemas.openxmlformats.org/officeDocument/2006/relationships/image" Target="media/image8.png"/><Relationship Id="rId34" Type="http://schemas.openxmlformats.org/officeDocument/2006/relationships/image" Target="media/image16.emf"/><Relationship Id="rId42" Type="http://schemas.openxmlformats.org/officeDocument/2006/relationships/hyperlink" Target="https://ecm.sckcen.be/OTCS/llisapi.dll/link/56057080" TargetMode="External"/><Relationship Id="rId47" Type="http://schemas.openxmlformats.org/officeDocument/2006/relationships/hyperlink" Target="https://ecm.sckcen.be/OTCS/llisapi.dll/Overview/81912936" TargetMode="External"/><Relationship Id="rId50" Type="http://schemas.openxmlformats.org/officeDocument/2006/relationships/hyperlink" Target="https://ecm.sckcen.be/OTCS/llisapi.dll/Overview/81912893" TargetMode="External"/><Relationship Id="rId55"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microsoft.com/office/2011/relationships/commentsExtended" Target="commentsExtended.xml"/><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hyperlink" Target="https://ecm.sckcen.be/OTCS/llisapi.dll/Overview/53012565" TargetMode="Externa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image" Target="media/image12.emf"/><Relationship Id="rId41" Type="http://schemas.openxmlformats.org/officeDocument/2006/relationships/hyperlink" Target="https://ecm.sckcen.be/OTCS/llisapi.dll/Overview/89811518"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omments" Target="comments.xml"/><Relationship Id="rId32" Type="http://schemas.openxmlformats.org/officeDocument/2006/relationships/hyperlink" Target="https://polarion.sckcen.be/polarion/module-attachment/MYRRHA/CIS/QPLANT%20-%20CIS%20Supplementary%20Requirements/diagram_20241202-1457.47868.mxg.svg?revision=95157" TargetMode="External"/><Relationship Id="rId37" Type="http://schemas.openxmlformats.org/officeDocument/2006/relationships/image" Target="media/image18.png"/><Relationship Id="rId40" Type="http://schemas.openxmlformats.org/officeDocument/2006/relationships/hyperlink" Target="https://ecm.sckcen.be/OTCS/llisapi.dll/link/81777062" TargetMode="External"/><Relationship Id="rId45" Type="http://schemas.openxmlformats.org/officeDocument/2006/relationships/hyperlink" Target="https://ecm.sckcen.be/OTCS/llisapi.dll/overview/81913579" TargetMode="External"/><Relationship Id="rId53" Type="http://schemas.openxmlformats.org/officeDocument/2006/relationships/hyperlink" Target="https://ecm.sckcen.be/OTCS/llisapi.dll/Overview/81912050"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svg"/><Relationship Id="rId28" Type="http://schemas.openxmlformats.org/officeDocument/2006/relationships/image" Target="media/image11.emf"/><Relationship Id="rId36" Type="http://schemas.openxmlformats.org/officeDocument/2006/relationships/package" Target="embeddings/Microsoft_Visio_Drawing.vsdx"/><Relationship Id="rId49" Type="http://schemas.openxmlformats.org/officeDocument/2006/relationships/hyperlink" Target="https://ecm.sckcen.be/OTCS/llisapi.dll/Overview/81913862" TargetMode="External"/><Relationship Id="rId10" Type="http://schemas.openxmlformats.org/officeDocument/2006/relationships/header" Target="header1.xml"/><Relationship Id="rId19" Type="http://schemas.openxmlformats.org/officeDocument/2006/relationships/image" Target="media/image6.svg"/><Relationship Id="rId31" Type="http://schemas.openxmlformats.org/officeDocument/2006/relationships/image" Target="media/image14.png"/><Relationship Id="rId44" Type="http://schemas.openxmlformats.org/officeDocument/2006/relationships/hyperlink" Target="https://ecm.sckcen.be/OTCS/llisapi.dll/Overview/81913364" TargetMode="External"/><Relationship Id="rId52" Type="http://schemas.openxmlformats.org/officeDocument/2006/relationships/hyperlink" Target="https://ecm.sckcen.be/OTCS/llisapi.dll/Overview/8191336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microsoft.com/office/2018/08/relationships/commentsExtensible" Target="commentsExtensible.xml"/><Relationship Id="rId30" Type="http://schemas.openxmlformats.org/officeDocument/2006/relationships/image" Target="media/image13.jpeg"/><Relationship Id="rId35" Type="http://schemas.openxmlformats.org/officeDocument/2006/relationships/image" Target="media/image17.emf"/><Relationship Id="rId43" Type="http://schemas.openxmlformats.org/officeDocument/2006/relationships/hyperlink" Target="https://ecm.sckcen.be/OTCS/llisapi.dll/Overview/81912295" TargetMode="External"/><Relationship Id="rId48" Type="http://schemas.openxmlformats.org/officeDocument/2006/relationships/hyperlink" Target="https://ecm.sckcen.be/OTCS/llisapi.dll/link/89816164" TargetMode="External"/><Relationship Id="rId56" Type="http://schemas.openxmlformats.org/officeDocument/2006/relationships/theme" Target="theme/theme1.xml"/><Relationship Id="rId8" Type="http://schemas.openxmlformats.org/officeDocument/2006/relationships/hyperlink" Target="http://www.sckcen.be" TargetMode="External"/><Relationship Id="rId51" Type="http://schemas.openxmlformats.org/officeDocument/2006/relationships/hyperlink" Target="https://ecm.sckcen.be/OTCS/llisapi.dll/Overview/81912045"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101</Pages>
  <Words>37765</Words>
  <Characters>215262</Characters>
  <Application>Microsoft Office Word</Application>
  <DocSecurity>0</DocSecurity>
  <Lines>1793</Lines>
  <Paragraphs>505</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252522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Dorda Ulrich</cp:lastModifiedBy>
  <cp:revision>293</cp:revision>
  <cp:lastPrinted>2025-09-09T10:25:00Z</cp:lastPrinted>
  <dcterms:created xsi:type="dcterms:W3CDTF">2025-10-17T13:05:00Z</dcterms:created>
  <dcterms:modified xsi:type="dcterms:W3CDTF">2025-10-24T09:40:00Z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90508872</vt:lpwstr>
  </property>
  <property fmtid="{D5CDD505-2E9C-101B-9397-08002B2CF9AE}" pid="3" name="Name">
    <vt:lpwstr>Addendum II -  Cryoplant Technical Requirements</vt:lpwstr>
  </property>
  <property fmtid="{D5CDD505-2E9C-101B-9397-08002B2CF9AE}" pid="4" name="Common Attributes_Reference Number">
    <vt:lpwstr>SCK CEN/90508872</vt:lpwstr>
  </property>
  <property fmtid="{D5CDD505-2E9C-101B-9397-08002B2CF9AE}" pid="5" name="Common Attributes_Short Reference">
    <vt:lpwstr>SCK CEN/90508872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Pedro do Rego Lima</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https://ecm.sckcen.be/OTCS/llisapi.dll/open/90508872</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2025-02-18T07:55:30Z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ies>
</file>