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F1AC" w14:textId="37B62814" w:rsidR="001A691B" w:rsidRPr="0056208B" w:rsidRDefault="001A691B" w:rsidP="00330932"/>
    <w:p w14:paraId="642819D7" w14:textId="77777777" w:rsidR="001A691B" w:rsidRPr="0056208B" w:rsidRDefault="001A691B" w:rsidP="00330932"/>
    <w:p w14:paraId="71743C72" w14:textId="749EFA13" w:rsidR="00CC6880" w:rsidRPr="0056208B" w:rsidRDefault="0085540D" w:rsidP="00330932">
      <w:r w:rsidRPr="0056208B">
        <w:t>SCK CEN</w:t>
      </w:r>
      <w:r w:rsidR="00CC6880" w:rsidRPr="0056208B">
        <w:t xml:space="preserve"> Ref.: </w:t>
      </w:r>
      <w:fldSimple w:instr=" DOCPROPERTY  &quot;Common Attributes_Short Reference&quot;  \* MERGEFORMAT ">
        <w:r w:rsidR="00D62D30">
          <w:t>SCK CEN/90508872</w:t>
        </w:r>
      </w:fldSimple>
    </w:p>
    <w:p w14:paraId="14468194" w14:textId="77777777" w:rsidR="00CC6880" w:rsidRPr="0056208B" w:rsidRDefault="00CC6880" w:rsidP="00330932"/>
    <w:p w14:paraId="6FE5D864" w14:textId="77777777" w:rsidR="001A691B" w:rsidRPr="0056208B" w:rsidRDefault="001A691B" w:rsidP="00330932"/>
    <w:p w14:paraId="5FAB550F" w14:textId="77777777" w:rsidR="001A691B" w:rsidRPr="0056208B" w:rsidRDefault="001A691B" w:rsidP="00330932"/>
    <w:p w14:paraId="4AEB0D78" w14:textId="3F83FB85" w:rsidR="00CC6880" w:rsidRPr="0056208B" w:rsidRDefault="00CC6880" w:rsidP="00330932">
      <w:pPr>
        <w:rPr>
          <w:color w:val="562873"/>
          <w:sz w:val="40"/>
          <w:szCs w:val="40"/>
        </w:rPr>
      </w:pPr>
      <w:r w:rsidRPr="0056208B">
        <w:rPr>
          <w:color w:val="562873"/>
          <w:sz w:val="40"/>
          <w:szCs w:val="40"/>
        </w:rPr>
        <w:fldChar w:fldCharType="begin"/>
      </w:r>
      <w:r w:rsidRPr="0056208B">
        <w:rPr>
          <w:color w:val="562873"/>
          <w:sz w:val="40"/>
          <w:szCs w:val="40"/>
        </w:rPr>
        <w:instrText xml:space="preserve"> DOCPROPERTY  Name  \* MERGEFORMAT </w:instrText>
      </w:r>
      <w:r w:rsidRPr="0056208B">
        <w:rPr>
          <w:color w:val="562873"/>
          <w:sz w:val="40"/>
          <w:szCs w:val="40"/>
        </w:rPr>
        <w:fldChar w:fldCharType="separate"/>
      </w:r>
      <w:r w:rsidR="00D62D30">
        <w:rPr>
          <w:color w:val="562873"/>
          <w:sz w:val="40"/>
          <w:szCs w:val="40"/>
        </w:rPr>
        <w:t>Addendum II -  Cryoplant Technical Requirements</w:t>
      </w:r>
      <w:r w:rsidRPr="0056208B">
        <w:rPr>
          <w:color w:val="562873"/>
          <w:sz w:val="40"/>
          <w:szCs w:val="40"/>
        </w:rPr>
        <w:fldChar w:fldCharType="end"/>
      </w:r>
    </w:p>
    <w:p w14:paraId="36709973" w14:textId="36100E26" w:rsidR="00CC6880" w:rsidRPr="0056208B" w:rsidRDefault="001A691B" w:rsidP="00330932">
      <w:pPr>
        <w:rPr>
          <w:color w:val="984A9C"/>
          <w:sz w:val="28"/>
          <w:szCs w:val="28"/>
        </w:rPr>
      </w:pPr>
      <w:r w:rsidRPr="0056208B">
        <w:rPr>
          <w:color w:val="984A9C"/>
          <w:sz w:val="28"/>
          <w:szCs w:val="28"/>
        </w:rPr>
        <w:t>Technical Specifications and Project Requirement</w:t>
      </w:r>
    </w:p>
    <w:p w14:paraId="18BB96FD" w14:textId="77777777" w:rsidR="00CC6880" w:rsidRPr="0056208B" w:rsidRDefault="00CC6880" w:rsidP="00330932"/>
    <w:p w14:paraId="6F9C22F3" w14:textId="77777777" w:rsidR="001A691B" w:rsidRPr="0056208B" w:rsidRDefault="001A691B" w:rsidP="00330932">
      <w:r w:rsidRPr="0056208B">
        <w:rPr>
          <w:rStyle w:val="NormalsemiboldChar"/>
        </w:rPr>
        <w:t>Tender reference:</w:t>
      </w:r>
      <w:r w:rsidRPr="0056208B">
        <w:t xml:space="preserve"> 2024-106-IVE</w:t>
      </w:r>
    </w:p>
    <w:p w14:paraId="53F5C993" w14:textId="77777777" w:rsidR="00CC6880" w:rsidRPr="0056208B" w:rsidRDefault="00CC6880" w:rsidP="00330932">
      <w:pPr>
        <w:rPr>
          <w:sz w:val="18"/>
          <w:szCs w:val="18"/>
        </w:rPr>
      </w:pPr>
    </w:p>
    <w:p w14:paraId="1742EBA4" w14:textId="77777777" w:rsidR="00CC6880" w:rsidRPr="0056208B" w:rsidRDefault="00CC6880" w:rsidP="00330932">
      <w:pPr>
        <w:rPr>
          <w:b/>
          <w:sz w:val="18"/>
          <w:szCs w:val="18"/>
        </w:rPr>
      </w:pPr>
      <w:r w:rsidRPr="0056208B">
        <w:rPr>
          <w:sz w:val="18"/>
          <w:szCs w:val="18"/>
        </w:rPr>
        <w:t xml:space="preserve">© </w:t>
      </w:r>
      <w:r w:rsidR="0085540D" w:rsidRPr="0056208B">
        <w:rPr>
          <w:sz w:val="18"/>
          <w:szCs w:val="18"/>
        </w:rPr>
        <w:t>SCK CEN</w:t>
      </w:r>
      <w:r w:rsidR="0031633E" w:rsidRPr="0056208B">
        <w:rPr>
          <w:sz w:val="18"/>
          <w:szCs w:val="18"/>
        </w:rPr>
        <w:t xml:space="preserve"> - </w:t>
      </w:r>
      <w:r w:rsidRPr="0056208B">
        <w:rPr>
          <w:sz w:val="18"/>
          <w:szCs w:val="18"/>
        </w:rPr>
        <w:t>Stichting van Openbaar Nut – Fondation d'Utilité Publique ‐ Foundation of Public Utility</w:t>
      </w:r>
      <w:r w:rsidRPr="0056208B">
        <w:rPr>
          <w:sz w:val="18"/>
          <w:szCs w:val="18"/>
        </w:rPr>
        <w:br/>
      </w:r>
      <w:r w:rsidRPr="0056208B">
        <w:rPr>
          <w:b/>
          <w:sz w:val="18"/>
          <w:szCs w:val="18"/>
        </w:rPr>
        <w:t>Registered Office:</w:t>
      </w:r>
      <w:r w:rsidR="0031633E" w:rsidRPr="0056208B">
        <w:rPr>
          <w:b/>
          <w:sz w:val="18"/>
          <w:szCs w:val="18"/>
        </w:rPr>
        <w:t xml:space="preserve"> </w:t>
      </w:r>
      <w:r w:rsidRPr="0056208B">
        <w:rPr>
          <w:sz w:val="18"/>
          <w:szCs w:val="18"/>
        </w:rPr>
        <w:t>Avenue Herrmann Debroux 40 – BE‐1160 BRUSSEL</w:t>
      </w:r>
      <w:r w:rsidRPr="0056208B">
        <w:rPr>
          <w:sz w:val="18"/>
          <w:szCs w:val="18"/>
        </w:rPr>
        <w:br/>
      </w:r>
      <w:r w:rsidRPr="0056208B">
        <w:rPr>
          <w:b/>
          <w:sz w:val="18"/>
          <w:szCs w:val="18"/>
        </w:rPr>
        <w:t>Research Centres:</w:t>
      </w:r>
    </w:p>
    <w:p w14:paraId="7D56A0E1" w14:textId="77777777" w:rsidR="00CC6880" w:rsidRPr="0056208B" w:rsidRDefault="00CC6880" w:rsidP="00330932">
      <w:pPr>
        <w:rPr>
          <w:sz w:val="18"/>
          <w:szCs w:val="18"/>
        </w:rPr>
      </w:pPr>
      <w:r w:rsidRPr="0056208B">
        <w:rPr>
          <w:sz w:val="18"/>
          <w:szCs w:val="18"/>
        </w:rPr>
        <w:t>Boeretang 200 - 2400 MOL – Belgium</w:t>
      </w:r>
    </w:p>
    <w:p w14:paraId="7F66E1AD" w14:textId="77777777" w:rsidR="00CC6880" w:rsidRPr="0056208B" w:rsidRDefault="00CC6880" w:rsidP="00330932">
      <w:pPr>
        <w:rPr>
          <w:sz w:val="18"/>
          <w:szCs w:val="18"/>
        </w:rPr>
      </w:pPr>
      <w:r w:rsidRPr="0056208B">
        <w:rPr>
          <w:sz w:val="18"/>
          <w:szCs w:val="18"/>
        </w:rPr>
        <w:t>Chemin du Cyclotron 6 - 1348 Ottignies-Louvain-la-Neuve – Belgium</w:t>
      </w:r>
    </w:p>
    <w:p w14:paraId="28ECB97D" w14:textId="4470C3AC" w:rsidR="00CC6880" w:rsidRPr="0056208B" w:rsidRDefault="00CC6880" w:rsidP="00330932">
      <w:pPr>
        <w:rPr>
          <w:sz w:val="18"/>
          <w:szCs w:val="18"/>
        </w:rPr>
      </w:pPr>
      <w:hyperlink r:id="rId8" w:history="1">
        <w:r w:rsidRPr="0056208B">
          <w:rPr>
            <w:rStyle w:val="Hyperlink"/>
            <w:sz w:val="18"/>
            <w:szCs w:val="18"/>
          </w:rPr>
          <w:t>www.sckcen.be</w:t>
        </w:r>
      </w:hyperlink>
    </w:p>
    <w:p w14:paraId="1C94ABD5" w14:textId="77777777" w:rsidR="00CC6880" w:rsidRPr="0056208B" w:rsidRDefault="00CC6880" w:rsidP="00330932">
      <w:pPr>
        <w:rPr>
          <w:sz w:val="18"/>
          <w:szCs w:val="18"/>
        </w:rPr>
      </w:pPr>
    </w:p>
    <w:p w14:paraId="0E90BF6E" w14:textId="77777777" w:rsidR="00CC6880" w:rsidRPr="0056208B" w:rsidRDefault="00CC6880" w:rsidP="00330932">
      <w:r w:rsidRPr="0056208B">
        <w:t>Copyright Rules</w:t>
      </w:r>
    </w:p>
    <w:p w14:paraId="620CA983" w14:textId="77777777" w:rsidR="00CC6880" w:rsidRPr="0056208B" w:rsidRDefault="00CC6880" w:rsidP="00330932">
      <w:pPr>
        <w:rPr>
          <w:sz w:val="18"/>
          <w:szCs w:val="18"/>
        </w:rPr>
      </w:pPr>
      <w:r w:rsidRPr="0056208B">
        <w:rPr>
          <w:sz w:val="18"/>
          <w:szCs w:val="18"/>
        </w:rPr>
        <w:t xml:space="preserve">All property rights and copyright are reserved to </w:t>
      </w:r>
      <w:r w:rsidR="0085540D" w:rsidRPr="0056208B">
        <w:rPr>
          <w:sz w:val="18"/>
          <w:szCs w:val="18"/>
        </w:rPr>
        <w:t xml:space="preserve">SCK </w:t>
      </w:r>
      <w:r w:rsidR="007A2C67" w:rsidRPr="0056208B">
        <w:rPr>
          <w:sz w:val="18"/>
          <w:szCs w:val="18"/>
        </w:rPr>
        <w:t xml:space="preserve">CEN.  </w:t>
      </w:r>
      <w:r w:rsidRPr="0056208B">
        <w:rPr>
          <w:sz w:val="18"/>
          <w:szCs w:val="18"/>
        </w:rPr>
        <w:t xml:space="preserve">In case of a contractual arrangement with </w:t>
      </w:r>
      <w:r w:rsidR="0085540D" w:rsidRPr="0056208B">
        <w:rPr>
          <w:sz w:val="18"/>
          <w:szCs w:val="18"/>
        </w:rPr>
        <w:t>SCK CEN</w:t>
      </w:r>
      <w:r w:rsidRPr="0056208B">
        <w:rPr>
          <w:sz w:val="18"/>
          <w:szCs w:val="18"/>
        </w:rPr>
        <w:t xml:space="preserve">, the use of this information by a Third Party, or for any purpose other than for which it is intended </w:t>
      </w:r>
      <w:r w:rsidR="0085540D" w:rsidRPr="0056208B">
        <w:rPr>
          <w:sz w:val="18"/>
          <w:szCs w:val="18"/>
        </w:rPr>
        <w:t>based on</w:t>
      </w:r>
      <w:r w:rsidRPr="0056208B">
        <w:rPr>
          <w:sz w:val="18"/>
          <w:szCs w:val="18"/>
        </w:rPr>
        <w:t xml:space="preserve"> the contract, is not authorized</w:t>
      </w:r>
      <w:r w:rsidR="007A2C67" w:rsidRPr="0056208B">
        <w:rPr>
          <w:sz w:val="18"/>
          <w:szCs w:val="18"/>
        </w:rPr>
        <w:t xml:space="preserve">.  </w:t>
      </w:r>
      <w:r w:rsidRPr="0056208B">
        <w:rPr>
          <w:sz w:val="18"/>
          <w:szCs w:val="18"/>
        </w:rPr>
        <w:t xml:space="preserve">With respect to any unauthorized use, </w:t>
      </w:r>
      <w:r w:rsidR="0085540D" w:rsidRPr="0056208B">
        <w:rPr>
          <w:sz w:val="18"/>
          <w:szCs w:val="18"/>
        </w:rPr>
        <w:t>SCK CEN</w:t>
      </w:r>
      <w:r w:rsidRPr="0056208B">
        <w:rPr>
          <w:sz w:val="18"/>
          <w:szCs w:val="18"/>
        </w:rPr>
        <w:t xml:space="preserve"> makes no representation or warranty, expressed or implied, and assumes no liability as to the completeness, accuracy or usefulness of the information contained in this document, or that its use may not infringe privately owned rights.</w:t>
      </w:r>
    </w:p>
    <w:p w14:paraId="1ACFFC88" w14:textId="77777777" w:rsidR="00CC6880" w:rsidRPr="0056208B" w:rsidRDefault="00CC6880" w:rsidP="00330932">
      <w:pPr>
        <w:rPr>
          <w:sz w:val="18"/>
          <w:szCs w:val="18"/>
        </w:rPr>
      </w:pPr>
    </w:p>
    <w:p w14:paraId="38179D23" w14:textId="77777777" w:rsidR="00094F3D" w:rsidRPr="0056208B" w:rsidRDefault="00CC6880" w:rsidP="00330932">
      <w:pPr>
        <w:rPr>
          <w:sz w:val="18"/>
          <w:szCs w:val="18"/>
        </w:rPr>
      </w:pPr>
      <w:r w:rsidRPr="0056208B">
        <w:rPr>
          <w:noProof/>
          <w:sz w:val="18"/>
          <w:szCs w:val="18"/>
        </w:rPr>
        <w:drawing>
          <wp:inline distT="0" distB="0" distL="0" distR="0" wp14:anchorId="08827677" wp14:editId="4CF3CD58">
            <wp:extent cx="6035722" cy="130401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ail logo sck c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3516" cy="1316500"/>
                    </a:xfrm>
                    <a:prstGeom prst="rect">
                      <a:avLst/>
                    </a:prstGeom>
                  </pic:spPr>
                </pic:pic>
              </a:graphicData>
            </a:graphic>
          </wp:inline>
        </w:drawing>
      </w:r>
    </w:p>
    <w:p w14:paraId="7CF4163C" w14:textId="77777777" w:rsidR="001A691B" w:rsidRPr="0056208B" w:rsidRDefault="001A691B" w:rsidP="00330932">
      <w:r w:rsidRPr="0056208B">
        <w:br w:type="page"/>
      </w:r>
    </w:p>
    <w:p w14:paraId="3B0609C9" w14:textId="77777777" w:rsidR="00135CEC" w:rsidRPr="0056208B" w:rsidRDefault="00F25B85" w:rsidP="00330932">
      <w:pPr>
        <w:pStyle w:val="TOCHeading"/>
        <w:numPr>
          <w:ilvl w:val="0"/>
          <w:numId w:val="0"/>
        </w:numPr>
        <w:rPr>
          <w:lang w:val="en-GB"/>
        </w:rPr>
      </w:pPr>
      <w:bookmarkStart w:id="0" w:name="_Toc200490754"/>
      <w:bookmarkStart w:id="1" w:name="_Toc200491753"/>
      <w:bookmarkStart w:id="2" w:name="_Toc202536064"/>
      <w:bookmarkStart w:id="3" w:name="_Toc202536855"/>
      <w:r w:rsidRPr="0056208B">
        <w:rPr>
          <w:lang w:val="en-GB"/>
        </w:rPr>
        <w:lastRenderedPageBreak/>
        <w:t>T</w:t>
      </w:r>
      <w:r w:rsidR="00135CEC" w:rsidRPr="0056208B">
        <w:rPr>
          <w:lang w:val="en-GB"/>
        </w:rPr>
        <w:t>able of Content</w:t>
      </w:r>
      <w:r w:rsidR="00E60765" w:rsidRPr="0056208B">
        <w:rPr>
          <w:lang w:val="en-GB"/>
        </w:rPr>
        <w:t>s</w:t>
      </w:r>
      <w:bookmarkEnd w:id="0"/>
      <w:bookmarkEnd w:id="1"/>
      <w:bookmarkEnd w:id="2"/>
      <w:bookmarkEnd w:id="3"/>
    </w:p>
    <w:bookmarkStart w:id="4" w:name="_Toc175324093" w:displacedByCustomXml="next"/>
    <w:bookmarkStart w:id="5" w:name="_Toc188541024" w:displacedByCustomXml="next"/>
    <w:bookmarkStart w:id="6" w:name="_Toc200491754" w:displacedByCustomXml="next"/>
    <w:bookmarkStart w:id="7" w:name="_Toc202536065" w:displacedByCustomXml="next"/>
    <w:sdt>
      <w:sdtPr>
        <w:rPr>
          <w:rFonts w:ascii="Segoe UI" w:hAnsi="Segoe UI" w:cs="Times New Roman"/>
          <w:b w:val="0"/>
          <w:bCs w:val="0"/>
          <w:caps w:val="0"/>
          <w:smallCaps/>
          <w:szCs w:val="22"/>
        </w:rPr>
        <w:id w:val="1081492020"/>
        <w:docPartObj>
          <w:docPartGallery w:val="Table of Contents"/>
          <w:docPartUnique/>
        </w:docPartObj>
      </w:sdtPr>
      <w:sdtEndPr>
        <w:rPr>
          <w:rFonts w:asciiTheme="minorHAnsi" w:hAnsiTheme="minorHAnsi" w:cstheme="minorHAnsi"/>
          <w:b/>
          <w:bCs/>
          <w:caps/>
          <w:smallCaps w:val="0"/>
          <w:szCs w:val="20"/>
        </w:rPr>
      </w:sdtEndPr>
      <w:sdtContent>
        <w:p w14:paraId="2D9D71C9" w14:textId="339B03B6" w:rsidR="00515F89" w:rsidRPr="0056208B" w:rsidRDefault="00DE7EB5" w:rsidP="00DE7EB5">
          <w:pPr>
            <w:pStyle w:val="TOC1"/>
            <w:tabs>
              <w:tab w:val="left" w:pos="400"/>
              <w:tab w:val="right" w:leader="dot" w:pos="9344"/>
            </w:tabs>
          </w:pPr>
          <w:r w:rsidRPr="0056208B">
            <w:rPr>
              <w:caps w:val="0"/>
            </w:rPr>
            <w:fldChar w:fldCharType="begin"/>
          </w:r>
          <w:r w:rsidRPr="0056208B">
            <w:rPr>
              <w:caps w:val="0"/>
            </w:rPr>
            <w:instrText xml:space="preserve"> TOC \t "Heading2 numbered;2;Heading3 numbered;3;Heading1 numbered;1;Heading4 numbered;4;[SysReq # 1];1;[SysReq # 2];1;B2: Heading N2 numbered;2;B3: Heading N3 numbered;3;B1: Heading N1 numbered;1;B4: Heading N4 numbered;4;13 Heading2 numbered;2" </w:instrText>
          </w:r>
          <w:r w:rsidRPr="0056208B">
            <w:rPr>
              <w:caps w:val="0"/>
            </w:rPr>
            <w:fldChar w:fldCharType="separate"/>
          </w:r>
          <w:r w:rsidR="00D62D30">
            <w:rPr>
              <w:b w:val="0"/>
              <w:bCs w:val="0"/>
              <w:caps w:val="0"/>
              <w:noProof/>
              <w:lang w:val="en-US"/>
            </w:rPr>
            <w:t>No table of contents entries found.</w:t>
          </w:r>
          <w:r w:rsidRPr="0056208B">
            <w:rPr>
              <w:caps w:val="0"/>
            </w:rPr>
            <w:fldChar w:fldCharType="end"/>
          </w:r>
        </w:p>
      </w:sdtContent>
    </w:sdt>
    <w:p w14:paraId="21691D9A" w14:textId="09281940" w:rsidR="001A691B" w:rsidRPr="0056208B" w:rsidRDefault="001A691B" w:rsidP="00B5535E">
      <w:pPr>
        <w:pStyle w:val="Heading2"/>
        <w:ind w:left="-450"/>
      </w:pPr>
      <w:bookmarkStart w:id="8" w:name="_Toc202536856"/>
      <w:bookmarkStart w:id="9" w:name="_Toc202536857"/>
      <w:bookmarkEnd w:id="8"/>
      <w:commentRangeStart w:id="10"/>
      <w:r w:rsidRPr="0056208B">
        <w:t>Abbreviations</w:t>
      </w:r>
      <w:bookmarkEnd w:id="7"/>
      <w:bookmarkEnd w:id="6"/>
      <w:bookmarkEnd w:id="5"/>
      <w:bookmarkEnd w:id="4"/>
      <w:bookmarkEnd w:id="9"/>
      <w:commentRangeEnd w:id="10"/>
      <w:r w:rsidR="007F171A" w:rsidRPr="0056208B">
        <w:rPr>
          <w:rStyle w:val="CommentReference"/>
          <w:rFonts w:ascii="Segoe UI" w:eastAsia="Calibri" w:hAnsi="Segoe UI"/>
          <w:color w:val="auto"/>
        </w:rPr>
        <w:commentReference w:id="10"/>
      </w:r>
    </w:p>
    <w:tbl>
      <w:tblPr>
        <w:tblW w:w="8341" w:type="dxa"/>
        <w:tblInd w:w="-360" w:type="dxa"/>
        <w:tblBorders>
          <w:bottom w:val="single" w:sz="2" w:space="0" w:color="A6A6A6" w:themeColor="background1" w:themeShade="A6"/>
          <w:insideH w:val="single" w:sz="2" w:space="0" w:color="A6A6A6" w:themeColor="background1" w:themeShade="A6"/>
        </w:tblBorders>
        <w:tblLook w:val="04A0" w:firstRow="1" w:lastRow="0" w:firstColumn="1" w:lastColumn="0" w:noHBand="0" w:noVBand="1"/>
      </w:tblPr>
      <w:tblGrid>
        <w:gridCol w:w="1101"/>
        <w:gridCol w:w="7240"/>
      </w:tblGrid>
      <w:tr w:rsidR="00622F44" w:rsidRPr="0056208B" w14:paraId="563FD8AD" w14:textId="77777777" w:rsidTr="007F171A">
        <w:trPr>
          <w:trHeight w:val="71"/>
        </w:trPr>
        <w:tc>
          <w:tcPr>
            <w:tcW w:w="1101" w:type="dxa"/>
            <w:shd w:val="clear" w:color="auto" w:fill="auto"/>
            <w:vAlign w:val="center"/>
          </w:tcPr>
          <w:p w14:paraId="58A15ECE"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ACC NF</w:t>
            </w:r>
          </w:p>
        </w:tc>
        <w:tc>
          <w:tcPr>
            <w:tcW w:w="7240" w:type="dxa"/>
            <w:shd w:val="clear" w:color="auto" w:fill="auto"/>
            <w:vAlign w:val="center"/>
          </w:tcPr>
          <w:p w14:paraId="41BEF813"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Accelerator Nuclear Facilities (buildings and utilities)</w:t>
            </w:r>
          </w:p>
        </w:tc>
      </w:tr>
      <w:tr w:rsidR="00622F44" w:rsidRPr="0056208B" w14:paraId="43DCE707" w14:textId="77777777" w:rsidTr="007F171A">
        <w:trPr>
          <w:trHeight w:val="71"/>
        </w:trPr>
        <w:tc>
          <w:tcPr>
            <w:tcW w:w="1101" w:type="dxa"/>
            <w:shd w:val="clear" w:color="auto" w:fill="auto"/>
            <w:vAlign w:val="center"/>
          </w:tcPr>
          <w:p w14:paraId="6A6854A3"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AD</w:t>
            </w:r>
          </w:p>
        </w:tc>
        <w:tc>
          <w:tcPr>
            <w:tcW w:w="7240" w:type="dxa"/>
            <w:shd w:val="clear" w:color="auto" w:fill="auto"/>
            <w:vAlign w:val="center"/>
          </w:tcPr>
          <w:p w14:paraId="3F83F1B8"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Applicable Documents</w:t>
            </w:r>
          </w:p>
        </w:tc>
      </w:tr>
      <w:tr w:rsidR="00622F44" w:rsidRPr="0056208B" w14:paraId="1691D188" w14:textId="77777777" w:rsidTr="007F171A">
        <w:trPr>
          <w:trHeight w:val="71"/>
        </w:trPr>
        <w:tc>
          <w:tcPr>
            <w:tcW w:w="1101" w:type="dxa"/>
            <w:shd w:val="clear" w:color="auto" w:fill="auto"/>
            <w:vAlign w:val="center"/>
          </w:tcPr>
          <w:p w14:paraId="0C97C074"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AH</w:t>
            </w:r>
          </w:p>
        </w:tc>
        <w:tc>
          <w:tcPr>
            <w:tcW w:w="7240" w:type="dxa"/>
            <w:shd w:val="clear" w:color="auto" w:fill="auto"/>
            <w:vAlign w:val="center"/>
          </w:tcPr>
          <w:p w14:paraId="34BECB81"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Atmospheric Heat exchanger</w:t>
            </w:r>
          </w:p>
        </w:tc>
      </w:tr>
      <w:tr w:rsidR="00622F44" w:rsidRPr="0056208B" w14:paraId="4C01B3F3" w14:textId="77777777" w:rsidTr="007F171A">
        <w:trPr>
          <w:trHeight w:val="71"/>
        </w:trPr>
        <w:tc>
          <w:tcPr>
            <w:tcW w:w="1101" w:type="dxa"/>
            <w:shd w:val="clear" w:color="auto" w:fill="auto"/>
            <w:vAlign w:val="center"/>
          </w:tcPr>
          <w:p w14:paraId="732014B0"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CAV</w:t>
            </w:r>
          </w:p>
        </w:tc>
        <w:tc>
          <w:tcPr>
            <w:tcW w:w="7240" w:type="dxa"/>
            <w:shd w:val="clear" w:color="auto" w:fill="auto"/>
            <w:vAlign w:val="center"/>
          </w:tcPr>
          <w:p w14:paraId="30C68C50"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Cavity</w:t>
            </w:r>
          </w:p>
        </w:tc>
      </w:tr>
      <w:tr w:rsidR="00622F44" w:rsidRPr="0056208B" w14:paraId="1C8B9507" w14:textId="77777777" w:rsidTr="007F171A">
        <w:trPr>
          <w:trHeight w:val="71"/>
        </w:trPr>
        <w:tc>
          <w:tcPr>
            <w:tcW w:w="1101" w:type="dxa"/>
            <w:shd w:val="clear" w:color="auto" w:fill="auto"/>
            <w:vAlign w:val="center"/>
          </w:tcPr>
          <w:p w14:paraId="786157C7"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CCB</w:t>
            </w:r>
          </w:p>
        </w:tc>
        <w:tc>
          <w:tcPr>
            <w:tcW w:w="7240" w:type="dxa"/>
            <w:shd w:val="clear" w:color="auto" w:fill="auto"/>
            <w:vAlign w:val="center"/>
          </w:tcPr>
          <w:p w14:paraId="497159B7"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Cryogenic Compressor Building</w:t>
            </w:r>
          </w:p>
        </w:tc>
      </w:tr>
      <w:tr w:rsidR="00622F44" w:rsidRPr="0056208B" w14:paraId="3DCB032B" w14:textId="77777777" w:rsidTr="007F171A">
        <w:trPr>
          <w:trHeight w:val="71"/>
        </w:trPr>
        <w:tc>
          <w:tcPr>
            <w:tcW w:w="1101" w:type="dxa"/>
            <w:shd w:val="clear" w:color="auto" w:fill="auto"/>
            <w:vAlign w:val="center"/>
          </w:tcPr>
          <w:p w14:paraId="31E0F553"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CEA</w:t>
            </w:r>
          </w:p>
        </w:tc>
        <w:tc>
          <w:tcPr>
            <w:tcW w:w="7240" w:type="dxa"/>
            <w:shd w:val="clear" w:color="auto" w:fill="auto"/>
            <w:vAlign w:val="center"/>
          </w:tcPr>
          <w:p w14:paraId="1E304B71"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French Alternative Energies and Atomic Energy Commission</w:t>
            </w:r>
          </w:p>
        </w:tc>
      </w:tr>
      <w:tr w:rsidR="00622F44" w:rsidRPr="0056208B" w14:paraId="0A72C648" w14:textId="77777777" w:rsidTr="007F171A">
        <w:trPr>
          <w:trHeight w:val="71"/>
        </w:trPr>
        <w:tc>
          <w:tcPr>
            <w:tcW w:w="1101" w:type="dxa"/>
            <w:shd w:val="clear" w:color="auto" w:fill="auto"/>
            <w:vAlign w:val="center"/>
          </w:tcPr>
          <w:p w14:paraId="30456FA6"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CIS</w:t>
            </w:r>
          </w:p>
        </w:tc>
        <w:tc>
          <w:tcPr>
            <w:tcW w:w="7240" w:type="dxa"/>
            <w:shd w:val="clear" w:color="auto" w:fill="auto"/>
            <w:vAlign w:val="center"/>
          </w:tcPr>
          <w:p w14:paraId="72D903C6"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Control and Interlock system</w:t>
            </w:r>
          </w:p>
        </w:tc>
      </w:tr>
      <w:tr w:rsidR="00C12B3B" w:rsidRPr="0056208B" w14:paraId="0DB3B269" w14:textId="77777777" w:rsidTr="007F171A">
        <w:trPr>
          <w:trHeight w:val="71"/>
        </w:trPr>
        <w:tc>
          <w:tcPr>
            <w:tcW w:w="1101" w:type="dxa"/>
            <w:shd w:val="clear" w:color="auto" w:fill="auto"/>
            <w:vAlign w:val="center"/>
          </w:tcPr>
          <w:p w14:paraId="426F2606" w14:textId="6D57B562" w:rsidR="00C12B3B" w:rsidRPr="0056208B" w:rsidRDefault="00C12B3B" w:rsidP="00B5535E">
            <w:pPr>
              <w:pStyle w:val="AASemiBold"/>
              <w:spacing w:before="80" w:after="40" w:line="240" w:lineRule="auto"/>
              <w:ind w:left="-109" w:right="-107"/>
              <w:rPr>
                <w:sz w:val="18"/>
                <w:szCs w:val="20"/>
              </w:rPr>
            </w:pPr>
            <w:r w:rsidRPr="0056208B">
              <w:rPr>
                <w:sz w:val="18"/>
                <w:szCs w:val="20"/>
              </w:rPr>
              <w:t>COTS</w:t>
            </w:r>
          </w:p>
        </w:tc>
        <w:tc>
          <w:tcPr>
            <w:tcW w:w="7240" w:type="dxa"/>
            <w:shd w:val="clear" w:color="auto" w:fill="auto"/>
            <w:vAlign w:val="center"/>
          </w:tcPr>
          <w:p w14:paraId="3D129A3C" w14:textId="191FEC9E" w:rsidR="00C12B3B" w:rsidRPr="0056208B" w:rsidRDefault="006300B1" w:rsidP="00B5535E">
            <w:pPr>
              <w:autoSpaceDE w:val="0"/>
              <w:autoSpaceDN w:val="0"/>
              <w:adjustRightInd w:val="0"/>
              <w:spacing w:before="80" w:after="40" w:line="240" w:lineRule="auto"/>
              <w:rPr>
                <w:sz w:val="18"/>
                <w:szCs w:val="18"/>
              </w:rPr>
            </w:pPr>
            <w:r w:rsidRPr="006300B1">
              <w:rPr>
                <w:sz w:val="18"/>
                <w:szCs w:val="18"/>
              </w:rPr>
              <w:t>Commercial Off-The-Shelf</w:t>
            </w:r>
            <w:r w:rsidR="00C12B3B" w:rsidRPr="0056208B">
              <w:rPr>
                <w:sz w:val="18"/>
                <w:szCs w:val="18"/>
              </w:rPr>
              <w:t>, see also OEM</w:t>
            </w:r>
          </w:p>
        </w:tc>
      </w:tr>
      <w:tr w:rsidR="006300B1" w:rsidRPr="0056208B" w14:paraId="7EA17F18" w14:textId="77777777" w:rsidTr="007F171A">
        <w:trPr>
          <w:trHeight w:val="71"/>
        </w:trPr>
        <w:tc>
          <w:tcPr>
            <w:tcW w:w="1101" w:type="dxa"/>
            <w:shd w:val="clear" w:color="auto" w:fill="auto"/>
            <w:vAlign w:val="center"/>
          </w:tcPr>
          <w:p w14:paraId="357434CD" w14:textId="208D7E42" w:rsidR="006300B1" w:rsidRPr="0056208B" w:rsidRDefault="006300B1" w:rsidP="006300B1">
            <w:pPr>
              <w:pStyle w:val="AASemiBold"/>
              <w:spacing w:before="80" w:after="40" w:line="240" w:lineRule="auto"/>
              <w:ind w:left="-109" w:right="-107"/>
              <w:rPr>
                <w:sz w:val="18"/>
                <w:szCs w:val="20"/>
              </w:rPr>
            </w:pPr>
            <w:r w:rsidRPr="0056208B">
              <w:rPr>
                <w:sz w:val="18"/>
                <w:szCs w:val="20"/>
              </w:rPr>
              <w:t>CSS</w:t>
            </w:r>
          </w:p>
        </w:tc>
        <w:tc>
          <w:tcPr>
            <w:tcW w:w="7240" w:type="dxa"/>
            <w:shd w:val="clear" w:color="auto" w:fill="auto"/>
            <w:vAlign w:val="center"/>
          </w:tcPr>
          <w:p w14:paraId="461A6BAC" w14:textId="6F31786D" w:rsidR="006300B1" w:rsidRPr="0056208B" w:rsidRDefault="006300B1" w:rsidP="006300B1">
            <w:pPr>
              <w:autoSpaceDE w:val="0"/>
              <w:autoSpaceDN w:val="0"/>
              <w:adjustRightInd w:val="0"/>
              <w:spacing w:before="80" w:after="40" w:line="240" w:lineRule="auto"/>
              <w:rPr>
                <w:sz w:val="18"/>
                <w:szCs w:val="18"/>
              </w:rPr>
            </w:pPr>
            <w:r w:rsidRPr="0056208B">
              <w:rPr>
                <w:sz w:val="18"/>
                <w:szCs w:val="20"/>
              </w:rPr>
              <w:t>Cryogenic Supply System (QPLNAT+QINFRA+QDIST)</w:t>
            </w:r>
          </w:p>
        </w:tc>
      </w:tr>
      <w:tr w:rsidR="00622F44" w:rsidRPr="0056208B" w14:paraId="18AF2DAC" w14:textId="77777777" w:rsidTr="007F171A">
        <w:trPr>
          <w:trHeight w:val="71"/>
        </w:trPr>
        <w:tc>
          <w:tcPr>
            <w:tcW w:w="1101" w:type="dxa"/>
            <w:shd w:val="clear" w:color="auto" w:fill="auto"/>
            <w:vAlign w:val="center"/>
          </w:tcPr>
          <w:p w14:paraId="702D7BAA"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CV</w:t>
            </w:r>
          </w:p>
        </w:tc>
        <w:tc>
          <w:tcPr>
            <w:tcW w:w="7240" w:type="dxa"/>
            <w:shd w:val="clear" w:color="auto" w:fill="auto"/>
            <w:vAlign w:val="center"/>
          </w:tcPr>
          <w:p w14:paraId="1BEE1BDA"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Control Valve</w:t>
            </w:r>
          </w:p>
        </w:tc>
      </w:tr>
      <w:tr w:rsidR="00622F44" w:rsidRPr="0056208B" w14:paraId="620B7FF5" w14:textId="77777777" w:rsidTr="007F171A">
        <w:trPr>
          <w:trHeight w:val="71"/>
        </w:trPr>
        <w:tc>
          <w:tcPr>
            <w:tcW w:w="1101" w:type="dxa"/>
            <w:shd w:val="clear" w:color="auto" w:fill="auto"/>
            <w:vAlign w:val="center"/>
          </w:tcPr>
          <w:p w14:paraId="1377F129"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DD</w:t>
            </w:r>
          </w:p>
        </w:tc>
        <w:tc>
          <w:tcPr>
            <w:tcW w:w="7240" w:type="dxa"/>
            <w:shd w:val="clear" w:color="auto" w:fill="auto"/>
            <w:vAlign w:val="center"/>
          </w:tcPr>
          <w:p w14:paraId="7B6B64EB"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Documentation Deliverables</w:t>
            </w:r>
          </w:p>
        </w:tc>
      </w:tr>
      <w:tr w:rsidR="00642F17" w:rsidRPr="0056208B" w14:paraId="197F9C99" w14:textId="77777777" w:rsidTr="007F171A">
        <w:trPr>
          <w:trHeight w:val="71"/>
        </w:trPr>
        <w:tc>
          <w:tcPr>
            <w:tcW w:w="1101" w:type="dxa"/>
            <w:shd w:val="clear" w:color="auto" w:fill="auto"/>
            <w:vAlign w:val="center"/>
          </w:tcPr>
          <w:p w14:paraId="7B9591E3" w14:textId="6E197593" w:rsidR="00642F17" w:rsidRPr="0056208B" w:rsidRDefault="00642F17" w:rsidP="00B5535E">
            <w:pPr>
              <w:pStyle w:val="AASemiBold"/>
              <w:spacing w:before="80" w:after="40" w:line="240" w:lineRule="auto"/>
              <w:ind w:left="-109" w:right="-107"/>
              <w:rPr>
                <w:sz w:val="18"/>
                <w:szCs w:val="20"/>
              </w:rPr>
            </w:pPr>
            <w:r w:rsidRPr="0056208B">
              <w:rPr>
                <w:sz w:val="18"/>
                <w:szCs w:val="20"/>
              </w:rPr>
              <w:t>DIS</w:t>
            </w:r>
          </w:p>
        </w:tc>
        <w:tc>
          <w:tcPr>
            <w:tcW w:w="7240" w:type="dxa"/>
            <w:shd w:val="clear" w:color="auto" w:fill="auto"/>
            <w:vAlign w:val="center"/>
          </w:tcPr>
          <w:p w14:paraId="340AB2F1" w14:textId="47DF8416" w:rsidR="00642F17" w:rsidRPr="0056208B" w:rsidRDefault="00642F17" w:rsidP="00B5535E">
            <w:pPr>
              <w:autoSpaceDE w:val="0"/>
              <w:autoSpaceDN w:val="0"/>
              <w:adjustRightInd w:val="0"/>
              <w:spacing w:before="80" w:after="40" w:line="240" w:lineRule="auto"/>
              <w:rPr>
                <w:sz w:val="18"/>
                <w:szCs w:val="18"/>
              </w:rPr>
            </w:pPr>
            <w:r w:rsidRPr="0056208B">
              <w:rPr>
                <w:sz w:val="18"/>
                <w:szCs w:val="18"/>
              </w:rPr>
              <w:t>Device Interlock System (</w:t>
            </w:r>
            <w:r w:rsidR="005429CC" w:rsidRPr="0056208B">
              <w:rPr>
                <w:sz w:val="18"/>
                <w:szCs w:val="18"/>
              </w:rPr>
              <w:t>part of MIS)</w:t>
            </w:r>
          </w:p>
        </w:tc>
      </w:tr>
      <w:tr w:rsidR="00622F44" w:rsidRPr="0056208B" w14:paraId="34663E31" w14:textId="77777777" w:rsidTr="007F171A">
        <w:trPr>
          <w:trHeight w:val="71"/>
        </w:trPr>
        <w:tc>
          <w:tcPr>
            <w:tcW w:w="1101" w:type="dxa"/>
            <w:shd w:val="clear" w:color="auto" w:fill="auto"/>
            <w:vAlign w:val="center"/>
          </w:tcPr>
          <w:p w14:paraId="6E38CC1E"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DSBT</w:t>
            </w:r>
          </w:p>
        </w:tc>
        <w:tc>
          <w:tcPr>
            <w:tcW w:w="7240" w:type="dxa"/>
            <w:shd w:val="clear" w:color="auto" w:fill="auto"/>
            <w:vAlign w:val="center"/>
          </w:tcPr>
          <w:p w14:paraId="13FB8D3E"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Low Temperature Systems Department</w:t>
            </w:r>
          </w:p>
        </w:tc>
      </w:tr>
      <w:tr w:rsidR="00622F44" w:rsidRPr="0056208B" w14:paraId="48C26211" w14:textId="77777777" w:rsidTr="007F171A">
        <w:trPr>
          <w:trHeight w:val="71"/>
        </w:trPr>
        <w:tc>
          <w:tcPr>
            <w:tcW w:w="1101" w:type="dxa"/>
            <w:shd w:val="clear" w:color="auto" w:fill="auto"/>
            <w:vAlign w:val="center"/>
          </w:tcPr>
          <w:p w14:paraId="516CC041"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EH</w:t>
            </w:r>
          </w:p>
        </w:tc>
        <w:tc>
          <w:tcPr>
            <w:tcW w:w="7240" w:type="dxa"/>
            <w:shd w:val="clear" w:color="auto" w:fill="auto"/>
            <w:vAlign w:val="center"/>
          </w:tcPr>
          <w:p w14:paraId="54187160"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Electrical Heater</w:t>
            </w:r>
          </w:p>
        </w:tc>
      </w:tr>
      <w:tr w:rsidR="00622F44" w:rsidRPr="0056208B" w14:paraId="11467614" w14:textId="77777777" w:rsidTr="007F171A">
        <w:trPr>
          <w:trHeight w:val="71"/>
        </w:trPr>
        <w:tc>
          <w:tcPr>
            <w:tcW w:w="1101" w:type="dxa"/>
            <w:shd w:val="clear" w:color="auto" w:fill="auto"/>
            <w:vAlign w:val="center"/>
          </w:tcPr>
          <w:p w14:paraId="6438F91F"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FAT</w:t>
            </w:r>
          </w:p>
        </w:tc>
        <w:tc>
          <w:tcPr>
            <w:tcW w:w="7240" w:type="dxa"/>
            <w:shd w:val="clear" w:color="auto" w:fill="auto"/>
            <w:vAlign w:val="center"/>
          </w:tcPr>
          <w:p w14:paraId="78B9F705"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Factory Acceptance Test</w:t>
            </w:r>
          </w:p>
        </w:tc>
      </w:tr>
      <w:tr w:rsidR="00622F44" w:rsidRPr="0056208B" w14:paraId="72624734" w14:textId="77777777" w:rsidTr="007F171A">
        <w:trPr>
          <w:trHeight w:val="71"/>
        </w:trPr>
        <w:tc>
          <w:tcPr>
            <w:tcW w:w="1101" w:type="dxa"/>
            <w:shd w:val="clear" w:color="auto" w:fill="auto"/>
            <w:vAlign w:val="center"/>
          </w:tcPr>
          <w:p w14:paraId="572C8919"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FMECA</w:t>
            </w:r>
          </w:p>
        </w:tc>
        <w:tc>
          <w:tcPr>
            <w:tcW w:w="7240" w:type="dxa"/>
            <w:shd w:val="clear" w:color="auto" w:fill="auto"/>
            <w:vAlign w:val="center"/>
          </w:tcPr>
          <w:p w14:paraId="629467E2"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Failure mode, effects, and criticality analysis</w:t>
            </w:r>
          </w:p>
        </w:tc>
      </w:tr>
      <w:tr w:rsidR="00622F44" w:rsidRPr="0056208B" w14:paraId="12549431" w14:textId="77777777" w:rsidTr="007F171A">
        <w:trPr>
          <w:trHeight w:val="71"/>
        </w:trPr>
        <w:tc>
          <w:tcPr>
            <w:tcW w:w="1101" w:type="dxa"/>
            <w:shd w:val="clear" w:color="auto" w:fill="auto"/>
            <w:vAlign w:val="center"/>
          </w:tcPr>
          <w:p w14:paraId="3F528AA1"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FT</w:t>
            </w:r>
          </w:p>
        </w:tc>
        <w:tc>
          <w:tcPr>
            <w:tcW w:w="7240" w:type="dxa"/>
            <w:shd w:val="clear" w:color="auto" w:fill="auto"/>
            <w:vAlign w:val="center"/>
          </w:tcPr>
          <w:p w14:paraId="5C9D1C53"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Fault Tolerance</w:t>
            </w:r>
          </w:p>
        </w:tc>
      </w:tr>
      <w:tr w:rsidR="00622F44" w:rsidRPr="0056208B" w14:paraId="077E3B48" w14:textId="77777777" w:rsidTr="007F171A">
        <w:trPr>
          <w:trHeight w:val="71"/>
        </w:trPr>
        <w:tc>
          <w:tcPr>
            <w:tcW w:w="1101" w:type="dxa"/>
            <w:shd w:val="clear" w:color="auto" w:fill="auto"/>
            <w:vAlign w:val="center"/>
          </w:tcPr>
          <w:p w14:paraId="51C5CED4"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GHe</w:t>
            </w:r>
          </w:p>
        </w:tc>
        <w:tc>
          <w:tcPr>
            <w:tcW w:w="7240" w:type="dxa"/>
            <w:shd w:val="clear" w:color="auto" w:fill="auto"/>
            <w:vAlign w:val="center"/>
          </w:tcPr>
          <w:p w14:paraId="2C9C693E"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Gaseous Helium</w:t>
            </w:r>
          </w:p>
        </w:tc>
      </w:tr>
      <w:tr w:rsidR="00622F44" w:rsidRPr="0056208B" w14:paraId="0C916C4D" w14:textId="77777777" w:rsidTr="007F171A">
        <w:trPr>
          <w:trHeight w:val="71"/>
        </w:trPr>
        <w:tc>
          <w:tcPr>
            <w:tcW w:w="1101" w:type="dxa"/>
            <w:shd w:val="clear" w:color="auto" w:fill="auto"/>
            <w:vAlign w:val="center"/>
          </w:tcPr>
          <w:p w14:paraId="10B4DEC6"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HAZOP</w:t>
            </w:r>
          </w:p>
        </w:tc>
        <w:tc>
          <w:tcPr>
            <w:tcW w:w="7240" w:type="dxa"/>
            <w:shd w:val="clear" w:color="auto" w:fill="auto"/>
            <w:vAlign w:val="center"/>
          </w:tcPr>
          <w:p w14:paraId="05D30C74"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HAZard and OPerability</w:t>
            </w:r>
          </w:p>
        </w:tc>
      </w:tr>
      <w:tr w:rsidR="00622F44" w:rsidRPr="0056208B" w14:paraId="58D7A54A" w14:textId="77777777" w:rsidTr="007F171A">
        <w:trPr>
          <w:trHeight w:val="256"/>
        </w:trPr>
        <w:tc>
          <w:tcPr>
            <w:tcW w:w="1101" w:type="dxa"/>
            <w:shd w:val="clear" w:color="auto" w:fill="auto"/>
            <w:vAlign w:val="center"/>
          </w:tcPr>
          <w:p w14:paraId="41F47541" w14:textId="77777777" w:rsidR="00622F44" w:rsidRPr="0056208B" w:rsidRDefault="00622F44" w:rsidP="00B5535E">
            <w:pPr>
              <w:pStyle w:val="AASemiBold"/>
              <w:spacing w:before="80" w:after="40" w:line="240" w:lineRule="auto"/>
              <w:ind w:left="-109" w:right="-107"/>
              <w:rPr>
                <w:b/>
                <w:bCs/>
                <w:sz w:val="18"/>
                <w:szCs w:val="20"/>
              </w:rPr>
            </w:pPr>
            <w:r w:rsidRPr="0056208B">
              <w:rPr>
                <w:sz w:val="18"/>
                <w:szCs w:val="20"/>
              </w:rPr>
              <w:t>He</w:t>
            </w:r>
          </w:p>
        </w:tc>
        <w:tc>
          <w:tcPr>
            <w:tcW w:w="7240" w:type="dxa"/>
            <w:shd w:val="clear" w:color="auto" w:fill="auto"/>
            <w:vAlign w:val="center"/>
          </w:tcPr>
          <w:p w14:paraId="5A4309B1"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Helium</w:t>
            </w:r>
          </w:p>
        </w:tc>
      </w:tr>
      <w:tr w:rsidR="00622F44" w:rsidRPr="0056208B" w14:paraId="5EAC35B5" w14:textId="77777777" w:rsidTr="007F171A">
        <w:trPr>
          <w:trHeight w:val="71"/>
        </w:trPr>
        <w:tc>
          <w:tcPr>
            <w:tcW w:w="1101" w:type="dxa"/>
            <w:shd w:val="clear" w:color="auto" w:fill="auto"/>
            <w:vAlign w:val="center"/>
          </w:tcPr>
          <w:p w14:paraId="63ECE77D"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HMI</w:t>
            </w:r>
          </w:p>
        </w:tc>
        <w:tc>
          <w:tcPr>
            <w:tcW w:w="7240" w:type="dxa"/>
            <w:shd w:val="clear" w:color="auto" w:fill="auto"/>
            <w:vAlign w:val="center"/>
          </w:tcPr>
          <w:p w14:paraId="12799DED"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Human Machine Interface</w:t>
            </w:r>
          </w:p>
        </w:tc>
      </w:tr>
      <w:tr w:rsidR="00622F44" w:rsidRPr="0056208B" w14:paraId="00ECE913" w14:textId="77777777" w:rsidTr="007F171A">
        <w:trPr>
          <w:trHeight w:val="71"/>
        </w:trPr>
        <w:tc>
          <w:tcPr>
            <w:tcW w:w="1101" w:type="dxa"/>
            <w:shd w:val="clear" w:color="auto" w:fill="auto"/>
            <w:vAlign w:val="center"/>
          </w:tcPr>
          <w:p w14:paraId="0F954BD4"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HP</w:t>
            </w:r>
          </w:p>
        </w:tc>
        <w:tc>
          <w:tcPr>
            <w:tcW w:w="7240" w:type="dxa"/>
            <w:shd w:val="clear" w:color="auto" w:fill="auto"/>
            <w:vAlign w:val="center"/>
          </w:tcPr>
          <w:p w14:paraId="6D8ACD25" w14:textId="1120584E"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High Pressure</w:t>
            </w:r>
            <w:r w:rsidR="00213959" w:rsidRPr="0056208B">
              <w:rPr>
                <w:sz w:val="18"/>
                <w:szCs w:val="18"/>
              </w:rPr>
              <w:t xml:space="preserve"> (typically 15 bar </w:t>
            </w:r>
            <w:r w:rsidR="00A24231" w:rsidRPr="0056208B">
              <w:rPr>
                <w:sz w:val="18"/>
                <w:szCs w:val="18"/>
              </w:rPr>
              <w:t>for</w:t>
            </w:r>
            <w:r w:rsidR="00213959" w:rsidRPr="0056208B">
              <w:rPr>
                <w:sz w:val="18"/>
                <w:szCs w:val="18"/>
              </w:rPr>
              <w:t xml:space="preserve"> WCS-HP)</w:t>
            </w:r>
          </w:p>
        </w:tc>
      </w:tr>
      <w:tr w:rsidR="00622F44" w:rsidRPr="0056208B" w14:paraId="47016599" w14:textId="77777777" w:rsidTr="007F171A">
        <w:trPr>
          <w:trHeight w:val="71"/>
        </w:trPr>
        <w:tc>
          <w:tcPr>
            <w:tcW w:w="1101" w:type="dxa"/>
            <w:shd w:val="clear" w:color="auto" w:fill="auto"/>
            <w:vAlign w:val="center"/>
          </w:tcPr>
          <w:p w14:paraId="1BB62F48"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HVAC</w:t>
            </w:r>
          </w:p>
        </w:tc>
        <w:tc>
          <w:tcPr>
            <w:tcW w:w="7240" w:type="dxa"/>
            <w:shd w:val="clear" w:color="auto" w:fill="auto"/>
            <w:vAlign w:val="center"/>
          </w:tcPr>
          <w:p w14:paraId="3740AB89"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Heating, Ventilation and Air Conditioning</w:t>
            </w:r>
          </w:p>
        </w:tc>
      </w:tr>
      <w:tr w:rsidR="00622F44" w:rsidRPr="0056208B" w14:paraId="086EE280" w14:textId="77777777" w:rsidTr="007F171A">
        <w:trPr>
          <w:trHeight w:val="71"/>
        </w:trPr>
        <w:tc>
          <w:tcPr>
            <w:tcW w:w="1101" w:type="dxa"/>
            <w:shd w:val="clear" w:color="auto" w:fill="auto"/>
            <w:vAlign w:val="center"/>
          </w:tcPr>
          <w:p w14:paraId="1BA37101"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HV</w:t>
            </w:r>
          </w:p>
        </w:tc>
        <w:tc>
          <w:tcPr>
            <w:tcW w:w="7240" w:type="dxa"/>
            <w:shd w:val="clear" w:color="auto" w:fill="auto"/>
            <w:vAlign w:val="center"/>
          </w:tcPr>
          <w:p w14:paraId="683305B5"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Hand Valve</w:t>
            </w:r>
          </w:p>
        </w:tc>
      </w:tr>
      <w:tr w:rsidR="00622F44" w:rsidRPr="0056208B" w14:paraId="45FDE140" w14:textId="77777777" w:rsidTr="007F171A">
        <w:trPr>
          <w:trHeight w:val="71"/>
        </w:trPr>
        <w:tc>
          <w:tcPr>
            <w:tcW w:w="1101" w:type="dxa"/>
            <w:shd w:val="clear" w:color="auto" w:fill="auto"/>
            <w:vAlign w:val="center"/>
          </w:tcPr>
          <w:p w14:paraId="20F3F1A3"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HX</w:t>
            </w:r>
          </w:p>
        </w:tc>
        <w:tc>
          <w:tcPr>
            <w:tcW w:w="7240" w:type="dxa"/>
            <w:shd w:val="clear" w:color="auto" w:fill="auto"/>
            <w:vAlign w:val="center"/>
          </w:tcPr>
          <w:p w14:paraId="4989C957"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Heat Exchanger</w:t>
            </w:r>
          </w:p>
        </w:tc>
      </w:tr>
      <w:tr w:rsidR="00622F44" w:rsidRPr="0056208B" w14:paraId="4313C25C" w14:textId="77777777" w:rsidTr="007F171A">
        <w:trPr>
          <w:trHeight w:val="71"/>
        </w:trPr>
        <w:tc>
          <w:tcPr>
            <w:tcW w:w="1101" w:type="dxa"/>
            <w:shd w:val="clear" w:color="auto" w:fill="auto"/>
            <w:vAlign w:val="center"/>
          </w:tcPr>
          <w:p w14:paraId="37B73B81"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KOM</w:t>
            </w:r>
          </w:p>
        </w:tc>
        <w:tc>
          <w:tcPr>
            <w:tcW w:w="7240" w:type="dxa"/>
            <w:shd w:val="clear" w:color="auto" w:fill="auto"/>
            <w:vAlign w:val="center"/>
          </w:tcPr>
          <w:p w14:paraId="0B7282E2"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Kick-Off Meeting</w:t>
            </w:r>
          </w:p>
        </w:tc>
      </w:tr>
      <w:tr w:rsidR="00622F44" w:rsidRPr="0056208B" w14:paraId="41ED4C8D" w14:textId="77777777" w:rsidTr="007F171A">
        <w:trPr>
          <w:trHeight w:val="71"/>
        </w:trPr>
        <w:tc>
          <w:tcPr>
            <w:tcW w:w="1101" w:type="dxa"/>
            <w:shd w:val="clear" w:color="auto" w:fill="auto"/>
            <w:vAlign w:val="center"/>
          </w:tcPr>
          <w:p w14:paraId="68142E58" w14:textId="77777777" w:rsidR="00622F44" w:rsidRPr="0056208B" w:rsidRDefault="00622F44" w:rsidP="00B5535E">
            <w:pPr>
              <w:pStyle w:val="AASemiBold"/>
              <w:spacing w:before="80" w:after="40" w:line="240" w:lineRule="auto"/>
              <w:ind w:left="-109" w:right="-107"/>
              <w:rPr>
                <w:sz w:val="18"/>
                <w:szCs w:val="20"/>
              </w:rPr>
            </w:pPr>
            <w:r w:rsidRPr="0056208B">
              <w:rPr>
                <w:sz w:val="18"/>
                <w:szCs w:val="20"/>
              </w:rPr>
              <w:t>LHe</w:t>
            </w:r>
          </w:p>
        </w:tc>
        <w:tc>
          <w:tcPr>
            <w:tcW w:w="7240" w:type="dxa"/>
            <w:shd w:val="clear" w:color="auto" w:fill="auto"/>
            <w:vAlign w:val="center"/>
          </w:tcPr>
          <w:p w14:paraId="6942C786" w14:textId="77777777" w:rsidR="00622F44" w:rsidRPr="0056208B" w:rsidRDefault="00622F44" w:rsidP="00B5535E">
            <w:pPr>
              <w:autoSpaceDE w:val="0"/>
              <w:autoSpaceDN w:val="0"/>
              <w:adjustRightInd w:val="0"/>
              <w:spacing w:before="80" w:after="40" w:line="240" w:lineRule="auto"/>
              <w:rPr>
                <w:sz w:val="18"/>
                <w:szCs w:val="18"/>
              </w:rPr>
            </w:pPr>
            <w:r w:rsidRPr="0056208B">
              <w:rPr>
                <w:sz w:val="18"/>
                <w:szCs w:val="18"/>
              </w:rPr>
              <w:t>Liquid Helium</w:t>
            </w:r>
          </w:p>
        </w:tc>
      </w:tr>
      <w:tr w:rsidR="007F171A" w:rsidRPr="0056208B" w14:paraId="54DC2FCC" w14:textId="77777777" w:rsidTr="007F171A">
        <w:trPr>
          <w:trHeight w:val="71"/>
        </w:trPr>
        <w:tc>
          <w:tcPr>
            <w:tcW w:w="1101" w:type="dxa"/>
            <w:shd w:val="clear" w:color="auto" w:fill="auto"/>
            <w:vAlign w:val="center"/>
          </w:tcPr>
          <w:p w14:paraId="161A6724" w14:textId="06840140" w:rsidR="007F171A" w:rsidRPr="0056208B" w:rsidRDefault="007F171A" w:rsidP="00B5535E">
            <w:pPr>
              <w:pStyle w:val="AASemiBold"/>
              <w:spacing w:before="80" w:after="40" w:line="240" w:lineRule="auto"/>
              <w:ind w:left="-109" w:right="-107"/>
              <w:rPr>
                <w:sz w:val="18"/>
                <w:szCs w:val="20"/>
              </w:rPr>
            </w:pPr>
            <w:r w:rsidRPr="0056208B">
              <w:rPr>
                <w:sz w:val="18"/>
                <w:szCs w:val="20"/>
              </w:rPr>
              <w:t>LINAC</w:t>
            </w:r>
          </w:p>
        </w:tc>
        <w:tc>
          <w:tcPr>
            <w:tcW w:w="7240" w:type="dxa"/>
            <w:shd w:val="clear" w:color="auto" w:fill="auto"/>
            <w:vAlign w:val="center"/>
          </w:tcPr>
          <w:p w14:paraId="0DF3965D" w14:textId="7CA39FFB" w:rsidR="007F171A" w:rsidRPr="0056208B" w:rsidRDefault="007F171A" w:rsidP="00B5535E">
            <w:pPr>
              <w:autoSpaceDE w:val="0"/>
              <w:autoSpaceDN w:val="0"/>
              <w:adjustRightInd w:val="0"/>
              <w:spacing w:before="80" w:after="40" w:line="240" w:lineRule="auto"/>
              <w:rPr>
                <w:sz w:val="18"/>
                <w:szCs w:val="18"/>
              </w:rPr>
            </w:pPr>
            <w:r w:rsidRPr="0056208B">
              <w:rPr>
                <w:sz w:val="18"/>
                <w:szCs w:val="18"/>
              </w:rPr>
              <w:t>Linear Accelerator</w:t>
            </w:r>
          </w:p>
        </w:tc>
      </w:tr>
      <w:tr w:rsidR="006300B1" w:rsidRPr="0056208B" w14:paraId="5F15D6B3" w14:textId="77777777" w:rsidTr="007F171A">
        <w:trPr>
          <w:trHeight w:val="71"/>
        </w:trPr>
        <w:tc>
          <w:tcPr>
            <w:tcW w:w="1101" w:type="dxa"/>
            <w:shd w:val="clear" w:color="auto" w:fill="auto"/>
            <w:vAlign w:val="center"/>
          </w:tcPr>
          <w:p w14:paraId="479E9424"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LN</w:t>
            </w:r>
            <w:r w:rsidRPr="0056208B">
              <w:rPr>
                <w:sz w:val="18"/>
                <w:szCs w:val="20"/>
                <w:vertAlign w:val="subscript"/>
              </w:rPr>
              <w:t>2</w:t>
            </w:r>
          </w:p>
        </w:tc>
        <w:tc>
          <w:tcPr>
            <w:tcW w:w="7240" w:type="dxa"/>
            <w:shd w:val="clear" w:color="auto" w:fill="auto"/>
            <w:vAlign w:val="center"/>
          </w:tcPr>
          <w:p w14:paraId="29A5F788"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Liquid Nitrogen</w:t>
            </w:r>
          </w:p>
        </w:tc>
      </w:tr>
      <w:tr w:rsidR="006300B1" w:rsidRPr="0056208B" w14:paraId="572CAA70" w14:textId="77777777" w:rsidTr="007F171A">
        <w:trPr>
          <w:trHeight w:val="71"/>
        </w:trPr>
        <w:tc>
          <w:tcPr>
            <w:tcW w:w="1101" w:type="dxa"/>
            <w:shd w:val="clear" w:color="auto" w:fill="auto"/>
            <w:vAlign w:val="center"/>
          </w:tcPr>
          <w:p w14:paraId="7687F137" w14:textId="4F0B6D2B" w:rsidR="006300B1" w:rsidRPr="0056208B" w:rsidRDefault="006300B1" w:rsidP="006300B1">
            <w:pPr>
              <w:pStyle w:val="AASemiBold"/>
              <w:spacing w:before="80" w:after="40" w:line="240" w:lineRule="auto"/>
              <w:ind w:left="-109" w:right="-107"/>
              <w:rPr>
                <w:sz w:val="18"/>
                <w:szCs w:val="20"/>
              </w:rPr>
            </w:pPr>
            <w:r w:rsidRPr="0056208B">
              <w:rPr>
                <w:sz w:val="18"/>
                <w:szCs w:val="20"/>
              </w:rPr>
              <w:t>LP</w:t>
            </w:r>
          </w:p>
        </w:tc>
        <w:tc>
          <w:tcPr>
            <w:tcW w:w="7240" w:type="dxa"/>
            <w:shd w:val="clear" w:color="auto" w:fill="auto"/>
            <w:vAlign w:val="center"/>
          </w:tcPr>
          <w:p w14:paraId="583DD54C" w14:textId="0467EBCF"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Low Pressure (Typically 1050 mbar)</w:t>
            </w:r>
          </w:p>
        </w:tc>
      </w:tr>
      <w:tr w:rsidR="006300B1" w:rsidRPr="0056208B" w14:paraId="2EE8DF61" w14:textId="77777777" w:rsidTr="007F171A">
        <w:trPr>
          <w:trHeight w:val="71"/>
        </w:trPr>
        <w:tc>
          <w:tcPr>
            <w:tcW w:w="1101" w:type="dxa"/>
            <w:shd w:val="clear" w:color="auto" w:fill="auto"/>
            <w:vAlign w:val="center"/>
          </w:tcPr>
          <w:p w14:paraId="0FEF00DA" w14:textId="6C6EABCD" w:rsidR="006300B1" w:rsidRPr="0056208B" w:rsidRDefault="006300B1" w:rsidP="006300B1">
            <w:pPr>
              <w:pStyle w:val="AASemiBold"/>
              <w:spacing w:before="80" w:after="40" w:line="240" w:lineRule="auto"/>
              <w:ind w:left="-109" w:right="-107"/>
              <w:rPr>
                <w:sz w:val="18"/>
                <w:szCs w:val="20"/>
              </w:rPr>
            </w:pPr>
            <w:r w:rsidRPr="0056208B">
              <w:rPr>
                <w:sz w:val="18"/>
                <w:szCs w:val="20"/>
              </w:rPr>
              <w:t>LRU</w:t>
            </w:r>
          </w:p>
        </w:tc>
        <w:tc>
          <w:tcPr>
            <w:tcW w:w="7240" w:type="dxa"/>
            <w:shd w:val="clear" w:color="auto" w:fill="auto"/>
            <w:vAlign w:val="center"/>
          </w:tcPr>
          <w:p w14:paraId="5F007081" w14:textId="4CD36964"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Line Replaceable Unit (used with RCM and MTBF data</w:t>
            </w:r>
            <w:r>
              <w:rPr>
                <w:sz w:val="18"/>
                <w:szCs w:val="18"/>
              </w:rPr>
              <w:t>)</w:t>
            </w:r>
          </w:p>
        </w:tc>
      </w:tr>
      <w:tr w:rsidR="006300B1" w:rsidRPr="0056208B" w14:paraId="2D5A204C" w14:textId="77777777" w:rsidTr="007F171A">
        <w:trPr>
          <w:trHeight w:val="71"/>
        </w:trPr>
        <w:tc>
          <w:tcPr>
            <w:tcW w:w="1101" w:type="dxa"/>
            <w:shd w:val="clear" w:color="auto" w:fill="auto"/>
            <w:vAlign w:val="center"/>
          </w:tcPr>
          <w:p w14:paraId="33737F56" w14:textId="337D1FCA" w:rsidR="006300B1" w:rsidRPr="0056208B" w:rsidRDefault="006300B1" w:rsidP="006300B1">
            <w:pPr>
              <w:pStyle w:val="AASemiBold"/>
              <w:spacing w:before="80" w:after="40" w:line="240" w:lineRule="auto"/>
              <w:ind w:left="-109" w:right="-107"/>
              <w:rPr>
                <w:sz w:val="18"/>
                <w:szCs w:val="20"/>
              </w:rPr>
            </w:pPr>
            <w:r w:rsidRPr="0056208B">
              <w:rPr>
                <w:sz w:val="18"/>
                <w:szCs w:val="20"/>
              </w:rPr>
              <w:t>LTU</w:t>
            </w:r>
          </w:p>
        </w:tc>
        <w:tc>
          <w:tcPr>
            <w:tcW w:w="7240" w:type="dxa"/>
            <w:shd w:val="clear" w:color="auto" w:fill="auto"/>
            <w:vAlign w:val="center"/>
          </w:tcPr>
          <w:p w14:paraId="70E8C854" w14:textId="62395735"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LINAC Tunnel</w:t>
            </w:r>
          </w:p>
        </w:tc>
      </w:tr>
      <w:tr w:rsidR="006300B1" w:rsidRPr="0056208B" w14:paraId="37AE2C69" w14:textId="77777777" w:rsidTr="007F171A">
        <w:trPr>
          <w:trHeight w:val="71"/>
        </w:trPr>
        <w:tc>
          <w:tcPr>
            <w:tcW w:w="1101" w:type="dxa"/>
            <w:shd w:val="clear" w:color="auto" w:fill="auto"/>
          </w:tcPr>
          <w:p w14:paraId="69744B4E"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LWC</w:t>
            </w:r>
          </w:p>
        </w:tc>
        <w:tc>
          <w:tcPr>
            <w:tcW w:w="7240" w:type="dxa"/>
            <w:shd w:val="clear" w:color="auto" w:fill="auto"/>
          </w:tcPr>
          <w:p w14:paraId="2D79E0B4"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Low Pressure Warm Compressor</w:t>
            </w:r>
          </w:p>
        </w:tc>
      </w:tr>
      <w:tr w:rsidR="006300B1" w:rsidRPr="0056208B" w14:paraId="561AD14D" w14:textId="77777777" w:rsidTr="007F171A">
        <w:trPr>
          <w:trHeight w:val="71"/>
        </w:trPr>
        <w:tc>
          <w:tcPr>
            <w:tcW w:w="1101" w:type="dxa"/>
            <w:shd w:val="clear" w:color="auto" w:fill="auto"/>
            <w:vAlign w:val="center"/>
          </w:tcPr>
          <w:p w14:paraId="2FEA9BE0"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MCS</w:t>
            </w:r>
          </w:p>
        </w:tc>
        <w:tc>
          <w:tcPr>
            <w:tcW w:w="7240" w:type="dxa"/>
            <w:shd w:val="clear" w:color="auto" w:fill="auto"/>
            <w:vAlign w:val="center"/>
          </w:tcPr>
          <w:p w14:paraId="566AB126"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Control System</w:t>
            </w:r>
          </w:p>
        </w:tc>
      </w:tr>
      <w:tr w:rsidR="006300B1" w:rsidRPr="0056208B" w14:paraId="06BCAAF5" w14:textId="77777777" w:rsidTr="007F171A">
        <w:trPr>
          <w:trHeight w:val="71"/>
        </w:trPr>
        <w:tc>
          <w:tcPr>
            <w:tcW w:w="1101" w:type="dxa"/>
            <w:shd w:val="clear" w:color="auto" w:fill="auto"/>
            <w:vAlign w:val="center"/>
          </w:tcPr>
          <w:p w14:paraId="5DDC5049"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MIP</w:t>
            </w:r>
          </w:p>
        </w:tc>
        <w:tc>
          <w:tcPr>
            <w:tcW w:w="7240" w:type="dxa"/>
            <w:shd w:val="clear" w:color="auto" w:fill="auto"/>
            <w:vAlign w:val="center"/>
          </w:tcPr>
          <w:p w14:paraId="6800EE23"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Manufacturing and Inspection Plan</w:t>
            </w:r>
          </w:p>
        </w:tc>
      </w:tr>
      <w:tr w:rsidR="006300B1" w:rsidRPr="0056208B" w14:paraId="503FB139" w14:textId="77777777" w:rsidTr="007F171A">
        <w:trPr>
          <w:trHeight w:val="71"/>
        </w:trPr>
        <w:tc>
          <w:tcPr>
            <w:tcW w:w="1101" w:type="dxa"/>
            <w:shd w:val="clear" w:color="auto" w:fill="auto"/>
            <w:vAlign w:val="center"/>
          </w:tcPr>
          <w:p w14:paraId="0EF71E3F"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lastRenderedPageBreak/>
              <w:t>MIS</w:t>
            </w:r>
          </w:p>
        </w:tc>
        <w:tc>
          <w:tcPr>
            <w:tcW w:w="7240" w:type="dxa"/>
            <w:shd w:val="clear" w:color="auto" w:fill="auto"/>
            <w:vAlign w:val="center"/>
          </w:tcPr>
          <w:p w14:paraId="395014EE"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Interlocking System</w:t>
            </w:r>
          </w:p>
        </w:tc>
      </w:tr>
      <w:tr w:rsidR="006300B1" w:rsidRPr="0056208B" w14:paraId="778ECEA6" w14:textId="77777777" w:rsidTr="007F171A">
        <w:trPr>
          <w:trHeight w:val="71"/>
        </w:trPr>
        <w:tc>
          <w:tcPr>
            <w:tcW w:w="1101" w:type="dxa"/>
            <w:shd w:val="clear" w:color="auto" w:fill="auto"/>
            <w:vAlign w:val="center"/>
          </w:tcPr>
          <w:p w14:paraId="367EAB7A" w14:textId="77777777" w:rsidR="006300B1" w:rsidRPr="0056208B" w:rsidRDefault="006300B1" w:rsidP="006300B1">
            <w:pPr>
              <w:pStyle w:val="AASemiBold"/>
              <w:spacing w:before="80" w:after="40" w:line="240" w:lineRule="auto"/>
              <w:ind w:left="-109" w:right="-107"/>
              <w:rPr>
                <w:b/>
                <w:bCs/>
                <w:sz w:val="18"/>
                <w:szCs w:val="20"/>
              </w:rPr>
            </w:pPr>
            <w:r w:rsidRPr="0056208B">
              <w:rPr>
                <w:sz w:val="18"/>
                <w:szCs w:val="20"/>
              </w:rPr>
              <w:t>MIT</w:t>
            </w:r>
          </w:p>
        </w:tc>
        <w:tc>
          <w:tcPr>
            <w:tcW w:w="7240" w:type="dxa"/>
            <w:shd w:val="clear" w:color="auto" w:fill="auto"/>
            <w:vAlign w:val="center"/>
          </w:tcPr>
          <w:p w14:paraId="34854402"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18"/>
              </w:rPr>
              <w:t>IT System</w:t>
            </w:r>
          </w:p>
        </w:tc>
      </w:tr>
      <w:tr w:rsidR="006300B1" w:rsidRPr="0056208B" w14:paraId="2BD8D811" w14:textId="77777777" w:rsidTr="007F171A">
        <w:trPr>
          <w:trHeight w:val="71"/>
        </w:trPr>
        <w:tc>
          <w:tcPr>
            <w:tcW w:w="1101" w:type="dxa"/>
            <w:shd w:val="clear" w:color="auto" w:fill="auto"/>
            <w:vAlign w:val="center"/>
          </w:tcPr>
          <w:p w14:paraId="3C9AB2E9"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MTBF</w:t>
            </w:r>
          </w:p>
        </w:tc>
        <w:tc>
          <w:tcPr>
            <w:tcW w:w="7240" w:type="dxa"/>
            <w:shd w:val="clear" w:color="auto" w:fill="auto"/>
            <w:vAlign w:val="center"/>
          </w:tcPr>
          <w:p w14:paraId="15CE712F" w14:textId="77777777" w:rsidR="006300B1" w:rsidRPr="0056208B" w:rsidRDefault="006300B1" w:rsidP="006300B1">
            <w:pPr>
              <w:autoSpaceDE w:val="0"/>
              <w:autoSpaceDN w:val="0"/>
              <w:adjustRightInd w:val="0"/>
              <w:spacing w:before="80" w:after="40" w:line="240" w:lineRule="auto"/>
              <w:rPr>
                <w:sz w:val="18"/>
                <w:szCs w:val="18"/>
              </w:rPr>
            </w:pPr>
            <w:r w:rsidRPr="0056208B">
              <w:rPr>
                <w:sz w:val="18"/>
                <w:szCs w:val="20"/>
              </w:rPr>
              <w:t>Mean Time Between Failure</w:t>
            </w:r>
          </w:p>
        </w:tc>
      </w:tr>
      <w:tr w:rsidR="006300B1" w:rsidRPr="0056208B" w14:paraId="186EAF38" w14:textId="77777777" w:rsidTr="007F171A">
        <w:trPr>
          <w:trHeight w:val="71"/>
        </w:trPr>
        <w:tc>
          <w:tcPr>
            <w:tcW w:w="1101" w:type="dxa"/>
            <w:shd w:val="clear" w:color="auto" w:fill="auto"/>
            <w:vAlign w:val="center"/>
          </w:tcPr>
          <w:p w14:paraId="38E5BC4C"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MTBM</w:t>
            </w:r>
          </w:p>
        </w:tc>
        <w:tc>
          <w:tcPr>
            <w:tcW w:w="7240" w:type="dxa"/>
            <w:shd w:val="clear" w:color="auto" w:fill="auto"/>
            <w:vAlign w:val="center"/>
          </w:tcPr>
          <w:p w14:paraId="60758B52"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Mean Time Between Maintenance</w:t>
            </w:r>
          </w:p>
        </w:tc>
      </w:tr>
      <w:tr w:rsidR="006300B1" w:rsidRPr="0056208B" w14:paraId="002BD2D0" w14:textId="77777777" w:rsidTr="007F171A">
        <w:trPr>
          <w:trHeight w:val="71"/>
        </w:trPr>
        <w:tc>
          <w:tcPr>
            <w:tcW w:w="1101" w:type="dxa"/>
            <w:shd w:val="clear" w:color="auto" w:fill="auto"/>
            <w:vAlign w:val="center"/>
          </w:tcPr>
          <w:p w14:paraId="6944B66E"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MTTR</w:t>
            </w:r>
          </w:p>
        </w:tc>
        <w:tc>
          <w:tcPr>
            <w:tcW w:w="7240" w:type="dxa"/>
            <w:shd w:val="clear" w:color="auto" w:fill="auto"/>
            <w:vAlign w:val="center"/>
          </w:tcPr>
          <w:p w14:paraId="0C1797EB"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Mean Time To Repair</w:t>
            </w:r>
          </w:p>
        </w:tc>
      </w:tr>
      <w:tr w:rsidR="006300B1" w:rsidRPr="0056208B" w14:paraId="0206E24F" w14:textId="77777777" w:rsidTr="007F171A">
        <w:trPr>
          <w:trHeight w:val="71"/>
        </w:trPr>
        <w:tc>
          <w:tcPr>
            <w:tcW w:w="1101" w:type="dxa"/>
            <w:shd w:val="clear" w:color="auto" w:fill="auto"/>
            <w:vAlign w:val="center"/>
          </w:tcPr>
          <w:p w14:paraId="2C433122"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MYRRHA</w:t>
            </w:r>
          </w:p>
        </w:tc>
        <w:tc>
          <w:tcPr>
            <w:tcW w:w="7240" w:type="dxa"/>
            <w:shd w:val="clear" w:color="auto" w:fill="auto"/>
            <w:vAlign w:val="center"/>
          </w:tcPr>
          <w:p w14:paraId="28C0A857" w14:textId="70249182"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Multi-purpose hYbrid Research Reactor for High-tech Applications</w:t>
            </w:r>
          </w:p>
        </w:tc>
      </w:tr>
      <w:tr w:rsidR="006300B1" w:rsidRPr="0056208B" w14:paraId="437535A1" w14:textId="77777777" w:rsidTr="007F171A">
        <w:trPr>
          <w:trHeight w:val="71"/>
        </w:trPr>
        <w:tc>
          <w:tcPr>
            <w:tcW w:w="1101" w:type="dxa"/>
            <w:shd w:val="clear" w:color="auto" w:fill="auto"/>
            <w:vAlign w:val="center"/>
          </w:tcPr>
          <w:p w14:paraId="4FF04739" w14:textId="40C968E5" w:rsidR="006300B1" w:rsidRPr="005C19C3" w:rsidRDefault="006300B1" w:rsidP="006300B1">
            <w:pPr>
              <w:pStyle w:val="AASemiBold"/>
              <w:spacing w:before="80" w:after="40" w:line="240" w:lineRule="auto"/>
              <w:ind w:left="-109" w:right="-107"/>
              <w:rPr>
                <w:sz w:val="18"/>
                <w:szCs w:val="20"/>
              </w:rPr>
            </w:pPr>
            <w:r w:rsidRPr="005C19C3">
              <w:rPr>
                <w:sz w:val="18"/>
                <w:szCs w:val="20"/>
              </w:rPr>
              <w:t>OEM</w:t>
            </w:r>
          </w:p>
        </w:tc>
        <w:tc>
          <w:tcPr>
            <w:tcW w:w="7240" w:type="dxa"/>
            <w:shd w:val="clear" w:color="auto" w:fill="auto"/>
            <w:vAlign w:val="center"/>
          </w:tcPr>
          <w:p w14:paraId="4FE947D2" w14:textId="7AF54793" w:rsidR="006300B1" w:rsidRPr="005C19C3" w:rsidRDefault="005C19C3" w:rsidP="006300B1">
            <w:pPr>
              <w:autoSpaceDE w:val="0"/>
              <w:autoSpaceDN w:val="0"/>
              <w:adjustRightInd w:val="0"/>
              <w:spacing w:before="80" w:after="40" w:line="240" w:lineRule="auto"/>
              <w:rPr>
                <w:sz w:val="18"/>
                <w:szCs w:val="20"/>
              </w:rPr>
            </w:pPr>
            <w:r w:rsidRPr="005C19C3">
              <w:rPr>
                <w:sz w:val="18"/>
                <w:szCs w:val="20"/>
              </w:rPr>
              <w:t xml:space="preserve">Original Equipment Manufacturer. </w:t>
            </w:r>
            <w:r>
              <w:rPr>
                <w:sz w:val="18"/>
                <w:szCs w:val="20"/>
              </w:rPr>
              <w:t xml:space="preserve"> (e.g.</w:t>
            </w:r>
            <w:r w:rsidRPr="005C19C3">
              <w:rPr>
                <w:sz w:val="18"/>
                <w:szCs w:val="20"/>
              </w:rPr>
              <w:t xml:space="preserve"> Kaeser</w:t>
            </w:r>
            <w:r>
              <w:rPr>
                <w:sz w:val="18"/>
                <w:szCs w:val="20"/>
              </w:rPr>
              <w:t>)</w:t>
            </w:r>
          </w:p>
        </w:tc>
      </w:tr>
      <w:tr w:rsidR="006300B1" w:rsidRPr="0056208B" w14:paraId="74A741C8" w14:textId="77777777" w:rsidTr="007F171A">
        <w:trPr>
          <w:trHeight w:val="71"/>
        </w:trPr>
        <w:tc>
          <w:tcPr>
            <w:tcW w:w="1101" w:type="dxa"/>
            <w:shd w:val="clear" w:color="auto" w:fill="auto"/>
            <w:vAlign w:val="center"/>
          </w:tcPr>
          <w:p w14:paraId="42C13A0C"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ORS</w:t>
            </w:r>
          </w:p>
        </w:tc>
        <w:tc>
          <w:tcPr>
            <w:tcW w:w="7240" w:type="dxa"/>
            <w:shd w:val="clear" w:color="auto" w:fill="auto"/>
            <w:vAlign w:val="center"/>
          </w:tcPr>
          <w:p w14:paraId="09DCBF65"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Oil removal system</w:t>
            </w:r>
          </w:p>
        </w:tc>
      </w:tr>
      <w:tr w:rsidR="006300B1" w:rsidRPr="0056208B" w14:paraId="3AD781CA" w14:textId="77777777" w:rsidTr="007F171A">
        <w:trPr>
          <w:trHeight w:val="71"/>
        </w:trPr>
        <w:tc>
          <w:tcPr>
            <w:tcW w:w="1101" w:type="dxa"/>
            <w:shd w:val="clear" w:color="auto" w:fill="auto"/>
            <w:vAlign w:val="center"/>
          </w:tcPr>
          <w:p w14:paraId="3EF11ACC" w14:textId="75997AC7" w:rsidR="006300B1" w:rsidRPr="0056208B" w:rsidRDefault="006300B1" w:rsidP="006300B1">
            <w:pPr>
              <w:pStyle w:val="AASemiBold"/>
              <w:spacing w:before="80" w:after="40" w:line="240" w:lineRule="auto"/>
              <w:ind w:left="-109" w:right="-107"/>
              <w:rPr>
                <w:sz w:val="18"/>
                <w:szCs w:val="20"/>
              </w:rPr>
            </w:pPr>
            <w:r w:rsidRPr="0056208B">
              <w:rPr>
                <w:sz w:val="18"/>
                <w:szCs w:val="20"/>
              </w:rPr>
              <w:t>PEPS</w:t>
            </w:r>
          </w:p>
        </w:tc>
        <w:tc>
          <w:tcPr>
            <w:tcW w:w="7240" w:type="dxa"/>
            <w:shd w:val="clear" w:color="auto" w:fill="auto"/>
            <w:vAlign w:val="center"/>
          </w:tcPr>
          <w:p w14:paraId="429DCD3D" w14:textId="2EC7C724"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 xml:space="preserve">Personal Protection System </w:t>
            </w:r>
          </w:p>
        </w:tc>
      </w:tr>
      <w:tr w:rsidR="006300B1" w:rsidRPr="0056208B" w14:paraId="5FD6D8A1" w14:textId="77777777" w:rsidTr="007F171A">
        <w:trPr>
          <w:trHeight w:val="71"/>
        </w:trPr>
        <w:tc>
          <w:tcPr>
            <w:tcW w:w="1101" w:type="dxa"/>
            <w:shd w:val="clear" w:color="auto" w:fill="auto"/>
            <w:vAlign w:val="center"/>
          </w:tcPr>
          <w:p w14:paraId="4F93896B"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PFD</w:t>
            </w:r>
          </w:p>
        </w:tc>
        <w:tc>
          <w:tcPr>
            <w:tcW w:w="7240" w:type="dxa"/>
            <w:shd w:val="clear" w:color="auto" w:fill="auto"/>
            <w:vAlign w:val="center"/>
          </w:tcPr>
          <w:p w14:paraId="6A0BC022"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Process Flow Diagram</w:t>
            </w:r>
          </w:p>
        </w:tc>
      </w:tr>
      <w:tr w:rsidR="006300B1" w:rsidRPr="0056208B" w14:paraId="36E4B694" w14:textId="77777777" w:rsidTr="007F171A">
        <w:trPr>
          <w:trHeight w:val="71"/>
        </w:trPr>
        <w:tc>
          <w:tcPr>
            <w:tcW w:w="1101" w:type="dxa"/>
            <w:shd w:val="clear" w:color="auto" w:fill="auto"/>
            <w:vAlign w:val="center"/>
          </w:tcPr>
          <w:p w14:paraId="50417121"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PID</w:t>
            </w:r>
          </w:p>
        </w:tc>
        <w:tc>
          <w:tcPr>
            <w:tcW w:w="7240" w:type="dxa"/>
            <w:shd w:val="clear" w:color="auto" w:fill="auto"/>
            <w:vAlign w:val="center"/>
          </w:tcPr>
          <w:p w14:paraId="799DD441"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Piping and Instrumentation Diagram</w:t>
            </w:r>
          </w:p>
        </w:tc>
      </w:tr>
      <w:tr w:rsidR="006300B1" w:rsidRPr="0056208B" w14:paraId="2AE2B829" w14:textId="77777777" w:rsidTr="007F171A">
        <w:trPr>
          <w:trHeight w:val="71"/>
        </w:trPr>
        <w:tc>
          <w:tcPr>
            <w:tcW w:w="1101" w:type="dxa"/>
            <w:shd w:val="clear" w:color="auto" w:fill="auto"/>
            <w:vAlign w:val="center"/>
          </w:tcPr>
          <w:p w14:paraId="7F3D1411"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PLC</w:t>
            </w:r>
          </w:p>
        </w:tc>
        <w:tc>
          <w:tcPr>
            <w:tcW w:w="7240" w:type="dxa"/>
            <w:shd w:val="clear" w:color="auto" w:fill="auto"/>
            <w:vAlign w:val="center"/>
          </w:tcPr>
          <w:p w14:paraId="6537DB3E"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Programmable Logic Controller</w:t>
            </w:r>
          </w:p>
        </w:tc>
      </w:tr>
      <w:tr w:rsidR="006300B1" w:rsidRPr="0056208B" w14:paraId="4D767165" w14:textId="77777777" w:rsidTr="007F171A">
        <w:trPr>
          <w:trHeight w:val="71"/>
        </w:trPr>
        <w:tc>
          <w:tcPr>
            <w:tcW w:w="1101" w:type="dxa"/>
            <w:shd w:val="clear" w:color="auto" w:fill="auto"/>
            <w:vAlign w:val="center"/>
          </w:tcPr>
          <w:p w14:paraId="56BFC02E"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QCELL</w:t>
            </w:r>
          </w:p>
        </w:tc>
        <w:tc>
          <w:tcPr>
            <w:tcW w:w="7240" w:type="dxa"/>
            <w:shd w:val="clear" w:color="auto" w:fill="auto"/>
            <w:vAlign w:val="center"/>
          </w:tcPr>
          <w:p w14:paraId="153C82E6"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Cryogenic Cell = QVB+QM</w:t>
            </w:r>
          </w:p>
        </w:tc>
      </w:tr>
      <w:tr w:rsidR="006300B1" w:rsidRPr="0056208B" w14:paraId="1E332637" w14:textId="77777777" w:rsidTr="007F171A">
        <w:trPr>
          <w:trHeight w:val="71"/>
        </w:trPr>
        <w:tc>
          <w:tcPr>
            <w:tcW w:w="1101" w:type="dxa"/>
            <w:shd w:val="clear" w:color="auto" w:fill="auto"/>
            <w:vAlign w:val="center"/>
          </w:tcPr>
          <w:p w14:paraId="53E9003D"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QLM</w:t>
            </w:r>
          </w:p>
        </w:tc>
        <w:tc>
          <w:tcPr>
            <w:tcW w:w="7240" w:type="dxa"/>
            <w:shd w:val="clear" w:color="auto" w:fill="auto"/>
            <w:vAlign w:val="center"/>
          </w:tcPr>
          <w:p w14:paraId="2CBB081E"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Main Cryogenic Distribution Line</w:t>
            </w:r>
          </w:p>
        </w:tc>
      </w:tr>
      <w:tr w:rsidR="006300B1" w:rsidRPr="0056208B" w14:paraId="20013F84" w14:textId="77777777" w:rsidTr="007F171A">
        <w:trPr>
          <w:trHeight w:val="71"/>
        </w:trPr>
        <w:tc>
          <w:tcPr>
            <w:tcW w:w="1101" w:type="dxa"/>
            <w:shd w:val="clear" w:color="auto" w:fill="auto"/>
            <w:vAlign w:val="center"/>
          </w:tcPr>
          <w:p w14:paraId="2B4DD21D"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QM</w:t>
            </w:r>
          </w:p>
        </w:tc>
        <w:tc>
          <w:tcPr>
            <w:tcW w:w="7240" w:type="dxa"/>
            <w:shd w:val="clear" w:color="auto" w:fill="auto"/>
            <w:vAlign w:val="center"/>
          </w:tcPr>
          <w:p w14:paraId="63827CF9"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Cryomodule</w:t>
            </w:r>
          </w:p>
        </w:tc>
      </w:tr>
      <w:tr w:rsidR="006300B1" w:rsidRPr="0056208B" w14:paraId="4EED3406" w14:textId="77777777" w:rsidTr="007F171A">
        <w:trPr>
          <w:trHeight w:val="71"/>
        </w:trPr>
        <w:tc>
          <w:tcPr>
            <w:tcW w:w="1101" w:type="dxa"/>
            <w:shd w:val="clear" w:color="auto" w:fill="auto"/>
            <w:vAlign w:val="center"/>
          </w:tcPr>
          <w:p w14:paraId="6AEE635F"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QPLANT</w:t>
            </w:r>
          </w:p>
        </w:tc>
        <w:tc>
          <w:tcPr>
            <w:tcW w:w="7240" w:type="dxa"/>
            <w:shd w:val="clear" w:color="auto" w:fill="auto"/>
            <w:vAlign w:val="center"/>
          </w:tcPr>
          <w:p w14:paraId="56672B19"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QPLANT</w:t>
            </w:r>
          </w:p>
        </w:tc>
      </w:tr>
      <w:tr w:rsidR="006300B1" w:rsidRPr="0056208B" w14:paraId="308368BE" w14:textId="77777777" w:rsidTr="007F171A">
        <w:trPr>
          <w:trHeight w:val="71"/>
        </w:trPr>
        <w:tc>
          <w:tcPr>
            <w:tcW w:w="1101" w:type="dxa"/>
            <w:shd w:val="clear" w:color="auto" w:fill="auto"/>
            <w:vAlign w:val="center"/>
          </w:tcPr>
          <w:p w14:paraId="7CF1B121" w14:textId="3478094D" w:rsidR="006300B1" w:rsidRPr="0056208B" w:rsidRDefault="006300B1" w:rsidP="006300B1">
            <w:pPr>
              <w:pStyle w:val="AASemiBold"/>
              <w:spacing w:before="80" w:after="40" w:line="240" w:lineRule="auto"/>
              <w:ind w:left="-109" w:right="-107"/>
              <w:rPr>
                <w:sz w:val="18"/>
                <w:szCs w:val="20"/>
              </w:rPr>
            </w:pPr>
            <w:r w:rsidRPr="0056208B">
              <w:rPr>
                <w:sz w:val="18"/>
                <w:szCs w:val="20"/>
              </w:rPr>
              <w:t>QPLANT:CIS</w:t>
            </w:r>
          </w:p>
        </w:tc>
        <w:tc>
          <w:tcPr>
            <w:tcW w:w="7240" w:type="dxa"/>
            <w:shd w:val="clear" w:color="auto" w:fill="auto"/>
            <w:vAlign w:val="center"/>
          </w:tcPr>
          <w:p w14:paraId="5F252EDB" w14:textId="3FD82649" w:rsidR="006300B1" w:rsidRPr="0056208B" w:rsidRDefault="006300B1" w:rsidP="006300B1">
            <w:pPr>
              <w:autoSpaceDE w:val="0"/>
              <w:autoSpaceDN w:val="0"/>
              <w:adjustRightInd w:val="0"/>
              <w:spacing w:before="80" w:after="40" w:line="240" w:lineRule="auto"/>
              <w:rPr>
                <w:sz w:val="18"/>
                <w:szCs w:val="20"/>
              </w:rPr>
            </w:pPr>
            <w:r w:rsidRPr="0056208B">
              <w:rPr>
                <w:sz w:val="18"/>
                <w:szCs w:val="18"/>
              </w:rPr>
              <w:t>QPLANT Control and Interlock System</w:t>
            </w:r>
          </w:p>
        </w:tc>
      </w:tr>
      <w:tr w:rsidR="006300B1" w:rsidRPr="0056208B" w14:paraId="3F1E8677" w14:textId="77777777" w:rsidTr="007F171A">
        <w:trPr>
          <w:trHeight w:val="71"/>
        </w:trPr>
        <w:tc>
          <w:tcPr>
            <w:tcW w:w="1101" w:type="dxa"/>
            <w:shd w:val="clear" w:color="auto" w:fill="auto"/>
            <w:vAlign w:val="center"/>
          </w:tcPr>
          <w:p w14:paraId="3C560B0E"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QRB</w:t>
            </w:r>
          </w:p>
        </w:tc>
        <w:tc>
          <w:tcPr>
            <w:tcW w:w="7240" w:type="dxa"/>
            <w:shd w:val="clear" w:color="auto" w:fill="auto"/>
            <w:vAlign w:val="center"/>
          </w:tcPr>
          <w:p w14:paraId="4BF2DD3F"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QPLANT Refrigeration Cold Box</w:t>
            </w:r>
          </w:p>
        </w:tc>
      </w:tr>
      <w:tr w:rsidR="006300B1" w:rsidRPr="0056208B" w14:paraId="27B9FA58" w14:textId="77777777" w:rsidTr="007F171A">
        <w:trPr>
          <w:trHeight w:val="71"/>
        </w:trPr>
        <w:tc>
          <w:tcPr>
            <w:tcW w:w="1101" w:type="dxa"/>
            <w:shd w:val="clear" w:color="auto" w:fill="auto"/>
            <w:vAlign w:val="center"/>
          </w:tcPr>
          <w:p w14:paraId="11194F23"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QSYS</w:t>
            </w:r>
          </w:p>
        </w:tc>
        <w:tc>
          <w:tcPr>
            <w:tcW w:w="7240" w:type="dxa"/>
            <w:shd w:val="clear" w:color="auto" w:fill="auto"/>
            <w:vAlign w:val="center"/>
          </w:tcPr>
          <w:p w14:paraId="12FDA545"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Cryogenic System</w:t>
            </w:r>
          </w:p>
        </w:tc>
      </w:tr>
      <w:tr w:rsidR="006300B1" w:rsidRPr="0056208B" w14:paraId="0C1FBA13" w14:textId="77777777" w:rsidTr="007F171A">
        <w:trPr>
          <w:trHeight w:val="71"/>
        </w:trPr>
        <w:tc>
          <w:tcPr>
            <w:tcW w:w="1101" w:type="dxa"/>
            <w:shd w:val="clear" w:color="auto" w:fill="auto"/>
            <w:vAlign w:val="center"/>
          </w:tcPr>
          <w:p w14:paraId="24C5D73D"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QSYS:CS</w:t>
            </w:r>
          </w:p>
        </w:tc>
        <w:tc>
          <w:tcPr>
            <w:tcW w:w="7240" w:type="dxa"/>
            <w:shd w:val="clear" w:color="auto" w:fill="auto"/>
            <w:vAlign w:val="center"/>
          </w:tcPr>
          <w:p w14:paraId="54DF0DC2"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Cryogenic Control System</w:t>
            </w:r>
          </w:p>
        </w:tc>
      </w:tr>
      <w:tr w:rsidR="006300B1" w:rsidRPr="0056208B" w14:paraId="6B488659" w14:textId="77777777" w:rsidTr="007F171A">
        <w:trPr>
          <w:trHeight w:val="71"/>
        </w:trPr>
        <w:tc>
          <w:tcPr>
            <w:tcW w:w="1101" w:type="dxa"/>
            <w:shd w:val="clear" w:color="auto" w:fill="auto"/>
            <w:vAlign w:val="center"/>
          </w:tcPr>
          <w:p w14:paraId="38322246"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QVB</w:t>
            </w:r>
          </w:p>
        </w:tc>
        <w:tc>
          <w:tcPr>
            <w:tcW w:w="7240" w:type="dxa"/>
            <w:shd w:val="clear" w:color="auto" w:fill="auto"/>
            <w:vAlign w:val="center"/>
          </w:tcPr>
          <w:p w14:paraId="7659BA2F"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Cryogenic Valve Box</w:t>
            </w:r>
          </w:p>
        </w:tc>
      </w:tr>
      <w:tr w:rsidR="006300B1" w:rsidRPr="0056208B" w14:paraId="1C0E31B4" w14:textId="77777777" w:rsidTr="007F171A">
        <w:trPr>
          <w:trHeight w:val="71"/>
        </w:trPr>
        <w:tc>
          <w:tcPr>
            <w:tcW w:w="1101" w:type="dxa"/>
            <w:shd w:val="clear" w:color="auto" w:fill="auto"/>
            <w:vAlign w:val="center"/>
          </w:tcPr>
          <w:p w14:paraId="5856E61D"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QVE</w:t>
            </w:r>
          </w:p>
        </w:tc>
        <w:tc>
          <w:tcPr>
            <w:tcW w:w="7240" w:type="dxa"/>
            <w:shd w:val="clear" w:color="auto" w:fill="auto"/>
            <w:vAlign w:val="center"/>
          </w:tcPr>
          <w:p w14:paraId="18C6C206"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End-box</w:t>
            </w:r>
          </w:p>
        </w:tc>
      </w:tr>
      <w:tr w:rsidR="006300B1" w:rsidRPr="0056208B" w14:paraId="1FD07F31" w14:textId="77777777" w:rsidTr="007F171A">
        <w:trPr>
          <w:trHeight w:val="71"/>
        </w:trPr>
        <w:tc>
          <w:tcPr>
            <w:tcW w:w="1101" w:type="dxa"/>
            <w:shd w:val="clear" w:color="auto" w:fill="auto"/>
            <w:vAlign w:val="center"/>
          </w:tcPr>
          <w:p w14:paraId="679591D7"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RAMI</w:t>
            </w:r>
          </w:p>
        </w:tc>
        <w:tc>
          <w:tcPr>
            <w:tcW w:w="7240" w:type="dxa"/>
            <w:shd w:val="clear" w:color="auto" w:fill="auto"/>
            <w:vAlign w:val="center"/>
          </w:tcPr>
          <w:p w14:paraId="7008E1EF" w14:textId="72B02217" w:rsidR="006300B1" w:rsidRPr="005C19C3" w:rsidRDefault="005C19C3" w:rsidP="006300B1">
            <w:pPr>
              <w:autoSpaceDE w:val="0"/>
              <w:autoSpaceDN w:val="0"/>
              <w:adjustRightInd w:val="0"/>
              <w:spacing w:before="80" w:after="40" w:line="240" w:lineRule="auto"/>
              <w:rPr>
                <w:sz w:val="18"/>
                <w:szCs w:val="20"/>
              </w:rPr>
            </w:pPr>
            <w:r w:rsidRPr="005C19C3">
              <w:rPr>
                <w:sz w:val="18"/>
                <w:szCs w:val="20"/>
              </w:rPr>
              <w:t>Reliability, Availability, Maintainability, Inspectability.</w:t>
            </w:r>
          </w:p>
        </w:tc>
      </w:tr>
      <w:tr w:rsidR="006300B1" w:rsidRPr="0056208B" w14:paraId="293ADB7B" w14:textId="77777777" w:rsidTr="007F171A">
        <w:trPr>
          <w:trHeight w:val="71"/>
        </w:trPr>
        <w:tc>
          <w:tcPr>
            <w:tcW w:w="1101" w:type="dxa"/>
            <w:shd w:val="clear" w:color="auto" w:fill="auto"/>
            <w:vAlign w:val="center"/>
          </w:tcPr>
          <w:p w14:paraId="1CAC4DE6"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RF</w:t>
            </w:r>
          </w:p>
        </w:tc>
        <w:tc>
          <w:tcPr>
            <w:tcW w:w="7240" w:type="dxa"/>
            <w:shd w:val="clear" w:color="auto" w:fill="auto"/>
            <w:vAlign w:val="center"/>
          </w:tcPr>
          <w:p w14:paraId="193534E4"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Radio Frequency</w:t>
            </w:r>
          </w:p>
        </w:tc>
      </w:tr>
      <w:tr w:rsidR="006300B1" w:rsidRPr="0056208B" w14:paraId="2E933B41" w14:textId="77777777" w:rsidTr="007F171A">
        <w:trPr>
          <w:trHeight w:val="71"/>
        </w:trPr>
        <w:tc>
          <w:tcPr>
            <w:tcW w:w="1101" w:type="dxa"/>
            <w:shd w:val="clear" w:color="auto" w:fill="auto"/>
            <w:vAlign w:val="center"/>
          </w:tcPr>
          <w:p w14:paraId="5202D08E"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SAT</w:t>
            </w:r>
          </w:p>
        </w:tc>
        <w:tc>
          <w:tcPr>
            <w:tcW w:w="7240" w:type="dxa"/>
            <w:shd w:val="clear" w:color="auto" w:fill="auto"/>
            <w:vAlign w:val="center"/>
          </w:tcPr>
          <w:p w14:paraId="5107AD61"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Site Acceptance Test</w:t>
            </w:r>
          </w:p>
        </w:tc>
      </w:tr>
      <w:tr w:rsidR="006300B1" w:rsidRPr="0056208B" w14:paraId="163195C3" w14:textId="77777777" w:rsidTr="007F171A">
        <w:trPr>
          <w:trHeight w:val="71"/>
        </w:trPr>
        <w:tc>
          <w:tcPr>
            <w:tcW w:w="1101" w:type="dxa"/>
            <w:shd w:val="clear" w:color="auto" w:fill="auto"/>
            <w:vAlign w:val="center"/>
          </w:tcPr>
          <w:p w14:paraId="6154FE5C"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SC</w:t>
            </w:r>
          </w:p>
        </w:tc>
        <w:tc>
          <w:tcPr>
            <w:tcW w:w="7240" w:type="dxa"/>
            <w:shd w:val="clear" w:color="auto" w:fill="auto"/>
            <w:vAlign w:val="center"/>
          </w:tcPr>
          <w:p w14:paraId="14AEEFC8"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Superconducting</w:t>
            </w:r>
          </w:p>
        </w:tc>
      </w:tr>
      <w:tr w:rsidR="006300B1" w:rsidRPr="0056208B" w14:paraId="3583E480" w14:textId="77777777" w:rsidTr="007F171A">
        <w:trPr>
          <w:trHeight w:val="71"/>
        </w:trPr>
        <w:tc>
          <w:tcPr>
            <w:tcW w:w="1101" w:type="dxa"/>
            <w:shd w:val="clear" w:color="auto" w:fill="auto"/>
            <w:vAlign w:val="center"/>
          </w:tcPr>
          <w:p w14:paraId="074B25F9"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SHe</w:t>
            </w:r>
          </w:p>
        </w:tc>
        <w:tc>
          <w:tcPr>
            <w:tcW w:w="7240" w:type="dxa"/>
            <w:shd w:val="clear" w:color="auto" w:fill="auto"/>
            <w:vAlign w:val="center"/>
          </w:tcPr>
          <w:p w14:paraId="68FC638C"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Supercritical Helium</w:t>
            </w:r>
          </w:p>
        </w:tc>
      </w:tr>
      <w:tr w:rsidR="006300B1" w:rsidRPr="0056208B" w14:paraId="6518C136" w14:textId="77777777" w:rsidTr="007F171A">
        <w:trPr>
          <w:trHeight w:val="71"/>
        </w:trPr>
        <w:tc>
          <w:tcPr>
            <w:tcW w:w="1101" w:type="dxa"/>
            <w:shd w:val="clear" w:color="auto" w:fill="auto"/>
          </w:tcPr>
          <w:p w14:paraId="1FE1D8E5"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ST</w:t>
            </w:r>
          </w:p>
        </w:tc>
        <w:tc>
          <w:tcPr>
            <w:tcW w:w="7240" w:type="dxa"/>
            <w:shd w:val="clear" w:color="auto" w:fill="auto"/>
          </w:tcPr>
          <w:p w14:paraId="364A8D3A"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Storage</w:t>
            </w:r>
          </w:p>
        </w:tc>
      </w:tr>
      <w:tr w:rsidR="006300B1" w:rsidRPr="0056208B" w14:paraId="1706CFDB" w14:textId="77777777" w:rsidTr="007F171A">
        <w:trPr>
          <w:trHeight w:val="71"/>
        </w:trPr>
        <w:tc>
          <w:tcPr>
            <w:tcW w:w="1101" w:type="dxa"/>
            <w:shd w:val="clear" w:color="auto" w:fill="auto"/>
          </w:tcPr>
          <w:p w14:paraId="01B917FA"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SV</w:t>
            </w:r>
          </w:p>
        </w:tc>
        <w:tc>
          <w:tcPr>
            <w:tcW w:w="7240" w:type="dxa"/>
            <w:shd w:val="clear" w:color="auto" w:fill="auto"/>
          </w:tcPr>
          <w:p w14:paraId="34D97FC1"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Safety Valve</w:t>
            </w:r>
          </w:p>
        </w:tc>
      </w:tr>
      <w:tr w:rsidR="006300B1" w:rsidRPr="0056208B" w14:paraId="0DFE70F3" w14:textId="77777777" w:rsidTr="007F171A">
        <w:trPr>
          <w:trHeight w:val="71"/>
        </w:trPr>
        <w:tc>
          <w:tcPr>
            <w:tcW w:w="1101" w:type="dxa"/>
            <w:shd w:val="clear" w:color="auto" w:fill="auto"/>
            <w:vAlign w:val="center"/>
          </w:tcPr>
          <w:p w14:paraId="7B60CCA3"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TRO</w:t>
            </w:r>
          </w:p>
        </w:tc>
        <w:tc>
          <w:tcPr>
            <w:tcW w:w="7240" w:type="dxa"/>
            <w:shd w:val="clear" w:color="auto" w:fill="auto"/>
            <w:vAlign w:val="center"/>
          </w:tcPr>
          <w:p w14:paraId="4B977F60"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Technical Responsible Officer</w:t>
            </w:r>
          </w:p>
        </w:tc>
      </w:tr>
      <w:tr w:rsidR="006300B1" w:rsidRPr="0056208B" w14:paraId="455120E3" w14:textId="77777777" w:rsidTr="007F171A">
        <w:trPr>
          <w:trHeight w:val="71"/>
        </w:trPr>
        <w:tc>
          <w:tcPr>
            <w:tcW w:w="1101" w:type="dxa"/>
            <w:shd w:val="clear" w:color="auto" w:fill="auto"/>
            <w:vAlign w:val="center"/>
          </w:tcPr>
          <w:p w14:paraId="753FE368"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TRM</w:t>
            </w:r>
          </w:p>
        </w:tc>
        <w:tc>
          <w:tcPr>
            <w:tcW w:w="7240" w:type="dxa"/>
            <w:shd w:val="clear" w:color="auto" w:fill="auto"/>
            <w:vAlign w:val="center"/>
          </w:tcPr>
          <w:p w14:paraId="2F03F169"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Technical Review Meeting</w:t>
            </w:r>
          </w:p>
        </w:tc>
      </w:tr>
      <w:tr w:rsidR="006300B1" w:rsidRPr="0056208B" w14:paraId="5D7304D8" w14:textId="77777777" w:rsidTr="007F171A">
        <w:trPr>
          <w:trHeight w:val="71"/>
        </w:trPr>
        <w:tc>
          <w:tcPr>
            <w:tcW w:w="1101" w:type="dxa"/>
            <w:shd w:val="clear" w:color="auto" w:fill="auto"/>
            <w:vAlign w:val="center"/>
          </w:tcPr>
          <w:p w14:paraId="546772D7"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TS</w:t>
            </w:r>
          </w:p>
        </w:tc>
        <w:tc>
          <w:tcPr>
            <w:tcW w:w="7240" w:type="dxa"/>
            <w:shd w:val="clear" w:color="auto" w:fill="auto"/>
            <w:vAlign w:val="center"/>
          </w:tcPr>
          <w:p w14:paraId="1FAD7BCC"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Thermal Shields</w:t>
            </w:r>
          </w:p>
        </w:tc>
      </w:tr>
      <w:tr w:rsidR="006300B1" w:rsidRPr="0056208B" w14:paraId="63D32E87" w14:textId="77777777" w:rsidTr="007F171A">
        <w:trPr>
          <w:trHeight w:val="71"/>
        </w:trPr>
        <w:tc>
          <w:tcPr>
            <w:tcW w:w="1101" w:type="dxa"/>
            <w:shd w:val="clear" w:color="auto" w:fill="auto"/>
            <w:vAlign w:val="center"/>
          </w:tcPr>
          <w:p w14:paraId="208DB41A"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Tu</w:t>
            </w:r>
          </w:p>
        </w:tc>
        <w:tc>
          <w:tcPr>
            <w:tcW w:w="7240" w:type="dxa"/>
            <w:shd w:val="clear" w:color="auto" w:fill="auto"/>
            <w:vAlign w:val="center"/>
          </w:tcPr>
          <w:p w14:paraId="774316EB"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Turbo Expander</w:t>
            </w:r>
          </w:p>
        </w:tc>
      </w:tr>
      <w:tr w:rsidR="006300B1" w:rsidRPr="0056208B" w14:paraId="0F92164E" w14:textId="77777777" w:rsidTr="007F171A">
        <w:trPr>
          <w:trHeight w:val="71"/>
        </w:trPr>
        <w:tc>
          <w:tcPr>
            <w:tcW w:w="1101" w:type="dxa"/>
            <w:shd w:val="clear" w:color="auto" w:fill="auto"/>
            <w:vAlign w:val="center"/>
          </w:tcPr>
          <w:p w14:paraId="37ACE64E"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UPS</w:t>
            </w:r>
          </w:p>
        </w:tc>
        <w:tc>
          <w:tcPr>
            <w:tcW w:w="7240" w:type="dxa"/>
            <w:shd w:val="clear" w:color="auto" w:fill="auto"/>
            <w:vAlign w:val="center"/>
          </w:tcPr>
          <w:p w14:paraId="7F0C2270"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Uninterruptible Power Supply</w:t>
            </w:r>
          </w:p>
        </w:tc>
      </w:tr>
      <w:tr w:rsidR="006300B1" w:rsidRPr="0056208B" w14:paraId="0567D208" w14:textId="77777777" w:rsidTr="007F171A">
        <w:trPr>
          <w:trHeight w:val="71"/>
        </w:trPr>
        <w:tc>
          <w:tcPr>
            <w:tcW w:w="1101" w:type="dxa"/>
            <w:shd w:val="clear" w:color="auto" w:fill="auto"/>
            <w:vAlign w:val="center"/>
          </w:tcPr>
          <w:p w14:paraId="726E6C4D"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VLP</w:t>
            </w:r>
          </w:p>
        </w:tc>
        <w:tc>
          <w:tcPr>
            <w:tcW w:w="7240" w:type="dxa"/>
            <w:shd w:val="clear" w:color="auto" w:fill="auto"/>
            <w:vAlign w:val="center"/>
          </w:tcPr>
          <w:p w14:paraId="113DA822" w14:textId="664FE0A9"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Very Low Pressure (Typically 27-31 mbar for QRB-B and ~400-450 mbar for WCS-VLP)</w:t>
            </w:r>
          </w:p>
        </w:tc>
      </w:tr>
      <w:tr w:rsidR="006300B1" w:rsidRPr="0056208B" w14:paraId="05914486" w14:textId="77777777" w:rsidTr="007F171A">
        <w:trPr>
          <w:trHeight w:val="71"/>
        </w:trPr>
        <w:tc>
          <w:tcPr>
            <w:tcW w:w="1101" w:type="dxa"/>
            <w:shd w:val="clear" w:color="auto" w:fill="auto"/>
            <w:vAlign w:val="center"/>
          </w:tcPr>
          <w:p w14:paraId="75C139CA"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WCS</w:t>
            </w:r>
          </w:p>
        </w:tc>
        <w:tc>
          <w:tcPr>
            <w:tcW w:w="7240" w:type="dxa"/>
            <w:shd w:val="clear" w:color="auto" w:fill="auto"/>
            <w:vAlign w:val="center"/>
          </w:tcPr>
          <w:p w14:paraId="10D2E469"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Warm Compressor Station</w:t>
            </w:r>
          </w:p>
        </w:tc>
      </w:tr>
      <w:tr w:rsidR="006300B1" w:rsidRPr="0056208B" w14:paraId="46788824" w14:textId="77777777" w:rsidTr="007F171A">
        <w:trPr>
          <w:trHeight w:val="71"/>
        </w:trPr>
        <w:tc>
          <w:tcPr>
            <w:tcW w:w="1101" w:type="dxa"/>
            <w:shd w:val="clear" w:color="auto" w:fill="auto"/>
          </w:tcPr>
          <w:p w14:paraId="30FE7AE2" w14:textId="77777777" w:rsidR="006300B1" w:rsidRPr="0056208B" w:rsidRDefault="006300B1" w:rsidP="006300B1">
            <w:pPr>
              <w:pStyle w:val="AASemiBold"/>
              <w:spacing w:before="80" w:after="40" w:line="240" w:lineRule="auto"/>
              <w:ind w:left="-109" w:right="-107"/>
              <w:rPr>
                <w:sz w:val="18"/>
                <w:szCs w:val="20"/>
              </w:rPr>
            </w:pPr>
            <w:r w:rsidRPr="0056208B">
              <w:rPr>
                <w:sz w:val="18"/>
                <w:szCs w:val="20"/>
              </w:rPr>
              <w:t>WSH</w:t>
            </w:r>
          </w:p>
        </w:tc>
        <w:tc>
          <w:tcPr>
            <w:tcW w:w="7240" w:type="dxa"/>
            <w:shd w:val="clear" w:color="auto" w:fill="auto"/>
          </w:tcPr>
          <w:p w14:paraId="2DBCFE67" w14:textId="77777777" w:rsidR="006300B1" w:rsidRPr="0056208B" w:rsidRDefault="006300B1" w:rsidP="006300B1">
            <w:pPr>
              <w:autoSpaceDE w:val="0"/>
              <w:autoSpaceDN w:val="0"/>
              <w:adjustRightInd w:val="0"/>
              <w:spacing w:before="80" w:after="40" w:line="240" w:lineRule="auto"/>
              <w:rPr>
                <w:sz w:val="18"/>
                <w:szCs w:val="20"/>
              </w:rPr>
            </w:pPr>
            <w:r w:rsidRPr="0056208B">
              <w:rPr>
                <w:sz w:val="18"/>
                <w:szCs w:val="20"/>
              </w:rPr>
              <w:t>Warm Storage Helium</w:t>
            </w:r>
          </w:p>
        </w:tc>
      </w:tr>
    </w:tbl>
    <w:p w14:paraId="6C5D7614" w14:textId="43AB2095" w:rsidR="004551A0" w:rsidRPr="0056208B" w:rsidRDefault="004551A0" w:rsidP="00990AC6">
      <w:pPr>
        <w:pStyle w:val="ADClause"/>
        <w:ind w:left="0"/>
        <w:rPr>
          <w:rFonts w:ascii="Segoe UI Semibold" w:eastAsia="Segoe UI" w:hAnsi="Segoe UI Semibold"/>
          <w:color w:val="562873"/>
          <w:sz w:val="24"/>
        </w:rPr>
      </w:pPr>
      <w:bookmarkStart w:id="11" w:name="_Toc188541025"/>
    </w:p>
    <w:p w14:paraId="5887D4A0" w14:textId="77777777" w:rsidR="001A691B" w:rsidRPr="0056208B" w:rsidRDefault="001A691B" w:rsidP="00B5535E">
      <w:pPr>
        <w:pStyle w:val="Heading2"/>
        <w:ind w:left="-450"/>
      </w:pPr>
      <w:bookmarkStart w:id="12" w:name="_Toc200491755"/>
      <w:bookmarkStart w:id="13" w:name="_Toc202536066"/>
      <w:bookmarkStart w:id="14" w:name="_Toc202536858"/>
      <w:r w:rsidRPr="0056208B">
        <w:lastRenderedPageBreak/>
        <w:t>Terms and Definitions</w:t>
      </w:r>
      <w:bookmarkEnd w:id="11"/>
      <w:bookmarkEnd w:id="12"/>
      <w:bookmarkEnd w:id="13"/>
      <w:bookmarkEnd w:id="14"/>
    </w:p>
    <w:tbl>
      <w:tblPr>
        <w:tblW w:w="8767" w:type="dxa"/>
        <w:tblBorders>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1701"/>
        <w:gridCol w:w="7066"/>
      </w:tblGrid>
      <w:tr w:rsidR="005C19C3" w:rsidRPr="0056208B" w14:paraId="06EC268D" w14:textId="77777777" w:rsidTr="008D1A89">
        <w:trPr>
          <w:trHeight w:val="252"/>
        </w:trPr>
        <w:tc>
          <w:tcPr>
            <w:tcW w:w="1701" w:type="dxa"/>
            <w:tcBorders>
              <w:top w:val="nil"/>
              <w:bottom w:val="nil"/>
            </w:tcBorders>
            <w:shd w:val="clear" w:color="auto" w:fill="auto"/>
          </w:tcPr>
          <w:p w14:paraId="2E3B7A6E" w14:textId="25A58B07" w:rsidR="005C19C3" w:rsidRPr="0056208B" w:rsidRDefault="005C19C3" w:rsidP="005C19C3">
            <w:pPr>
              <w:pStyle w:val="AASemiBold"/>
              <w:rPr>
                <w:sz w:val="18"/>
                <w:szCs w:val="20"/>
              </w:rPr>
            </w:pPr>
            <w:r w:rsidRPr="0056208B">
              <w:rPr>
                <w:sz w:val="18"/>
                <w:szCs w:val="20"/>
              </w:rPr>
              <w:t>Conceptual Process Proposal</w:t>
            </w:r>
          </w:p>
        </w:tc>
        <w:tc>
          <w:tcPr>
            <w:tcW w:w="7066" w:type="dxa"/>
            <w:shd w:val="clear" w:color="auto" w:fill="auto"/>
            <w:vAlign w:val="center"/>
          </w:tcPr>
          <w:p w14:paraId="3AD48B2E" w14:textId="5AD36408" w:rsidR="005C19C3" w:rsidRPr="0056208B" w:rsidRDefault="005C19C3" w:rsidP="005C19C3">
            <w:pPr>
              <w:autoSpaceDE w:val="0"/>
              <w:autoSpaceDN w:val="0"/>
              <w:adjustRightInd w:val="0"/>
              <w:spacing w:line="240" w:lineRule="auto"/>
              <w:rPr>
                <w:sz w:val="18"/>
                <w:szCs w:val="20"/>
              </w:rPr>
            </w:pPr>
            <w:r w:rsidRPr="0056208B">
              <w:rPr>
                <w:sz w:val="18"/>
                <w:szCs w:val="20"/>
              </w:rPr>
              <w:t>A preliminary engineering framework that defines the cryogenic helium refrigeration architecture, supporting a range of operational and functional requirements.  The Conceptual Process Proposal serves as the foundation for subsequent design stages by detailing the system architecture, proposed configurations, and functional decompositions necessary to meet the overarching System Requirements.  It ensures integration of key subsystems and process units while maintaining compliance with operational constraints, safety margins, and performance criteria.  It is reviewed and validated as a baseline for the Detailed Design phases</w:t>
            </w:r>
          </w:p>
        </w:tc>
      </w:tr>
      <w:tr w:rsidR="005C19C3" w:rsidRPr="0056208B" w14:paraId="48DBC0E8" w14:textId="77777777" w:rsidTr="008D1A89">
        <w:trPr>
          <w:trHeight w:val="252"/>
        </w:trPr>
        <w:tc>
          <w:tcPr>
            <w:tcW w:w="1701" w:type="dxa"/>
            <w:tcBorders>
              <w:top w:val="nil"/>
              <w:bottom w:val="nil"/>
            </w:tcBorders>
            <w:shd w:val="clear" w:color="auto" w:fill="auto"/>
          </w:tcPr>
          <w:p w14:paraId="6DF4E599" w14:textId="77777777" w:rsidR="005C19C3" w:rsidRPr="0056208B" w:rsidRDefault="005C19C3" w:rsidP="005C19C3">
            <w:pPr>
              <w:pStyle w:val="AASemiBold"/>
              <w:rPr>
                <w:sz w:val="18"/>
                <w:szCs w:val="20"/>
              </w:rPr>
            </w:pPr>
            <w:r w:rsidRPr="0056208B">
              <w:rPr>
                <w:sz w:val="18"/>
                <w:szCs w:val="20"/>
              </w:rPr>
              <w:t>CoreShare</w:t>
            </w:r>
          </w:p>
        </w:tc>
        <w:tc>
          <w:tcPr>
            <w:tcW w:w="7066" w:type="dxa"/>
            <w:shd w:val="clear" w:color="auto" w:fill="auto"/>
            <w:vAlign w:val="center"/>
          </w:tcPr>
          <w:p w14:paraId="671918DD" w14:textId="77777777" w:rsidR="005C19C3" w:rsidRPr="0056208B" w:rsidRDefault="005C19C3" w:rsidP="005C19C3">
            <w:pPr>
              <w:autoSpaceDE w:val="0"/>
              <w:autoSpaceDN w:val="0"/>
              <w:adjustRightInd w:val="0"/>
              <w:spacing w:line="240" w:lineRule="auto"/>
              <w:rPr>
                <w:sz w:val="18"/>
                <w:szCs w:val="20"/>
              </w:rPr>
            </w:pPr>
            <w:r w:rsidRPr="0056208B">
              <w:rPr>
                <w:sz w:val="18"/>
                <w:szCs w:val="20"/>
              </w:rPr>
              <w:t>SCK CEN’s document management system</w:t>
            </w:r>
          </w:p>
        </w:tc>
      </w:tr>
      <w:tr w:rsidR="005C19C3" w:rsidRPr="0056208B" w14:paraId="7136D9A4" w14:textId="77777777" w:rsidTr="008D1A89">
        <w:trPr>
          <w:trHeight w:val="252"/>
        </w:trPr>
        <w:tc>
          <w:tcPr>
            <w:tcW w:w="1701" w:type="dxa"/>
            <w:tcBorders>
              <w:top w:val="nil"/>
              <w:bottom w:val="nil"/>
            </w:tcBorders>
            <w:shd w:val="clear" w:color="auto" w:fill="auto"/>
          </w:tcPr>
          <w:p w14:paraId="31847054" w14:textId="63D4FBC9" w:rsidR="005C19C3" w:rsidRPr="0056208B" w:rsidRDefault="005C19C3" w:rsidP="005C19C3">
            <w:pPr>
              <w:pStyle w:val="AASemiBold"/>
              <w:rPr>
                <w:sz w:val="18"/>
                <w:szCs w:val="20"/>
              </w:rPr>
            </w:pPr>
            <w:r w:rsidRPr="0056208B">
              <w:rPr>
                <w:sz w:val="18"/>
                <w:szCs w:val="20"/>
              </w:rPr>
              <w:t>(Inverse) Coefficient of Performance</w:t>
            </w:r>
          </w:p>
        </w:tc>
        <w:tc>
          <w:tcPr>
            <w:tcW w:w="7066" w:type="dxa"/>
            <w:shd w:val="clear" w:color="auto" w:fill="auto"/>
            <w:vAlign w:val="center"/>
          </w:tcPr>
          <w:p w14:paraId="634DA191" w14:textId="2343D0B6" w:rsidR="00527FA5" w:rsidRPr="00527FA5" w:rsidRDefault="00527FA5" w:rsidP="00527FA5">
            <w:pPr>
              <w:autoSpaceDE w:val="0"/>
              <w:autoSpaceDN w:val="0"/>
              <w:adjustRightInd w:val="0"/>
              <w:spacing w:line="240" w:lineRule="auto"/>
              <w:rPr>
                <w:sz w:val="18"/>
                <w:szCs w:val="20"/>
              </w:rPr>
            </w:pPr>
            <w:r w:rsidRPr="00527FA5">
              <w:rPr>
                <w:sz w:val="18"/>
                <w:szCs w:val="20"/>
              </w:rPr>
              <w:t>COP:</w:t>
            </w:r>
            <w:r>
              <w:rPr>
                <w:sz w:val="18"/>
                <w:szCs w:val="20"/>
              </w:rPr>
              <w:t xml:space="preserve"> </w:t>
            </w:r>
            <w:r w:rsidRPr="00527FA5">
              <w:rPr>
                <w:sz w:val="18"/>
                <w:szCs w:val="20"/>
              </w:rPr>
              <w:t xml:space="preserve"> A dimensionless indicator of the energy efficiency of refrigeration, representing the ratio of useful thermal energy delivered to the electrical energy consumed. In cryogenic applications, </w:t>
            </w:r>
          </w:p>
          <w:p w14:paraId="009B1991" w14:textId="016C849C" w:rsidR="00527FA5" w:rsidRPr="00527FA5" w:rsidRDefault="00527FA5" w:rsidP="00527FA5">
            <w:pPr>
              <w:autoSpaceDE w:val="0"/>
              <w:autoSpaceDN w:val="0"/>
              <w:adjustRightInd w:val="0"/>
              <w:spacing w:line="240" w:lineRule="auto"/>
              <w:rPr>
                <w:sz w:val="18"/>
                <w:szCs w:val="20"/>
              </w:rPr>
            </w:pPr>
            <w:r w:rsidRPr="00527FA5">
              <w:rPr>
                <w:sz w:val="18"/>
                <w:szCs w:val="20"/>
              </w:rPr>
              <w:t>COP refers specifically to the amount of cooling power generated at cryogenic temperatures per unit of electrical input.</w:t>
            </w:r>
          </w:p>
          <w:p w14:paraId="59308878" w14:textId="72DF73DB" w:rsidR="00527FA5" w:rsidRPr="00527FA5" w:rsidRDefault="00527FA5" w:rsidP="00527FA5">
            <w:pPr>
              <w:autoSpaceDE w:val="0"/>
              <w:autoSpaceDN w:val="0"/>
              <w:adjustRightInd w:val="0"/>
              <w:spacing w:line="240" w:lineRule="auto"/>
              <w:rPr>
                <w:sz w:val="18"/>
                <w:szCs w:val="20"/>
              </w:rPr>
            </w:pPr>
            <w:r w:rsidRPr="00527FA5">
              <w:rPr>
                <w:sz w:val="18"/>
                <w:szCs w:val="20"/>
              </w:rPr>
              <w:t>Defined as:</w:t>
            </w:r>
          </w:p>
          <w:p w14:paraId="35F057A9" w14:textId="77777777" w:rsidR="00527FA5" w:rsidRPr="00527FA5" w:rsidRDefault="00527FA5" w:rsidP="00527FA5">
            <w:pPr>
              <w:autoSpaceDE w:val="0"/>
              <w:autoSpaceDN w:val="0"/>
              <w:adjustRightInd w:val="0"/>
              <w:spacing w:line="240" w:lineRule="auto"/>
              <w:rPr>
                <w:sz w:val="18"/>
                <w:szCs w:val="20"/>
              </w:rPr>
            </w:pPr>
            <w:r w:rsidRPr="00527FA5">
              <w:rPr>
                <w:sz w:val="18"/>
                <w:szCs w:val="20"/>
              </w:rPr>
              <w:t xml:space="preserve">            COP_cryogenic = Q_cooling / P_input</w:t>
            </w:r>
          </w:p>
          <w:p w14:paraId="605FBB32" w14:textId="77777777" w:rsidR="00527FA5" w:rsidRPr="00527FA5" w:rsidRDefault="00527FA5" w:rsidP="00527FA5">
            <w:pPr>
              <w:autoSpaceDE w:val="0"/>
              <w:autoSpaceDN w:val="0"/>
              <w:adjustRightInd w:val="0"/>
              <w:spacing w:line="240" w:lineRule="auto"/>
              <w:rPr>
                <w:sz w:val="18"/>
                <w:szCs w:val="20"/>
              </w:rPr>
            </w:pPr>
            <w:r w:rsidRPr="00527FA5">
              <w:rPr>
                <w:sz w:val="18"/>
                <w:szCs w:val="20"/>
              </w:rPr>
              <w:t xml:space="preserve">        where:</w:t>
            </w:r>
          </w:p>
          <w:p w14:paraId="539D4DF8" w14:textId="77777777" w:rsidR="00527FA5" w:rsidRPr="00527FA5" w:rsidRDefault="00527FA5" w:rsidP="00527FA5">
            <w:pPr>
              <w:autoSpaceDE w:val="0"/>
              <w:autoSpaceDN w:val="0"/>
              <w:adjustRightInd w:val="0"/>
              <w:spacing w:line="240" w:lineRule="auto"/>
              <w:rPr>
                <w:sz w:val="18"/>
                <w:szCs w:val="20"/>
              </w:rPr>
            </w:pPr>
            <w:r w:rsidRPr="00527FA5">
              <w:rPr>
                <w:sz w:val="18"/>
                <w:szCs w:val="20"/>
              </w:rPr>
              <w:t xml:space="preserve">            Q_cooling = Net cooling power at cryogenic temperature [W]</w:t>
            </w:r>
          </w:p>
          <w:p w14:paraId="54C51702" w14:textId="77777777" w:rsidR="00527FA5" w:rsidRPr="00527FA5" w:rsidRDefault="00527FA5" w:rsidP="00527FA5">
            <w:pPr>
              <w:autoSpaceDE w:val="0"/>
              <w:autoSpaceDN w:val="0"/>
              <w:adjustRightInd w:val="0"/>
              <w:spacing w:line="240" w:lineRule="auto"/>
              <w:rPr>
                <w:sz w:val="18"/>
                <w:szCs w:val="20"/>
              </w:rPr>
            </w:pPr>
            <w:r w:rsidRPr="00527FA5">
              <w:rPr>
                <w:sz w:val="18"/>
                <w:szCs w:val="20"/>
              </w:rPr>
              <w:t xml:space="preserve">            P_input = Total input power.</w:t>
            </w:r>
          </w:p>
          <w:p w14:paraId="1C44897B" w14:textId="4EA19941" w:rsidR="00527FA5" w:rsidRPr="00527FA5" w:rsidRDefault="00527FA5" w:rsidP="00527FA5">
            <w:pPr>
              <w:autoSpaceDE w:val="0"/>
              <w:autoSpaceDN w:val="0"/>
              <w:adjustRightInd w:val="0"/>
              <w:spacing w:line="240" w:lineRule="auto"/>
              <w:rPr>
                <w:sz w:val="18"/>
                <w:szCs w:val="20"/>
              </w:rPr>
            </w:pPr>
            <w:r>
              <w:rPr>
                <w:sz w:val="18"/>
                <w:szCs w:val="20"/>
              </w:rPr>
              <w:br/>
            </w:r>
            <w:r w:rsidRPr="00527FA5">
              <w:rPr>
                <w:sz w:val="18"/>
                <w:szCs w:val="20"/>
              </w:rPr>
              <w:t xml:space="preserve"> Inverse Coefficient of Performance (invCOP):</w:t>
            </w:r>
          </w:p>
          <w:p w14:paraId="16EFBB3B" w14:textId="56097447" w:rsidR="00527FA5" w:rsidRPr="00527FA5" w:rsidRDefault="00527FA5" w:rsidP="00527FA5">
            <w:pPr>
              <w:autoSpaceDE w:val="0"/>
              <w:autoSpaceDN w:val="0"/>
              <w:adjustRightInd w:val="0"/>
              <w:spacing w:line="240" w:lineRule="auto"/>
              <w:rPr>
                <w:sz w:val="18"/>
                <w:szCs w:val="20"/>
              </w:rPr>
            </w:pPr>
            <w:r w:rsidRPr="00527FA5">
              <w:rPr>
                <w:sz w:val="18"/>
                <w:szCs w:val="20"/>
              </w:rPr>
              <w:t xml:space="preserve"> </w:t>
            </w:r>
            <w:r>
              <w:rPr>
                <w:sz w:val="18"/>
                <w:szCs w:val="20"/>
              </w:rPr>
              <w:t>A</w:t>
            </w:r>
            <w:r w:rsidRPr="00527FA5">
              <w:rPr>
                <w:sz w:val="18"/>
                <w:szCs w:val="20"/>
              </w:rPr>
              <w:t xml:space="preserve"> measure of specific power consumption in refrigeration systems, defined as the amount of input electrical energy required to produce one unit of cooling at the specified cryogenic temperature. </w:t>
            </w:r>
          </w:p>
          <w:p w14:paraId="05EE95B6" w14:textId="456FDFEE" w:rsidR="00527FA5" w:rsidRPr="00527FA5" w:rsidRDefault="00527FA5" w:rsidP="00527FA5">
            <w:pPr>
              <w:autoSpaceDE w:val="0"/>
              <w:autoSpaceDN w:val="0"/>
              <w:adjustRightInd w:val="0"/>
              <w:spacing w:line="240" w:lineRule="auto"/>
              <w:rPr>
                <w:sz w:val="18"/>
                <w:szCs w:val="20"/>
              </w:rPr>
            </w:pPr>
            <w:r w:rsidRPr="00527FA5">
              <w:rPr>
                <w:sz w:val="18"/>
                <w:szCs w:val="20"/>
              </w:rPr>
              <w:t>Commonly expressed in W/W (e.g., W per W of cooling at 4.5 K).</w:t>
            </w:r>
            <w:r>
              <w:rPr>
                <w:sz w:val="18"/>
                <w:szCs w:val="20"/>
              </w:rPr>
              <w:t xml:space="preserve"> </w:t>
            </w:r>
            <w:r w:rsidRPr="00527FA5">
              <w:rPr>
                <w:sz w:val="18"/>
                <w:szCs w:val="20"/>
              </w:rPr>
              <w:t xml:space="preserve"> Lower values indicate higher efficiency.</w:t>
            </w:r>
          </w:p>
          <w:p w14:paraId="2CF22157" w14:textId="717C37A6" w:rsidR="00527FA5" w:rsidRPr="00527FA5" w:rsidRDefault="00527FA5" w:rsidP="00527FA5">
            <w:pPr>
              <w:autoSpaceDE w:val="0"/>
              <w:autoSpaceDN w:val="0"/>
              <w:adjustRightInd w:val="0"/>
              <w:spacing w:line="240" w:lineRule="auto"/>
              <w:rPr>
                <w:sz w:val="18"/>
                <w:szCs w:val="20"/>
              </w:rPr>
            </w:pPr>
            <w:r w:rsidRPr="00527FA5">
              <w:rPr>
                <w:sz w:val="18"/>
                <w:szCs w:val="20"/>
              </w:rPr>
              <w:t>Defined as:</w:t>
            </w:r>
          </w:p>
          <w:p w14:paraId="40D61D82" w14:textId="5FF5BF40" w:rsidR="005C19C3" w:rsidRPr="0056208B" w:rsidRDefault="00527FA5" w:rsidP="00527FA5">
            <w:pPr>
              <w:rPr>
                <w:sz w:val="18"/>
                <w:szCs w:val="20"/>
              </w:rPr>
            </w:pPr>
            <w:r w:rsidRPr="00527FA5">
              <w:rPr>
                <w:sz w:val="18"/>
                <w:szCs w:val="20"/>
              </w:rPr>
              <w:t xml:space="preserve">            invCOP_cryogenic = P_input / Q_cooling = 1 / COP_cryogenic</w:t>
            </w:r>
          </w:p>
        </w:tc>
      </w:tr>
      <w:tr w:rsidR="005C19C3" w:rsidRPr="0056208B" w14:paraId="7B928F6B" w14:textId="77777777" w:rsidTr="008D1A89">
        <w:trPr>
          <w:trHeight w:val="252"/>
        </w:trPr>
        <w:tc>
          <w:tcPr>
            <w:tcW w:w="1701" w:type="dxa"/>
            <w:tcBorders>
              <w:top w:val="nil"/>
              <w:bottom w:val="nil"/>
            </w:tcBorders>
            <w:shd w:val="clear" w:color="auto" w:fill="auto"/>
          </w:tcPr>
          <w:p w14:paraId="6B4D38B2" w14:textId="385CEA72" w:rsidR="005C19C3" w:rsidRPr="0056208B" w:rsidRDefault="005C19C3" w:rsidP="005C19C3">
            <w:pPr>
              <w:pStyle w:val="AASemiBold"/>
              <w:rPr>
                <w:sz w:val="18"/>
                <w:szCs w:val="20"/>
              </w:rPr>
            </w:pPr>
            <w:r w:rsidRPr="0056208B">
              <w:rPr>
                <w:sz w:val="18"/>
                <w:szCs w:val="20"/>
              </w:rPr>
              <w:t xml:space="preserve">Design Stage(s) / Project Execution </w:t>
            </w:r>
            <w:r w:rsidR="005836DF">
              <w:rPr>
                <w:sz w:val="18"/>
                <w:szCs w:val="20"/>
              </w:rPr>
              <w:t>S</w:t>
            </w:r>
            <w:r w:rsidRPr="0056208B">
              <w:rPr>
                <w:sz w:val="18"/>
                <w:szCs w:val="20"/>
              </w:rPr>
              <w:t>tages</w:t>
            </w:r>
          </w:p>
        </w:tc>
        <w:tc>
          <w:tcPr>
            <w:tcW w:w="7066"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0"/>
            </w:tblGrid>
            <w:tr w:rsidR="005C19C3" w:rsidRPr="0056208B" w14:paraId="624CF61B" w14:textId="77777777" w:rsidTr="00690490">
              <w:trPr>
                <w:tblCellSpacing w:w="15" w:type="dxa"/>
              </w:trPr>
              <w:tc>
                <w:tcPr>
                  <w:tcW w:w="0" w:type="auto"/>
                  <w:vAlign w:val="center"/>
                  <w:hideMark/>
                </w:tcPr>
                <w:p w14:paraId="4D95C44D" w14:textId="6E7FE512" w:rsidR="005C19C3" w:rsidRPr="0056208B" w:rsidRDefault="005C19C3" w:rsidP="005C19C3">
                  <w:pPr>
                    <w:autoSpaceDE w:val="0"/>
                    <w:autoSpaceDN w:val="0"/>
                    <w:adjustRightInd w:val="0"/>
                    <w:spacing w:line="240" w:lineRule="auto"/>
                    <w:rPr>
                      <w:sz w:val="18"/>
                      <w:szCs w:val="20"/>
                    </w:rPr>
                  </w:pPr>
                  <w:r w:rsidRPr="0056208B">
                    <w:rPr>
                      <w:sz w:val="18"/>
                      <w:szCs w:val="20"/>
                    </w:rPr>
                    <w:t>A self-contained phase within the engineering design process, each focusing on a distinct level of technical maturity and output deliverables.  Design Stages are sequenced to transform user requirements into realizable system configurations through increasing levels of fidelity and validation.</w:t>
                  </w:r>
                  <w:r w:rsidRPr="0056208B">
                    <w:rPr>
                      <w:sz w:val="18"/>
                      <w:szCs w:val="20"/>
                    </w:rPr>
                    <w:br/>
                  </w:r>
                  <w:r w:rsidRPr="0056208B">
                    <w:rPr>
                      <w:sz w:val="18"/>
                      <w:szCs w:val="20"/>
                    </w:rPr>
                    <w:br/>
                  </w:r>
                  <w:r w:rsidRPr="0056208B">
                    <w:rPr>
                      <w:rStyle w:val="AASemiBoldChar"/>
                      <w:sz w:val="18"/>
                      <w:szCs w:val="20"/>
                    </w:rPr>
                    <w:t>Conceptual Design Phase</w:t>
                  </w:r>
                  <w:r w:rsidRPr="0056208B">
                    <w:rPr>
                      <w:sz w:val="18"/>
                      <w:szCs w:val="20"/>
                    </w:rPr>
                    <w:t>: A phase in the design process that involves evaluating multiple concepts to determine their ability to fulfil the defined fit-for-purpose requirements.  It includes the identification and justification of a reference concept deemed the most suitable and feasible within the specified constraints.  The Conceptual Design provides a general understanding of the system's intended purpose, overall structure, operating principles, physical dimensions, and key technical specifications.  Once reviewed and approved, the Conceptual Design serves as the foundation for the development of the Detailed Design.</w:t>
                  </w:r>
                </w:p>
                <w:p w14:paraId="0C84EB8B" w14:textId="3C1591C7" w:rsidR="005C19C3" w:rsidRPr="0056208B" w:rsidRDefault="005C19C3" w:rsidP="005C19C3">
                  <w:pPr>
                    <w:autoSpaceDE w:val="0"/>
                    <w:autoSpaceDN w:val="0"/>
                    <w:adjustRightInd w:val="0"/>
                    <w:spacing w:line="240" w:lineRule="auto"/>
                    <w:rPr>
                      <w:sz w:val="18"/>
                      <w:szCs w:val="20"/>
                    </w:rPr>
                  </w:pPr>
                  <w:r w:rsidRPr="0056208B">
                    <w:rPr>
                      <w:rStyle w:val="AASemiBoldChar"/>
                      <w:sz w:val="18"/>
                      <w:szCs w:val="20"/>
                    </w:rPr>
                    <w:t>Detailed Design Phase</w:t>
                  </w:r>
                  <w:r w:rsidRPr="0056208B">
                    <w:rPr>
                      <w:sz w:val="18"/>
                      <w:szCs w:val="20"/>
                    </w:rPr>
                    <w:t xml:space="preserve">: This stage develops the finalized and exhaustive Design Documentation required for fabrication, inspection, testing, installation, commissioning, operation, maintenance, refurbishment, and decommissioning of the System.  </w:t>
                  </w:r>
                  <w:r w:rsidRPr="0056208B">
                    <w:rPr>
                      <w:sz w:val="18"/>
                      <w:szCs w:val="20"/>
                    </w:rPr>
                    <w:lastRenderedPageBreak/>
                    <w:t>Documentation must meet quality, regulatory, and lifecycle expectations.</w:t>
                  </w:r>
                  <w:r w:rsidRPr="0056208B">
                    <w:rPr>
                      <w:sz w:val="18"/>
                      <w:szCs w:val="20"/>
                    </w:rPr>
                    <w:br/>
                  </w:r>
                </w:p>
              </w:tc>
            </w:tr>
          </w:tbl>
          <w:p w14:paraId="7F12494A" w14:textId="52091D4B" w:rsidR="005C19C3" w:rsidRPr="0056208B" w:rsidRDefault="005C19C3" w:rsidP="005C19C3">
            <w:pPr>
              <w:autoSpaceDE w:val="0"/>
              <w:autoSpaceDN w:val="0"/>
              <w:adjustRightInd w:val="0"/>
              <w:spacing w:line="240" w:lineRule="auto"/>
              <w:rPr>
                <w:sz w:val="18"/>
                <w:szCs w:val="20"/>
              </w:rPr>
            </w:pPr>
          </w:p>
        </w:tc>
      </w:tr>
      <w:tr w:rsidR="005C19C3" w:rsidRPr="0056208B" w14:paraId="53367E4E" w14:textId="77777777" w:rsidTr="0068701B">
        <w:trPr>
          <w:trHeight w:val="252"/>
        </w:trPr>
        <w:tc>
          <w:tcPr>
            <w:tcW w:w="1701" w:type="dxa"/>
            <w:tcBorders>
              <w:top w:val="nil"/>
              <w:bottom w:val="nil"/>
            </w:tcBorders>
            <w:shd w:val="clear" w:color="auto" w:fill="auto"/>
          </w:tcPr>
          <w:p w14:paraId="2FEB22F1" w14:textId="0C3EFC64" w:rsidR="005C19C3" w:rsidRPr="0056208B" w:rsidRDefault="005C19C3" w:rsidP="005C19C3">
            <w:pPr>
              <w:pStyle w:val="AASemiBold"/>
              <w:rPr>
                <w:sz w:val="18"/>
                <w:szCs w:val="20"/>
              </w:rPr>
            </w:pPr>
            <w:r w:rsidRPr="0056208B">
              <w:rPr>
                <w:sz w:val="18"/>
                <w:szCs w:val="20"/>
              </w:rPr>
              <w:lastRenderedPageBreak/>
              <w:t>Functional Test Plan</w:t>
            </w:r>
          </w:p>
        </w:tc>
        <w:tc>
          <w:tcPr>
            <w:tcW w:w="7066" w:type="dxa"/>
            <w:shd w:val="clear" w:color="auto" w:fill="auto"/>
          </w:tcPr>
          <w:p w14:paraId="676535A8" w14:textId="77777777" w:rsidR="005C19C3" w:rsidRPr="0056208B" w:rsidRDefault="005C19C3" w:rsidP="005C19C3">
            <w:pPr>
              <w:autoSpaceDE w:val="0"/>
              <w:autoSpaceDN w:val="0"/>
              <w:adjustRightInd w:val="0"/>
              <w:spacing w:line="240" w:lineRule="auto"/>
              <w:rPr>
                <w:sz w:val="18"/>
                <w:szCs w:val="20"/>
              </w:rPr>
            </w:pPr>
            <w:r w:rsidRPr="0056208B">
              <w:rPr>
                <w:sz w:val="18"/>
                <w:szCs w:val="20"/>
              </w:rPr>
              <w:t>A structured and traceable document defining the functional verification methodology for both the bare system (SBS) and its integrated control system (SBS:CS).  It specifies the test cases, input conditions, instrumentation interfaces, control sequences, monitoring logic, and acceptance criteria required to demonstrate compliance with the system’s functional and performance requirements as defined in the Scope of Requirements (SoR).</w:t>
            </w:r>
          </w:p>
          <w:p w14:paraId="30C86A1D" w14:textId="77777777" w:rsidR="005C19C3" w:rsidRPr="0056208B" w:rsidRDefault="005C19C3" w:rsidP="005C19C3">
            <w:pPr>
              <w:autoSpaceDE w:val="0"/>
              <w:autoSpaceDN w:val="0"/>
              <w:adjustRightInd w:val="0"/>
              <w:spacing w:line="240" w:lineRule="auto"/>
              <w:rPr>
                <w:sz w:val="18"/>
                <w:szCs w:val="20"/>
              </w:rPr>
            </w:pPr>
            <w:r w:rsidRPr="0056208B">
              <w:rPr>
                <w:sz w:val="18"/>
                <w:szCs w:val="20"/>
              </w:rPr>
              <w:t>For the SBS (e.g.: QPLANT, WCS, QRB, …), the Functional Test Plan shall cover mechanical, fluidic, thermal, and safety-related functions, including interlocks, flow integrity, valve actuation, and process readiness under nominal and off-nominal conditions.</w:t>
            </w:r>
          </w:p>
          <w:p w14:paraId="6AA83CEF" w14:textId="5F9AF4EC" w:rsidR="005C19C3" w:rsidRPr="0056208B" w:rsidRDefault="005C19C3" w:rsidP="005C19C3">
            <w:pPr>
              <w:autoSpaceDE w:val="0"/>
              <w:autoSpaceDN w:val="0"/>
              <w:adjustRightInd w:val="0"/>
              <w:spacing w:line="240" w:lineRule="auto"/>
              <w:rPr>
                <w:sz w:val="18"/>
                <w:szCs w:val="20"/>
              </w:rPr>
            </w:pPr>
            <w:r w:rsidRPr="0056208B">
              <w:rPr>
                <w:sz w:val="18"/>
                <w:szCs w:val="20"/>
              </w:rPr>
              <w:t>For the SBS:CS (WCS:CS, ORS:CS, PVPS:CS), the Plan shall additionally verify logic execution, I/O signal integrity, alarm handling, user interface behaviour (e.g., HMI/SCADA), data logging, and integration with supervisory systems.</w:t>
            </w:r>
          </w:p>
        </w:tc>
      </w:tr>
      <w:tr w:rsidR="005C19C3" w:rsidRPr="0056208B" w14:paraId="274C396B" w14:textId="77777777" w:rsidTr="008D1A89">
        <w:trPr>
          <w:trHeight w:val="252"/>
        </w:trPr>
        <w:tc>
          <w:tcPr>
            <w:tcW w:w="1701" w:type="dxa"/>
            <w:tcBorders>
              <w:top w:val="nil"/>
              <w:bottom w:val="nil"/>
            </w:tcBorders>
            <w:shd w:val="clear" w:color="auto" w:fill="auto"/>
          </w:tcPr>
          <w:p w14:paraId="4094FFAC" w14:textId="77777777" w:rsidR="005C19C3" w:rsidRPr="0056208B" w:rsidRDefault="005C19C3" w:rsidP="005C19C3">
            <w:pPr>
              <w:pStyle w:val="AASemiBold"/>
              <w:rPr>
                <w:sz w:val="18"/>
                <w:szCs w:val="20"/>
              </w:rPr>
            </w:pPr>
            <w:r w:rsidRPr="0056208B">
              <w:rPr>
                <w:sz w:val="18"/>
                <w:szCs w:val="20"/>
              </w:rPr>
              <w:t>Hold Point</w:t>
            </w:r>
          </w:p>
        </w:tc>
        <w:tc>
          <w:tcPr>
            <w:tcW w:w="7066" w:type="dxa"/>
            <w:shd w:val="clear" w:color="auto" w:fill="auto"/>
            <w:vAlign w:val="center"/>
          </w:tcPr>
          <w:p w14:paraId="2F213071" w14:textId="77777777" w:rsidR="005C19C3" w:rsidRPr="0056208B" w:rsidRDefault="005C19C3" w:rsidP="005C19C3">
            <w:pPr>
              <w:autoSpaceDE w:val="0"/>
              <w:autoSpaceDN w:val="0"/>
              <w:adjustRightInd w:val="0"/>
              <w:spacing w:line="240" w:lineRule="auto"/>
              <w:rPr>
                <w:sz w:val="18"/>
                <w:szCs w:val="20"/>
              </w:rPr>
            </w:pPr>
            <w:r w:rsidRPr="0056208B">
              <w:rPr>
                <w:sz w:val="18"/>
                <w:szCs w:val="20"/>
              </w:rPr>
              <w:t>A mandatory verification point beyond which work cannot continue without approval by SCK CEN.  The work can only continue provided that SCK CEN has been able to verify the quality of the work completed so far and has confirmed its approval of such work in writing.</w:t>
            </w:r>
          </w:p>
        </w:tc>
      </w:tr>
      <w:tr w:rsidR="005C19C3" w:rsidRPr="0056208B" w14:paraId="710F9E4A" w14:textId="77777777" w:rsidTr="00762CA5">
        <w:trPr>
          <w:trHeight w:val="252"/>
        </w:trPr>
        <w:tc>
          <w:tcPr>
            <w:tcW w:w="1701" w:type="dxa"/>
            <w:tcBorders>
              <w:top w:val="nil"/>
              <w:bottom w:val="nil"/>
            </w:tcBorders>
            <w:shd w:val="clear" w:color="auto" w:fill="auto"/>
          </w:tcPr>
          <w:p w14:paraId="7D58606B" w14:textId="7FE6AEEF" w:rsidR="005C19C3" w:rsidRPr="0056208B" w:rsidRDefault="005C19C3" w:rsidP="005C19C3">
            <w:pPr>
              <w:pStyle w:val="AASemiBold"/>
              <w:rPr>
                <w:sz w:val="18"/>
                <w:szCs w:val="20"/>
              </w:rPr>
            </w:pPr>
            <w:r w:rsidRPr="0056208B">
              <w:rPr>
                <w:sz w:val="18"/>
                <w:szCs w:val="20"/>
              </w:rPr>
              <w:t>Lifecycle Cost Management</w:t>
            </w:r>
          </w:p>
        </w:tc>
        <w:tc>
          <w:tcPr>
            <w:tcW w:w="7066" w:type="dxa"/>
            <w:shd w:val="clear" w:color="auto" w:fill="auto"/>
            <w:vAlign w:val="center"/>
          </w:tcPr>
          <w:p w14:paraId="1C2FCE72" w14:textId="4FD20E85" w:rsidR="005C19C3" w:rsidRPr="0056208B" w:rsidRDefault="005C19C3" w:rsidP="005C19C3">
            <w:pPr>
              <w:autoSpaceDE w:val="0"/>
              <w:autoSpaceDN w:val="0"/>
              <w:adjustRightInd w:val="0"/>
              <w:spacing w:line="240" w:lineRule="auto"/>
              <w:rPr>
                <w:sz w:val="18"/>
                <w:szCs w:val="20"/>
              </w:rPr>
            </w:pPr>
            <w:r w:rsidRPr="0056208B">
              <w:rPr>
                <w:sz w:val="18"/>
                <w:szCs w:val="20"/>
              </w:rPr>
              <w:t>The cost optimization approach used during the post-commissioning phase to manage preventive maintenance, replacement strategy, and reliability targets.  It is supported by failure forecasting, risk-based planning, and system performance modelling to maintain or reduce lifetime cost without compromising function.</w:t>
            </w:r>
          </w:p>
        </w:tc>
      </w:tr>
      <w:tr w:rsidR="005C19C3" w:rsidRPr="0056208B" w14:paraId="4B2CB43F" w14:textId="77777777" w:rsidTr="008D1A89">
        <w:trPr>
          <w:trHeight w:val="252"/>
        </w:trPr>
        <w:tc>
          <w:tcPr>
            <w:tcW w:w="1701" w:type="dxa"/>
            <w:tcBorders>
              <w:top w:val="nil"/>
              <w:bottom w:val="nil"/>
            </w:tcBorders>
            <w:shd w:val="clear" w:color="auto" w:fill="auto"/>
          </w:tcPr>
          <w:p w14:paraId="7F386388" w14:textId="54B6110F" w:rsidR="005C19C3" w:rsidRPr="0056208B" w:rsidRDefault="005C19C3" w:rsidP="005C19C3">
            <w:pPr>
              <w:pStyle w:val="AASemiBold"/>
              <w:rPr>
                <w:sz w:val="18"/>
                <w:szCs w:val="20"/>
              </w:rPr>
            </w:pPr>
            <w:r w:rsidRPr="0056208B">
              <w:rPr>
                <w:sz w:val="18"/>
                <w:szCs w:val="20"/>
              </w:rPr>
              <w:t>LOOP event</w:t>
            </w:r>
          </w:p>
        </w:tc>
        <w:tc>
          <w:tcPr>
            <w:tcW w:w="7066" w:type="dxa"/>
            <w:shd w:val="clear" w:color="auto" w:fill="auto"/>
            <w:vAlign w:val="center"/>
          </w:tcPr>
          <w:p w14:paraId="1D31B643" w14:textId="2E35DEBD" w:rsidR="005C19C3" w:rsidRPr="005C19C3" w:rsidRDefault="005C19C3" w:rsidP="005C19C3">
            <w:pPr>
              <w:autoSpaceDE w:val="0"/>
              <w:autoSpaceDN w:val="0"/>
              <w:adjustRightInd w:val="0"/>
              <w:spacing w:line="240" w:lineRule="auto"/>
              <w:rPr>
                <w:sz w:val="18"/>
                <w:szCs w:val="20"/>
                <w:lang w:val="en-US"/>
              </w:rPr>
            </w:pPr>
            <w:r w:rsidRPr="005C19C3">
              <w:rPr>
                <w:sz w:val="18"/>
                <w:szCs w:val="20"/>
                <w:lang w:val="en-US"/>
              </w:rPr>
              <w:t>LOOP Event (Loss of Offsite Power)</w:t>
            </w:r>
          </w:p>
          <w:p w14:paraId="314F52EA" w14:textId="5B498811" w:rsidR="005C19C3" w:rsidRPr="000E696B" w:rsidRDefault="005C19C3" w:rsidP="005C19C3">
            <w:pPr>
              <w:autoSpaceDE w:val="0"/>
              <w:autoSpaceDN w:val="0"/>
              <w:adjustRightInd w:val="0"/>
              <w:spacing w:line="240" w:lineRule="auto"/>
              <w:rPr>
                <w:sz w:val="18"/>
                <w:szCs w:val="20"/>
                <w:lang w:val="en-US"/>
              </w:rPr>
            </w:pPr>
            <w:r w:rsidRPr="005C19C3">
              <w:rPr>
                <w:sz w:val="18"/>
                <w:szCs w:val="20"/>
                <w:lang w:val="en-US"/>
              </w:rPr>
              <w:t>A event characterized by the loss of external electrical supply to t</w:t>
            </w:r>
            <w:r w:rsidR="003F58F6">
              <w:rPr>
                <w:sz w:val="18"/>
                <w:szCs w:val="20"/>
                <w:lang w:val="en-US"/>
              </w:rPr>
              <w:t xml:space="preserve">he </w:t>
            </w:r>
            <w:r w:rsidRPr="005C19C3">
              <w:rPr>
                <w:sz w:val="18"/>
                <w:szCs w:val="20"/>
                <w:lang w:val="en-US"/>
              </w:rPr>
              <w:t>QPLANT.</w:t>
            </w:r>
          </w:p>
        </w:tc>
      </w:tr>
      <w:tr w:rsidR="00527FA5" w:rsidRPr="0056208B" w14:paraId="6D5E3A6C" w14:textId="77777777" w:rsidTr="008D1A89">
        <w:trPr>
          <w:trHeight w:val="252"/>
        </w:trPr>
        <w:tc>
          <w:tcPr>
            <w:tcW w:w="1701" w:type="dxa"/>
            <w:tcBorders>
              <w:top w:val="nil"/>
              <w:bottom w:val="nil"/>
            </w:tcBorders>
            <w:shd w:val="clear" w:color="auto" w:fill="auto"/>
          </w:tcPr>
          <w:p w14:paraId="64555D81" w14:textId="1BE95C00" w:rsidR="00527FA5" w:rsidRPr="0056208B" w:rsidRDefault="00527FA5" w:rsidP="00527FA5">
            <w:pPr>
              <w:pStyle w:val="AASemiBold"/>
              <w:rPr>
                <w:sz w:val="18"/>
                <w:szCs w:val="20"/>
              </w:rPr>
            </w:pPr>
            <w:r w:rsidRPr="0056208B">
              <w:rPr>
                <w:sz w:val="18"/>
                <w:szCs w:val="20"/>
              </w:rPr>
              <w:t>Maximum Allowable Pressure</w:t>
            </w:r>
          </w:p>
        </w:tc>
        <w:tc>
          <w:tcPr>
            <w:tcW w:w="7066" w:type="dxa"/>
            <w:shd w:val="clear" w:color="auto" w:fill="auto"/>
            <w:vAlign w:val="center"/>
          </w:tcPr>
          <w:p w14:paraId="39F0FE72" w14:textId="627B3C2C" w:rsidR="00527FA5" w:rsidRPr="005C19C3" w:rsidRDefault="00527FA5" w:rsidP="00527FA5">
            <w:pPr>
              <w:autoSpaceDE w:val="0"/>
              <w:autoSpaceDN w:val="0"/>
              <w:adjustRightInd w:val="0"/>
              <w:spacing w:line="240" w:lineRule="auto"/>
              <w:rPr>
                <w:sz w:val="18"/>
                <w:szCs w:val="20"/>
                <w:lang w:val="en-US"/>
              </w:rPr>
            </w:pPr>
            <w:r w:rsidRPr="0056208B">
              <w:rPr>
                <w:sz w:val="18"/>
                <w:szCs w:val="20"/>
              </w:rPr>
              <w:t>It is defined in PED (</w:t>
            </w:r>
            <w:commentRangeStart w:id="15"/>
            <w:r w:rsidRPr="0056208B">
              <w:rPr>
                <w:sz w:val="18"/>
                <w:szCs w:val="20"/>
              </w:rPr>
              <w:t>2014</w:t>
            </w:r>
            <w:commentRangeEnd w:id="15"/>
            <w:r w:rsidRPr="0056208B">
              <w:rPr>
                <w:sz w:val="18"/>
                <w:szCs w:val="20"/>
              </w:rPr>
              <w:commentReference w:id="15"/>
            </w:r>
            <w:r w:rsidRPr="0056208B">
              <w:rPr>
                <w:sz w:val="18"/>
                <w:szCs w:val="20"/>
              </w:rPr>
              <w:t>/68/EU) as the maximum pressure for which equipment is designed.</w:t>
            </w:r>
          </w:p>
        </w:tc>
      </w:tr>
      <w:tr w:rsidR="00527FA5" w:rsidRPr="0056208B" w14:paraId="6A6185E2" w14:textId="77777777" w:rsidTr="008D1A89">
        <w:trPr>
          <w:trHeight w:val="252"/>
        </w:trPr>
        <w:tc>
          <w:tcPr>
            <w:tcW w:w="1701" w:type="dxa"/>
            <w:tcBorders>
              <w:top w:val="nil"/>
              <w:bottom w:val="nil"/>
            </w:tcBorders>
            <w:shd w:val="clear" w:color="auto" w:fill="auto"/>
          </w:tcPr>
          <w:p w14:paraId="6FAA882D" w14:textId="153958DE" w:rsidR="00527FA5" w:rsidRPr="0056208B" w:rsidRDefault="00527FA5" w:rsidP="00527FA5">
            <w:pPr>
              <w:pStyle w:val="AASemiBold"/>
              <w:rPr>
                <w:sz w:val="18"/>
                <w:szCs w:val="20"/>
              </w:rPr>
            </w:pPr>
            <w:r w:rsidRPr="0056208B">
              <w:rPr>
                <w:sz w:val="18"/>
                <w:szCs w:val="20"/>
              </w:rPr>
              <w:t>Operating Pressure</w:t>
            </w:r>
            <w:r w:rsidRPr="0056208B">
              <w:t xml:space="preserve"> </w:t>
            </w:r>
          </w:p>
        </w:tc>
        <w:tc>
          <w:tcPr>
            <w:tcW w:w="7066" w:type="dxa"/>
            <w:shd w:val="clear" w:color="auto" w:fill="auto"/>
            <w:vAlign w:val="center"/>
          </w:tcPr>
          <w:p w14:paraId="7C3723B3" w14:textId="5413039B" w:rsidR="00527FA5" w:rsidRPr="0056208B" w:rsidRDefault="00527FA5" w:rsidP="00527FA5">
            <w:pPr>
              <w:autoSpaceDE w:val="0"/>
              <w:autoSpaceDN w:val="0"/>
              <w:adjustRightInd w:val="0"/>
              <w:spacing w:line="240" w:lineRule="auto"/>
              <w:rPr>
                <w:sz w:val="18"/>
                <w:szCs w:val="20"/>
              </w:rPr>
            </w:pPr>
            <w:r w:rsidRPr="0056208B">
              <w:rPr>
                <w:sz w:val="18"/>
                <w:szCs w:val="20"/>
              </w:rPr>
              <w:t>Expected maximum pressure (including safety relief from passive or active systems) in any operational scenario, including startup, shutdown, or transient conditions.</w:t>
            </w:r>
          </w:p>
        </w:tc>
      </w:tr>
      <w:tr w:rsidR="00527FA5" w:rsidRPr="0056208B" w14:paraId="5BCECA37" w14:textId="77777777" w:rsidTr="008D1A89">
        <w:trPr>
          <w:trHeight w:val="252"/>
        </w:trPr>
        <w:tc>
          <w:tcPr>
            <w:tcW w:w="1701" w:type="dxa"/>
            <w:tcBorders>
              <w:top w:val="nil"/>
              <w:bottom w:val="nil"/>
            </w:tcBorders>
            <w:shd w:val="clear" w:color="auto" w:fill="auto"/>
          </w:tcPr>
          <w:p w14:paraId="0D0BBB8B" w14:textId="62584B89" w:rsidR="00527FA5" w:rsidRPr="0056208B" w:rsidRDefault="00527FA5" w:rsidP="00527FA5">
            <w:pPr>
              <w:pStyle w:val="AASemiBold"/>
              <w:rPr>
                <w:sz w:val="18"/>
                <w:szCs w:val="20"/>
              </w:rPr>
            </w:pPr>
            <w:r w:rsidRPr="0056208B">
              <w:rPr>
                <w:sz w:val="18"/>
                <w:szCs w:val="20"/>
              </w:rPr>
              <w:t>Reliability Centred Maintenance</w:t>
            </w:r>
          </w:p>
        </w:tc>
        <w:tc>
          <w:tcPr>
            <w:tcW w:w="7066" w:type="dxa"/>
            <w:shd w:val="clear" w:color="auto" w:fill="auto"/>
            <w:vAlign w:val="center"/>
          </w:tcPr>
          <w:p w14:paraId="16267121" w14:textId="7056B7D5" w:rsidR="00527FA5" w:rsidRPr="0056208B" w:rsidRDefault="00527FA5" w:rsidP="00527FA5">
            <w:pPr>
              <w:autoSpaceDE w:val="0"/>
              <w:autoSpaceDN w:val="0"/>
              <w:adjustRightInd w:val="0"/>
              <w:spacing w:line="240" w:lineRule="auto"/>
              <w:rPr>
                <w:sz w:val="18"/>
                <w:szCs w:val="20"/>
              </w:rPr>
            </w:pPr>
            <w:r w:rsidRPr="0056208B">
              <w:rPr>
                <w:sz w:val="18"/>
                <w:szCs w:val="20"/>
              </w:rPr>
              <w:t xml:space="preserve">A systematic and structured process to determine the most effective maintenance approach for an asset or system.  </w:t>
            </w:r>
            <w:r w:rsidRPr="0056208B">
              <w:rPr>
                <w:szCs w:val="20"/>
              </w:rPr>
              <w:t>RCM</w:t>
            </w:r>
            <w:r w:rsidRPr="0056208B">
              <w:rPr>
                <w:sz w:val="18"/>
                <w:szCs w:val="20"/>
              </w:rPr>
              <w:t xml:space="preserve"> seeks to ensure that systems continue to do what their users require in their current operating context.  It involves identifying failure modes, assessing their consequences, and selecting initiative-taking maintenance tasks to mitigate risk while optimizing cost, safety, and system availability.</w:t>
            </w:r>
          </w:p>
        </w:tc>
      </w:tr>
      <w:tr w:rsidR="00527FA5" w:rsidRPr="0056208B" w14:paraId="5E380033" w14:textId="77777777" w:rsidTr="008D1A89">
        <w:trPr>
          <w:trHeight w:val="252"/>
        </w:trPr>
        <w:tc>
          <w:tcPr>
            <w:tcW w:w="1701" w:type="dxa"/>
            <w:tcBorders>
              <w:top w:val="nil"/>
              <w:bottom w:val="nil"/>
            </w:tcBorders>
            <w:shd w:val="clear" w:color="auto" w:fill="auto"/>
          </w:tcPr>
          <w:p w14:paraId="273087E8" w14:textId="77777777" w:rsidR="00527FA5" w:rsidRPr="0056208B" w:rsidRDefault="00527FA5" w:rsidP="00527FA5">
            <w:pPr>
              <w:pStyle w:val="AASemiBold"/>
              <w:rPr>
                <w:sz w:val="18"/>
                <w:szCs w:val="20"/>
              </w:rPr>
            </w:pPr>
            <w:r w:rsidRPr="0056208B">
              <w:rPr>
                <w:sz w:val="18"/>
                <w:szCs w:val="20"/>
              </w:rPr>
              <w:t>Risk Register</w:t>
            </w:r>
          </w:p>
        </w:tc>
        <w:tc>
          <w:tcPr>
            <w:tcW w:w="7066" w:type="dxa"/>
            <w:shd w:val="clear" w:color="auto" w:fill="auto"/>
            <w:vAlign w:val="center"/>
          </w:tcPr>
          <w:p w14:paraId="0BDAA6A7" w14:textId="77777777" w:rsidR="00527FA5" w:rsidRPr="0056208B" w:rsidRDefault="00527FA5" w:rsidP="00527FA5">
            <w:pPr>
              <w:autoSpaceDE w:val="0"/>
              <w:autoSpaceDN w:val="0"/>
              <w:adjustRightInd w:val="0"/>
              <w:spacing w:line="240" w:lineRule="auto"/>
              <w:rPr>
                <w:sz w:val="18"/>
                <w:szCs w:val="20"/>
              </w:rPr>
            </w:pPr>
            <w:r w:rsidRPr="0056208B">
              <w:rPr>
                <w:sz w:val="18"/>
                <w:szCs w:val="20"/>
              </w:rPr>
              <w:t>A formal tool used to systematically document, track, and manage risks throughout a project, with the primary purposes of risk identification, assessment, treatment, monitoring, and communication.</w:t>
            </w:r>
          </w:p>
        </w:tc>
      </w:tr>
      <w:tr w:rsidR="00527FA5" w:rsidRPr="0056208B" w14:paraId="46A5FB02" w14:textId="77777777" w:rsidTr="008D1A89">
        <w:trPr>
          <w:trHeight w:val="252"/>
        </w:trPr>
        <w:tc>
          <w:tcPr>
            <w:tcW w:w="1701" w:type="dxa"/>
            <w:tcBorders>
              <w:top w:val="nil"/>
              <w:bottom w:val="nil"/>
            </w:tcBorders>
            <w:shd w:val="clear" w:color="auto" w:fill="auto"/>
          </w:tcPr>
          <w:p w14:paraId="72236619" w14:textId="0CD6F89E" w:rsidR="00527FA5" w:rsidRPr="0056208B" w:rsidRDefault="00527FA5" w:rsidP="00527FA5">
            <w:pPr>
              <w:pStyle w:val="AASemiBold"/>
              <w:rPr>
                <w:sz w:val="18"/>
                <w:szCs w:val="20"/>
              </w:rPr>
            </w:pPr>
            <w:r w:rsidRPr="0056208B">
              <w:rPr>
                <w:sz w:val="18"/>
                <w:szCs w:val="20"/>
              </w:rPr>
              <w:t>Set Pressure</w:t>
            </w:r>
          </w:p>
        </w:tc>
        <w:tc>
          <w:tcPr>
            <w:tcW w:w="7066" w:type="dxa"/>
            <w:shd w:val="clear" w:color="auto" w:fill="auto"/>
            <w:vAlign w:val="center"/>
          </w:tcPr>
          <w:p w14:paraId="5310CD6F" w14:textId="7FB9D898" w:rsidR="00527FA5" w:rsidRPr="0056208B" w:rsidRDefault="005836DF" w:rsidP="00527FA5">
            <w:pPr>
              <w:autoSpaceDE w:val="0"/>
              <w:autoSpaceDN w:val="0"/>
              <w:adjustRightInd w:val="0"/>
              <w:spacing w:line="240" w:lineRule="auto"/>
            </w:pPr>
            <w:r>
              <w:rPr>
                <w:sz w:val="18"/>
                <w:szCs w:val="20"/>
              </w:rPr>
              <w:t>D</w:t>
            </w:r>
            <w:r w:rsidR="00527FA5" w:rsidRPr="0056208B">
              <w:rPr>
                <w:sz w:val="18"/>
                <w:szCs w:val="20"/>
              </w:rPr>
              <w:t xml:space="preserve">efined in API 520 as the </w:t>
            </w:r>
            <w:commentRangeStart w:id="16"/>
            <w:r w:rsidR="00527FA5" w:rsidRPr="0056208B">
              <w:rPr>
                <w:sz w:val="18"/>
                <w:szCs w:val="20"/>
              </w:rPr>
              <w:t>pressure</w:t>
            </w:r>
            <w:commentRangeEnd w:id="16"/>
            <w:r w:rsidR="00527FA5" w:rsidRPr="0056208B">
              <w:rPr>
                <w:sz w:val="18"/>
                <w:szCs w:val="20"/>
              </w:rPr>
              <w:commentReference w:id="16"/>
            </w:r>
            <w:r w:rsidR="00527FA5" w:rsidRPr="0056208B">
              <w:rPr>
                <w:sz w:val="18"/>
                <w:szCs w:val="20"/>
              </w:rPr>
              <w:t xml:space="preserve"> at which safety valves are set to open (typically ≥10 % above Operating Pressure).</w:t>
            </w:r>
          </w:p>
        </w:tc>
      </w:tr>
      <w:tr w:rsidR="006D27B3" w:rsidRPr="0056208B" w14:paraId="2E732835" w14:textId="77777777" w:rsidTr="008D1A89">
        <w:trPr>
          <w:trHeight w:val="252"/>
        </w:trPr>
        <w:tc>
          <w:tcPr>
            <w:tcW w:w="1701" w:type="dxa"/>
            <w:tcBorders>
              <w:top w:val="nil"/>
              <w:bottom w:val="nil"/>
            </w:tcBorders>
            <w:shd w:val="clear" w:color="auto" w:fill="auto"/>
          </w:tcPr>
          <w:p w14:paraId="703F1B9A" w14:textId="364FE6C3" w:rsidR="006D27B3" w:rsidRPr="0056208B" w:rsidRDefault="006D27B3" w:rsidP="00527FA5">
            <w:pPr>
              <w:pStyle w:val="AASemiBold"/>
              <w:rPr>
                <w:sz w:val="18"/>
                <w:szCs w:val="20"/>
              </w:rPr>
            </w:pPr>
            <w:r w:rsidRPr="006D27B3">
              <w:rPr>
                <w:sz w:val="18"/>
                <w:szCs w:val="20"/>
              </w:rPr>
              <w:t>Shut-off Valve</w:t>
            </w:r>
          </w:p>
        </w:tc>
        <w:tc>
          <w:tcPr>
            <w:tcW w:w="7066" w:type="dxa"/>
            <w:shd w:val="clear" w:color="auto" w:fill="auto"/>
            <w:vAlign w:val="center"/>
          </w:tcPr>
          <w:p w14:paraId="4012DB48" w14:textId="0C45B13A" w:rsidR="006D27B3" w:rsidRDefault="006D27B3" w:rsidP="00527FA5">
            <w:pPr>
              <w:autoSpaceDE w:val="0"/>
              <w:autoSpaceDN w:val="0"/>
              <w:adjustRightInd w:val="0"/>
              <w:spacing w:line="240" w:lineRule="auto"/>
              <w:rPr>
                <w:sz w:val="18"/>
                <w:szCs w:val="20"/>
              </w:rPr>
            </w:pPr>
            <w:r w:rsidRPr="006D27B3">
              <w:rPr>
                <w:sz w:val="18"/>
                <w:szCs w:val="20"/>
              </w:rPr>
              <w:t>A shut-off valve is a valve that is automatically actuated (e.g., electrically, pneumatically, or hydraulically) and triggered by a process or safety interlock event. It is intended to isolate helium flow in response to defined conditions such as emergency shutdown, overpressure, or equipment trip. It differs from a manual isolation valve, which is operated only by human intervention. Shut-off valves are designed to fail-</w:t>
            </w:r>
            <w:r w:rsidRPr="006D27B3">
              <w:rPr>
                <w:sz w:val="18"/>
                <w:szCs w:val="20"/>
              </w:rPr>
              <w:lastRenderedPageBreak/>
              <w:t>safe and to maintain full functionality across repeated cycles between ambient and cryogenic conditions.</w:t>
            </w:r>
          </w:p>
        </w:tc>
      </w:tr>
      <w:tr w:rsidR="00527FA5" w:rsidRPr="0056208B" w14:paraId="2F8CF520" w14:textId="77777777" w:rsidTr="008D1A89">
        <w:trPr>
          <w:trHeight w:val="252"/>
        </w:trPr>
        <w:tc>
          <w:tcPr>
            <w:tcW w:w="1701" w:type="dxa"/>
            <w:tcBorders>
              <w:top w:val="nil"/>
              <w:bottom w:val="nil"/>
            </w:tcBorders>
            <w:shd w:val="clear" w:color="auto" w:fill="auto"/>
          </w:tcPr>
          <w:p w14:paraId="256C92D3" w14:textId="77777777" w:rsidR="00527FA5" w:rsidRPr="0056208B" w:rsidRDefault="00527FA5" w:rsidP="00527FA5">
            <w:pPr>
              <w:pStyle w:val="AASemiBold"/>
              <w:rPr>
                <w:sz w:val="18"/>
                <w:szCs w:val="20"/>
              </w:rPr>
            </w:pPr>
            <w:r w:rsidRPr="0056208B">
              <w:rPr>
                <w:sz w:val="18"/>
                <w:szCs w:val="20"/>
              </w:rPr>
              <w:lastRenderedPageBreak/>
              <w:t>System Under Test (SUT)</w:t>
            </w:r>
          </w:p>
        </w:tc>
        <w:tc>
          <w:tcPr>
            <w:tcW w:w="7066" w:type="dxa"/>
            <w:shd w:val="clear" w:color="auto" w:fill="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0"/>
            </w:tblGrid>
            <w:tr w:rsidR="00527FA5" w:rsidRPr="0056208B" w14:paraId="088816D5" w14:textId="77777777" w:rsidTr="0059448F">
              <w:trPr>
                <w:tblCellSpacing w:w="15" w:type="dxa"/>
              </w:trPr>
              <w:tc>
                <w:tcPr>
                  <w:tcW w:w="0" w:type="auto"/>
                  <w:vAlign w:val="center"/>
                  <w:hideMark/>
                </w:tcPr>
                <w:p w14:paraId="51496A83" w14:textId="43EC758A" w:rsidR="00527FA5" w:rsidRPr="0056208B" w:rsidRDefault="00527FA5" w:rsidP="00527FA5">
                  <w:pPr>
                    <w:autoSpaceDE w:val="0"/>
                    <w:autoSpaceDN w:val="0"/>
                    <w:adjustRightInd w:val="0"/>
                    <w:spacing w:line="240" w:lineRule="auto"/>
                    <w:rPr>
                      <w:sz w:val="18"/>
                      <w:szCs w:val="20"/>
                    </w:rPr>
                  </w:pPr>
                  <w:r w:rsidRPr="0056208B">
                    <w:rPr>
                      <w:sz w:val="18"/>
                      <w:szCs w:val="20"/>
                    </w:rPr>
                    <w:t>A digital or physical representation of the system used for validation during commissioning, including control logic, process response, and layout.  The model serves as a reference for virtual sensors, predictive maintenance, and cost optimization decisions related to system operation and lifecycle</w:t>
                  </w:r>
                </w:p>
              </w:tc>
            </w:tr>
          </w:tbl>
          <w:p w14:paraId="4A0EA997" w14:textId="77777777" w:rsidR="00527FA5" w:rsidRPr="0056208B" w:rsidRDefault="00527FA5" w:rsidP="00527FA5">
            <w:pPr>
              <w:autoSpaceDE w:val="0"/>
              <w:autoSpaceDN w:val="0"/>
              <w:adjustRightInd w:val="0"/>
              <w:spacing w:line="240" w:lineRule="auto"/>
              <w:rPr>
                <w:sz w:val="18"/>
                <w:szCs w:val="20"/>
              </w:rPr>
            </w:pPr>
          </w:p>
        </w:tc>
      </w:tr>
      <w:tr w:rsidR="00527FA5" w:rsidRPr="0056208B" w14:paraId="671E2031" w14:textId="77777777" w:rsidTr="008D1A89">
        <w:trPr>
          <w:trHeight w:val="252"/>
        </w:trPr>
        <w:tc>
          <w:tcPr>
            <w:tcW w:w="1701" w:type="dxa"/>
            <w:tcBorders>
              <w:top w:val="nil"/>
              <w:bottom w:val="nil"/>
            </w:tcBorders>
            <w:shd w:val="clear" w:color="auto" w:fill="auto"/>
          </w:tcPr>
          <w:p w14:paraId="0A066106" w14:textId="645C5369" w:rsidR="00527FA5" w:rsidRPr="0056208B" w:rsidRDefault="00527FA5" w:rsidP="00527FA5">
            <w:pPr>
              <w:pStyle w:val="AASemiBold"/>
              <w:rPr>
                <w:sz w:val="18"/>
                <w:szCs w:val="20"/>
              </w:rPr>
            </w:pPr>
            <w:r w:rsidRPr="0056208B">
              <w:rPr>
                <w:sz w:val="18"/>
                <w:szCs w:val="20"/>
              </w:rPr>
              <w:t>Terminal Point</w:t>
            </w:r>
          </w:p>
        </w:tc>
        <w:tc>
          <w:tcPr>
            <w:tcW w:w="7066" w:type="dxa"/>
            <w:shd w:val="clear" w:color="auto" w:fill="auto"/>
            <w:vAlign w:val="center"/>
          </w:tcPr>
          <w:p w14:paraId="31C4D4A2" w14:textId="44F8C467" w:rsidR="00527FA5" w:rsidRPr="0056208B" w:rsidRDefault="00527FA5" w:rsidP="00527FA5">
            <w:pPr>
              <w:autoSpaceDE w:val="0"/>
              <w:autoSpaceDN w:val="0"/>
              <w:adjustRightInd w:val="0"/>
              <w:spacing w:line="240" w:lineRule="auto"/>
              <w:rPr>
                <w:sz w:val="18"/>
                <w:szCs w:val="20"/>
              </w:rPr>
            </w:pPr>
            <w:r w:rsidRPr="0056208B">
              <w:rPr>
                <w:sz w:val="18"/>
                <w:szCs w:val="20"/>
              </w:rPr>
              <w:t>A physical interface with SCK CEN infrastructure, specifically ACC NF.</w:t>
            </w:r>
          </w:p>
        </w:tc>
      </w:tr>
      <w:tr w:rsidR="00527FA5" w:rsidRPr="0056208B" w14:paraId="513FDA0A" w14:textId="77777777" w:rsidTr="008D1A89">
        <w:trPr>
          <w:trHeight w:val="252"/>
        </w:trPr>
        <w:tc>
          <w:tcPr>
            <w:tcW w:w="1701" w:type="dxa"/>
            <w:tcBorders>
              <w:top w:val="nil"/>
              <w:bottom w:val="nil"/>
            </w:tcBorders>
            <w:shd w:val="clear" w:color="auto" w:fill="auto"/>
          </w:tcPr>
          <w:p w14:paraId="5CE4D098" w14:textId="0E0D7708" w:rsidR="00527FA5" w:rsidRPr="0056208B" w:rsidRDefault="00527FA5" w:rsidP="00527FA5">
            <w:pPr>
              <w:pStyle w:val="AASemiBold"/>
              <w:rPr>
                <w:sz w:val="18"/>
                <w:szCs w:val="20"/>
              </w:rPr>
            </w:pPr>
            <w:r w:rsidRPr="0056208B">
              <w:rPr>
                <w:sz w:val="18"/>
                <w:szCs w:val="20"/>
              </w:rPr>
              <w:t>Validation</w:t>
            </w:r>
          </w:p>
        </w:tc>
        <w:tc>
          <w:tcPr>
            <w:tcW w:w="7066" w:type="dxa"/>
            <w:shd w:val="clear" w:color="auto" w:fill="auto"/>
            <w:vAlign w:val="center"/>
          </w:tcPr>
          <w:p w14:paraId="359C2A60" w14:textId="77777777" w:rsidR="00527FA5" w:rsidRPr="0056208B" w:rsidRDefault="00527FA5" w:rsidP="00527FA5">
            <w:pPr>
              <w:autoSpaceDE w:val="0"/>
              <w:autoSpaceDN w:val="0"/>
              <w:adjustRightInd w:val="0"/>
              <w:spacing w:line="240" w:lineRule="auto"/>
              <w:rPr>
                <w:sz w:val="18"/>
                <w:szCs w:val="20"/>
              </w:rPr>
            </w:pPr>
            <w:r w:rsidRPr="0056208B">
              <w:rPr>
                <w:sz w:val="18"/>
                <w:szCs w:val="20"/>
              </w:rPr>
              <w:t>Ensures that the right product is built, confirming that the system meets the needs and expectations of the end-users or stakeholders.</w:t>
            </w:r>
          </w:p>
          <w:p w14:paraId="512345F6" w14:textId="43126EC1" w:rsidR="00527FA5" w:rsidRPr="0056208B" w:rsidRDefault="00527FA5" w:rsidP="00527FA5">
            <w:pPr>
              <w:autoSpaceDE w:val="0"/>
              <w:autoSpaceDN w:val="0"/>
              <w:adjustRightInd w:val="0"/>
              <w:spacing w:line="240" w:lineRule="auto"/>
              <w:rPr>
                <w:sz w:val="18"/>
                <w:szCs w:val="20"/>
              </w:rPr>
            </w:pPr>
            <w:r w:rsidRPr="0056208B">
              <w:rPr>
                <w:sz w:val="18"/>
                <w:szCs w:val="20"/>
              </w:rPr>
              <w:t>Occur after verification processes, typically at the end of a development phase or project.  Validation involves evaluating the final product to ensure it meets the needs of the intended end-user or customer.</w:t>
            </w:r>
          </w:p>
        </w:tc>
      </w:tr>
      <w:tr w:rsidR="00527FA5" w:rsidRPr="0056208B" w14:paraId="0748288E" w14:textId="77777777" w:rsidTr="008D1A89">
        <w:trPr>
          <w:trHeight w:val="252"/>
        </w:trPr>
        <w:tc>
          <w:tcPr>
            <w:tcW w:w="1701" w:type="dxa"/>
            <w:tcBorders>
              <w:top w:val="nil"/>
              <w:bottom w:val="nil"/>
            </w:tcBorders>
            <w:shd w:val="clear" w:color="auto" w:fill="auto"/>
          </w:tcPr>
          <w:p w14:paraId="4DA49C59" w14:textId="77777777" w:rsidR="00527FA5" w:rsidRPr="0056208B" w:rsidRDefault="00527FA5" w:rsidP="00527FA5">
            <w:pPr>
              <w:pStyle w:val="AASemiBold"/>
              <w:rPr>
                <w:sz w:val="18"/>
                <w:szCs w:val="20"/>
              </w:rPr>
            </w:pPr>
            <w:r w:rsidRPr="0056208B">
              <w:rPr>
                <w:sz w:val="18"/>
                <w:szCs w:val="20"/>
              </w:rPr>
              <w:t>Verification</w:t>
            </w:r>
          </w:p>
        </w:tc>
        <w:tc>
          <w:tcPr>
            <w:tcW w:w="7066" w:type="dxa"/>
            <w:shd w:val="clear" w:color="auto" w:fill="auto"/>
            <w:vAlign w:val="center"/>
          </w:tcPr>
          <w:p w14:paraId="3F0EE65D" w14:textId="77777777" w:rsidR="00527FA5" w:rsidRPr="0056208B" w:rsidRDefault="00527FA5" w:rsidP="00527FA5">
            <w:pPr>
              <w:autoSpaceDE w:val="0"/>
              <w:autoSpaceDN w:val="0"/>
              <w:adjustRightInd w:val="0"/>
              <w:spacing w:line="240" w:lineRule="auto"/>
              <w:rPr>
                <w:sz w:val="18"/>
                <w:szCs w:val="20"/>
              </w:rPr>
            </w:pPr>
            <w:r w:rsidRPr="0056208B">
              <w:rPr>
                <w:sz w:val="18"/>
                <w:szCs w:val="20"/>
              </w:rPr>
              <w:t>Confirms that the product is built correctly according to the specified requirements, ensuring compliance with regulations and specifications.</w:t>
            </w:r>
          </w:p>
          <w:p w14:paraId="39A84412" w14:textId="77777777" w:rsidR="00527FA5" w:rsidRPr="0056208B" w:rsidRDefault="00527FA5" w:rsidP="00527FA5">
            <w:pPr>
              <w:autoSpaceDE w:val="0"/>
              <w:autoSpaceDN w:val="0"/>
              <w:adjustRightInd w:val="0"/>
              <w:spacing w:line="240" w:lineRule="auto"/>
              <w:rPr>
                <w:sz w:val="18"/>
                <w:szCs w:val="20"/>
              </w:rPr>
            </w:pPr>
            <w:r w:rsidRPr="0056208B">
              <w:rPr>
                <w:sz w:val="18"/>
                <w:szCs w:val="20"/>
              </w:rPr>
              <w:t>Conducted throughout the development lifecycle, including during production or development phases.  These activities involve reviews, inspections, and testing to ensure compliance with specifications.</w:t>
            </w:r>
          </w:p>
        </w:tc>
      </w:tr>
      <w:tr w:rsidR="00527FA5" w:rsidRPr="0056208B" w14:paraId="1753D24C" w14:textId="77777777" w:rsidTr="008D1A89">
        <w:trPr>
          <w:trHeight w:val="252"/>
        </w:trPr>
        <w:tc>
          <w:tcPr>
            <w:tcW w:w="1701" w:type="dxa"/>
            <w:tcBorders>
              <w:top w:val="nil"/>
              <w:bottom w:val="nil"/>
            </w:tcBorders>
            <w:shd w:val="clear" w:color="auto" w:fill="auto"/>
          </w:tcPr>
          <w:p w14:paraId="251F891C" w14:textId="6999201E" w:rsidR="00527FA5" w:rsidRPr="0056208B" w:rsidRDefault="00527FA5" w:rsidP="00527FA5">
            <w:pPr>
              <w:pStyle w:val="AASemiBold"/>
              <w:rPr>
                <w:sz w:val="18"/>
                <w:szCs w:val="20"/>
              </w:rPr>
            </w:pPr>
            <w:r w:rsidRPr="0056208B">
              <w:rPr>
                <w:sz w:val="18"/>
                <w:szCs w:val="20"/>
              </w:rPr>
              <w:t xml:space="preserve">Warm Compressor </w:t>
            </w:r>
            <w:r w:rsidR="005836DF">
              <w:rPr>
                <w:sz w:val="18"/>
                <w:szCs w:val="20"/>
              </w:rPr>
              <w:t>S</w:t>
            </w:r>
            <w:r w:rsidRPr="0056208B">
              <w:rPr>
                <w:sz w:val="18"/>
                <w:szCs w:val="20"/>
              </w:rPr>
              <w:t>tation</w:t>
            </w:r>
          </w:p>
        </w:tc>
        <w:tc>
          <w:tcPr>
            <w:tcW w:w="7066" w:type="dxa"/>
            <w:shd w:val="clear" w:color="auto" w:fill="auto"/>
            <w:vAlign w:val="center"/>
          </w:tcPr>
          <w:p w14:paraId="45DBAB9F" w14:textId="77777777" w:rsidR="00527FA5" w:rsidRPr="0056208B" w:rsidRDefault="00527FA5" w:rsidP="00527FA5">
            <w:pPr>
              <w:autoSpaceDE w:val="0"/>
              <w:autoSpaceDN w:val="0"/>
              <w:adjustRightInd w:val="0"/>
              <w:spacing w:line="240" w:lineRule="auto"/>
              <w:rPr>
                <w:sz w:val="18"/>
                <w:szCs w:val="20"/>
              </w:rPr>
            </w:pPr>
            <w:r w:rsidRPr="0056208B">
              <w:rPr>
                <w:sz w:val="18"/>
                <w:szCs w:val="20"/>
              </w:rPr>
              <w:t>Composed of LP to HP and VLP to LP compressors, the Oil Removal System, the gas management panel, and the necessary electrical cabinets.</w:t>
            </w:r>
          </w:p>
        </w:tc>
      </w:tr>
      <w:tr w:rsidR="00527FA5" w:rsidRPr="0056208B" w14:paraId="183E5A05" w14:textId="77777777" w:rsidTr="008D1A89">
        <w:trPr>
          <w:trHeight w:val="252"/>
        </w:trPr>
        <w:tc>
          <w:tcPr>
            <w:tcW w:w="1701" w:type="dxa"/>
            <w:tcBorders>
              <w:top w:val="nil"/>
              <w:bottom w:val="nil"/>
            </w:tcBorders>
            <w:shd w:val="clear" w:color="auto" w:fill="auto"/>
          </w:tcPr>
          <w:p w14:paraId="05B777CB" w14:textId="77777777" w:rsidR="00527FA5" w:rsidRPr="0056208B" w:rsidRDefault="00527FA5" w:rsidP="00527FA5">
            <w:pPr>
              <w:pStyle w:val="AASemiBold"/>
              <w:rPr>
                <w:sz w:val="18"/>
                <w:szCs w:val="20"/>
              </w:rPr>
            </w:pPr>
            <w:r w:rsidRPr="0056208B">
              <w:rPr>
                <w:sz w:val="18"/>
                <w:szCs w:val="20"/>
              </w:rPr>
              <w:t>Witness Point</w:t>
            </w:r>
          </w:p>
        </w:tc>
        <w:tc>
          <w:tcPr>
            <w:tcW w:w="7066" w:type="dxa"/>
            <w:shd w:val="clear" w:color="auto" w:fill="auto"/>
            <w:vAlign w:val="center"/>
          </w:tcPr>
          <w:p w14:paraId="6A7B537A" w14:textId="77777777" w:rsidR="00527FA5" w:rsidRPr="0056208B" w:rsidRDefault="00527FA5" w:rsidP="00527FA5">
            <w:pPr>
              <w:autoSpaceDE w:val="0"/>
              <w:autoSpaceDN w:val="0"/>
              <w:adjustRightInd w:val="0"/>
              <w:spacing w:line="240" w:lineRule="auto"/>
              <w:rPr>
                <w:sz w:val="18"/>
                <w:szCs w:val="20"/>
              </w:rPr>
            </w:pPr>
            <w:r w:rsidRPr="0056208B">
              <w:rPr>
                <w:sz w:val="18"/>
                <w:szCs w:val="20"/>
              </w:rPr>
              <w:t>A point in the process where SCK CEN will verify the quality of the work completed.  However, the work may continue meanwhile.</w:t>
            </w:r>
          </w:p>
        </w:tc>
      </w:tr>
    </w:tbl>
    <w:p w14:paraId="2B103E78" w14:textId="77777777" w:rsidR="001A691B" w:rsidRPr="0056208B" w:rsidRDefault="001A691B" w:rsidP="00B5535E"/>
    <w:p w14:paraId="0B2C88DF" w14:textId="77777777" w:rsidR="00B30821" w:rsidRPr="0056208B" w:rsidRDefault="00B30821" w:rsidP="00B5535E"/>
    <w:p w14:paraId="07341C31" w14:textId="5A62217E" w:rsidR="00637DDB" w:rsidRPr="0056208B" w:rsidRDefault="00637DDB" w:rsidP="00D81710">
      <w:pPr>
        <w:pStyle w:val="TOCHeading"/>
        <w:spacing w:line="240" w:lineRule="auto"/>
        <w:rPr>
          <w:lang w:val="en-GB"/>
        </w:rPr>
      </w:pPr>
      <w:r w:rsidRPr="0056208B">
        <w:rPr>
          <w:lang w:val="en-GB"/>
        </w:rPr>
        <w:t>T</w:t>
      </w:r>
      <w:r w:rsidR="00C500BE" w:rsidRPr="0056208B">
        <w:rPr>
          <w:lang w:val="en-GB"/>
        </w:rPr>
        <w:t>able of Figures</w:t>
      </w:r>
    </w:p>
    <w:p w14:paraId="0FA95574" w14:textId="65B21167" w:rsidR="00EC4D24" w:rsidRDefault="00637DD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56208B">
        <w:rPr>
          <w:rFonts w:cs="Segoe UI"/>
          <w:sz w:val="16"/>
          <w:szCs w:val="16"/>
        </w:rPr>
        <w:fldChar w:fldCharType="begin"/>
      </w:r>
      <w:r w:rsidRPr="0056208B">
        <w:rPr>
          <w:rFonts w:cs="Segoe UI"/>
          <w:sz w:val="16"/>
          <w:szCs w:val="16"/>
        </w:rPr>
        <w:instrText xml:space="preserve"> TOC \c "Figure" </w:instrText>
      </w:r>
      <w:r w:rsidRPr="0056208B">
        <w:rPr>
          <w:rFonts w:cs="Segoe UI"/>
          <w:sz w:val="16"/>
          <w:szCs w:val="16"/>
        </w:rPr>
        <w:fldChar w:fldCharType="separate"/>
      </w:r>
      <w:r w:rsidR="00EC4D24">
        <w:rPr>
          <w:noProof/>
        </w:rPr>
        <w:t>Figure 1 Overall layout of the Cryogenic System.</w:t>
      </w:r>
      <w:r w:rsidR="00EC4D24">
        <w:rPr>
          <w:noProof/>
        </w:rPr>
        <w:tab/>
      </w:r>
      <w:r w:rsidR="00EC4D24">
        <w:rPr>
          <w:noProof/>
        </w:rPr>
        <w:fldChar w:fldCharType="begin"/>
      </w:r>
      <w:r w:rsidR="00EC4D24">
        <w:rPr>
          <w:noProof/>
        </w:rPr>
        <w:instrText xml:space="preserve"> PAGEREF _Toc209526843 \h </w:instrText>
      </w:r>
      <w:r w:rsidR="00EC4D24">
        <w:rPr>
          <w:noProof/>
        </w:rPr>
      </w:r>
      <w:r w:rsidR="00EC4D24">
        <w:rPr>
          <w:noProof/>
        </w:rPr>
        <w:fldChar w:fldCharType="separate"/>
      </w:r>
      <w:r w:rsidR="00D62D30">
        <w:rPr>
          <w:noProof/>
        </w:rPr>
        <w:t>9</w:t>
      </w:r>
      <w:r w:rsidR="00EC4D24">
        <w:rPr>
          <w:noProof/>
        </w:rPr>
        <w:fldChar w:fldCharType="end"/>
      </w:r>
    </w:p>
    <w:p w14:paraId="6E400D3E" w14:textId="25F42F20"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2 QPLANT’s simplified Process Flow Diagram</w:t>
      </w:r>
      <w:r>
        <w:rPr>
          <w:noProof/>
        </w:rPr>
        <w:tab/>
      </w:r>
      <w:r>
        <w:rPr>
          <w:noProof/>
        </w:rPr>
        <w:fldChar w:fldCharType="begin"/>
      </w:r>
      <w:r>
        <w:rPr>
          <w:noProof/>
        </w:rPr>
        <w:instrText xml:space="preserve"> PAGEREF _Toc209526844 \h </w:instrText>
      </w:r>
      <w:r>
        <w:rPr>
          <w:noProof/>
        </w:rPr>
      </w:r>
      <w:r>
        <w:rPr>
          <w:noProof/>
        </w:rPr>
        <w:fldChar w:fldCharType="separate"/>
      </w:r>
      <w:r w:rsidR="00D62D30">
        <w:rPr>
          <w:noProof/>
        </w:rPr>
        <w:t>11</w:t>
      </w:r>
      <w:r>
        <w:rPr>
          <w:noProof/>
        </w:rPr>
        <w:fldChar w:fldCharType="end"/>
      </w:r>
    </w:p>
    <w:p w14:paraId="2A48F604" w14:textId="2F04F1DC"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3 View of the buildings related to the QPLANT.</w:t>
      </w:r>
      <w:r>
        <w:rPr>
          <w:noProof/>
        </w:rPr>
        <w:tab/>
      </w:r>
      <w:r>
        <w:rPr>
          <w:noProof/>
        </w:rPr>
        <w:fldChar w:fldCharType="begin"/>
      </w:r>
      <w:r>
        <w:rPr>
          <w:noProof/>
        </w:rPr>
        <w:instrText xml:space="preserve"> PAGEREF _Toc209526845 \h </w:instrText>
      </w:r>
      <w:r>
        <w:rPr>
          <w:noProof/>
        </w:rPr>
      </w:r>
      <w:r>
        <w:rPr>
          <w:noProof/>
        </w:rPr>
        <w:fldChar w:fldCharType="separate"/>
      </w:r>
      <w:r w:rsidR="00D62D30">
        <w:rPr>
          <w:noProof/>
        </w:rPr>
        <w:t>10</w:t>
      </w:r>
      <w:r>
        <w:rPr>
          <w:noProof/>
        </w:rPr>
        <w:fldChar w:fldCharType="end"/>
      </w:r>
    </w:p>
    <w:p w14:paraId="4C12BFE9" w14:textId="23AF5E09"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4 Simplified interface diagram of QPLANT depicting a single representative ‘QCELL’ as a proxy for all heat load sources (indicated by red lightning bolt symbols).  Temperatures shown are indicative of the 2 K operating scenario.  The red flashes indicate external heat sources.</w:t>
      </w:r>
      <w:r>
        <w:rPr>
          <w:noProof/>
        </w:rPr>
        <w:tab/>
      </w:r>
      <w:r>
        <w:rPr>
          <w:noProof/>
        </w:rPr>
        <w:fldChar w:fldCharType="begin"/>
      </w:r>
      <w:r>
        <w:rPr>
          <w:noProof/>
        </w:rPr>
        <w:instrText xml:space="preserve"> PAGEREF _Toc209526846 \h </w:instrText>
      </w:r>
      <w:r>
        <w:rPr>
          <w:noProof/>
        </w:rPr>
      </w:r>
      <w:r>
        <w:rPr>
          <w:noProof/>
        </w:rPr>
        <w:fldChar w:fldCharType="separate"/>
      </w:r>
      <w:r w:rsidR="00D62D30">
        <w:rPr>
          <w:noProof/>
        </w:rPr>
        <w:t>12</w:t>
      </w:r>
      <w:r>
        <w:rPr>
          <w:noProof/>
        </w:rPr>
        <w:fldChar w:fldCharType="end"/>
      </w:r>
    </w:p>
    <w:p w14:paraId="065919ED" w14:textId="28C2E5C7"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5 QPLANT - Control and Interlock related systems</w:t>
      </w:r>
      <w:r>
        <w:rPr>
          <w:noProof/>
        </w:rPr>
        <w:tab/>
      </w:r>
      <w:r>
        <w:rPr>
          <w:noProof/>
        </w:rPr>
        <w:fldChar w:fldCharType="begin"/>
      </w:r>
      <w:r>
        <w:rPr>
          <w:noProof/>
        </w:rPr>
        <w:instrText xml:space="preserve"> PAGEREF _Toc209526847 \h </w:instrText>
      </w:r>
      <w:r>
        <w:rPr>
          <w:noProof/>
        </w:rPr>
      </w:r>
      <w:r>
        <w:rPr>
          <w:noProof/>
        </w:rPr>
        <w:fldChar w:fldCharType="separate"/>
      </w:r>
      <w:r w:rsidR="00D62D30">
        <w:rPr>
          <w:noProof/>
        </w:rPr>
        <w:t>14</w:t>
      </w:r>
      <w:r>
        <w:rPr>
          <w:noProof/>
        </w:rPr>
        <w:fldChar w:fldCharType="end"/>
      </w:r>
    </w:p>
    <w:p w14:paraId="23444921" w14:textId="0CA484E0"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701ECA">
        <w:rPr>
          <w:rFonts w:ascii="Segoe UI Semibold" w:hAnsi="Segoe UI Semibold"/>
          <w:iCs/>
          <w:noProof/>
          <w:color w:val="562873"/>
        </w:rPr>
        <w:t>Figure 6 Operational scenarios and transitions for the Cryogenic System. Blue boxes indicate steady states while light blue boxes indicate transients</w:t>
      </w:r>
      <w:r>
        <w:rPr>
          <w:noProof/>
          <w:lang w:eastAsia="fr-FR"/>
        </w:rPr>
        <w:t>.</w:t>
      </w:r>
      <w:r>
        <w:rPr>
          <w:noProof/>
        </w:rPr>
        <w:tab/>
      </w:r>
      <w:r>
        <w:rPr>
          <w:noProof/>
        </w:rPr>
        <w:fldChar w:fldCharType="begin"/>
      </w:r>
      <w:r>
        <w:rPr>
          <w:noProof/>
        </w:rPr>
        <w:instrText xml:space="preserve"> PAGEREF _Toc209526848 \h </w:instrText>
      </w:r>
      <w:r>
        <w:rPr>
          <w:noProof/>
        </w:rPr>
      </w:r>
      <w:r>
        <w:rPr>
          <w:noProof/>
        </w:rPr>
        <w:fldChar w:fldCharType="separate"/>
      </w:r>
      <w:r w:rsidR="00D62D30">
        <w:rPr>
          <w:noProof/>
        </w:rPr>
        <w:t>18</w:t>
      </w:r>
      <w:r>
        <w:rPr>
          <w:noProof/>
        </w:rPr>
        <w:fldChar w:fldCharType="end"/>
      </w:r>
    </w:p>
    <w:p w14:paraId="0DB63B07" w14:textId="369FE149"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7  Reference Architecture of the Cryogenic Control System</w:t>
      </w:r>
      <w:r>
        <w:rPr>
          <w:noProof/>
        </w:rPr>
        <w:tab/>
      </w:r>
      <w:r>
        <w:rPr>
          <w:noProof/>
        </w:rPr>
        <w:fldChar w:fldCharType="begin"/>
      </w:r>
      <w:r>
        <w:rPr>
          <w:noProof/>
        </w:rPr>
        <w:instrText xml:space="preserve"> PAGEREF _Toc209526849 \h </w:instrText>
      </w:r>
      <w:r>
        <w:rPr>
          <w:noProof/>
        </w:rPr>
      </w:r>
      <w:r>
        <w:rPr>
          <w:noProof/>
        </w:rPr>
        <w:fldChar w:fldCharType="separate"/>
      </w:r>
      <w:r w:rsidR="00D62D30">
        <w:rPr>
          <w:noProof/>
        </w:rPr>
        <w:t>41</w:t>
      </w:r>
      <w:r>
        <w:rPr>
          <w:noProof/>
        </w:rPr>
        <w:fldChar w:fldCharType="end"/>
      </w:r>
    </w:p>
    <w:p w14:paraId="23032C53" w14:textId="425A9464"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8 Software Change Management</w:t>
      </w:r>
      <w:r>
        <w:rPr>
          <w:noProof/>
        </w:rPr>
        <w:tab/>
      </w:r>
      <w:r>
        <w:rPr>
          <w:noProof/>
        </w:rPr>
        <w:fldChar w:fldCharType="begin"/>
      </w:r>
      <w:r>
        <w:rPr>
          <w:noProof/>
        </w:rPr>
        <w:instrText xml:space="preserve"> PAGEREF _Toc209526850 \h </w:instrText>
      </w:r>
      <w:r>
        <w:rPr>
          <w:noProof/>
        </w:rPr>
      </w:r>
      <w:r>
        <w:rPr>
          <w:noProof/>
        </w:rPr>
        <w:fldChar w:fldCharType="separate"/>
      </w:r>
      <w:r w:rsidR="00D62D30">
        <w:rPr>
          <w:noProof/>
        </w:rPr>
        <w:t>48</w:t>
      </w:r>
      <w:r>
        <w:rPr>
          <w:noProof/>
        </w:rPr>
        <w:fldChar w:fldCharType="end"/>
      </w:r>
    </w:p>
    <w:p w14:paraId="4BC82925" w14:textId="7CE597CE"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9 MIT Reference Architecture</w:t>
      </w:r>
      <w:r>
        <w:rPr>
          <w:noProof/>
        </w:rPr>
        <w:tab/>
      </w:r>
      <w:r>
        <w:rPr>
          <w:noProof/>
        </w:rPr>
        <w:fldChar w:fldCharType="begin"/>
      </w:r>
      <w:r>
        <w:rPr>
          <w:noProof/>
        </w:rPr>
        <w:instrText xml:space="preserve"> PAGEREF _Toc209526851 \h </w:instrText>
      </w:r>
      <w:r>
        <w:rPr>
          <w:noProof/>
        </w:rPr>
      </w:r>
      <w:r>
        <w:rPr>
          <w:noProof/>
        </w:rPr>
        <w:fldChar w:fldCharType="separate"/>
      </w:r>
      <w:r w:rsidR="00D62D30">
        <w:rPr>
          <w:noProof/>
        </w:rPr>
        <w:t>51</w:t>
      </w:r>
      <w:r>
        <w:rPr>
          <w:noProof/>
        </w:rPr>
        <w:fldChar w:fldCharType="end"/>
      </w:r>
    </w:p>
    <w:p w14:paraId="58DF44BC" w14:textId="33F144BF"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701ECA">
        <w:rPr>
          <w:noProof/>
        </w:rPr>
        <w:lastRenderedPageBreak/>
        <w:t>Figure 10 Preliminary arrangement of the pipes in the QLM -  see Table 14 for details</w:t>
      </w:r>
      <w:r>
        <w:rPr>
          <w:noProof/>
        </w:rPr>
        <w:tab/>
      </w:r>
      <w:r>
        <w:rPr>
          <w:noProof/>
        </w:rPr>
        <w:fldChar w:fldCharType="begin"/>
      </w:r>
      <w:r>
        <w:rPr>
          <w:noProof/>
        </w:rPr>
        <w:instrText xml:space="preserve"> PAGEREF _Toc209526852 \h </w:instrText>
      </w:r>
      <w:r>
        <w:rPr>
          <w:noProof/>
        </w:rPr>
      </w:r>
      <w:r>
        <w:rPr>
          <w:noProof/>
        </w:rPr>
        <w:fldChar w:fldCharType="separate"/>
      </w:r>
      <w:r w:rsidR="00D62D30">
        <w:rPr>
          <w:noProof/>
        </w:rPr>
        <w:t>55</w:t>
      </w:r>
      <w:r>
        <w:rPr>
          <w:noProof/>
        </w:rPr>
        <w:fldChar w:fldCharType="end"/>
      </w:r>
    </w:p>
    <w:p w14:paraId="085CC767" w14:textId="4415435F"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11 Cool-down power for Thermal Shields (based on cool-down speed of 4 K/h ~ 72 hours)</w:t>
      </w:r>
      <w:r>
        <w:rPr>
          <w:noProof/>
        </w:rPr>
        <w:tab/>
      </w:r>
      <w:r>
        <w:rPr>
          <w:noProof/>
        </w:rPr>
        <w:fldChar w:fldCharType="begin"/>
      </w:r>
      <w:r>
        <w:rPr>
          <w:noProof/>
        </w:rPr>
        <w:instrText xml:space="preserve"> PAGEREF _Toc209526853 \h </w:instrText>
      </w:r>
      <w:r>
        <w:rPr>
          <w:noProof/>
        </w:rPr>
      </w:r>
      <w:r>
        <w:rPr>
          <w:noProof/>
        </w:rPr>
        <w:fldChar w:fldCharType="separate"/>
      </w:r>
      <w:r w:rsidR="00D62D30">
        <w:rPr>
          <w:noProof/>
        </w:rPr>
        <w:t>92</w:t>
      </w:r>
      <w:r>
        <w:rPr>
          <w:noProof/>
        </w:rPr>
        <w:fldChar w:fldCharType="end"/>
      </w:r>
    </w:p>
    <w:p w14:paraId="6A5A6B7E" w14:textId="1F3DF1C6"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12 Cool-down power for cold masses &lt; 5 K (based on constant cool-down speed of 4 K/h ~ 72 hours).</w:t>
      </w:r>
      <w:r>
        <w:rPr>
          <w:noProof/>
        </w:rPr>
        <w:tab/>
      </w:r>
      <w:r>
        <w:rPr>
          <w:noProof/>
        </w:rPr>
        <w:fldChar w:fldCharType="begin"/>
      </w:r>
      <w:r>
        <w:rPr>
          <w:noProof/>
        </w:rPr>
        <w:instrText xml:space="preserve"> PAGEREF _Toc209526854 \h </w:instrText>
      </w:r>
      <w:r>
        <w:rPr>
          <w:noProof/>
        </w:rPr>
      </w:r>
      <w:r>
        <w:rPr>
          <w:noProof/>
        </w:rPr>
        <w:fldChar w:fldCharType="separate"/>
      </w:r>
      <w:r w:rsidR="00D62D30">
        <w:rPr>
          <w:noProof/>
        </w:rPr>
        <w:t>93</w:t>
      </w:r>
      <w:r>
        <w:rPr>
          <w:noProof/>
        </w:rPr>
        <w:fldChar w:fldCharType="end"/>
      </w:r>
    </w:p>
    <w:p w14:paraId="29DAC001" w14:textId="5574E017" w:rsidR="00EC4D24" w:rsidRDefault="00EC4D24">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Figure 13 General PFD of the QVE (end box) with interfaces</w:t>
      </w:r>
      <w:r>
        <w:rPr>
          <w:noProof/>
        </w:rPr>
        <w:tab/>
      </w:r>
      <w:r>
        <w:rPr>
          <w:noProof/>
        </w:rPr>
        <w:fldChar w:fldCharType="begin"/>
      </w:r>
      <w:r>
        <w:rPr>
          <w:noProof/>
        </w:rPr>
        <w:instrText xml:space="preserve"> PAGEREF _Toc209526855 \h </w:instrText>
      </w:r>
      <w:r>
        <w:rPr>
          <w:noProof/>
        </w:rPr>
      </w:r>
      <w:r>
        <w:rPr>
          <w:noProof/>
        </w:rPr>
        <w:fldChar w:fldCharType="separate"/>
      </w:r>
      <w:r w:rsidR="00D62D30">
        <w:rPr>
          <w:noProof/>
        </w:rPr>
        <w:t>97</w:t>
      </w:r>
      <w:r>
        <w:rPr>
          <w:noProof/>
        </w:rPr>
        <w:fldChar w:fldCharType="end"/>
      </w:r>
    </w:p>
    <w:p w14:paraId="6B03D992" w14:textId="4804AA2C" w:rsidR="00637DDB" w:rsidRPr="0056208B" w:rsidRDefault="00637DDB" w:rsidP="00D81710">
      <w:pPr>
        <w:pStyle w:val="TOCHeading"/>
        <w:spacing w:line="240" w:lineRule="auto"/>
        <w:contextualSpacing/>
        <w:rPr>
          <w:lang w:val="en-GB"/>
        </w:rPr>
      </w:pPr>
      <w:r w:rsidRPr="0056208B">
        <w:rPr>
          <w:rFonts w:ascii="Segoe UI" w:eastAsia="Calibri" w:hAnsi="Segoe UI" w:cs="Segoe UI"/>
          <w:sz w:val="16"/>
          <w:szCs w:val="16"/>
          <w:lang w:val="en-GB"/>
        </w:rPr>
        <w:fldChar w:fldCharType="end"/>
      </w:r>
      <w:r w:rsidR="00C500BE" w:rsidRPr="0056208B">
        <w:rPr>
          <w:lang w:val="en-GB"/>
        </w:rPr>
        <w:t>Table of Tables</w:t>
      </w:r>
    </w:p>
    <w:p w14:paraId="74771C94" w14:textId="5E8B3EE7" w:rsidR="00D1681B" w:rsidRDefault="00114712">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56208B">
        <w:rPr>
          <w:rFonts w:cs="Segoe UI"/>
          <w:sz w:val="16"/>
          <w:szCs w:val="16"/>
        </w:rPr>
        <w:fldChar w:fldCharType="begin"/>
      </w:r>
      <w:r w:rsidRPr="0056208B">
        <w:rPr>
          <w:rFonts w:cs="Segoe UI"/>
          <w:sz w:val="16"/>
          <w:szCs w:val="16"/>
        </w:rPr>
        <w:instrText xml:space="preserve"> TOC \c "Table" </w:instrText>
      </w:r>
      <w:r w:rsidRPr="0056208B">
        <w:rPr>
          <w:rFonts w:cs="Segoe UI"/>
          <w:sz w:val="16"/>
          <w:szCs w:val="16"/>
        </w:rPr>
        <w:fldChar w:fldCharType="separate"/>
      </w:r>
      <w:r w:rsidR="00D1681B">
        <w:rPr>
          <w:noProof/>
        </w:rPr>
        <w:t>Table 1 Major Interfacing and fluid transport lines</w:t>
      </w:r>
      <w:r w:rsidR="00D1681B">
        <w:rPr>
          <w:noProof/>
        </w:rPr>
        <w:tab/>
      </w:r>
      <w:r w:rsidR="00D1681B">
        <w:rPr>
          <w:noProof/>
        </w:rPr>
        <w:fldChar w:fldCharType="begin"/>
      </w:r>
      <w:r w:rsidR="00D1681B">
        <w:rPr>
          <w:noProof/>
        </w:rPr>
        <w:instrText xml:space="preserve"> PAGEREF _Toc209530019 \h </w:instrText>
      </w:r>
      <w:r w:rsidR="00D1681B">
        <w:rPr>
          <w:noProof/>
        </w:rPr>
      </w:r>
      <w:r w:rsidR="00D1681B">
        <w:rPr>
          <w:noProof/>
        </w:rPr>
        <w:fldChar w:fldCharType="separate"/>
      </w:r>
      <w:r w:rsidR="00D62D30">
        <w:rPr>
          <w:noProof/>
        </w:rPr>
        <w:t>12</w:t>
      </w:r>
      <w:r w:rsidR="00D1681B">
        <w:rPr>
          <w:noProof/>
        </w:rPr>
        <w:fldChar w:fldCharType="end"/>
      </w:r>
    </w:p>
    <w:p w14:paraId="18904BCF" w14:textId="529BBC98"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lang w:eastAsia="fr-FR"/>
        </w:rPr>
        <w:t>Table 2 Operational Scenarios</w:t>
      </w:r>
      <w:r>
        <w:rPr>
          <w:noProof/>
        </w:rPr>
        <w:tab/>
      </w:r>
      <w:r>
        <w:rPr>
          <w:noProof/>
        </w:rPr>
        <w:fldChar w:fldCharType="begin"/>
      </w:r>
      <w:r>
        <w:rPr>
          <w:noProof/>
        </w:rPr>
        <w:instrText xml:space="preserve"> PAGEREF _Toc209530020 \h </w:instrText>
      </w:r>
      <w:r>
        <w:rPr>
          <w:noProof/>
        </w:rPr>
      </w:r>
      <w:r>
        <w:rPr>
          <w:noProof/>
        </w:rPr>
        <w:fldChar w:fldCharType="separate"/>
      </w:r>
      <w:r w:rsidR="00D62D30">
        <w:rPr>
          <w:noProof/>
        </w:rPr>
        <w:t>17</w:t>
      </w:r>
      <w:r>
        <w:rPr>
          <w:noProof/>
        </w:rPr>
        <w:fldChar w:fldCharType="end"/>
      </w:r>
    </w:p>
    <w:p w14:paraId="72B9095B" w14:textId="5C57DA58"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3 Heat Loads Summary from QCELLs and Cryogenic Distribution</w:t>
      </w:r>
      <w:r>
        <w:rPr>
          <w:noProof/>
        </w:rPr>
        <w:tab/>
      </w:r>
      <w:r>
        <w:rPr>
          <w:noProof/>
        </w:rPr>
        <w:fldChar w:fldCharType="begin"/>
      </w:r>
      <w:r>
        <w:rPr>
          <w:noProof/>
        </w:rPr>
        <w:instrText xml:space="preserve"> PAGEREF _Toc209530021 \h </w:instrText>
      </w:r>
      <w:r>
        <w:rPr>
          <w:noProof/>
        </w:rPr>
      </w:r>
      <w:r>
        <w:rPr>
          <w:noProof/>
        </w:rPr>
        <w:fldChar w:fldCharType="separate"/>
      </w:r>
      <w:r w:rsidR="00D62D30">
        <w:rPr>
          <w:noProof/>
        </w:rPr>
        <w:t>20</w:t>
      </w:r>
      <w:r>
        <w:rPr>
          <w:noProof/>
        </w:rPr>
        <w:fldChar w:fldCharType="end"/>
      </w:r>
    </w:p>
    <w:p w14:paraId="3FA8DB00" w14:textId="5336CDA1"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rFonts w:cs="Segoe UI"/>
          <w:noProof/>
        </w:rPr>
        <w:t>Table 4 </w:t>
      </w:r>
      <w:r w:rsidRPr="00F2612B">
        <w:rPr>
          <w:rFonts w:cs="Segoe UI"/>
          <w:noProof/>
          <w:lang w:eastAsia="fr-FR"/>
        </w:rPr>
        <w:t>Fluid Conditions at the Refrigerator Cold Box Interfaces for Different Operating Scenarios</w:t>
      </w:r>
      <w:r>
        <w:rPr>
          <w:noProof/>
        </w:rPr>
        <w:tab/>
      </w:r>
      <w:r>
        <w:rPr>
          <w:noProof/>
        </w:rPr>
        <w:fldChar w:fldCharType="begin"/>
      </w:r>
      <w:r>
        <w:rPr>
          <w:noProof/>
        </w:rPr>
        <w:instrText xml:space="preserve"> PAGEREF _Toc209530022 \h </w:instrText>
      </w:r>
      <w:r>
        <w:rPr>
          <w:noProof/>
        </w:rPr>
      </w:r>
      <w:r>
        <w:rPr>
          <w:noProof/>
        </w:rPr>
        <w:fldChar w:fldCharType="separate"/>
      </w:r>
      <w:r w:rsidR="00D62D30">
        <w:rPr>
          <w:noProof/>
        </w:rPr>
        <w:t>20</w:t>
      </w:r>
      <w:r>
        <w:rPr>
          <w:noProof/>
        </w:rPr>
        <w:fldChar w:fldCharType="end"/>
      </w:r>
    </w:p>
    <w:p w14:paraId="4BE65B0D" w14:textId="3582527A"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5 Temperature measurement precision</w:t>
      </w:r>
      <w:r>
        <w:rPr>
          <w:noProof/>
        </w:rPr>
        <w:tab/>
      </w:r>
      <w:r>
        <w:rPr>
          <w:noProof/>
        </w:rPr>
        <w:fldChar w:fldCharType="begin"/>
      </w:r>
      <w:r>
        <w:rPr>
          <w:noProof/>
        </w:rPr>
        <w:instrText xml:space="preserve"> PAGEREF _Toc209530023 \h </w:instrText>
      </w:r>
      <w:r>
        <w:rPr>
          <w:noProof/>
        </w:rPr>
      </w:r>
      <w:r>
        <w:rPr>
          <w:noProof/>
        </w:rPr>
        <w:fldChar w:fldCharType="separate"/>
      </w:r>
      <w:r w:rsidR="00D62D30">
        <w:rPr>
          <w:noProof/>
        </w:rPr>
        <w:t>24</w:t>
      </w:r>
      <w:r>
        <w:rPr>
          <w:noProof/>
        </w:rPr>
        <w:fldChar w:fldCharType="end"/>
      </w:r>
    </w:p>
    <w:p w14:paraId="5F3FE992" w14:textId="7D19A940"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6 He Leakage requirements (excluding via permeation and diffusivity)</w:t>
      </w:r>
      <w:r>
        <w:rPr>
          <w:noProof/>
        </w:rPr>
        <w:tab/>
      </w:r>
      <w:r>
        <w:rPr>
          <w:noProof/>
        </w:rPr>
        <w:fldChar w:fldCharType="begin"/>
      </w:r>
      <w:r>
        <w:rPr>
          <w:noProof/>
        </w:rPr>
        <w:instrText xml:space="preserve"> PAGEREF _Toc209530024 \h </w:instrText>
      </w:r>
      <w:r>
        <w:rPr>
          <w:noProof/>
        </w:rPr>
      </w:r>
      <w:r>
        <w:rPr>
          <w:noProof/>
        </w:rPr>
        <w:fldChar w:fldCharType="separate"/>
      </w:r>
      <w:r w:rsidR="00D62D30">
        <w:rPr>
          <w:noProof/>
        </w:rPr>
        <w:t>28</w:t>
      </w:r>
      <w:r>
        <w:rPr>
          <w:noProof/>
        </w:rPr>
        <w:fldChar w:fldCharType="end"/>
      </w:r>
    </w:p>
    <w:p w14:paraId="31F07CCD" w14:textId="101D6F14"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7 Measuring Points for WCS</w:t>
      </w:r>
      <w:r>
        <w:rPr>
          <w:noProof/>
        </w:rPr>
        <w:tab/>
      </w:r>
      <w:r>
        <w:rPr>
          <w:noProof/>
        </w:rPr>
        <w:fldChar w:fldCharType="begin"/>
      </w:r>
      <w:r>
        <w:rPr>
          <w:noProof/>
        </w:rPr>
        <w:instrText xml:space="preserve"> PAGEREF _Toc209530025 \h </w:instrText>
      </w:r>
      <w:r>
        <w:rPr>
          <w:noProof/>
        </w:rPr>
      </w:r>
      <w:r>
        <w:rPr>
          <w:noProof/>
        </w:rPr>
        <w:fldChar w:fldCharType="separate"/>
      </w:r>
      <w:r w:rsidR="00D62D30">
        <w:rPr>
          <w:noProof/>
        </w:rPr>
        <w:t>33</w:t>
      </w:r>
      <w:r>
        <w:rPr>
          <w:noProof/>
        </w:rPr>
        <w:fldChar w:fldCharType="end"/>
      </w:r>
    </w:p>
    <w:p w14:paraId="71F09A7D" w14:textId="7885EE1D"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8 Measuring Points for QRB</w:t>
      </w:r>
      <w:r>
        <w:rPr>
          <w:noProof/>
        </w:rPr>
        <w:tab/>
      </w:r>
      <w:r>
        <w:rPr>
          <w:noProof/>
        </w:rPr>
        <w:fldChar w:fldCharType="begin"/>
      </w:r>
      <w:r>
        <w:rPr>
          <w:noProof/>
        </w:rPr>
        <w:instrText xml:space="preserve"> PAGEREF _Toc209530026 \h </w:instrText>
      </w:r>
      <w:r>
        <w:rPr>
          <w:noProof/>
        </w:rPr>
      </w:r>
      <w:r>
        <w:rPr>
          <w:noProof/>
        </w:rPr>
        <w:fldChar w:fldCharType="separate"/>
      </w:r>
      <w:r w:rsidR="00D62D30">
        <w:rPr>
          <w:noProof/>
        </w:rPr>
        <w:t>38</w:t>
      </w:r>
      <w:r>
        <w:rPr>
          <w:noProof/>
        </w:rPr>
        <w:fldChar w:fldCharType="end"/>
      </w:r>
    </w:p>
    <w:p w14:paraId="36639B55" w14:textId="15B7ADC1"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lang w:eastAsia="fr-FR"/>
        </w:rPr>
        <w:t>Table 9 Helium Inventory</w:t>
      </w:r>
      <w:r>
        <w:rPr>
          <w:noProof/>
        </w:rPr>
        <w:tab/>
      </w:r>
      <w:r>
        <w:rPr>
          <w:noProof/>
        </w:rPr>
        <w:fldChar w:fldCharType="begin"/>
      </w:r>
      <w:r>
        <w:rPr>
          <w:noProof/>
        </w:rPr>
        <w:instrText xml:space="preserve"> PAGEREF _Toc209530027 \h </w:instrText>
      </w:r>
      <w:r>
        <w:rPr>
          <w:noProof/>
        </w:rPr>
      </w:r>
      <w:r>
        <w:rPr>
          <w:noProof/>
        </w:rPr>
        <w:fldChar w:fldCharType="separate"/>
      </w:r>
      <w:r w:rsidR="00D62D30">
        <w:rPr>
          <w:noProof/>
        </w:rPr>
        <w:t>39</w:t>
      </w:r>
      <w:r>
        <w:rPr>
          <w:noProof/>
        </w:rPr>
        <w:fldChar w:fldCharType="end"/>
      </w:r>
    </w:p>
    <w:p w14:paraId="264AD157" w14:textId="63DA12DC"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10 Measuring points for gas helium storages.</w:t>
      </w:r>
      <w:r>
        <w:rPr>
          <w:noProof/>
        </w:rPr>
        <w:tab/>
      </w:r>
      <w:r>
        <w:rPr>
          <w:noProof/>
        </w:rPr>
        <w:fldChar w:fldCharType="begin"/>
      </w:r>
      <w:r>
        <w:rPr>
          <w:noProof/>
        </w:rPr>
        <w:instrText xml:space="preserve"> PAGEREF _Toc209530028 \h </w:instrText>
      </w:r>
      <w:r>
        <w:rPr>
          <w:noProof/>
        </w:rPr>
      </w:r>
      <w:r>
        <w:rPr>
          <w:noProof/>
        </w:rPr>
        <w:fldChar w:fldCharType="separate"/>
      </w:r>
      <w:r w:rsidR="00D62D30">
        <w:rPr>
          <w:noProof/>
        </w:rPr>
        <w:t>40</w:t>
      </w:r>
      <w:r>
        <w:rPr>
          <w:noProof/>
        </w:rPr>
        <w:fldChar w:fldCharType="end"/>
      </w:r>
    </w:p>
    <w:p w14:paraId="1F4DB8B2" w14:textId="1D3CE3A8"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11 Control Architecture Component Definition</w:t>
      </w:r>
      <w:r>
        <w:rPr>
          <w:noProof/>
        </w:rPr>
        <w:tab/>
      </w:r>
      <w:r>
        <w:rPr>
          <w:noProof/>
        </w:rPr>
        <w:fldChar w:fldCharType="begin"/>
      </w:r>
      <w:r>
        <w:rPr>
          <w:noProof/>
        </w:rPr>
        <w:instrText xml:space="preserve"> PAGEREF _Toc209530029 \h </w:instrText>
      </w:r>
      <w:r>
        <w:rPr>
          <w:noProof/>
        </w:rPr>
      </w:r>
      <w:r>
        <w:rPr>
          <w:noProof/>
        </w:rPr>
        <w:fldChar w:fldCharType="separate"/>
      </w:r>
      <w:r w:rsidR="00D62D30">
        <w:rPr>
          <w:noProof/>
        </w:rPr>
        <w:t>42</w:t>
      </w:r>
      <w:r>
        <w:rPr>
          <w:noProof/>
        </w:rPr>
        <w:fldChar w:fldCharType="end"/>
      </w:r>
    </w:p>
    <w:p w14:paraId="03B34016" w14:textId="615350AD"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12 Instructions for GSHRC</w:t>
      </w:r>
      <w:r>
        <w:rPr>
          <w:noProof/>
        </w:rPr>
        <w:tab/>
      </w:r>
      <w:r>
        <w:rPr>
          <w:noProof/>
        </w:rPr>
        <w:fldChar w:fldCharType="begin"/>
      </w:r>
      <w:r>
        <w:rPr>
          <w:noProof/>
        </w:rPr>
        <w:instrText xml:space="preserve"> PAGEREF _Toc209530030 \h </w:instrText>
      </w:r>
      <w:r>
        <w:rPr>
          <w:noProof/>
        </w:rPr>
      </w:r>
      <w:r>
        <w:rPr>
          <w:noProof/>
        </w:rPr>
        <w:fldChar w:fldCharType="separate"/>
      </w:r>
      <w:r w:rsidR="00D62D30">
        <w:rPr>
          <w:noProof/>
        </w:rPr>
        <w:t>45</w:t>
      </w:r>
      <w:r>
        <w:rPr>
          <w:noProof/>
        </w:rPr>
        <w:fldChar w:fldCharType="end"/>
      </w:r>
    </w:p>
    <w:p w14:paraId="0EAE410B" w14:textId="56CA47B8"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13  QRB ↔ QDIST Process Interfaces (inside cold-box envelope)</w:t>
      </w:r>
      <w:r>
        <w:rPr>
          <w:noProof/>
        </w:rPr>
        <w:tab/>
      </w:r>
      <w:r>
        <w:rPr>
          <w:noProof/>
        </w:rPr>
        <w:fldChar w:fldCharType="begin"/>
      </w:r>
      <w:r>
        <w:rPr>
          <w:noProof/>
        </w:rPr>
        <w:instrText xml:space="preserve"> PAGEREF _Toc209530031 \h </w:instrText>
      </w:r>
      <w:r>
        <w:rPr>
          <w:noProof/>
        </w:rPr>
      </w:r>
      <w:r>
        <w:rPr>
          <w:noProof/>
        </w:rPr>
        <w:fldChar w:fldCharType="separate"/>
      </w:r>
      <w:r w:rsidR="00D62D30">
        <w:rPr>
          <w:noProof/>
        </w:rPr>
        <w:t>54</w:t>
      </w:r>
      <w:r>
        <w:rPr>
          <w:noProof/>
        </w:rPr>
        <w:fldChar w:fldCharType="end"/>
      </w:r>
    </w:p>
    <w:p w14:paraId="4E020D8D" w14:textId="6F9C0967"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14 Preliminary pipe diameters for the QLM</w:t>
      </w:r>
      <w:r>
        <w:rPr>
          <w:noProof/>
        </w:rPr>
        <w:tab/>
      </w:r>
      <w:r>
        <w:rPr>
          <w:noProof/>
        </w:rPr>
        <w:fldChar w:fldCharType="begin"/>
      </w:r>
      <w:r>
        <w:rPr>
          <w:noProof/>
        </w:rPr>
        <w:instrText xml:space="preserve"> PAGEREF _Toc209530032 \h </w:instrText>
      </w:r>
      <w:r>
        <w:rPr>
          <w:noProof/>
        </w:rPr>
      </w:r>
      <w:r>
        <w:rPr>
          <w:noProof/>
        </w:rPr>
        <w:fldChar w:fldCharType="separate"/>
      </w:r>
      <w:r w:rsidR="00D62D30">
        <w:rPr>
          <w:noProof/>
        </w:rPr>
        <w:t>55</w:t>
      </w:r>
      <w:r>
        <w:rPr>
          <w:noProof/>
        </w:rPr>
        <w:fldChar w:fldCharType="end"/>
      </w:r>
    </w:p>
    <w:p w14:paraId="3FCEA9CC" w14:textId="384BE73C"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15  QINFRA ↔ QRB Interfaces</w:t>
      </w:r>
      <w:r>
        <w:rPr>
          <w:noProof/>
        </w:rPr>
        <w:tab/>
      </w:r>
      <w:r>
        <w:rPr>
          <w:noProof/>
        </w:rPr>
        <w:fldChar w:fldCharType="begin"/>
      </w:r>
      <w:r>
        <w:rPr>
          <w:noProof/>
        </w:rPr>
        <w:instrText xml:space="preserve"> PAGEREF _Toc209530033 \h </w:instrText>
      </w:r>
      <w:r>
        <w:rPr>
          <w:noProof/>
        </w:rPr>
      </w:r>
      <w:r>
        <w:rPr>
          <w:noProof/>
        </w:rPr>
        <w:fldChar w:fldCharType="separate"/>
      </w:r>
      <w:r w:rsidR="00D62D30">
        <w:rPr>
          <w:noProof/>
        </w:rPr>
        <w:t>56</w:t>
      </w:r>
      <w:r>
        <w:rPr>
          <w:noProof/>
        </w:rPr>
        <w:fldChar w:fldCharType="end"/>
      </w:r>
    </w:p>
    <w:p w14:paraId="7654CD33" w14:textId="47104E27"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16 Internal QPLANT Distribution Lines (crossing multiple rooms)</w:t>
      </w:r>
      <w:r>
        <w:rPr>
          <w:noProof/>
        </w:rPr>
        <w:tab/>
      </w:r>
      <w:r>
        <w:rPr>
          <w:noProof/>
        </w:rPr>
        <w:fldChar w:fldCharType="begin"/>
      </w:r>
      <w:r>
        <w:rPr>
          <w:noProof/>
        </w:rPr>
        <w:instrText xml:space="preserve"> PAGEREF _Toc209530034 \h </w:instrText>
      </w:r>
      <w:r>
        <w:rPr>
          <w:noProof/>
        </w:rPr>
      </w:r>
      <w:r>
        <w:rPr>
          <w:noProof/>
        </w:rPr>
        <w:fldChar w:fldCharType="separate"/>
      </w:r>
      <w:r w:rsidR="00D62D30">
        <w:rPr>
          <w:noProof/>
        </w:rPr>
        <w:t>56</w:t>
      </w:r>
      <w:r>
        <w:rPr>
          <w:noProof/>
        </w:rPr>
        <w:fldChar w:fldCharType="end"/>
      </w:r>
    </w:p>
    <w:p w14:paraId="2E51126B" w14:textId="3F11619D"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17 Warm lines at room temperature</w:t>
      </w:r>
      <w:r>
        <w:rPr>
          <w:noProof/>
        </w:rPr>
        <w:tab/>
      </w:r>
      <w:r>
        <w:rPr>
          <w:noProof/>
        </w:rPr>
        <w:fldChar w:fldCharType="begin"/>
      </w:r>
      <w:r>
        <w:rPr>
          <w:noProof/>
        </w:rPr>
        <w:instrText xml:space="preserve"> PAGEREF _Toc209530035 \h </w:instrText>
      </w:r>
      <w:r>
        <w:rPr>
          <w:noProof/>
        </w:rPr>
      </w:r>
      <w:r>
        <w:rPr>
          <w:noProof/>
        </w:rPr>
        <w:fldChar w:fldCharType="separate"/>
      </w:r>
      <w:r w:rsidR="00D62D30">
        <w:rPr>
          <w:noProof/>
        </w:rPr>
        <w:t>57</w:t>
      </w:r>
      <w:r>
        <w:rPr>
          <w:noProof/>
        </w:rPr>
        <w:fldChar w:fldCharType="end"/>
      </w:r>
    </w:p>
    <w:p w14:paraId="773C5421" w14:textId="15FB8B25"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18 Project Lifecycle Phases.</w:t>
      </w:r>
      <w:r>
        <w:rPr>
          <w:noProof/>
        </w:rPr>
        <w:tab/>
      </w:r>
      <w:r>
        <w:rPr>
          <w:noProof/>
        </w:rPr>
        <w:fldChar w:fldCharType="begin"/>
      </w:r>
      <w:r>
        <w:rPr>
          <w:noProof/>
        </w:rPr>
        <w:instrText xml:space="preserve"> PAGEREF _Toc209530036 \h </w:instrText>
      </w:r>
      <w:r>
        <w:rPr>
          <w:noProof/>
        </w:rPr>
      </w:r>
      <w:r>
        <w:rPr>
          <w:noProof/>
        </w:rPr>
        <w:fldChar w:fldCharType="separate"/>
      </w:r>
      <w:r w:rsidR="00D62D30">
        <w:rPr>
          <w:noProof/>
        </w:rPr>
        <w:t>70</w:t>
      </w:r>
      <w:r>
        <w:rPr>
          <w:noProof/>
        </w:rPr>
        <w:fldChar w:fldCharType="end"/>
      </w:r>
    </w:p>
    <w:p w14:paraId="60747E35" w14:textId="547F8265"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lang w:eastAsia="fr-FR"/>
        </w:rPr>
        <w:t>Table 19 Documentation Deliverables</w:t>
      </w:r>
      <w:r>
        <w:rPr>
          <w:noProof/>
        </w:rPr>
        <w:tab/>
      </w:r>
      <w:r>
        <w:rPr>
          <w:noProof/>
        </w:rPr>
        <w:fldChar w:fldCharType="begin"/>
      </w:r>
      <w:r>
        <w:rPr>
          <w:noProof/>
        </w:rPr>
        <w:instrText xml:space="preserve"> PAGEREF _Toc209530037 \h </w:instrText>
      </w:r>
      <w:r>
        <w:rPr>
          <w:noProof/>
        </w:rPr>
      </w:r>
      <w:r>
        <w:rPr>
          <w:noProof/>
        </w:rPr>
        <w:fldChar w:fldCharType="separate"/>
      </w:r>
      <w:r w:rsidR="00D62D30">
        <w:rPr>
          <w:noProof/>
        </w:rPr>
        <w:t>70</w:t>
      </w:r>
      <w:r>
        <w:rPr>
          <w:noProof/>
        </w:rPr>
        <w:fldChar w:fldCharType="end"/>
      </w:r>
    </w:p>
    <w:p w14:paraId="701A99C8" w14:textId="14BF5199"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20 Pressure Equipment and Safety Standards</w:t>
      </w:r>
      <w:r>
        <w:rPr>
          <w:noProof/>
        </w:rPr>
        <w:tab/>
      </w:r>
      <w:r>
        <w:rPr>
          <w:noProof/>
        </w:rPr>
        <w:fldChar w:fldCharType="begin"/>
      </w:r>
      <w:r>
        <w:rPr>
          <w:noProof/>
        </w:rPr>
        <w:instrText xml:space="preserve"> PAGEREF _Toc209530038 \h </w:instrText>
      </w:r>
      <w:r>
        <w:rPr>
          <w:noProof/>
        </w:rPr>
      </w:r>
      <w:r>
        <w:rPr>
          <w:noProof/>
        </w:rPr>
        <w:fldChar w:fldCharType="separate"/>
      </w:r>
      <w:r w:rsidR="00D62D30">
        <w:rPr>
          <w:noProof/>
        </w:rPr>
        <w:t>76</w:t>
      </w:r>
      <w:r>
        <w:rPr>
          <w:noProof/>
        </w:rPr>
        <w:fldChar w:fldCharType="end"/>
      </w:r>
    </w:p>
    <w:p w14:paraId="478A8863" w14:textId="3B514B72"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21 Functional Safety &amp; Control Standards</w:t>
      </w:r>
      <w:r>
        <w:rPr>
          <w:noProof/>
        </w:rPr>
        <w:tab/>
      </w:r>
      <w:r>
        <w:rPr>
          <w:noProof/>
        </w:rPr>
        <w:fldChar w:fldCharType="begin"/>
      </w:r>
      <w:r>
        <w:rPr>
          <w:noProof/>
        </w:rPr>
        <w:instrText xml:space="preserve"> PAGEREF _Toc209530039 \h </w:instrText>
      </w:r>
      <w:r>
        <w:rPr>
          <w:noProof/>
        </w:rPr>
      </w:r>
      <w:r>
        <w:rPr>
          <w:noProof/>
        </w:rPr>
        <w:fldChar w:fldCharType="separate"/>
      </w:r>
      <w:r w:rsidR="00D62D30">
        <w:rPr>
          <w:noProof/>
        </w:rPr>
        <w:t>76</w:t>
      </w:r>
      <w:r>
        <w:rPr>
          <w:noProof/>
        </w:rPr>
        <w:fldChar w:fldCharType="end"/>
      </w:r>
    </w:p>
    <w:p w14:paraId="289F2C30" w14:textId="72A34548"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22 Asset &amp; Maintenance Management</w:t>
      </w:r>
      <w:r>
        <w:rPr>
          <w:noProof/>
        </w:rPr>
        <w:tab/>
      </w:r>
      <w:r>
        <w:rPr>
          <w:noProof/>
        </w:rPr>
        <w:fldChar w:fldCharType="begin"/>
      </w:r>
      <w:r>
        <w:rPr>
          <w:noProof/>
        </w:rPr>
        <w:instrText xml:space="preserve"> PAGEREF _Toc209530040 \h </w:instrText>
      </w:r>
      <w:r>
        <w:rPr>
          <w:noProof/>
        </w:rPr>
      </w:r>
      <w:r>
        <w:rPr>
          <w:noProof/>
        </w:rPr>
        <w:fldChar w:fldCharType="separate"/>
      </w:r>
      <w:r w:rsidR="00D62D30">
        <w:rPr>
          <w:noProof/>
        </w:rPr>
        <w:t>77</w:t>
      </w:r>
      <w:r>
        <w:rPr>
          <w:noProof/>
        </w:rPr>
        <w:fldChar w:fldCharType="end"/>
      </w:r>
    </w:p>
    <w:p w14:paraId="7D6EE854" w14:textId="01CBEAF3"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23 Cleanliness And Purity</w:t>
      </w:r>
      <w:r>
        <w:rPr>
          <w:noProof/>
        </w:rPr>
        <w:tab/>
      </w:r>
      <w:r>
        <w:rPr>
          <w:noProof/>
        </w:rPr>
        <w:fldChar w:fldCharType="begin"/>
      </w:r>
      <w:r>
        <w:rPr>
          <w:noProof/>
        </w:rPr>
        <w:instrText xml:space="preserve"> PAGEREF _Toc209530041 \h </w:instrText>
      </w:r>
      <w:r>
        <w:rPr>
          <w:noProof/>
        </w:rPr>
      </w:r>
      <w:r>
        <w:rPr>
          <w:noProof/>
        </w:rPr>
        <w:fldChar w:fldCharType="separate"/>
      </w:r>
      <w:r w:rsidR="00D62D30">
        <w:rPr>
          <w:noProof/>
        </w:rPr>
        <w:t>77</w:t>
      </w:r>
      <w:r>
        <w:rPr>
          <w:noProof/>
        </w:rPr>
        <w:fldChar w:fldCharType="end"/>
      </w:r>
    </w:p>
    <w:p w14:paraId="22D3D5E1" w14:textId="501DCCF2"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24 Preliminary Schedule and Main Milestones</w:t>
      </w:r>
      <w:r>
        <w:rPr>
          <w:noProof/>
        </w:rPr>
        <w:tab/>
      </w:r>
      <w:r>
        <w:rPr>
          <w:noProof/>
        </w:rPr>
        <w:fldChar w:fldCharType="begin"/>
      </w:r>
      <w:r>
        <w:rPr>
          <w:noProof/>
        </w:rPr>
        <w:instrText xml:space="preserve"> PAGEREF _Toc209530042 \h </w:instrText>
      </w:r>
      <w:r>
        <w:rPr>
          <w:noProof/>
        </w:rPr>
      </w:r>
      <w:r>
        <w:rPr>
          <w:noProof/>
        </w:rPr>
        <w:fldChar w:fldCharType="separate"/>
      </w:r>
      <w:r w:rsidR="00D62D30">
        <w:rPr>
          <w:noProof/>
        </w:rPr>
        <w:t>80</w:t>
      </w:r>
      <w:r>
        <w:rPr>
          <w:noProof/>
        </w:rPr>
        <w:fldChar w:fldCharType="end"/>
      </w:r>
    </w:p>
    <w:p w14:paraId="33C0D9DA" w14:textId="5F814B98"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lastRenderedPageBreak/>
        <w:t>Table 25 Cool-down power down to 50 K (4 K/h)</w:t>
      </w:r>
      <w:r>
        <w:rPr>
          <w:noProof/>
        </w:rPr>
        <w:tab/>
      </w:r>
      <w:r>
        <w:rPr>
          <w:noProof/>
        </w:rPr>
        <w:fldChar w:fldCharType="begin"/>
      </w:r>
      <w:r>
        <w:rPr>
          <w:noProof/>
        </w:rPr>
        <w:instrText xml:space="preserve"> PAGEREF _Toc209530043 \h </w:instrText>
      </w:r>
      <w:r>
        <w:rPr>
          <w:noProof/>
        </w:rPr>
      </w:r>
      <w:r>
        <w:rPr>
          <w:noProof/>
        </w:rPr>
        <w:fldChar w:fldCharType="separate"/>
      </w:r>
      <w:r w:rsidR="00D62D30">
        <w:rPr>
          <w:noProof/>
        </w:rPr>
        <w:t>93</w:t>
      </w:r>
      <w:r>
        <w:rPr>
          <w:noProof/>
        </w:rPr>
        <w:fldChar w:fldCharType="end"/>
      </w:r>
    </w:p>
    <w:p w14:paraId="0872541E" w14:textId="2819C1FE"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26 Cool-down power below 50 K (4 K/h)</w:t>
      </w:r>
      <w:r>
        <w:rPr>
          <w:noProof/>
        </w:rPr>
        <w:tab/>
      </w:r>
      <w:r>
        <w:rPr>
          <w:noProof/>
        </w:rPr>
        <w:fldChar w:fldCharType="begin"/>
      </w:r>
      <w:r>
        <w:rPr>
          <w:noProof/>
        </w:rPr>
        <w:instrText xml:space="preserve"> PAGEREF _Toc209530044 \h </w:instrText>
      </w:r>
      <w:r>
        <w:rPr>
          <w:noProof/>
        </w:rPr>
      </w:r>
      <w:r>
        <w:rPr>
          <w:noProof/>
        </w:rPr>
        <w:fldChar w:fldCharType="separate"/>
      </w:r>
      <w:r w:rsidR="00D62D30">
        <w:rPr>
          <w:noProof/>
        </w:rPr>
        <w:t>93</w:t>
      </w:r>
      <w:r>
        <w:rPr>
          <w:noProof/>
        </w:rPr>
        <w:fldChar w:fldCharType="end"/>
      </w:r>
    </w:p>
    <w:p w14:paraId="2511C729" w14:textId="06AEDB7E"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Pr>
          <w:noProof/>
        </w:rPr>
        <w:t>Table 27 Applicable Documents (AD)</w:t>
      </w:r>
      <w:r>
        <w:rPr>
          <w:noProof/>
        </w:rPr>
        <w:tab/>
      </w:r>
      <w:r>
        <w:rPr>
          <w:noProof/>
        </w:rPr>
        <w:fldChar w:fldCharType="begin"/>
      </w:r>
      <w:r>
        <w:rPr>
          <w:noProof/>
        </w:rPr>
        <w:instrText xml:space="preserve"> PAGEREF _Toc209530045 \h </w:instrText>
      </w:r>
      <w:r>
        <w:rPr>
          <w:noProof/>
        </w:rPr>
      </w:r>
      <w:r>
        <w:rPr>
          <w:noProof/>
        </w:rPr>
        <w:fldChar w:fldCharType="separate"/>
      </w:r>
      <w:r w:rsidR="00D62D30">
        <w:rPr>
          <w:noProof/>
        </w:rPr>
        <w:t>94</w:t>
      </w:r>
      <w:r>
        <w:rPr>
          <w:noProof/>
        </w:rPr>
        <w:fldChar w:fldCharType="end"/>
      </w:r>
    </w:p>
    <w:p w14:paraId="36123594" w14:textId="60700AE3"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Cold masses of Cryogenic Users and Cryogenic Distribution Table 28 Cold masses at 4.5 K / 2 K</w:t>
      </w:r>
      <w:r>
        <w:rPr>
          <w:noProof/>
        </w:rPr>
        <w:tab/>
      </w:r>
      <w:r>
        <w:rPr>
          <w:noProof/>
        </w:rPr>
        <w:fldChar w:fldCharType="begin"/>
      </w:r>
      <w:r>
        <w:rPr>
          <w:noProof/>
        </w:rPr>
        <w:instrText xml:space="preserve"> PAGEREF _Toc209530046 \h </w:instrText>
      </w:r>
      <w:r>
        <w:rPr>
          <w:noProof/>
        </w:rPr>
      </w:r>
      <w:r>
        <w:rPr>
          <w:noProof/>
        </w:rPr>
        <w:fldChar w:fldCharType="separate"/>
      </w:r>
      <w:r w:rsidR="00D62D30">
        <w:rPr>
          <w:noProof/>
        </w:rPr>
        <w:t>95</w:t>
      </w:r>
      <w:r>
        <w:rPr>
          <w:noProof/>
        </w:rPr>
        <w:fldChar w:fldCharType="end"/>
      </w:r>
    </w:p>
    <w:p w14:paraId="739E45C1" w14:textId="58D6DAB1" w:rsidR="00D1681B" w:rsidRDefault="00D1681B">
      <w:pPr>
        <w:pStyle w:val="TableofFigures"/>
        <w:tabs>
          <w:tab w:val="right" w:leader="dot" w:pos="9344"/>
        </w:tabs>
        <w:rPr>
          <w:rFonts w:asciiTheme="minorHAnsi" w:eastAsiaTheme="minorEastAsia" w:hAnsiTheme="minorHAnsi" w:cstheme="minorBidi"/>
          <w:noProof/>
          <w:kern w:val="2"/>
          <w:sz w:val="24"/>
          <w:szCs w:val="24"/>
          <w:lang w:val="en-US"/>
          <w14:ligatures w14:val="standardContextual"/>
        </w:rPr>
      </w:pPr>
      <w:r w:rsidRPr="00F2612B">
        <w:rPr>
          <w:noProof/>
        </w:rPr>
        <w:t>Table 29 Cold masses at 40 K / 60 K</w:t>
      </w:r>
      <w:r>
        <w:rPr>
          <w:noProof/>
        </w:rPr>
        <w:tab/>
      </w:r>
      <w:r>
        <w:rPr>
          <w:noProof/>
        </w:rPr>
        <w:fldChar w:fldCharType="begin"/>
      </w:r>
      <w:r>
        <w:rPr>
          <w:noProof/>
        </w:rPr>
        <w:instrText xml:space="preserve"> PAGEREF _Toc209530047 \h </w:instrText>
      </w:r>
      <w:r>
        <w:rPr>
          <w:noProof/>
        </w:rPr>
      </w:r>
      <w:r>
        <w:rPr>
          <w:noProof/>
        </w:rPr>
        <w:fldChar w:fldCharType="separate"/>
      </w:r>
      <w:r w:rsidR="00D62D30">
        <w:rPr>
          <w:noProof/>
        </w:rPr>
        <w:t>96</w:t>
      </w:r>
      <w:r>
        <w:rPr>
          <w:noProof/>
        </w:rPr>
        <w:fldChar w:fldCharType="end"/>
      </w:r>
    </w:p>
    <w:p w14:paraId="6384D8FA" w14:textId="19E6F8E6" w:rsidR="00472ACF" w:rsidRPr="0056208B" w:rsidRDefault="00114712" w:rsidP="00D81710">
      <w:pPr>
        <w:pStyle w:val="TOCHeading"/>
        <w:numPr>
          <w:ilvl w:val="0"/>
          <w:numId w:val="0"/>
        </w:numPr>
        <w:spacing w:line="240" w:lineRule="auto"/>
        <w:contextualSpacing/>
        <w:rPr>
          <w:rFonts w:ascii="Segoe UI" w:eastAsia="Calibri" w:hAnsi="Segoe UI" w:cs="Segoe UI"/>
          <w:color w:val="auto"/>
          <w:sz w:val="16"/>
          <w:szCs w:val="16"/>
          <w:lang w:val="en-GB"/>
        </w:rPr>
      </w:pPr>
      <w:r w:rsidRPr="0056208B">
        <w:rPr>
          <w:rFonts w:ascii="Segoe UI" w:eastAsia="Calibri" w:hAnsi="Segoe UI" w:cs="Segoe UI"/>
          <w:color w:val="auto"/>
          <w:sz w:val="16"/>
          <w:szCs w:val="16"/>
          <w:lang w:val="en-GB"/>
        </w:rPr>
        <w:fldChar w:fldCharType="end"/>
      </w:r>
    </w:p>
    <w:p w14:paraId="54A53AF6" w14:textId="639FE151" w:rsidR="00C500BE" w:rsidRPr="0056208B" w:rsidRDefault="00C500BE" w:rsidP="00C500BE">
      <w:pPr>
        <w:tabs>
          <w:tab w:val="left" w:pos="2366"/>
        </w:tabs>
        <w:rPr>
          <w:rFonts w:cs="Segoe UI"/>
          <w:sz w:val="16"/>
          <w:szCs w:val="16"/>
        </w:rPr>
      </w:pPr>
      <w:r w:rsidRPr="0056208B">
        <w:rPr>
          <w:rFonts w:cs="Segoe UI"/>
          <w:sz w:val="16"/>
          <w:szCs w:val="16"/>
        </w:rPr>
        <w:tab/>
      </w:r>
    </w:p>
    <w:p w14:paraId="718A1E23" w14:textId="0026CDB8" w:rsidR="00C500BE" w:rsidRPr="0056208B" w:rsidRDefault="00C500BE" w:rsidP="00C500BE">
      <w:pPr>
        <w:tabs>
          <w:tab w:val="left" w:pos="2366"/>
        </w:tabs>
        <w:sectPr w:rsidR="00C500BE" w:rsidRPr="0056208B" w:rsidSect="00B30821">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992" w:left="1418" w:header="624" w:footer="147" w:gutter="0"/>
          <w:cols w:space="708"/>
          <w:formProt w:val="0"/>
          <w:docGrid w:linePitch="360"/>
        </w:sectPr>
      </w:pPr>
    </w:p>
    <w:p w14:paraId="5AB32969" w14:textId="77777777" w:rsidR="00A82573" w:rsidRPr="0056208B" w:rsidRDefault="001A691B" w:rsidP="00B5535E">
      <w:pPr>
        <w:pStyle w:val="Heading1numbered"/>
        <w:rPr>
          <w:szCs w:val="32"/>
        </w:rPr>
      </w:pPr>
      <w:bookmarkStart w:id="17" w:name="_Toc200491758"/>
      <w:bookmarkStart w:id="18" w:name="_Toc202536067"/>
      <w:bookmarkStart w:id="19" w:name="_Toc202536859"/>
      <w:r w:rsidRPr="0056208B">
        <w:rPr>
          <w:szCs w:val="32"/>
        </w:rPr>
        <w:lastRenderedPageBreak/>
        <w:t>Introduction</w:t>
      </w:r>
      <w:bookmarkEnd w:id="17"/>
      <w:bookmarkEnd w:id="18"/>
      <w:bookmarkEnd w:id="19"/>
    </w:p>
    <w:p w14:paraId="2648955C" w14:textId="13E1442D" w:rsidR="00140665" w:rsidRPr="0056208B" w:rsidRDefault="000E7291" w:rsidP="00B5535E">
      <w:bookmarkStart w:id="20" w:name="_Ref170920934"/>
      <w:bookmarkStart w:id="21" w:name="_Ref171081822"/>
      <w:bookmarkStart w:id="22" w:name="_Ref171086627"/>
      <w:bookmarkStart w:id="23" w:name="_Toc175324096"/>
      <w:r w:rsidRPr="0056208B">
        <w:t xml:space="preserve">“Phase 1 – Implementation” of the MYRRHA program focuses on the design, </w:t>
      </w:r>
      <w:r w:rsidR="0056208B" w:rsidRPr="0056208B">
        <w:t>construction,</w:t>
      </w:r>
      <w:r w:rsidRPr="0056208B">
        <w:t xml:space="preserve"> and commissioning of a 4</w:t>
      </w:r>
      <w:r w:rsidR="006451AC" w:rsidRPr="0056208B">
        <w:t> </w:t>
      </w:r>
      <w:r w:rsidRPr="0056208B">
        <w:t>mA 100</w:t>
      </w:r>
      <w:r w:rsidR="006451AC" w:rsidRPr="0056208B">
        <w:t> </w:t>
      </w:r>
      <w:r w:rsidRPr="0056208B">
        <w:t>MeV super-conducting CW proton Linear Accelerator (LINAC), a Proton Target Facility (PTF) and a Full Power Facility (FPF)</w:t>
      </w:r>
      <w:r w:rsidR="007A2C67" w:rsidRPr="0056208B">
        <w:t xml:space="preserve">.  </w:t>
      </w:r>
      <w:r w:rsidRPr="0056208B">
        <w:t>(Phase 2 of the MYRRHA program will be the extension to 600</w:t>
      </w:r>
      <w:r w:rsidR="00A738EE" w:rsidRPr="0056208B">
        <w:t> </w:t>
      </w:r>
      <w:r w:rsidRPr="0056208B">
        <w:t>MeV)</w:t>
      </w:r>
      <w:r w:rsidR="007A2C67" w:rsidRPr="0056208B">
        <w:t xml:space="preserve">.  </w:t>
      </w:r>
      <w:r w:rsidRPr="0056208B">
        <w:t xml:space="preserve">Further information about MYRRHA Phase I is provided in </w:t>
      </w:r>
      <w:r w:rsidR="00140665" w:rsidRPr="0056208B">
        <w:t>reference</w:t>
      </w:r>
      <w:r w:rsidR="00236A7A" w:rsidRPr="0056208B">
        <w:t xml:space="preserve"> </w:t>
      </w:r>
      <w:r w:rsidR="00236A7A" w:rsidRPr="0056208B">
        <w:rPr>
          <w:rStyle w:val="Style1Char"/>
          <w:rFonts w:eastAsia="Calibri"/>
        </w:rPr>
        <w:t>[AD3]</w:t>
      </w:r>
      <w:r w:rsidR="004329E8" w:rsidRPr="0056208B">
        <w:rPr>
          <w:rStyle w:val="Style1Char"/>
          <w:rFonts w:eastAsia="Calibri"/>
          <w:color w:val="000000" w:themeColor="text1"/>
        </w:rPr>
        <w:t>.</w:t>
      </w:r>
    </w:p>
    <w:p w14:paraId="4996B9B2" w14:textId="77777777" w:rsidR="001A691B" w:rsidRPr="0056208B" w:rsidRDefault="004612B7" w:rsidP="00B5535E">
      <w:pPr>
        <w:pStyle w:val="Heading2numbered"/>
      </w:pPr>
      <w:bookmarkStart w:id="24" w:name="_Toc188541027"/>
      <w:bookmarkStart w:id="25" w:name="_Toc200491759"/>
      <w:bookmarkStart w:id="26" w:name="_Toc202536068"/>
      <w:bookmarkStart w:id="27" w:name="_Toc202536860"/>
      <w:r w:rsidRPr="0056208B">
        <w:t xml:space="preserve">The </w:t>
      </w:r>
      <w:r w:rsidR="001A691B" w:rsidRPr="0056208B">
        <w:t>LINAC</w:t>
      </w:r>
      <w:bookmarkEnd w:id="24"/>
      <w:bookmarkEnd w:id="25"/>
      <w:bookmarkEnd w:id="26"/>
      <w:bookmarkEnd w:id="27"/>
    </w:p>
    <w:p w14:paraId="365EC23F" w14:textId="3281EE9B" w:rsidR="00140665" w:rsidRPr="0056208B" w:rsidRDefault="00140665" w:rsidP="00B5535E">
      <w:pPr>
        <w:pStyle w:val="AANormal"/>
        <w:rPr>
          <w:lang w:val="en-GB"/>
        </w:rPr>
      </w:pPr>
      <w:r w:rsidRPr="0056208B">
        <w:rPr>
          <w:lang w:val="en-GB"/>
        </w:rPr>
        <w:t xml:space="preserve">The </w:t>
      </w:r>
      <w:r w:rsidR="00795A81" w:rsidRPr="0056208B">
        <w:rPr>
          <w:lang w:val="en-GB"/>
        </w:rPr>
        <w:t xml:space="preserve">~160 m long </w:t>
      </w:r>
      <w:r w:rsidRPr="0056208B">
        <w:rPr>
          <w:lang w:val="en-GB"/>
        </w:rPr>
        <w:t>LINAC consists of a</w:t>
      </w:r>
      <w:r w:rsidR="00A445D7" w:rsidRPr="0056208B">
        <w:rPr>
          <w:lang w:val="en-GB"/>
        </w:rPr>
        <w:t xml:space="preserve"> normal conducting</w:t>
      </w:r>
      <w:r w:rsidRPr="0056208B">
        <w:rPr>
          <w:lang w:val="en-GB"/>
        </w:rPr>
        <w:t xml:space="preserve"> injector followed by a superconducting section</w:t>
      </w:r>
      <w:r w:rsidR="0056208B" w:rsidRPr="0056208B">
        <w:rPr>
          <w:lang w:val="en-GB"/>
        </w:rPr>
        <w:t xml:space="preserve">.  </w:t>
      </w:r>
      <w:r w:rsidRPr="0056208B">
        <w:rPr>
          <w:lang w:val="en-GB"/>
        </w:rPr>
        <w:t>Th</w:t>
      </w:r>
      <w:r w:rsidR="000C012F" w:rsidRPr="0056208B">
        <w:rPr>
          <w:lang w:val="en-GB"/>
        </w:rPr>
        <w:t xml:space="preserve">e latter </w:t>
      </w:r>
      <w:r w:rsidRPr="0056208B">
        <w:rPr>
          <w:lang w:val="en-GB"/>
        </w:rPr>
        <w:t xml:space="preserve">section accelerates protons from 17 to 100 MeV using 352.2 MHz single-spoke cavities operating at 2 </w:t>
      </w:r>
      <w:r w:rsidR="0056208B" w:rsidRPr="0056208B">
        <w:rPr>
          <w:lang w:val="en-GB"/>
        </w:rPr>
        <w:t xml:space="preserve">K.  </w:t>
      </w:r>
      <w:r w:rsidRPr="0056208B">
        <w:rPr>
          <w:lang w:val="en-GB"/>
        </w:rPr>
        <w:t>Each Cavity (CAV) is submerged in saturated superfluid helium (He II) within Helium Tanks (HT), organized into pairs inside a Cryomodule (QM)</w:t>
      </w:r>
      <w:r w:rsidR="007A2C67" w:rsidRPr="0056208B">
        <w:rPr>
          <w:lang w:val="en-GB"/>
        </w:rPr>
        <w:t xml:space="preserve">.  </w:t>
      </w:r>
      <w:r w:rsidRPr="0056208B">
        <w:rPr>
          <w:lang w:val="en-GB"/>
        </w:rPr>
        <w:t xml:space="preserve">Each QM is connected to </w:t>
      </w:r>
      <w:r w:rsidR="001A5756" w:rsidRPr="0056208B">
        <w:rPr>
          <w:lang w:val="en-GB"/>
        </w:rPr>
        <w:t>a dedicated</w:t>
      </w:r>
      <w:r w:rsidRPr="0056208B">
        <w:rPr>
          <w:lang w:val="en-GB"/>
        </w:rPr>
        <w:t xml:space="preserve"> Cryogenic Valve Box (QVB)</w:t>
      </w:r>
      <w:r w:rsidR="007A2C67" w:rsidRPr="0056208B">
        <w:rPr>
          <w:lang w:val="en-GB"/>
        </w:rPr>
        <w:t xml:space="preserve">.  </w:t>
      </w:r>
      <w:r w:rsidR="00455BD8" w:rsidRPr="0056208B">
        <w:rPr>
          <w:lang w:val="en-GB"/>
        </w:rPr>
        <w:t xml:space="preserve">The </w:t>
      </w:r>
      <w:r w:rsidR="00CA70BB" w:rsidRPr="0056208B">
        <w:rPr>
          <w:lang w:val="en-GB"/>
        </w:rPr>
        <w:t xml:space="preserve">combination of one </w:t>
      </w:r>
      <w:r w:rsidR="00455BD8" w:rsidRPr="0056208B">
        <w:rPr>
          <w:lang w:val="en-GB"/>
        </w:rPr>
        <w:t xml:space="preserve">QM and </w:t>
      </w:r>
      <w:r w:rsidR="00CA70BB" w:rsidRPr="0056208B">
        <w:rPr>
          <w:lang w:val="en-GB"/>
        </w:rPr>
        <w:t xml:space="preserve">one QVB is called </w:t>
      </w:r>
      <w:r w:rsidRPr="0056208B">
        <w:rPr>
          <w:lang w:val="en-GB"/>
        </w:rPr>
        <w:t>a Cryo-Cell (QCELL)</w:t>
      </w:r>
      <w:r w:rsidR="007A2C67" w:rsidRPr="0056208B">
        <w:rPr>
          <w:lang w:val="en-GB"/>
        </w:rPr>
        <w:t xml:space="preserve">.  </w:t>
      </w:r>
      <w:r w:rsidRPr="0056208B">
        <w:rPr>
          <w:lang w:val="en-GB"/>
        </w:rPr>
        <w:t xml:space="preserve">The full LINAC configuration will comprise sixty CAVs </w:t>
      </w:r>
      <w:r w:rsidR="005826EA" w:rsidRPr="0056208B">
        <w:rPr>
          <w:lang w:val="en-GB"/>
        </w:rPr>
        <w:t>in</w:t>
      </w:r>
      <w:r w:rsidRPr="0056208B">
        <w:rPr>
          <w:lang w:val="en-GB"/>
        </w:rPr>
        <w:t xml:space="preserve"> thirty QMs</w:t>
      </w:r>
      <w:r w:rsidR="007A2C67" w:rsidRPr="0056208B">
        <w:rPr>
          <w:lang w:val="en-GB"/>
        </w:rPr>
        <w:t xml:space="preserve">.  </w:t>
      </w:r>
      <w:r w:rsidRPr="0056208B">
        <w:rPr>
          <w:lang w:val="en-GB"/>
        </w:rPr>
        <w:t xml:space="preserve">Initial deployment includes twenty-four </w:t>
      </w:r>
      <w:r w:rsidR="0056208B" w:rsidRPr="0056208B">
        <w:rPr>
          <w:lang w:val="en-GB"/>
        </w:rPr>
        <w:t>QMs:</w:t>
      </w:r>
      <w:r w:rsidRPr="0056208B">
        <w:rPr>
          <w:lang w:val="en-GB"/>
        </w:rPr>
        <w:t xml:space="preserve"> the remaining six to be added later.</w:t>
      </w:r>
    </w:p>
    <w:p w14:paraId="6C4EC9E5" w14:textId="77777777" w:rsidR="001A691B" w:rsidRPr="0056208B" w:rsidRDefault="00CB1438" w:rsidP="00B5535E">
      <w:pPr>
        <w:pStyle w:val="Heading2numbered"/>
      </w:pPr>
      <w:bookmarkStart w:id="28" w:name="_Toc188541028"/>
      <w:bookmarkStart w:id="29" w:name="_Toc200491760"/>
      <w:bookmarkStart w:id="30" w:name="_Toc202536069"/>
      <w:bookmarkStart w:id="31" w:name="_Toc202536861"/>
      <w:r w:rsidRPr="0056208B">
        <w:t>Cryo</w:t>
      </w:r>
      <w:r w:rsidR="00144554" w:rsidRPr="0056208B">
        <w:t>genic System</w:t>
      </w:r>
      <w:bookmarkEnd w:id="28"/>
      <w:bookmarkEnd w:id="29"/>
      <w:bookmarkEnd w:id="30"/>
      <w:bookmarkEnd w:id="31"/>
    </w:p>
    <w:p w14:paraId="25A43C52" w14:textId="33771ED2" w:rsidR="00144554" w:rsidRPr="0056208B" w:rsidRDefault="00144554" w:rsidP="00B5535E">
      <w:pPr>
        <w:rPr>
          <w:rFonts w:cs="Segoe UI"/>
          <w:b/>
          <w:bCs/>
        </w:rPr>
      </w:pPr>
      <w:r w:rsidRPr="0056208B">
        <w:rPr>
          <w:rFonts w:cs="Segoe UI"/>
        </w:rPr>
        <w:t xml:space="preserve">The </w:t>
      </w:r>
      <w:r w:rsidR="00A156C9" w:rsidRPr="0056208B">
        <w:rPr>
          <w:rFonts w:cs="Segoe UI"/>
        </w:rPr>
        <w:t>Cryoplant (</w:t>
      </w:r>
      <w:r w:rsidR="00947F24" w:rsidRPr="0056208B">
        <w:rPr>
          <w:rFonts w:cs="Segoe UI"/>
        </w:rPr>
        <w:t>QPLANT</w:t>
      </w:r>
      <w:r w:rsidR="00A156C9" w:rsidRPr="0056208B">
        <w:rPr>
          <w:rFonts w:cs="Segoe UI"/>
        </w:rPr>
        <w:t>)</w:t>
      </w:r>
      <w:r w:rsidRPr="0056208B">
        <w:rPr>
          <w:rFonts w:cs="Segoe UI"/>
        </w:rPr>
        <w:t xml:space="preserve">, a subsystem of the </w:t>
      </w:r>
      <w:r w:rsidR="00376FC9" w:rsidRPr="0056208B">
        <w:rPr>
          <w:rFonts w:cs="Segoe UI"/>
        </w:rPr>
        <w:t>C</w:t>
      </w:r>
      <w:r w:rsidRPr="0056208B">
        <w:rPr>
          <w:rFonts w:cs="Segoe UI"/>
        </w:rPr>
        <w:t>ryogenic System (</w:t>
      </w:r>
      <w:r w:rsidRPr="00037A5E">
        <w:rPr>
          <w:rStyle w:val="Style1Char"/>
          <w:rFonts w:eastAsia="Calibri"/>
          <w:iCs/>
          <w:color w:val="000000" w:themeColor="text1"/>
        </w:rPr>
        <w:fldChar w:fldCharType="begin"/>
      </w:r>
      <w:r w:rsidRPr="00037A5E">
        <w:rPr>
          <w:rStyle w:val="Style1Char"/>
          <w:rFonts w:eastAsia="Calibri"/>
          <w:iCs/>
          <w:color w:val="000000" w:themeColor="text1"/>
        </w:rPr>
        <w:instrText xml:space="preserve"> REF _Ref158911509 \h </w:instrText>
      </w:r>
      <w:r w:rsidR="00FB79A6" w:rsidRPr="00037A5E">
        <w:rPr>
          <w:rStyle w:val="Style1Char"/>
          <w:rFonts w:eastAsia="Calibri"/>
          <w:iCs/>
          <w:color w:val="000000" w:themeColor="text1"/>
        </w:rPr>
        <w:instrText xml:space="preserve"> \* MERGEFORMAT </w:instrText>
      </w:r>
      <w:r w:rsidRPr="00037A5E">
        <w:rPr>
          <w:rStyle w:val="Style1Char"/>
          <w:rFonts w:eastAsia="Calibri"/>
          <w:iCs/>
          <w:color w:val="000000" w:themeColor="text1"/>
        </w:rPr>
      </w:r>
      <w:r w:rsidRPr="00037A5E">
        <w:rPr>
          <w:rStyle w:val="Style1Char"/>
          <w:rFonts w:eastAsia="Calibri"/>
          <w:iCs/>
          <w:color w:val="000000" w:themeColor="text1"/>
        </w:rPr>
        <w:fldChar w:fldCharType="separate"/>
      </w:r>
      <w:r w:rsidR="00D62D30" w:rsidRPr="00D62D30">
        <w:rPr>
          <w:rStyle w:val="Style1Char"/>
          <w:rFonts w:eastAsia="Calibri"/>
          <w:iCs/>
          <w:color w:val="000000" w:themeColor="text1"/>
        </w:rPr>
        <w:t>Figure 1</w:t>
      </w:r>
      <w:r w:rsidRPr="00037A5E">
        <w:rPr>
          <w:rStyle w:val="Style1Char"/>
          <w:rFonts w:eastAsia="Calibri"/>
          <w:iCs/>
          <w:color w:val="000000" w:themeColor="text1"/>
        </w:rPr>
        <w:fldChar w:fldCharType="end"/>
      </w:r>
      <w:r w:rsidRPr="00037A5E">
        <w:rPr>
          <w:rStyle w:val="Style1Char"/>
          <w:rFonts w:eastAsia="Calibri"/>
          <w:iCs/>
          <w:color w:val="000000" w:themeColor="text1"/>
        </w:rPr>
        <w:t>)</w:t>
      </w:r>
      <w:r w:rsidRPr="0056208B">
        <w:rPr>
          <w:rFonts w:cs="Segoe UI"/>
        </w:rPr>
        <w:t>, is designed to provide refrigeration to QMs via the Cryogenic Distribution System (QDIST).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1A691B" w:rsidRPr="0056208B" w14:paraId="3E4AE118" w14:textId="77777777" w:rsidTr="002B6EDD">
        <w:tc>
          <w:tcPr>
            <w:tcW w:w="9354" w:type="dxa"/>
          </w:tcPr>
          <w:bookmarkEnd w:id="20"/>
          <w:bookmarkEnd w:id="21"/>
          <w:bookmarkEnd w:id="22"/>
          <w:bookmarkEnd w:id="23"/>
          <w:p w14:paraId="28AADF72" w14:textId="77777777" w:rsidR="001A691B" w:rsidRPr="0056208B" w:rsidRDefault="00414463" w:rsidP="00AD7706">
            <w:pPr>
              <w:jc w:val="center"/>
            </w:pPr>
            <w:r w:rsidRPr="0056208B">
              <w:object w:dxaOrig="28128" w:dyaOrig="17112" w14:anchorId="1835D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13.65pt;height:247.25pt" o:ole="">
                  <v:imagedata r:id="rId20" o:title=""/>
                </v:shape>
                <o:OLEObject Type="Embed" ProgID="Visio.Drawing.15" ShapeID="_x0000_i1044" DrawAspect="Content" ObjectID="_1820307849" r:id="rId21"/>
              </w:object>
            </w:r>
          </w:p>
        </w:tc>
      </w:tr>
      <w:tr w:rsidR="001A691B" w:rsidRPr="0056208B" w14:paraId="720905F2" w14:textId="77777777" w:rsidTr="002B6EDD">
        <w:tc>
          <w:tcPr>
            <w:tcW w:w="9354" w:type="dxa"/>
          </w:tcPr>
          <w:p w14:paraId="59AA36E6" w14:textId="04C5F6E7" w:rsidR="001A691B" w:rsidRPr="0056208B" w:rsidRDefault="001A691B" w:rsidP="00AD7706">
            <w:pPr>
              <w:pStyle w:val="Caption"/>
            </w:pPr>
            <w:bookmarkStart w:id="32" w:name="_Ref158911509"/>
            <w:bookmarkStart w:id="33" w:name="_Ref159571690"/>
            <w:bookmarkStart w:id="34" w:name="_Toc190680889"/>
            <w:bookmarkStart w:id="35" w:name="_Toc201752423"/>
            <w:bookmarkStart w:id="36" w:name="_Toc209526843"/>
            <w:r w:rsidRPr="0056208B">
              <w:t xml:space="preserve">Figure </w:t>
            </w:r>
            <w:r w:rsidR="00B619DE" w:rsidRPr="0056208B">
              <w:fldChar w:fldCharType="begin"/>
            </w:r>
            <w:r w:rsidR="00B619DE" w:rsidRPr="0056208B">
              <w:instrText xml:space="preserve"> SEQ Figure \* ARABIC </w:instrText>
            </w:r>
            <w:r w:rsidR="00B619DE" w:rsidRPr="0056208B">
              <w:fldChar w:fldCharType="separate"/>
            </w:r>
            <w:r w:rsidR="00D62D30">
              <w:rPr>
                <w:noProof/>
              </w:rPr>
              <w:t>1</w:t>
            </w:r>
            <w:r w:rsidR="00B619DE" w:rsidRPr="0056208B">
              <w:fldChar w:fldCharType="end"/>
            </w:r>
            <w:bookmarkEnd w:id="32"/>
            <w:r w:rsidRPr="0056208B">
              <w:t xml:space="preserve"> Overall layout of the Cryogenic System</w:t>
            </w:r>
            <w:bookmarkEnd w:id="33"/>
            <w:r w:rsidRPr="0056208B">
              <w:t>.</w:t>
            </w:r>
            <w:bookmarkEnd w:id="34"/>
            <w:bookmarkEnd w:id="35"/>
            <w:bookmarkEnd w:id="36"/>
          </w:p>
        </w:tc>
      </w:tr>
    </w:tbl>
    <w:p w14:paraId="5F36006F" w14:textId="77777777" w:rsidR="004551A0" w:rsidRPr="0056208B" w:rsidRDefault="004551A0" w:rsidP="00B5535E">
      <w:pPr>
        <w:spacing w:after="160" w:line="259" w:lineRule="auto"/>
        <w:rPr>
          <w:lang w:eastAsia="fr-FR"/>
        </w:rPr>
      </w:pPr>
      <w:r w:rsidRPr="0056208B">
        <w:rPr>
          <w:lang w:eastAsia="fr-FR"/>
        </w:rPr>
        <w:br w:type="page"/>
      </w:r>
    </w:p>
    <w:p w14:paraId="35BB9557" w14:textId="1A6BEB29" w:rsidR="00144554" w:rsidRPr="0056208B" w:rsidRDefault="00144554" w:rsidP="00B5535E">
      <w:pPr>
        <w:rPr>
          <w:lang w:eastAsia="fr-FR"/>
        </w:rPr>
      </w:pPr>
      <w:r w:rsidRPr="0056208B">
        <w:rPr>
          <w:lang w:eastAsia="fr-FR"/>
        </w:rPr>
        <w:lastRenderedPageBreak/>
        <w:t>QDIST comprises the QLM, the string of QVBs, and the QVE</w:t>
      </w:r>
      <w:r w:rsidR="0056208B" w:rsidRPr="0056208B">
        <w:rPr>
          <w:lang w:eastAsia="fr-FR"/>
        </w:rPr>
        <w:t xml:space="preserve">.  </w:t>
      </w:r>
      <w:r w:rsidRPr="0056208B">
        <w:rPr>
          <w:lang w:eastAsia="fr-FR"/>
        </w:rPr>
        <w:t>The QLM</w:t>
      </w:r>
      <w:r w:rsidR="00A156C9" w:rsidRPr="0056208B">
        <w:rPr>
          <w:lang w:eastAsia="fr-FR"/>
        </w:rPr>
        <w:t xml:space="preserve"> </w:t>
      </w:r>
      <w:r w:rsidRPr="0056208B">
        <w:rPr>
          <w:lang w:eastAsia="fr-FR"/>
        </w:rPr>
        <w:t xml:space="preserve">houses the main headers distributing cold helium </w:t>
      </w:r>
      <w:r w:rsidR="00076BC9" w:rsidRPr="0056208B">
        <w:rPr>
          <w:lang w:eastAsia="fr-FR"/>
        </w:rPr>
        <w:t>at</w:t>
      </w:r>
      <w:r w:rsidRPr="0056208B">
        <w:rPr>
          <w:lang w:eastAsia="fr-FR"/>
        </w:rPr>
        <w:t xml:space="preserve"> multiple temperature levels</w:t>
      </w:r>
      <w:r w:rsidR="0056208B" w:rsidRPr="0056208B">
        <w:rPr>
          <w:lang w:eastAsia="fr-FR"/>
        </w:rPr>
        <w:t xml:space="preserve">.  </w:t>
      </w:r>
      <w:r w:rsidRPr="0056208B">
        <w:rPr>
          <w:lang w:eastAsia="fr-FR"/>
        </w:rPr>
        <w:t xml:space="preserve">Each </w:t>
      </w:r>
      <w:r w:rsidR="00FA663C" w:rsidRPr="0056208B">
        <w:rPr>
          <w:lang w:eastAsia="fr-FR"/>
        </w:rPr>
        <w:t>QCELL</w:t>
      </w:r>
      <w:r w:rsidR="006200B1" w:rsidRPr="0056208B">
        <w:rPr>
          <w:lang w:eastAsia="fr-FR"/>
        </w:rPr>
        <w:t xml:space="preserve"> </w:t>
      </w:r>
      <w:r w:rsidRPr="0056208B">
        <w:rPr>
          <w:lang w:eastAsia="fr-FR"/>
        </w:rPr>
        <w:t>regulates its helium mass flow by</w:t>
      </w:r>
      <w:r w:rsidR="00CA3E79" w:rsidRPr="0056208B">
        <w:rPr>
          <w:lang w:eastAsia="fr-FR"/>
        </w:rPr>
        <w:t xml:space="preserve"> </w:t>
      </w:r>
      <w:r w:rsidRPr="0056208B">
        <w:rPr>
          <w:lang w:eastAsia="fr-FR"/>
        </w:rPr>
        <w:t>tapping from and returning to the distribution headers</w:t>
      </w:r>
      <w:r w:rsidR="0056208B" w:rsidRPr="0056208B">
        <w:rPr>
          <w:lang w:eastAsia="fr-FR"/>
        </w:rPr>
        <w:t xml:space="preserve">.  </w:t>
      </w:r>
      <w:r w:rsidRPr="0056208B">
        <w:rPr>
          <w:lang w:eastAsia="fr-FR"/>
        </w:rPr>
        <w:t>Excess flow is bypassed through the QVE.</w:t>
      </w:r>
    </w:p>
    <w:p w14:paraId="2AB71ED7" w14:textId="40A99417" w:rsidR="00144554" w:rsidRPr="00037A5E" w:rsidRDefault="00321654" w:rsidP="00D1681B">
      <w:pPr>
        <w:keepNext/>
        <w:spacing w:after="0" w:line="280" w:lineRule="atLeast"/>
        <w:ind w:left="-450" w:firstLine="450"/>
        <w:rPr>
          <w:rStyle w:val="CaptionChar"/>
          <w:color w:val="000000" w:themeColor="text1"/>
          <w:sz w:val="18"/>
          <w:szCs w:val="20"/>
        </w:rPr>
      </w:pPr>
      <w:commentRangeStart w:id="37"/>
      <w:commentRangeStart w:id="38"/>
      <w:commentRangeEnd w:id="37"/>
      <w:r w:rsidRPr="0056208B">
        <w:rPr>
          <w:rStyle w:val="CommentReference"/>
        </w:rPr>
        <w:commentReference w:id="37"/>
      </w:r>
      <w:commentRangeEnd w:id="38"/>
      <w:r w:rsidR="002B49EE">
        <w:rPr>
          <w:rStyle w:val="CommentReference"/>
        </w:rPr>
        <w:commentReference w:id="38"/>
      </w:r>
      <w:r w:rsidR="00144554" w:rsidRPr="0056208B">
        <w:t xml:space="preserve">The </w:t>
      </w:r>
      <w:r w:rsidR="00947F24" w:rsidRPr="0056208B">
        <w:t>QPLANT</w:t>
      </w:r>
      <w:r w:rsidR="00144554" w:rsidRPr="0056208B">
        <w:t xml:space="preserve"> </w:t>
      </w:r>
      <w:r w:rsidR="00B7042F" w:rsidRPr="0056208B">
        <w:t xml:space="preserve">is </w:t>
      </w:r>
      <w:r w:rsidR="004B53CB" w:rsidRPr="0056208B">
        <w:t xml:space="preserve">distributed over </w:t>
      </w:r>
      <w:r w:rsidR="00144554" w:rsidRPr="0056208B">
        <w:t xml:space="preserve">different areas as shown </w:t>
      </w:r>
      <w:r w:rsidR="00973FD2" w:rsidRPr="0056208B">
        <w:t xml:space="preserve">in </w:t>
      </w:r>
      <w:r w:rsidR="00AC7476" w:rsidRPr="00037A5E">
        <w:rPr>
          <w:rStyle w:val="Style1Char"/>
          <w:rFonts w:eastAsia="Calibri"/>
          <w:color w:val="000000" w:themeColor="text1"/>
        </w:rPr>
        <w:fldChar w:fldCharType="begin"/>
      </w:r>
      <w:r w:rsidR="00AC7476" w:rsidRPr="00037A5E">
        <w:rPr>
          <w:rStyle w:val="Style1Char"/>
          <w:rFonts w:eastAsia="Calibri"/>
          <w:color w:val="000000" w:themeColor="text1"/>
        </w:rPr>
        <w:instrText xml:space="preserve"> REF _Ref190681166 \h  \* MERGEFORMAT </w:instrText>
      </w:r>
      <w:r w:rsidR="00AC7476" w:rsidRPr="00037A5E">
        <w:rPr>
          <w:rStyle w:val="Style1Char"/>
          <w:rFonts w:eastAsia="Calibri"/>
          <w:color w:val="000000" w:themeColor="text1"/>
        </w:rPr>
      </w:r>
      <w:r w:rsidR="00AC7476" w:rsidRPr="00037A5E">
        <w:rPr>
          <w:rStyle w:val="Style1Char"/>
          <w:rFonts w:eastAsia="Calibri"/>
          <w:color w:val="000000" w:themeColor="text1"/>
        </w:rPr>
        <w:fldChar w:fldCharType="separate"/>
      </w:r>
      <w:r w:rsidR="00D62D30" w:rsidRPr="00D62D30">
        <w:rPr>
          <w:rStyle w:val="Style1Char"/>
          <w:rFonts w:eastAsia="Calibri"/>
          <w:color w:val="000000" w:themeColor="text1"/>
        </w:rPr>
        <w:t>Figure 2</w:t>
      </w:r>
      <w:r w:rsidR="00AC7476" w:rsidRPr="00037A5E">
        <w:rPr>
          <w:rStyle w:val="Style1Char"/>
          <w:rFonts w:eastAsia="Calibri"/>
          <w:color w:val="000000" w:themeColor="text1"/>
        </w:rPr>
        <w:fldChar w:fldCharType="end"/>
      </w:r>
      <w:r w:rsidR="00AC7476" w:rsidRPr="00037A5E">
        <w:rPr>
          <w:rStyle w:val="Style1Char"/>
          <w:rFonts w:eastAsia="Calibri"/>
          <w:color w:val="000000" w:themeColor="text1"/>
        </w:rPr>
        <w:t>:</w:t>
      </w:r>
    </w:p>
    <w:p w14:paraId="4E26FA57" w14:textId="110D0F9C" w:rsidR="00144554" w:rsidRPr="0056208B" w:rsidRDefault="00144554" w:rsidP="00A93CA0">
      <w:pPr>
        <w:pStyle w:val="BulletListNormal"/>
        <w:ind w:left="714" w:hanging="357"/>
        <w:contextualSpacing/>
        <w:rPr>
          <w:sz w:val="20"/>
          <w:lang w:val="en-GB" w:eastAsia="en-US"/>
        </w:rPr>
      </w:pPr>
      <w:r w:rsidRPr="0056208B">
        <w:rPr>
          <w:sz w:val="20"/>
          <w:lang w:val="en-GB" w:eastAsia="en-US"/>
        </w:rPr>
        <w:t xml:space="preserve">Compressor Room: Location </w:t>
      </w:r>
      <w:r w:rsidR="000F5039" w:rsidRPr="0056208B">
        <w:rPr>
          <w:sz w:val="20"/>
          <w:lang w:val="en-GB" w:eastAsia="en-US"/>
        </w:rPr>
        <w:t>of</w:t>
      </w:r>
      <w:r w:rsidRPr="0056208B">
        <w:rPr>
          <w:sz w:val="20"/>
          <w:lang w:val="en-GB" w:eastAsia="en-US"/>
        </w:rPr>
        <w:t xml:space="preserve"> the Warm Compression Station (WCS)</w:t>
      </w:r>
    </w:p>
    <w:p w14:paraId="485ECC73" w14:textId="678CD616" w:rsidR="00144554" w:rsidRPr="0056208B" w:rsidRDefault="00144554" w:rsidP="00A93CA0">
      <w:pPr>
        <w:pStyle w:val="BulletListNormal"/>
        <w:ind w:left="714" w:hanging="357"/>
        <w:contextualSpacing/>
        <w:rPr>
          <w:sz w:val="20"/>
          <w:lang w:val="en-GB" w:eastAsia="en-US"/>
        </w:rPr>
      </w:pPr>
      <w:r w:rsidRPr="0056208B">
        <w:rPr>
          <w:sz w:val="20"/>
          <w:lang w:val="en-GB" w:eastAsia="en-US"/>
        </w:rPr>
        <w:t xml:space="preserve">Storage Area (outside): Location </w:t>
      </w:r>
      <w:r w:rsidR="000F5039" w:rsidRPr="0056208B">
        <w:rPr>
          <w:sz w:val="20"/>
          <w:lang w:val="en-GB" w:eastAsia="en-US"/>
        </w:rPr>
        <w:t>of the</w:t>
      </w:r>
      <w:r w:rsidRPr="0056208B">
        <w:rPr>
          <w:sz w:val="20"/>
          <w:lang w:val="en-GB" w:eastAsia="en-US"/>
        </w:rPr>
        <w:t xml:space="preserve"> helium storage vessels and (if needed) liquid nitrogen storage</w:t>
      </w:r>
      <w:r w:rsidR="00BA7EED" w:rsidRPr="0056208B">
        <w:rPr>
          <w:sz w:val="20"/>
          <w:lang w:val="en-GB" w:eastAsia="en-US"/>
        </w:rPr>
        <w:t xml:space="preserve"> vessels</w:t>
      </w:r>
      <w:r w:rsidRPr="0056208B">
        <w:rPr>
          <w:sz w:val="20"/>
          <w:lang w:val="en-GB" w:eastAsia="en-US"/>
        </w:rPr>
        <w:t>.</w:t>
      </w:r>
    </w:p>
    <w:p w14:paraId="77D62061" w14:textId="0B25F2A4" w:rsidR="00144554" w:rsidRPr="0056208B" w:rsidRDefault="00144554" w:rsidP="00A93CA0">
      <w:pPr>
        <w:pStyle w:val="BulletListNormal"/>
        <w:ind w:left="714" w:hanging="357"/>
        <w:contextualSpacing/>
        <w:rPr>
          <w:sz w:val="20"/>
          <w:lang w:val="en-GB" w:eastAsia="en-US"/>
        </w:rPr>
      </w:pPr>
      <w:r w:rsidRPr="0056208B">
        <w:rPr>
          <w:sz w:val="20"/>
          <w:lang w:val="en-GB" w:eastAsia="en-US"/>
        </w:rPr>
        <w:t xml:space="preserve">Cold Box Room: Location </w:t>
      </w:r>
      <w:r w:rsidR="000F5039" w:rsidRPr="0056208B">
        <w:rPr>
          <w:sz w:val="20"/>
          <w:lang w:val="en-GB" w:eastAsia="en-US"/>
        </w:rPr>
        <w:t>of</w:t>
      </w:r>
      <w:r w:rsidRPr="0056208B">
        <w:rPr>
          <w:sz w:val="20"/>
          <w:lang w:val="en-GB" w:eastAsia="en-US"/>
        </w:rPr>
        <w:t xml:space="preserve"> the QRB with the associated warm panel</w:t>
      </w:r>
      <w:r w:rsidR="007A2C67" w:rsidRPr="0056208B">
        <w:rPr>
          <w:sz w:val="20"/>
          <w:lang w:val="en-GB" w:eastAsia="en-US"/>
        </w:rPr>
        <w:t>.</w:t>
      </w:r>
    </w:p>
    <w:p w14:paraId="065F403D" w14:textId="77777777" w:rsidR="00D81710" w:rsidRDefault="0092519B" w:rsidP="003E311F">
      <w:pPr>
        <w:pStyle w:val="BulletListNormal"/>
        <w:ind w:left="714" w:hanging="357"/>
        <w:contextualSpacing/>
        <w:rPr>
          <w:sz w:val="20"/>
          <w:lang w:val="en-GB" w:eastAsia="en-US"/>
        </w:rPr>
      </w:pPr>
      <w:r w:rsidRPr="0056208B">
        <w:rPr>
          <w:sz w:val="20"/>
          <w:lang w:val="en-GB" w:eastAsia="en-US"/>
        </w:rPr>
        <w:t>Connecting rooms: The Warm lines from the WCS to the QRB cross multiple other rooms.</w:t>
      </w:r>
      <w:r w:rsidR="00037A5E">
        <w:rPr>
          <w:sz w:val="20"/>
          <w:lang w:val="en-GB" w:eastAsia="en-US"/>
        </w:rPr>
        <w:br/>
      </w:r>
    </w:p>
    <w:p w14:paraId="47EDA3F2" w14:textId="77777777" w:rsidR="00037A5E" w:rsidRDefault="00037A5E" w:rsidP="00037A5E">
      <w:pPr>
        <w:pStyle w:val="BulletListNormal"/>
        <w:numPr>
          <w:ilvl w:val="0"/>
          <w:numId w:val="0"/>
        </w:numPr>
        <w:ind w:left="720" w:hanging="360"/>
        <w:contextualSpacing/>
        <w:rPr>
          <w:sz w:val="20"/>
          <w:lang w:val="en-GB" w:eastAsia="en-US"/>
        </w:rPr>
      </w:pPr>
    </w:p>
    <w:p w14:paraId="02B76850" w14:textId="77777777" w:rsidR="00037A5E" w:rsidRPr="0056208B" w:rsidRDefault="00037A5E" w:rsidP="00037A5E">
      <w:pPr>
        <w:pStyle w:val="BulletListNormal"/>
        <w:numPr>
          <w:ilvl w:val="0"/>
          <w:numId w:val="0"/>
        </w:numPr>
        <w:jc w:val="center"/>
        <w:rPr>
          <w:lang w:val="en-GB"/>
        </w:rPr>
      </w:pPr>
      <w:r w:rsidRPr="0056208B">
        <w:rPr>
          <w:noProof/>
          <w:lang w:val="en-GB" w:eastAsia="en-US"/>
        </w:rPr>
        <w:drawing>
          <wp:inline distT="0" distB="0" distL="0" distR="0" wp14:anchorId="40218AE0" wp14:editId="61D9874B">
            <wp:extent cx="5940000" cy="2379600"/>
            <wp:effectExtent l="0" t="0" r="3810" b="1905"/>
            <wp:docPr id="1310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48" name="Picture 1310827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000" cy="2379600"/>
                    </a:xfrm>
                    <a:prstGeom prst="rect">
                      <a:avLst/>
                    </a:prstGeom>
                  </pic:spPr>
                </pic:pic>
              </a:graphicData>
            </a:graphic>
          </wp:inline>
        </w:drawing>
      </w:r>
    </w:p>
    <w:p w14:paraId="51298008" w14:textId="7371DFCD" w:rsidR="00037A5E" w:rsidRPr="0056208B" w:rsidRDefault="00037A5E" w:rsidP="00037A5E">
      <w:pPr>
        <w:pStyle w:val="Caption"/>
      </w:pPr>
      <w:bookmarkStart w:id="39" w:name="_Ref190681166"/>
      <w:bookmarkStart w:id="40" w:name="_Toc190680902"/>
      <w:bookmarkStart w:id="41" w:name="_Toc201752425"/>
      <w:bookmarkStart w:id="42" w:name="_Toc209526845"/>
      <w:r w:rsidRPr="0056208B">
        <w:t xml:space="preserve">Figure </w:t>
      </w:r>
      <w:r w:rsidRPr="0056208B">
        <w:fldChar w:fldCharType="begin"/>
      </w:r>
      <w:r w:rsidRPr="0056208B">
        <w:instrText xml:space="preserve"> SEQ Figure \* ARABIC </w:instrText>
      </w:r>
      <w:r w:rsidRPr="0056208B">
        <w:fldChar w:fldCharType="separate"/>
      </w:r>
      <w:r w:rsidR="00D62D30">
        <w:rPr>
          <w:noProof/>
        </w:rPr>
        <w:t>2</w:t>
      </w:r>
      <w:r w:rsidRPr="0056208B">
        <w:fldChar w:fldCharType="end"/>
      </w:r>
      <w:bookmarkEnd w:id="39"/>
      <w:r w:rsidRPr="0056208B">
        <w:t> View of the buildings related to the QPLANT.</w:t>
      </w:r>
      <w:bookmarkEnd w:id="40"/>
      <w:bookmarkEnd w:id="41"/>
      <w:bookmarkEnd w:id="42"/>
    </w:p>
    <w:p w14:paraId="5610C3DD" w14:textId="77777777" w:rsidR="00037A5E" w:rsidRDefault="00037A5E" w:rsidP="00037A5E">
      <w:pPr>
        <w:pStyle w:val="BulletListNormal"/>
        <w:numPr>
          <w:ilvl w:val="0"/>
          <w:numId w:val="0"/>
        </w:numPr>
        <w:ind w:left="720" w:hanging="360"/>
        <w:contextualSpacing/>
        <w:rPr>
          <w:sz w:val="20"/>
          <w:lang w:val="en-GB" w:eastAsia="en-US"/>
        </w:rPr>
      </w:pPr>
    </w:p>
    <w:p w14:paraId="3EAC052D" w14:textId="77777777" w:rsidR="00037A5E" w:rsidRDefault="00037A5E" w:rsidP="00037A5E">
      <w:pPr>
        <w:pStyle w:val="BulletListNormal"/>
        <w:numPr>
          <w:ilvl w:val="0"/>
          <w:numId w:val="0"/>
        </w:numPr>
        <w:ind w:left="720" w:hanging="360"/>
        <w:contextualSpacing/>
        <w:rPr>
          <w:sz w:val="20"/>
          <w:lang w:val="en-GB" w:eastAsia="en-US"/>
        </w:rPr>
      </w:pPr>
    </w:p>
    <w:p w14:paraId="684F5F98" w14:textId="2D35EB6B" w:rsidR="00037A5E" w:rsidRPr="0056208B" w:rsidRDefault="00037A5E" w:rsidP="00037A5E">
      <w:pPr>
        <w:rPr>
          <w:lang w:eastAsia="fr-FR"/>
        </w:rPr>
      </w:pPr>
      <w:r w:rsidRPr="0056208B">
        <w:rPr>
          <w:lang w:eastAsia="fr-FR"/>
        </w:rPr>
        <w:t>The QPLANT includes a WCS connected to helium storage vessels, a Cold Box for refrigeration processes, and process equipment for drying, oil removal, gas management, and purification.  An indicative Process Flow Diagram of the QPLANT is shown in</w:t>
      </w:r>
      <w:r>
        <w:rPr>
          <w:lang w:eastAsia="fr-FR"/>
        </w:rPr>
        <w:t xml:space="preserve"> </w:t>
      </w:r>
      <w:r w:rsidRPr="00037A5E">
        <w:rPr>
          <w:rStyle w:val="Style1Char"/>
          <w:rFonts w:eastAsia="Calibri"/>
          <w:color w:val="000000" w:themeColor="text1"/>
        </w:rPr>
        <w:fldChar w:fldCharType="begin"/>
      </w:r>
      <w:r w:rsidRPr="00037A5E">
        <w:rPr>
          <w:rStyle w:val="Style1Char"/>
          <w:rFonts w:eastAsia="Calibri"/>
          <w:color w:val="000000" w:themeColor="text1"/>
        </w:rPr>
        <w:instrText xml:space="preserve"> REF _Ref209530150 \h </w:instrText>
      </w:r>
      <w:r>
        <w:rPr>
          <w:rStyle w:val="Style1Char"/>
          <w:rFonts w:eastAsia="Calibri"/>
          <w:color w:val="000000" w:themeColor="text1"/>
        </w:rPr>
        <w:instrText xml:space="preserve"> \* MERGEFORMAT </w:instrText>
      </w:r>
      <w:r w:rsidRPr="00037A5E">
        <w:rPr>
          <w:rStyle w:val="Style1Char"/>
          <w:rFonts w:eastAsia="Calibri"/>
          <w:color w:val="000000" w:themeColor="text1"/>
        </w:rPr>
      </w:r>
      <w:r w:rsidRPr="00037A5E">
        <w:rPr>
          <w:rStyle w:val="Style1Char"/>
          <w:rFonts w:eastAsia="Calibri"/>
          <w:color w:val="000000" w:themeColor="text1"/>
        </w:rPr>
        <w:fldChar w:fldCharType="separate"/>
      </w:r>
      <w:r w:rsidR="00D62D30" w:rsidRPr="00D62D30">
        <w:rPr>
          <w:rStyle w:val="Style1Char"/>
          <w:rFonts w:eastAsia="Calibri"/>
          <w:color w:val="000000" w:themeColor="text1"/>
        </w:rPr>
        <w:t>Figure 3</w:t>
      </w:r>
      <w:r w:rsidRPr="00037A5E">
        <w:rPr>
          <w:rStyle w:val="Style1Char"/>
          <w:rFonts w:eastAsia="Calibri"/>
          <w:color w:val="000000" w:themeColor="text1"/>
        </w:rPr>
        <w:fldChar w:fldCharType="end"/>
      </w:r>
      <w:r w:rsidRPr="00037A5E">
        <w:rPr>
          <w:rStyle w:val="Style1Char"/>
          <w:rFonts w:eastAsia="Calibri"/>
          <w:iCs/>
          <w:color w:val="000000" w:themeColor="text1"/>
        </w:rPr>
        <w:t>.</w:t>
      </w:r>
    </w:p>
    <w:p w14:paraId="4D6A75E5" w14:textId="651524D8" w:rsidR="00037A5E" w:rsidRPr="003E311F" w:rsidRDefault="00037A5E" w:rsidP="00037A5E">
      <w:pPr>
        <w:pStyle w:val="BulletListNormal"/>
        <w:numPr>
          <w:ilvl w:val="0"/>
          <w:numId w:val="0"/>
        </w:numPr>
        <w:ind w:left="720" w:hanging="360"/>
        <w:contextualSpacing/>
        <w:rPr>
          <w:sz w:val="20"/>
          <w:lang w:val="en-GB" w:eastAsia="en-US"/>
        </w:rPr>
        <w:sectPr w:rsidR="00037A5E" w:rsidRPr="003E311F" w:rsidSect="00681750">
          <w:pgSz w:w="11906" w:h="16838" w:code="9"/>
          <w:pgMar w:top="720" w:right="720" w:bottom="720" w:left="720" w:header="624" w:footer="147" w:gutter="0"/>
          <w:cols w:space="708"/>
          <w:formProt w:val="0"/>
          <w:docGrid w:linePitch="360"/>
        </w:sectPr>
      </w:pPr>
    </w:p>
    <w:p w14:paraId="4679BE98" w14:textId="4EAC67B8" w:rsidR="002B49EE" w:rsidRDefault="002C248A" w:rsidP="002B49EE">
      <w:pPr>
        <w:keepNext/>
        <w:jc w:val="center"/>
      </w:pPr>
      <w:commentRangeStart w:id="43"/>
      <w:commentRangeEnd w:id="43"/>
      <w:r>
        <w:rPr>
          <w:rStyle w:val="CommentReference"/>
        </w:rPr>
        <w:lastRenderedPageBreak/>
        <w:commentReference w:id="43"/>
      </w:r>
      <w:r w:rsidR="00037A5E">
        <w:rPr>
          <w:noProof/>
        </w:rPr>
        <w:drawing>
          <wp:inline distT="0" distB="0" distL="0" distR="0" wp14:anchorId="4713E83E" wp14:editId="1188BA1F">
            <wp:extent cx="9777730" cy="4829175"/>
            <wp:effectExtent l="0" t="0" r="0" b="9525"/>
            <wp:docPr id="218417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17723" name="Picture 218417723"/>
                    <pic:cNvPicPr/>
                  </pic:nvPicPr>
                  <pic:blipFill>
                    <a:blip r:embed="rId23"/>
                    <a:stretch>
                      <a:fillRect/>
                    </a:stretch>
                  </pic:blipFill>
                  <pic:spPr>
                    <a:xfrm>
                      <a:off x="0" y="0"/>
                      <a:ext cx="9777730" cy="4829175"/>
                    </a:xfrm>
                    <a:prstGeom prst="rect">
                      <a:avLst/>
                    </a:prstGeom>
                  </pic:spPr>
                </pic:pic>
              </a:graphicData>
            </a:graphic>
          </wp:inline>
        </w:drawing>
      </w:r>
    </w:p>
    <w:p w14:paraId="1E7409AE" w14:textId="26A7624B" w:rsidR="005F5892" w:rsidRPr="005F5892" w:rsidRDefault="002B49EE" w:rsidP="002B49EE">
      <w:pPr>
        <w:pStyle w:val="Caption"/>
      </w:pPr>
      <w:bookmarkStart w:id="44" w:name="_Ref209530150"/>
      <w:bookmarkStart w:id="45" w:name="_Toc209526844"/>
      <w:r>
        <w:t xml:space="preserve">Figure </w:t>
      </w:r>
      <w:r>
        <w:fldChar w:fldCharType="begin"/>
      </w:r>
      <w:r>
        <w:instrText xml:space="preserve"> SEQ Figure \* ARABIC </w:instrText>
      </w:r>
      <w:r>
        <w:fldChar w:fldCharType="separate"/>
      </w:r>
      <w:r w:rsidR="00D62D30">
        <w:rPr>
          <w:noProof/>
        </w:rPr>
        <w:t>3</w:t>
      </w:r>
      <w:r>
        <w:fldChar w:fldCharType="end"/>
      </w:r>
      <w:bookmarkEnd w:id="44"/>
      <w:r>
        <w:t xml:space="preserve"> </w:t>
      </w:r>
      <w:r w:rsidRPr="000C1972">
        <w:t>QPLANT’s simplified Process Flow Diagram</w:t>
      </w:r>
      <w:bookmarkEnd w:id="45"/>
    </w:p>
    <w:p w14:paraId="42767C3E" w14:textId="77777777" w:rsidR="003E311F" w:rsidRPr="005F5892" w:rsidRDefault="003E311F" w:rsidP="003E311F">
      <w:pPr>
        <w:tabs>
          <w:tab w:val="left" w:pos="2010"/>
        </w:tabs>
        <w:sectPr w:rsidR="003E311F" w:rsidRPr="005F5892" w:rsidSect="003E311F">
          <w:pgSz w:w="16838" w:h="11906" w:orient="landscape" w:code="9"/>
          <w:pgMar w:top="720" w:right="720" w:bottom="720" w:left="720" w:header="624" w:footer="147" w:gutter="0"/>
          <w:cols w:space="708"/>
          <w:formProt w:val="0"/>
          <w:docGrid w:linePitch="360"/>
        </w:sectPr>
      </w:pPr>
    </w:p>
    <w:p w14:paraId="026AC3B2" w14:textId="77777777" w:rsidR="00144554" w:rsidRPr="0056208B" w:rsidRDefault="00144554" w:rsidP="00B5535E">
      <w:pPr>
        <w:pStyle w:val="Heading2numbered"/>
      </w:pPr>
      <w:bookmarkStart w:id="46" w:name="_Toc200491761"/>
      <w:bookmarkStart w:id="47" w:name="_Toc202536070"/>
      <w:bookmarkStart w:id="48" w:name="_Toc202536862"/>
      <w:r w:rsidRPr="0056208B">
        <w:lastRenderedPageBreak/>
        <w:t>Cryogenic User</w:t>
      </w:r>
      <w:r w:rsidR="00690673" w:rsidRPr="0056208B">
        <w:t>s</w:t>
      </w:r>
      <w:bookmarkEnd w:id="46"/>
      <w:bookmarkEnd w:id="47"/>
      <w:bookmarkEnd w:id="48"/>
    </w:p>
    <w:p w14:paraId="54E239B0" w14:textId="171CE04F" w:rsidR="00DE51CF" w:rsidRPr="0056208B" w:rsidRDefault="003108D6" w:rsidP="00B5535E">
      <w:r w:rsidRPr="0056208B">
        <w:t>The</w:t>
      </w:r>
      <w:r w:rsidR="00DE51CF" w:rsidRPr="0056208B">
        <w:t xml:space="preserve"> Cryogenic User</w:t>
      </w:r>
      <w:r w:rsidR="00255958" w:rsidRPr="0056208B">
        <w:t>s</w:t>
      </w:r>
      <w:r w:rsidR="00DE51CF" w:rsidRPr="0056208B">
        <w:t xml:space="preserve"> (QCELL)</w:t>
      </w:r>
      <w:r w:rsidR="00277746" w:rsidRPr="0056208B">
        <w:t xml:space="preserve"> - </w:t>
      </w:r>
      <w:r w:rsidR="00DE51CF" w:rsidRPr="0056208B">
        <w:t xml:space="preserve">as illustrated in </w:t>
      </w:r>
      <w:r w:rsidR="00DE51CF" w:rsidRPr="00037A5E">
        <w:rPr>
          <w:rStyle w:val="Style1Char"/>
          <w:rFonts w:eastAsia="Calibri"/>
          <w:iCs/>
          <w:color w:val="000000" w:themeColor="text1"/>
        </w:rPr>
        <w:t>Figure 4</w:t>
      </w:r>
      <w:r w:rsidR="00277746" w:rsidRPr="0056208B">
        <w:rPr>
          <w:sz w:val="22"/>
          <w:szCs w:val="24"/>
        </w:rPr>
        <w:t xml:space="preserve"> </w:t>
      </w:r>
      <w:r w:rsidR="00277746" w:rsidRPr="0056208B">
        <w:t xml:space="preserve">- </w:t>
      </w:r>
      <w:r w:rsidR="00DE51CF" w:rsidRPr="0056208B">
        <w:t xml:space="preserve">interface with the QPLANT through a </w:t>
      </w:r>
      <w:r w:rsidR="00C94BAF" w:rsidRPr="0056208B">
        <w:t xml:space="preserve">common </w:t>
      </w:r>
      <w:r w:rsidR="00DE51CF" w:rsidRPr="0056208B">
        <w:t xml:space="preserve">set of designated helium process lines: A, B, D, E, and </w:t>
      </w:r>
      <w:r w:rsidR="00B7042F" w:rsidRPr="0056208B">
        <w:t>W</w:t>
      </w:r>
      <w:r w:rsidR="00A70B7A" w:rsidRPr="0056208B">
        <w:t>.</w:t>
      </w:r>
    </w:p>
    <w:p w14:paraId="05CBED5C" w14:textId="7699FB22" w:rsidR="00DE51CF" w:rsidRPr="0056208B" w:rsidRDefault="00DE51CF" w:rsidP="00B5535E">
      <w:r w:rsidRPr="0056208B">
        <w:t>The</w:t>
      </w:r>
      <w:r w:rsidR="002F1B51" w:rsidRPr="0056208B">
        <w:t xml:space="preserve"> W</w:t>
      </w:r>
      <w:r w:rsidR="007A328A" w:rsidRPr="0056208B">
        <w:t>-</w:t>
      </w:r>
      <w:r w:rsidR="002F1B51" w:rsidRPr="0056208B">
        <w:t xml:space="preserve">line </w:t>
      </w:r>
      <w:r w:rsidRPr="0056208B">
        <w:t>is a warm (300 K) helium return</w:t>
      </w:r>
      <w:r w:rsidR="000C3DB7" w:rsidRPr="0056208B">
        <w:t xml:space="preserve"> line</w:t>
      </w:r>
      <w:r w:rsidRPr="0056208B">
        <w:t xml:space="preserve"> from the QCELL</w:t>
      </w:r>
      <w:r w:rsidR="00B7042F" w:rsidRPr="0056208B">
        <w:t>.</w:t>
      </w:r>
    </w:p>
    <w:p w14:paraId="7B5D936C" w14:textId="1138F078" w:rsidR="00DE51CF" w:rsidRPr="0056208B" w:rsidRDefault="00A93CA0" w:rsidP="00B5535E">
      <w:r w:rsidRPr="0056208B">
        <w:t>The T</w:t>
      </w:r>
      <w:r w:rsidR="00DE51CF" w:rsidRPr="0056208B">
        <w:t xml:space="preserve">hermal Shield (TS) cooling </w:t>
      </w:r>
      <w:r w:rsidR="00051B38" w:rsidRPr="0056208B">
        <w:t>presents</w:t>
      </w:r>
      <w:r w:rsidR="00DE51CF" w:rsidRPr="0056208B">
        <w:t xml:space="preserve"> a static heat load, regardless of the operational </w:t>
      </w:r>
      <w:r w:rsidR="00672598" w:rsidRPr="0056208B">
        <w:t>scenarios</w:t>
      </w:r>
      <w:r w:rsidR="00DE51CF" w:rsidRPr="0056208B">
        <w:t xml:space="preserve"> (2 K or otherwise)</w:t>
      </w:r>
      <w:r w:rsidR="00B7042F" w:rsidRPr="0056208B">
        <w:t xml:space="preserve">.  </w:t>
      </w:r>
      <w:r w:rsidR="00DE51CF" w:rsidRPr="0056208B">
        <w:t>The TS system utilizes high-pressure helium with a supply temperature of ~</w:t>
      </w:r>
      <w:r w:rsidR="00E5309E" w:rsidRPr="0056208B">
        <w:t>4</w:t>
      </w:r>
      <w:r w:rsidR="00DE51CF" w:rsidRPr="0056208B">
        <w:t>0 K and return temperature of ~60 K, forming a closed, passive thermal circuit that ensures radiation shielding and temperature stabilization</w:t>
      </w:r>
    </w:p>
    <w:p w14:paraId="4FED8E7E" w14:textId="7AF3627F" w:rsidR="00144554" w:rsidRPr="0056208B" w:rsidRDefault="0094614C" w:rsidP="0094614C">
      <w:r w:rsidRPr="0056208B">
        <w:t xml:space="preserve">Each QCELL includes a 600 W heater in its 2 K tank.  These heaters support warm-up operations by evaporating residual liquid helium (isothermal phase) and </w:t>
      </w:r>
      <w:r w:rsidR="004F615D" w:rsidRPr="0056208B">
        <w:t>i</w:t>
      </w:r>
      <w:r w:rsidRPr="0056208B">
        <w:t>ncreasing the enthalpy of the cold mass (reheating structural material)</w:t>
      </w:r>
    </w:p>
    <w:p w14:paraId="67806624" w14:textId="0B462FB5" w:rsidR="00744AE2" w:rsidRPr="0056208B" w:rsidRDefault="00194D5F" w:rsidP="00704934">
      <w:pPr>
        <w:pStyle w:val="BulletListNormal"/>
        <w:keepNext/>
        <w:numPr>
          <w:ilvl w:val="0"/>
          <w:numId w:val="0"/>
        </w:numPr>
        <w:jc w:val="center"/>
        <w:rPr>
          <w:lang w:val="en-GB"/>
        </w:rPr>
      </w:pPr>
      <w:r w:rsidRPr="0056208B">
        <w:rPr>
          <w:noProof/>
          <w:lang w:val="en-GB"/>
        </w:rPr>
        <w:drawing>
          <wp:inline distT="0" distB="0" distL="0" distR="0" wp14:anchorId="1EA0EC4D" wp14:editId="1418E143">
            <wp:extent cx="4299045" cy="3232150"/>
            <wp:effectExtent l="0" t="0" r="6350" b="6350"/>
            <wp:docPr id="102805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9320" name=""/>
                    <pic:cNvPicPr/>
                  </pic:nvPicPr>
                  <pic:blipFill rotWithShape="1">
                    <a:blip r:embed="rId24"/>
                    <a:srcRect r="35313"/>
                    <a:stretch/>
                  </pic:blipFill>
                  <pic:spPr bwMode="auto">
                    <a:xfrm>
                      <a:off x="0" y="0"/>
                      <a:ext cx="4299045" cy="3232150"/>
                    </a:xfrm>
                    <a:prstGeom prst="rect">
                      <a:avLst/>
                    </a:prstGeom>
                    <a:ln>
                      <a:noFill/>
                    </a:ln>
                    <a:extLst>
                      <a:ext uri="{53640926-AAD7-44D8-BBD7-CCE9431645EC}">
                        <a14:shadowObscured xmlns:a14="http://schemas.microsoft.com/office/drawing/2010/main"/>
                      </a:ext>
                    </a:extLst>
                  </pic:spPr>
                </pic:pic>
              </a:graphicData>
            </a:graphic>
          </wp:inline>
        </w:drawing>
      </w:r>
    </w:p>
    <w:p w14:paraId="43DB6246" w14:textId="273ECD0D" w:rsidR="00744AE2" w:rsidRPr="0056208B" w:rsidRDefault="00744AE2" w:rsidP="00452C5F">
      <w:pPr>
        <w:pStyle w:val="Caption"/>
        <w:ind w:left="709"/>
        <w:jc w:val="left"/>
      </w:pPr>
      <w:bookmarkStart w:id="49" w:name="_Ref195702885"/>
      <w:bookmarkStart w:id="50" w:name="_Ref200098416"/>
      <w:bookmarkStart w:id="51" w:name="_Toc201752426"/>
      <w:bookmarkStart w:id="52" w:name="_Toc209526846"/>
      <w:r w:rsidRPr="0056208B">
        <w:t xml:space="preserve">Figure </w:t>
      </w:r>
      <w:r w:rsidR="00B619DE" w:rsidRPr="0056208B">
        <w:fldChar w:fldCharType="begin"/>
      </w:r>
      <w:r w:rsidR="00B619DE" w:rsidRPr="0056208B">
        <w:instrText xml:space="preserve"> SEQ Figure \* ARABIC </w:instrText>
      </w:r>
      <w:r w:rsidR="00B619DE" w:rsidRPr="0056208B">
        <w:fldChar w:fldCharType="separate"/>
      </w:r>
      <w:r w:rsidR="00D62D30">
        <w:rPr>
          <w:noProof/>
        </w:rPr>
        <w:t>4</w:t>
      </w:r>
      <w:r w:rsidR="00B619DE" w:rsidRPr="0056208B">
        <w:fldChar w:fldCharType="end"/>
      </w:r>
      <w:bookmarkEnd w:id="49"/>
      <w:r w:rsidRPr="0056208B">
        <w:t xml:space="preserve"> </w:t>
      </w:r>
      <w:bookmarkEnd w:id="50"/>
      <w:bookmarkEnd w:id="51"/>
      <w:r w:rsidR="00194D5F" w:rsidRPr="0056208B">
        <w:t>Simplified interface diagram of QPLANT depicting a single representative ‘QCELL’ as a proxy for all heat load sources (indicated by red lightning bolt symbols)</w:t>
      </w:r>
      <w:r w:rsidR="0056208B" w:rsidRPr="0056208B">
        <w:t xml:space="preserve">.  </w:t>
      </w:r>
      <w:r w:rsidR="00194D5F" w:rsidRPr="0056208B">
        <w:t>Temperatures shown are indicative of the 2 K operating scenario</w:t>
      </w:r>
      <w:r w:rsidR="0056208B" w:rsidRPr="0056208B">
        <w:t xml:space="preserve">.  </w:t>
      </w:r>
      <w:r w:rsidR="00DA2020" w:rsidRPr="0056208B">
        <w:t>The red flashes indicate external heat sources.</w:t>
      </w:r>
      <w:bookmarkEnd w:id="52"/>
    </w:p>
    <w:p w14:paraId="043AC8E5" w14:textId="77777777" w:rsidR="002A2A8D" w:rsidRPr="0056208B" w:rsidRDefault="002A2A8D" w:rsidP="002A2A8D"/>
    <w:p w14:paraId="3AFF10CF" w14:textId="4C2FB2A5" w:rsidR="000C0A16" w:rsidRPr="0056208B" w:rsidRDefault="005F06EA" w:rsidP="000C0A16">
      <w:pPr>
        <w:pStyle w:val="Heading2numbered"/>
      </w:pPr>
      <w:bookmarkStart w:id="53" w:name="_Toc200491763"/>
      <w:bookmarkStart w:id="54" w:name="_Toc202536076"/>
      <w:bookmarkStart w:id="55" w:name="_Toc202536864"/>
      <w:commentRangeStart w:id="56"/>
      <w:commentRangeStart w:id="57"/>
      <w:r w:rsidRPr="0056208B">
        <w:t>Overview of the He lines</w:t>
      </w:r>
      <w:commentRangeEnd w:id="56"/>
      <w:r w:rsidR="0063419D" w:rsidRPr="0056208B">
        <w:rPr>
          <w:rStyle w:val="CommentReference"/>
          <w:rFonts w:ascii="Segoe UI" w:eastAsia="Calibri" w:hAnsi="Segoe UI"/>
          <w:bCs w:val="0"/>
          <w:color w:val="auto"/>
          <w:shd w:val="clear" w:color="auto" w:fill="auto"/>
        </w:rPr>
        <w:commentReference w:id="56"/>
      </w:r>
      <w:commentRangeEnd w:id="57"/>
      <w:r w:rsidR="00D92DF5" w:rsidRPr="0056208B">
        <w:rPr>
          <w:rStyle w:val="CommentReference"/>
          <w:rFonts w:ascii="Segoe UI" w:eastAsia="Calibri" w:hAnsi="Segoe UI"/>
          <w:bCs w:val="0"/>
          <w:color w:val="auto"/>
          <w:shd w:val="clear" w:color="auto" w:fill="auto"/>
        </w:rPr>
        <w:commentReference w:id="57"/>
      </w:r>
    </w:p>
    <w:p w14:paraId="16B4C16B" w14:textId="653AEB93" w:rsidR="00CE5529" w:rsidRPr="0056208B" w:rsidRDefault="00CE5529" w:rsidP="00CE5529">
      <w:pPr>
        <w:pStyle w:val="Caption"/>
        <w:keepNext/>
      </w:pPr>
      <w:bookmarkStart w:id="58" w:name="_Toc209530019"/>
      <w:r w:rsidRPr="0056208B">
        <w:t xml:space="preserve">Table </w:t>
      </w:r>
      <w:r w:rsidRPr="0056208B">
        <w:fldChar w:fldCharType="begin"/>
      </w:r>
      <w:r w:rsidRPr="0056208B">
        <w:instrText xml:space="preserve"> SEQ Table \* ARABIC </w:instrText>
      </w:r>
      <w:r w:rsidRPr="0056208B">
        <w:fldChar w:fldCharType="separate"/>
      </w:r>
      <w:r w:rsidR="00D62D30">
        <w:rPr>
          <w:noProof/>
        </w:rPr>
        <w:t>1</w:t>
      </w:r>
      <w:r w:rsidRPr="0056208B">
        <w:fldChar w:fldCharType="end"/>
      </w:r>
      <w:r w:rsidRPr="0056208B">
        <w:t xml:space="preserve"> Major Interfacing and fluid transport lines</w:t>
      </w:r>
      <w:bookmarkEnd w:id="58"/>
    </w:p>
    <w:tbl>
      <w:tblPr>
        <w:tblStyle w:val="TableGrid2"/>
        <w:tblW w:w="0" w:type="auto"/>
        <w:tblLook w:val="04A0" w:firstRow="1" w:lastRow="0" w:firstColumn="1" w:lastColumn="0" w:noHBand="0" w:noVBand="1"/>
      </w:tblPr>
      <w:tblGrid>
        <w:gridCol w:w="1476"/>
        <w:gridCol w:w="1825"/>
        <w:gridCol w:w="3430"/>
        <w:gridCol w:w="3725"/>
      </w:tblGrid>
      <w:tr w:rsidR="00452C5F" w:rsidRPr="0056208B" w14:paraId="1DDC9E3B" w14:textId="77777777" w:rsidTr="00D97476">
        <w:tc>
          <w:tcPr>
            <w:tcW w:w="0" w:type="auto"/>
            <w:shd w:val="clear" w:color="auto" w:fill="EBD9ED" w:themeFill="accent2" w:themeFillTint="33"/>
            <w:hideMark/>
          </w:tcPr>
          <w:p w14:paraId="1711FACB" w14:textId="77777777" w:rsidR="00452C5F" w:rsidRPr="0056208B" w:rsidRDefault="00452C5F" w:rsidP="00D97476">
            <w:pPr>
              <w:jc w:val="center"/>
              <w:rPr>
                <w:rFonts w:ascii="Aptos" w:hAnsi="Aptos"/>
                <w:b/>
                <w:bCs/>
                <w:color w:val="562873" w:themeColor="accent1"/>
                <w:sz w:val="18"/>
                <w:szCs w:val="18"/>
              </w:rPr>
            </w:pPr>
            <w:r w:rsidRPr="0056208B">
              <w:rPr>
                <w:rFonts w:ascii="Aptos" w:hAnsi="Aptos"/>
                <w:b/>
                <w:bCs/>
                <w:color w:val="562873" w:themeColor="accent1"/>
                <w:sz w:val="18"/>
                <w:szCs w:val="18"/>
              </w:rPr>
              <w:t>Family</w:t>
            </w:r>
          </w:p>
        </w:tc>
        <w:tc>
          <w:tcPr>
            <w:tcW w:w="0" w:type="auto"/>
            <w:shd w:val="clear" w:color="auto" w:fill="EBD9ED" w:themeFill="accent2" w:themeFillTint="33"/>
            <w:hideMark/>
          </w:tcPr>
          <w:p w14:paraId="27CF04A1" w14:textId="77777777" w:rsidR="00452C5F" w:rsidRPr="0056208B" w:rsidRDefault="00452C5F" w:rsidP="00D97476">
            <w:pPr>
              <w:jc w:val="center"/>
              <w:rPr>
                <w:rFonts w:ascii="Aptos" w:hAnsi="Aptos"/>
                <w:b/>
                <w:bCs/>
                <w:color w:val="562873" w:themeColor="accent1"/>
                <w:sz w:val="18"/>
                <w:szCs w:val="18"/>
              </w:rPr>
            </w:pPr>
            <w:r w:rsidRPr="0056208B">
              <w:rPr>
                <w:rFonts w:ascii="Aptos" w:hAnsi="Aptos"/>
                <w:b/>
                <w:bCs/>
                <w:color w:val="562873" w:themeColor="accent1"/>
                <w:sz w:val="18"/>
                <w:szCs w:val="18"/>
              </w:rPr>
              <w:t>Constituents</w:t>
            </w:r>
          </w:p>
        </w:tc>
        <w:tc>
          <w:tcPr>
            <w:tcW w:w="0" w:type="auto"/>
            <w:shd w:val="clear" w:color="auto" w:fill="EBD9ED" w:themeFill="accent2" w:themeFillTint="33"/>
            <w:hideMark/>
          </w:tcPr>
          <w:p w14:paraId="4BF167E2" w14:textId="77777777" w:rsidR="00452C5F" w:rsidRPr="0056208B" w:rsidRDefault="00452C5F" w:rsidP="00D97476">
            <w:pPr>
              <w:jc w:val="center"/>
              <w:rPr>
                <w:rFonts w:ascii="Aptos" w:hAnsi="Aptos"/>
                <w:b/>
                <w:bCs/>
                <w:color w:val="562873" w:themeColor="accent1"/>
                <w:sz w:val="18"/>
                <w:szCs w:val="18"/>
              </w:rPr>
            </w:pPr>
            <w:r w:rsidRPr="0056208B">
              <w:rPr>
                <w:rFonts w:ascii="Aptos" w:hAnsi="Aptos"/>
                <w:b/>
                <w:bCs/>
                <w:color w:val="562873" w:themeColor="accent1"/>
                <w:sz w:val="18"/>
                <w:szCs w:val="18"/>
              </w:rPr>
              <w:t>Functional role</w:t>
            </w:r>
          </w:p>
        </w:tc>
        <w:tc>
          <w:tcPr>
            <w:tcW w:w="0" w:type="auto"/>
            <w:shd w:val="clear" w:color="auto" w:fill="EBD9ED" w:themeFill="accent2" w:themeFillTint="33"/>
            <w:hideMark/>
          </w:tcPr>
          <w:p w14:paraId="072B2950" w14:textId="77777777" w:rsidR="00452C5F" w:rsidRPr="0056208B" w:rsidRDefault="00452C5F" w:rsidP="00D97476">
            <w:pPr>
              <w:jc w:val="center"/>
              <w:rPr>
                <w:rFonts w:ascii="Aptos" w:hAnsi="Aptos"/>
                <w:b/>
                <w:bCs/>
                <w:color w:val="562873" w:themeColor="accent1"/>
                <w:sz w:val="18"/>
                <w:szCs w:val="18"/>
              </w:rPr>
            </w:pPr>
            <w:r w:rsidRPr="0056208B">
              <w:rPr>
                <w:rFonts w:ascii="Aptos" w:hAnsi="Aptos"/>
                <w:b/>
                <w:bCs/>
                <w:color w:val="562873" w:themeColor="accent1"/>
                <w:sz w:val="18"/>
                <w:szCs w:val="18"/>
              </w:rPr>
              <w:t>Participation in cryogenic cycle</w:t>
            </w:r>
          </w:p>
        </w:tc>
      </w:tr>
      <w:tr w:rsidR="00452C5F" w:rsidRPr="0056208B" w14:paraId="7C860EFB" w14:textId="77777777" w:rsidTr="00560486">
        <w:tc>
          <w:tcPr>
            <w:tcW w:w="0" w:type="auto"/>
            <w:shd w:val="clear" w:color="auto" w:fill="EBD9ED" w:themeFill="accent2" w:themeFillTint="33"/>
            <w:hideMark/>
          </w:tcPr>
          <w:p w14:paraId="33AF11CE" w14:textId="77777777" w:rsidR="00452C5F" w:rsidRPr="0056208B" w:rsidRDefault="00452C5F">
            <w:pPr>
              <w:rPr>
                <w:rStyle w:val="Strong"/>
                <w:rFonts w:ascii="Aptos" w:hAnsi="Aptos"/>
                <w:sz w:val="18"/>
                <w:szCs w:val="18"/>
              </w:rPr>
            </w:pPr>
            <w:r w:rsidRPr="0056208B">
              <w:rPr>
                <w:rStyle w:val="Strong"/>
                <w:rFonts w:ascii="Aptos" w:hAnsi="Aptos"/>
                <w:sz w:val="18"/>
                <w:szCs w:val="18"/>
              </w:rPr>
              <w:t>Cryogenic distribution lines</w:t>
            </w:r>
          </w:p>
        </w:tc>
        <w:tc>
          <w:tcPr>
            <w:tcW w:w="0" w:type="auto"/>
            <w:hideMark/>
          </w:tcPr>
          <w:p w14:paraId="5E4AD38A" w14:textId="47C1AF57" w:rsidR="00452C5F" w:rsidRPr="0056208B" w:rsidRDefault="00452C5F">
            <w:pPr>
              <w:rPr>
                <w:rStyle w:val="Strong"/>
                <w:rFonts w:ascii="Aptos" w:hAnsi="Aptos"/>
                <w:b w:val="0"/>
                <w:bCs/>
                <w:color w:val="000000" w:themeColor="text1"/>
                <w:sz w:val="18"/>
                <w:szCs w:val="18"/>
              </w:rPr>
            </w:pPr>
            <w:r w:rsidRPr="0056208B">
              <w:rPr>
                <w:rStyle w:val="Strong"/>
                <w:rFonts w:ascii="Aptos" w:hAnsi="Aptos"/>
                <w:b w:val="0"/>
                <w:bCs/>
                <w:color w:val="000000" w:themeColor="text1"/>
                <w:sz w:val="18"/>
                <w:szCs w:val="18"/>
              </w:rPr>
              <w:t>QRB</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A, QRB</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B, QRB</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D, QRB</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E</w:t>
            </w:r>
          </w:p>
        </w:tc>
        <w:tc>
          <w:tcPr>
            <w:tcW w:w="0" w:type="auto"/>
            <w:hideMark/>
          </w:tcPr>
          <w:p w14:paraId="77A24ED0" w14:textId="4DD1E656" w:rsidR="00452C5F" w:rsidRPr="0056208B" w:rsidRDefault="00452C5F">
            <w:pPr>
              <w:rPr>
                <w:rFonts w:ascii="Aptos" w:hAnsi="Aptos"/>
                <w:color w:val="000000" w:themeColor="text1"/>
                <w:sz w:val="18"/>
                <w:szCs w:val="18"/>
              </w:rPr>
            </w:pPr>
            <w:r w:rsidRPr="0056208B">
              <w:rPr>
                <w:rFonts w:ascii="Aptos" w:hAnsi="Aptos"/>
                <w:color w:val="000000" w:themeColor="text1"/>
                <w:sz w:val="18"/>
                <w:szCs w:val="18"/>
              </w:rPr>
              <w:t>Deliver 4.5 K SHE, return 2 K vapor, and supply/return 40</w:t>
            </w:r>
            <w:r w:rsidR="006306A7" w:rsidRPr="0056208B">
              <w:rPr>
                <w:rFonts w:ascii="Aptos" w:hAnsi="Aptos"/>
                <w:color w:val="000000" w:themeColor="text1"/>
                <w:sz w:val="18"/>
                <w:szCs w:val="18"/>
              </w:rPr>
              <w:t>/60</w:t>
            </w:r>
            <w:r w:rsidRPr="0056208B">
              <w:rPr>
                <w:rFonts w:ascii="Aptos" w:hAnsi="Aptos"/>
                <w:color w:val="000000" w:themeColor="text1"/>
                <w:sz w:val="18"/>
                <w:szCs w:val="18"/>
              </w:rPr>
              <w:t xml:space="preserve"> K thermal-shield flow</w:t>
            </w:r>
          </w:p>
        </w:tc>
        <w:tc>
          <w:tcPr>
            <w:tcW w:w="0" w:type="auto"/>
            <w:hideMark/>
          </w:tcPr>
          <w:p w14:paraId="28B6812B" w14:textId="7D192A98" w:rsidR="00452C5F" w:rsidRPr="0056208B" w:rsidRDefault="00452C5F" w:rsidP="00830900">
            <w:pPr>
              <w:rPr>
                <w:rFonts w:ascii="Aptos" w:hAnsi="Aptos"/>
                <w:color w:val="000000" w:themeColor="text1"/>
                <w:sz w:val="18"/>
                <w:szCs w:val="18"/>
              </w:rPr>
            </w:pPr>
            <w:r w:rsidRPr="0056208B">
              <w:rPr>
                <w:rFonts w:ascii="Aptos" w:hAnsi="Aptos"/>
                <w:color w:val="000000" w:themeColor="text1"/>
                <w:sz w:val="18"/>
                <w:szCs w:val="18"/>
              </w:rPr>
              <w:t>Yes – core refrigeration circuits</w:t>
            </w:r>
            <w:r w:rsidR="00352FF0" w:rsidRPr="0056208B">
              <w:rPr>
                <w:rFonts w:ascii="Aptos" w:hAnsi="Aptos"/>
                <w:color w:val="000000" w:themeColor="text1"/>
                <w:sz w:val="18"/>
                <w:szCs w:val="18"/>
              </w:rPr>
              <w:t xml:space="preserve">.  </w:t>
            </w:r>
            <w:r w:rsidR="00322EA4" w:rsidRPr="0056208B">
              <w:rPr>
                <w:rFonts w:ascii="Aptos" w:hAnsi="Aptos"/>
                <w:color w:val="000000" w:themeColor="text1"/>
                <w:sz w:val="18"/>
                <w:szCs w:val="18"/>
              </w:rPr>
              <w:t>Coldbox room transfer from QLM to QRB</w:t>
            </w:r>
          </w:p>
        </w:tc>
      </w:tr>
      <w:tr w:rsidR="00452C5F" w:rsidRPr="0056208B" w14:paraId="0041D677" w14:textId="77777777" w:rsidTr="00560486">
        <w:tc>
          <w:tcPr>
            <w:tcW w:w="0" w:type="auto"/>
            <w:shd w:val="clear" w:color="auto" w:fill="EBD9ED" w:themeFill="accent2" w:themeFillTint="33"/>
            <w:hideMark/>
          </w:tcPr>
          <w:p w14:paraId="3DF9B483" w14:textId="77777777" w:rsidR="00452C5F" w:rsidRPr="0056208B" w:rsidRDefault="00452C5F">
            <w:pPr>
              <w:rPr>
                <w:rStyle w:val="Strong"/>
                <w:rFonts w:ascii="Aptos" w:hAnsi="Aptos"/>
                <w:sz w:val="18"/>
                <w:szCs w:val="18"/>
              </w:rPr>
            </w:pPr>
            <w:r w:rsidRPr="0056208B">
              <w:rPr>
                <w:rStyle w:val="Strong"/>
                <w:rFonts w:ascii="Aptos" w:hAnsi="Aptos"/>
                <w:sz w:val="18"/>
                <w:szCs w:val="18"/>
              </w:rPr>
              <w:t>Warm line interfaces</w:t>
            </w:r>
          </w:p>
        </w:tc>
        <w:tc>
          <w:tcPr>
            <w:tcW w:w="0" w:type="auto"/>
            <w:hideMark/>
          </w:tcPr>
          <w:p w14:paraId="2F8ECCD9" w14:textId="37924E06" w:rsidR="00452C5F" w:rsidRPr="0056208B" w:rsidRDefault="00452C5F">
            <w:pPr>
              <w:rPr>
                <w:rStyle w:val="Strong"/>
                <w:rFonts w:ascii="Aptos" w:hAnsi="Aptos"/>
                <w:b w:val="0"/>
                <w:bCs/>
                <w:color w:val="000000" w:themeColor="text1"/>
                <w:sz w:val="18"/>
                <w:szCs w:val="18"/>
              </w:rPr>
            </w:pPr>
            <w:r w:rsidRPr="0056208B">
              <w:rPr>
                <w:rStyle w:val="Strong"/>
                <w:rFonts w:ascii="Aptos" w:hAnsi="Aptos"/>
                <w:b w:val="0"/>
                <w:bCs/>
                <w:color w:val="000000" w:themeColor="text1"/>
                <w:sz w:val="18"/>
                <w:szCs w:val="18"/>
              </w:rPr>
              <w:t>QINFRA</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U, QINFRA</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W, QINFRA</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S</w:t>
            </w:r>
          </w:p>
        </w:tc>
        <w:tc>
          <w:tcPr>
            <w:tcW w:w="0" w:type="auto"/>
            <w:hideMark/>
          </w:tcPr>
          <w:p w14:paraId="145570B5" w14:textId="77777777" w:rsidR="00452C5F" w:rsidRPr="0056208B" w:rsidRDefault="00452C5F">
            <w:pPr>
              <w:rPr>
                <w:rFonts w:ascii="Aptos" w:hAnsi="Aptos"/>
                <w:color w:val="000000" w:themeColor="text1"/>
                <w:sz w:val="18"/>
                <w:szCs w:val="18"/>
              </w:rPr>
            </w:pPr>
            <w:r w:rsidRPr="0056208B">
              <w:rPr>
                <w:rFonts w:ascii="Aptos" w:hAnsi="Aptos"/>
                <w:color w:val="000000" w:themeColor="text1"/>
                <w:sz w:val="18"/>
                <w:szCs w:val="18"/>
              </w:rPr>
              <w:t>Utility GHe (U), warm coupler return (W), safety/vent path (S)</w:t>
            </w:r>
          </w:p>
        </w:tc>
        <w:tc>
          <w:tcPr>
            <w:tcW w:w="0" w:type="auto"/>
            <w:hideMark/>
          </w:tcPr>
          <w:p w14:paraId="2CD19B5C" w14:textId="77777777" w:rsidR="00452C5F" w:rsidRPr="0056208B" w:rsidRDefault="00452C5F" w:rsidP="00830900">
            <w:pPr>
              <w:rPr>
                <w:rFonts w:ascii="Aptos" w:hAnsi="Aptos"/>
                <w:color w:val="000000" w:themeColor="text1"/>
                <w:sz w:val="18"/>
                <w:szCs w:val="18"/>
              </w:rPr>
            </w:pPr>
            <w:r w:rsidRPr="0056208B">
              <w:rPr>
                <w:rFonts w:ascii="Aptos" w:hAnsi="Aptos"/>
                <w:color w:val="000000" w:themeColor="text1"/>
                <w:sz w:val="18"/>
                <w:szCs w:val="18"/>
              </w:rPr>
              <w:t>Partial – only W carries a steady liquefaction load; U and S are utility / contingency</w:t>
            </w:r>
          </w:p>
        </w:tc>
      </w:tr>
      <w:tr w:rsidR="00452C5F" w:rsidRPr="0056208B" w14:paraId="7D7BC59E" w14:textId="77777777" w:rsidTr="00560486">
        <w:tc>
          <w:tcPr>
            <w:tcW w:w="0" w:type="auto"/>
            <w:shd w:val="clear" w:color="auto" w:fill="EBD9ED" w:themeFill="accent2" w:themeFillTint="33"/>
            <w:hideMark/>
          </w:tcPr>
          <w:p w14:paraId="78CD55FD" w14:textId="77777777" w:rsidR="00452C5F" w:rsidRPr="0056208B" w:rsidRDefault="00452C5F">
            <w:pPr>
              <w:rPr>
                <w:rStyle w:val="Strong"/>
                <w:rFonts w:ascii="Aptos" w:hAnsi="Aptos"/>
                <w:sz w:val="18"/>
                <w:szCs w:val="18"/>
              </w:rPr>
            </w:pPr>
            <w:r w:rsidRPr="0056208B">
              <w:rPr>
                <w:rStyle w:val="Strong"/>
                <w:rFonts w:ascii="Aptos" w:hAnsi="Aptos"/>
                <w:sz w:val="18"/>
                <w:szCs w:val="18"/>
              </w:rPr>
              <w:t>Internal plant headers</w:t>
            </w:r>
          </w:p>
        </w:tc>
        <w:tc>
          <w:tcPr>
            <w:tcW w:w="0" w:type="auto"/>
            <w:hideMark/>
          </w:tcPr>
          <w:p w14:paraId="7868C50B" w14:textId="1C3B68C5" w:rsidR="00452C5F" w:rsidRPr="0056208B" w:rsidRDefault="00452C5F">
            <w:pPr>
              <w:rPr>
                <w:rStyle w:val="Strong"/>
                <w:rFonts w:ascii="Aptos" w:hAnsi="Aptos"/>
                <w:b w:val="0"/>
                <w:bCs/>
                <w:color w:val="000000" w:themeColor="text1"/>
                <w:sz w:val="18"/>
                <w:szCs w:val="18"/>
              </w:rPr>
            </w:pPr>
            <w:r w:rsidRPr="0056208B">
              <w:rPr>
                <w:rStyle w:val="Strong"/>
                <w:rFonts w:ascii="Aptos" w:hAnsi="Aptos"/>
                <w:b w:val="0"/>
                <w:bCs/>
                <w:color w:val="000000" w:themeColor="text1"/>
                <w:sz w:val="18"/>
                <w:szCs w:val="18"/>
              </w:rPr>
              <w:t>WCS</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 xml:space="preserve">HP, </w:t>
            </w:r>
            <w:r w:rsidRPr="0056208B">
              <w:rPr>
                <w:rStyle w:val="Strong"/>
                <w:rFonts w:ascii="Aptos" w:hAnsi="Aptos"/>
                <w:b w:val="0"/>
                <w:bCs/>
                <w:color w:val="000000" w:themeColor="text1"/>
                <w:sz w:val="18"/>
                <w:szCs w:val="18"/>
              </w:rPr>
              <w:br/>
              <w:t>WCS</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 xml:space="preserve">LP, </w:t>
            </w:r>
            <w:r w:rsidRPr="0056208B">
              <w:rPr>
                <w:rStyle w:val="Strong"/>
                <w:rFonts w:ascii="Aptos" w:hAnsi="Aptos"/>
                <w:b w:val="0"/>
                <w:bCs/>
                <w:color w:val="000000" w:themeColor="text1"/>
                <w:sz w:val="18"/>
                <w:szCs w:val="18"/>
              </w:rPr>
              <w:br/>
              <w:t>WCS</w:t>
            </w:r>
            <w:r w:rsidR="00037A5E">
              <w:rPr>
                <w:rStyle w:val="Strong"/>
                <w:rFonts w:ascii="Aptos" w:hAnsi="Aptos"/>
                <w:b w:val="0"/>
                <w:bCs/>
                <w:color w:val="000000" w:themeColor="text1"/>
                <w:sz w:val="18"/>
                <w:szCs w:val="18"/>
              </w:rPr>
              <w:t>.</w:t>
            </w:r>
            <w:r w:rsidRPr="0056208B">
              <w:rPr>
                <w:rStyle w:val="Strong"/>
                <w:rFonts w:ascii="Aptos" w:hAnsi="Aptos"/>
                <w:b w:val="0"/>
                <w:bCs/>
                <w:color w:val="000000" w:themeColor="text1"/>
                <w:sz w:val="18"/>
                <w:szCs w:val="18"/>
              </w:rPr>
              <w:t>VLP</w:t>
            </w:r>
          </w:p>
        </w:tc>
        <w:tc>
          <w:tcPr>
            <w:tcW w:w="0" w:type="auto"/>
            <w:hideMark/>
          </w:tcPr>
          <w:p w14:paraId="665C2211" w14:textId="77777777" w:rsidR="00452C5F" w:rsidRPr="0056208B" w:rsidRDefault="00452C5F">
            <w:pPr>
              <w:rPr>
                <w:rFonts w:ascii="Aptos" w:hAnsi="Aptos"/>
                <w:color w:val="000000" w:themeColor="text1"/>
                <w:sz w:val="18"/>
                <w:szCs w:val="18"/>
              </w:rPr>
            </w:pPr>
            <w:r w:rsidRPr="0056208B">
              <w:rPr>
                <w:rFonts w:ascii="Aptos" w:hAnsi="Aptos"/>
                <w:color w:val="000000" w:themeColor="text1"/>
                <w:sz w:val="18"/>
                <w:szCs w:val="18"/>
              </w:rPr>
              <w:t>HP feed to QRB, LP return, VLP suction; traverse multiple rooms and floor levels</w:t>
            </w:r>
          </w:p>
        </w:tc>
        <w:tc>
          <w:tcPr>
            <w:tcW w:w="0" w:type="auto"/>
            <w:hideMark/>
          </w:tcPr>
          <w:p w14:paraId="7793D5BE" w14:textId="77777777" w:rsidR="00452C5F" w:rsidRPr="0056208B" w:rsidRDefault="00452C5F" w:rsidP="00830900">
            <w:pPr>
              <w:rPr>
                <w:rFonts w:ascii="Aptos" w:hAnsi="Aptos"/>
                <w:color w:val="000000" w:themeColor="text1"/>
                <w:sz w:val="18"/>
                <w:szCs w:val="18"/>
              </w:rPr>
            </w:pPr>
            <w:r w:rsidRPr="0056208B">
              <w:rPr>
                <w:rFonts w:ascii="Aptos" w:hAnsi="Aptos"/>
                <w:color w:val="000000" w:themeColor="text1"/>
                <w:sz w:val="18"/>
                <w:szCs w:val="18"/>
              </w:rPr>
              <w:t>Internal only, nevertheless routed through civil interfaces and therefore listed for coordination</w:t>
            </w:r>
          </w:p>
        </w:tc>
      </w:tr>
    </w:tbl>
    <w:p w14:paraId="60B5920C" w14:textId="239847BD" w:rsidR="000C0A16" w:rsidRPr="0056208B" w:rsidRDefault="005911EA" w:rsidP="000C0A16">
      <w:pPr>
        <w:pStyle w:val="regular"/>
      </w:pPr>
      <w:r w:rsidRPr="0056208B">
        <w:lastRenderedPageBreak/>
        <w:t xml:space="preserve">The </w:t>
      </w:r>
      <w:r w:rsidR="000C0A16" w:rsidRPr="0056208B">
        <w:t>W</w:t>
      </w:r>
      <w:r w:rsidRPr="0056208B">
        <w:t>-line</w:t>
      </w:r>
      <w:r w:rsidR="000C0A16" w:rsidRPr="0056208B">
        <w:t xml:space="preserve"> is the </w:t>
      </w:r>
      <w:r w:rsidR="004D0E40" w:rsidRPr="0056208B">
        <w:t>only</w:t>
      </w:r>
      <w:r w:rsidR="000C0A16" w:rsidRPr="0056208B">
        <w:t xml:space="preserve"> warm return </w:t>
      </w:r>
      <w:r w:rsidR="003730D6" w:rsidRPr="0056208B">
        <w:t xml:space="preserve">in normal operation </w:t>
      </w:r>
      <w:r w:rsidR="000C0A16" w:rsidRPr="0056208B">
        <w:t>and represents the liquefaction load for the QPLANT</w:t>
      </w:r>
      <w:r w:rsidR="0056208B" w:rsidRPr="0056208B">
        <w:t xml:space="preserve">.  </w:t>
      </w:r>
      <w:r w:rsidR="000D779B" w:rsidRPr="0056208B">
        <w:t xml:space="preserve">This represents </w:t>
      </w:r>
      <w:r w:rsidR="000C0A16" w:rsidRPr="0056208B">
        <w:t xml:space="preserve">≈ 4 % of the </w:t>
      </w:r>
      <w:r w:rsidR="0049297E" w:rsidRPr="0056208B">
        <w:t>He supplied to the Q</w:t>
      </w:r>
      <w:r w:rsidR="00BC5144" w:rsidRPr="0056208B">
        <w:t>PLANT</w:t>
      </w:r>
      <w:r w:rsidR="0049297E" w:rsidRPr="0056208B">
        <w:t xml:space="preserve"> users via the </w:t>
      </w:r>
      <w:r w:rsidR="004B134D" w:rsidRPr="0056208B">
        <w:t>A-</w:t>
      </w:r>
      <w:r w:rsidR="000C0A16" w:rsidRPr="0056208B">
        <w:t xml:space="preserve">Line supply </w:t>
      </w:r>
      <w:r w:rsidR="0049297E" w:rsidRPr="0056208B">
        <w:t>in nominal operation)</w:t>
      </w:r>
      <w:r w:rsidR="000C0A16" w:rsidRPr="0056208B">
        <w:t xml:space="preserve">. </w:t>
      </w:r>
    </w:p>
    <w:p w14:paraId="0C533534" w14:textId="5FB73EB1" w:rsidR="000C0A16" w:rsidRPr="0056208B" w:rsidRDefault="002E4863" w:rsidP="000C0A16">
      <w:pPr>
        <w:pStyle w:val="regular"/>
      </w:pPr>
      <w:r w:rsidRPr="0056208B">
        <w:t xml:space="preserve">The </w:t>
      </w:r>
      <w:r w:rsidR="0037380C" w:rsidRPr="0056208B">
        <w:t>QINFRA-U</w:t>
      </w:r>
      <w:r w:rsidR="000C0A16" w:rsidRPr="0056208B">
        <w:t xml:space="preserve"> is an ad-hoc utility supply and does not participate in the closed helium cycle under normal conditions.</w:t>
      </w:r>
      <w:r w:rsidR="000C0A16" w:rsidRPr="0056208B">
        <w:br/>
      </w:r>
      <w:r w:rsidR="00E82FD3" w:rsidRPr="0056208B">
        <w:t xml:space="preserve">The QINFRA-S </w:t>
      </w:r>
      <w:r w:rsidR="000C0A16" w:rsidRPr="0056208B">
        <w:t xml:space="preserve">is a </w:t>
      </w:r>
      <w:r w:rsidR="006A79BA" w:rsidRPr="0056208B">
        <w:t>s</w:t>
      </w:r>
      <w:r w:rsidR="000C0A16" w:rsidRPr="0056208B">
        <w:t>afety Line used during abnormal or emergency events to protect system integrity (e.g., cold-box overpressure)</w:t>
      </w:r>
      <w:r w:rsidR="0056208B" w:rsidRPr="0056208B">
        <w:t xml:space="preserve">.  </w:t>
      </w:r>
      <w:r w:rsidR="00005BF7" w:rsidRPr="0056208B">
        <w:t xml:space="preserve">It </w:t>
      </w:r>
      <w:r w:rsidR="000C0A16" w:rsidRPr="0056208B">
        <w:t>rout</w:t>
      </w:r>
      <w:r w:rsidR="002C07FA" w:rsidRPr="0056208B">
        <w:t xml:space="preserve">es the </w:t>
      </w:r>
      <w:r w:rsidR="000C0A16" w:rsidRPr="0056208B">
        <w:t>discharged gas to the LP</w:t>
      </w:r>
      <w:r w:rsidR="00700151" w:rsidRPr="0056208B">
        <w:t xml:space="preserve"> suction</w:t>
      </w:r>
      <w:r w:rsidR="00315DA0" w:rsidRPr="0056208B">
        <w:t xml:space="preserve"> </w:t>
      </w:r>
      <w:r w:rsidR="00700151" w:rsidRPr="0056208B">
        <w:t xml:space="preserve">interface </w:t>
      </w:r>
      <w:r w:rsidR="00315DA0" w:rsidRPr="0056208B">
        <w:t xml:space="preserve">of </w:t>
      </w:r>
      <w:r w:rsidR="00700151" w:rsidRPr="0056208B">
        <w:t xml:space="preserve">the </w:t>
      </w:r>
      <w:r w:rsidR="000C0A16" w:rsidRPr="0056208B">
        <w:t xml:space="preserve">HP compression stage, from which it is reintegrated into the WCS-HP header, preserving helium </w:t>
      </w:r>
      <w:r w:rsidR="00352FF0" w:rsidRPr="0056208B">
        <w:t>inventory,</w:t>
      </w:r>
      <w:r w:rsidR="000C0A16" w:rsidRPr="0056208B">
        <w:t xml:space="preserve"> and ensuring pressure relief.</w:t>
      </w:r>
    </w:p>
    <w:p w14:paraId="0605F32D" w14:textId="0063377F" w:rsidR="006B478D" w:rsidRPr="0056208B" w:rsidRDefault="006B478D" w:rsidP="000C0A16">
      <w:pPr>
        <w:pStyle w:val="Heading2numbered"/>
        <w:outlineLvl w:val="0"/>
      </w:pPr>
      <w:r w:rsidRPr="0056208B">
        <w:t xml:space="preserve">Introduction to </w:t>
      </w:r>
      <w:r w:rsidR="00322EA4" w:rsidRPr="0056208B">
        <w:t xml:space="preserve">QPLANT Control </w:t>
      </w:r>
      <w:r w:rsidR="00C662B4" w:rsidRPr="0056208B">
        <w:t xml:space="preserve">&amp; Interlock </w:t>
      </w:r>
      <w:r w:rsidR="00322EA4" w:rsidRPr="0056208B">
        <w:t xml:space="preserve">System, </w:t>
      </w:r>
      <w:r w:rsidRPr="0056208B">
        <w:t>CIS</w:t>
      </w:r>
      <w:bookmarkEnd w:id="53"/>
      <w:bookmarkEnd w:id="54"/>
      <w:bookmarkEnd w:id="55"/>
      <w:r w:rsidR="00322EA4" w:rsidRPr="0056208B">
        <w:t xml:space="preserve"> services and infrastructure.</w:t>
      </w:r>
    </w:p>
    <w:p w14:paraId="235E050B" w14:textId="2EF46696" w:rsidR="00133565" w:rsidRPr="0056208B" w:rsidRDefault="00C662B4" w:rsidP="00322EA4">
      <w:pPr>
        <w:pStyle w:val="regular"/>
        <w:rPr>
          <w:szCs w:val="20"/>
        </w:rPr>
      </w:pPr>
      <w:r w:rsidRPr="0056208B">
        <w:rPr>
          <w:szCs w:val="20"/>
        </w:rPr>
        <w:t xml:space="preserve">The </w:t>
      </w:r>
      <w:r w:rsidR="00322EA4" w:rsidRPr="0056208B">
        <w:rPr>
          <w:szCs w:val="20"/>
        </w:rPr>
        <w:t xml:space="preserve">QPLANT Control </w:t>
      </w:r>
      <w:r w:rsidRPr="0056208B">
        <w:rPr>
          <w:szCs w:val="20"/>
        </w:rPr>
        <w:t xml:space="preserve">&amp; Interlock </w:t>
      </w:r>
      <w:r w:rsidR="00322EA4" w:rsidRPr="0056208B">
        <w:rPr>
          <w:szCs w:val="20"/>
        </w:rPr>
        <w:t>System (QPLANT:</w:t>
      </w:r>
      <w:commentRangeStart w:id="59"/>
      <w:commentRangeStart w:id="60"/>
      <w:r w:rsidR="00322EA4" w:rsidRPr="0056208B">
        <w:rPr>
          <w:szCs w:val="20"/>
        </w:rPr>
        <w:t>C</w:t>
      </w:r>
      <w:r w:rsidRPr="0056208B">
        <w:rPr>
          <w:szCs w:val="20"/>
        </w:rPr>
        <w:t>I</w:t>
      </w:r>
      <w:r w:rsidR="00322EA4" w:rsidRPr="0056208B">
        <w:rPr>
          <w:szCs w:val="20"/>
        </w:rPr>
        <w:t>S</w:t>
      </w:r>
      <w:commentRangeEnd w:id="59"/>
      <w:r w:rsidR="007503B5" w:rsidRPr="0056208B">
        <w:rPr>
          <w:rStyle w:val="CommentReference"/>
          <w:sz w:val="20"/>
          <w:szCs w:val="20"/>
        </w:rPr>
        <w:commentReference w:id="59"/>
      </w:r>
      <w:commentRangeEnd w:id="60"/>
      <w:r w:rsidR="00D97476" w:rsidRPr="0056208B">
        <w:rPr>
          <w:rStyle w:val="CommentReference"/>
          <w:sz w:val="20"/>
          <w:szCs w:val="20"/>
        </w:rPr>
        <w:commentReference w:id="60"/>
      </w:r>
      <w:r w:rsidR="00322EA4" w:rsidRPr="0056208B">
        <w:rPr>
          <w:szCs w:val="20"/>
        </w:rPr>
        <w:t xml:space="preserve">) </w:t>
      </w:r>
      <w:r w:rsidR="00DC14BB" w:rsidRPr="0056208B">
        <w:rPr>
          <w:szCs w:val="20"/>
        </w:rPr>
        <w:t>manag</w:t>
      </w:r>
      <w:r w:rsidR="0045206D" w:rsidRPr="0056208B">
        <w:rPr>
          <w:szCs w:val="20"/>
        </w:rPr>
        <w:t>es the</w:t>
      </w:r>
      <w:r w:rsidR="00DC14BB" w:rsidRPr="0056208B">
        <w:rPr>
          <w:szCs w:val="20"/>
        </w:rPr>
        <w:t xml:space="preserve"> </w:t>
      </w:r>
      <w:r w:rsidR="007503B5" w:rsidRPr="0056208B">
        <w:rPr>
          <w:szCs w:val="20"/>
        </w:rPr>
        <w:t>QPLANT internal</w:t>
      </w:r>
      <w:r w:rsidR="00DC14BB" w:rsidRPr="0056208B">
        <w:rPr>
          <w:szCs w:val="20"/>
        </w:rPr>
        <w:t xml:space="preserve"> process operations</w:t>
      </w:r>
      <w:r w:rsidR="007503B5" w:rsidRPr="0056208B">
        <w:rPr>
          <w:szCs w:val="20"/>
        </w:rPr>
        <w:t xml:space="preserve"> and safety functions</w:t>
      </w:r>
      <w:r w:rsidR="0056208B" w:rsidRPr="0056208B">
        <w:rPr>
          <w:szCs w:val="20"/>
        </w:rPr>
        <w:t xml:space="preserve">.  </w:t>
      </w:r>
      <w:r w:rsidR="00B10438" w:rsidRPr="0056208B">
        <w:rPr>
          <w:szCs w:val="20"/>
        </w:rPr>
        <w:t xml:space="preserve">It consist of </w:t>
      </w:r>
      <w:r w:rsidR="008E7F00" w:rsidRPr="0056208B">
        <w:rPr>
          <w:szCs w:val="20"/>
        </w:rPr>
        <w:t>the “</w:t>
      </w:r>
      <w:r w:rsidR="00322EA4" w:rsidRPr="0056208B">
        <w:rPr>
          <w:i/>
          <w:iCs/>
          <w:szCs w:val="20"/>
        </w:rPr>
        <w:t>WCS room PLC</w:t>
      </w:r>
      <w:r w:rsidR="0056208B" w:rsidRPr="0056208B">
        <w:rPr>
          <w:szCs w:val="20"/>
        </w:rPr>
        <w:t>,”</w:t>
      </w:r>
      <w:r w:rsidR="00322EA4" w:rsidRPr="0056208B">
        <w:rPr>
          <w:szCs w:val="20"/>
        </w:rPr>
        <w:t xml:space="preserve"> </w:t>
      </w:r>
      <w:r w:rsidR="008E7F00" w:rsidRPr="0056208B">
        <w:rPr>
          <w:szCs w:val="20"/>
        </w:rPr>
        <w:t>the “</w:t>
      </w:r>
      <w:r w:rsidR="00322EA4" w:rsidRPr="0056208B">
        <w:rPr>
          <w:i/>
          <w:iCs/>
          <w:szCs w:val="20"/>
        </w:rPr>
        <w:t>QRB room PLC</w:t>
      </w:r>
      <w:r w:rsidR="008E7F00" w:rsidRPr="0056208B">
        <w:rPr>
          <w:szCs w:val="20"/>
        </w:rPr>
        <w:t>”</w:t>
      </w:r>
      <w:r w:rsidR="00322EA4" w:rsidRPr="0056208B">
        <w:rPr>
          <w:szCs w:val="20"/>
        </w:rPr>
        <w:t xml:space="preserve"> and a </w:t>
      </w:r>
      <w:r w:rsidR="00966114" w:rsidRPr="0056208B">
        <w:rPr>
          <w:szCs w:val="20"/>
        </w:rPr>
        <w:t>“</w:t>
      </w:r>
      <w:r w:rsidR="00322EA4" w:rsidRPr="0056208B">
        <w:rPr>
          <w:i/>
          <w:iCs/>
          <w:szCs w:val="20"/>
        </w:rPr>
        <w:t xml:space="preserve">test and developing </w:t>
      </w:r>
      <w:r w:rsidR="00560486" w:rsidRPr="0056208B">
        <w:rPr>
          <w:i/>
          <w:iCs/>
          <w:szCs w:val="20"/>
        </w:rPr>
        <w:t>station</w:t>
      </w:r>
      <w:r w:rsidR="00966114" w:rsidRPr="0056208B">
        <w:rPr>
          <w:szCs w:val="20"/>
        </w:rPr>
        <w:t>”</w:t>
      </w:r>
      <w:r w:rsidR="00322EA4" w:rsidRPr="0056208B">
        <w:rPr>
          <w:szCs w:val="20"/>
        </w:rPr>
        <w:t xml:space="preserve"> mirroring physical</w:t>
      </w:r>
      <w:r w:rsidR="002D786F" w:rsidRPr="0056208B">
        <w:rPr>
          <w:szCs w:val="20"/>
        </w:rPr>
        <w:t>ly</w:t>
      </w:r>
      <w:r w:rsidR="00322EA4" w:rsidRPr="0056208B">
        <w:rPr>
          <w:szCs w:val="20"/>
        </w:rPr>
        <w:t xml:space="preserve"> and functionally the </w:t>
      </w:r>
      <w:r w:rsidR="00D97476" w:rsidRPr="0056208B">
        <w:rPr>
          <w:szCs w:val="20"/>
        </w:rPr>
        <w:t>QPLANT:CIS</w:t>
      </w:r>
      <w:r w:rsidR="00322EA4" w:rsidRPr="0056208B">
        <w:rPr>
          <w:szCs w:val="20"/>
        </w:rPr>
        <w:t xml:space="preserve"> hardware</w:t>
      </w:r>
      <w:r w:rsidR="002D786F" w:rsidRPr="0056208B">
        <w:rPr>
          <w:szCs w:val="20"/>
        </w:rPr>
        <w:t>.</w:t>
      </w:r>
    </w:p>
    <w:p w14:paraId="410C6CFD" w14:textId="26041428" w:rsidR="00C00828" w:rsidRPr="0056208B" w:rsidRDefault="00C00828" w:rsidP="00C00828">
      <w:pPr>
        <w:pStyle w:val="regular"/>
        <w:rPr>
          <w:szCs w:val="20"/>
        </w:rPr>
      </w:pPr>
      <w:r w:rsidRPr="0056208B">
        <w:rPr>
          <w:szCs w:val="20"/>
        </w:rPr>
        <w:t xml:space="preserve">The </w:t>
      </w:r>
      <w:r w:rsidR="00300BD0" w:rsidRPr="0056208B">
        <w:rPr>
          <w:szCs w:val="20"/>
        </w:rPr>
        <w:t xml:space="preserve">MINERVA </w:t>
      </w:r>
      <w:r w:rsidRPr="0056208B">
        <w:rPr>
          <w:szCs w:val="20"/>
        </w:rPr>
        <w:t xml:space="preserve">Control and Interlock System (CIS) consists of the following </w:t>
      </w:r>
      <w:r w:rsidR="00551CF0" w:rsidRPr="0056208B">
        <w:rPr>
          <w:szCs w:val="20"/>
        </w:rPr>
        <w:t>two</w:t>
      </w:r>
      <w:r w:rsidRPr="0056208B">
        <w:rPr>
          <w:szCs w:val="20"/>
        </w:rPr>
        <w:t xml:space="preserve"> </w:t>
      </w:r>
      <w:r w:rsidR="009B653F" w:rsidRPr="0056208B">
        <w:rPr>
          <w:szCs w:val="20"/>
        </w:rPr>
        <w:t>parts</w:t>
      </w:r>
      <w:r w:rsidR="00551CF0" w:rsidRPr="0056208B">
        <w:rPr>
          <w:szCs w:val="20"/>
        </w:rPr>
        <w:t>:</w:t>
      </w:r>
    </w:p>
    <w:p w14:paraId="39ED5663" w14:textId="58D15A09" w:rsidR="00C00828" w:rsidRPr="0056208B" w:rsidRDefault="00040980" w:rsidP="00E46CCE">
      <w:pPr>
        <w:pStyle w:val="BulletListNormal"/>
        <w:rPr>
          <w:sz w:val="20"/>
          <w:szCs w:val="20"/>
          <w:lang w:val="en-GB"/>
        </w:rPr>
      </w:pPr>
      <w:r w:rsidRPr="0056208B">
        <w:rPr>
          <w:sz w:val="20"/>
          <w:szCs w:val="20"/>
          <w:lang w:val="en-GB"/>
        </w:rPr>
        <w:t>MINERVA Contro</w:t>
      </w:r>
      <w:r w:rsidR="00DE0E0B" w:rsidRPr="0056208B">
        <w:rPr>
          <w:sz w:val="20"/>
          <w:szCs w:val="20"/>
          <w:lang w:val="en-GB"/>
        </w:rPr>
        <w:t>l</w:t>
      </w:r>
      <w:r w:rsidRPr="0056208B">
        <w:rPr>
          <w:sz w:val="20"/>
          <w:szCs w:val="20"/>
          <w:lang w:val="en-GB"/>
        </w:rPr>
        <w:t xml:space="preserve"> System (</w:t>
      </w:r>
      <w:r w:rsidR="00C00828" w:rsidRPr="0056208B">
        <w:rPr>
          <w:sz w:val="20"/>
          <w:szCs w:val="20"/>
          <w:lang w:val="en-GB"/>
        </w:rPr>
        <w:t>MCS</w:t>
      </w:r>
      <w:r w:rsidRPr="0056208B">
        <w:rPr>
          <w:sz w:val="20"/>
          <w:szCs w:val="20"/>
          <w:lang w:val="en-GB"/>
        </w:rPr>
        <w:t>)</w:t>
      </w:r>
      <w:r w:rsidR="00C00828" w:rsidRPr="0056208B">
        <w:rPr>
          <w:sz w:val="20"/>
          <w:szCs w:val="20"/>
          <w:lang w:val="en-GB"/>
        </w:rPr>
        <w:t xml:space="preserve"> </w:t>
      </w:r>
      <w:r w:rsidR="002749A5" w:rsidRPr="0056208B">
        <w:rPr>
          <w:sz w:val="20"/>
          <w:szCs w:val="20"/>
          <w:lang w:val="en-GB"/>
        </w:rPr>
        <w:t>for the</w:t>
      </w:r>
      <w:r w:rsidR="00C00828" w:rsidRPr="0056208B">
        <w:rPr>
          <w:sz w:val="20"/>
          <w:szCs w:val="20"/>
          <w:lang w:val="en-GB"/>
        </w:rPr>
        <w:t xml:space="preserve"> control</w:t>
      </w:r>
      <w:r w:rsidR="00086D8E" w:rsidRPr="0056208B">
        <w:rPr>
          <w:sz w:val="20"/>
          <w:szCs w:val="20"/>
          <w:lang w:val="en-GB"/>
        </w:rPr>
        <w:t xml:space="preserve"> and monitoring</w:t>
      </w:r>
      <w:r w:rsidR="00C00828" w:rsidRPr="0056208B">
        <w:rPr>
          <w:sz w:val="20"/>
          <w:szCs w:val="20"/>
          <w:lang w:val="en-GB"/>
        </w:rPr>
        <w:t xml:space="preserve"> of all particle accelerator components</w:t>
      </w:r>
      <w:r w:rsidR="005E67FD" w:rsidRPr="0056208B">
        <w:rPr>
          <w:sz w:val="20"/>
          <w:szCs w:val="20"/>
          <w:lang w:val="en-GB"/>
        </w:rPr>
        <w:t xml:space="preserve"> </w:t>
      </w:r>
      <w:r w:rsidR="000A6418" w:rsidRPr="0056208B">
        <w:rPr>
          <w:sz w:val="20"/>
          <w:szCs w:val="20"/>
          <w:lang w:val="en-GB"/>
        </w:rPr>
        <w:t xml:space="preserve">(incl </w:t>
      </w:r>
      <w:r w:rsidR="00A70B7A" w:rsidRPr="0056208B">
        <w:rPr>
          <w:sz w:val="20"/>
          <w:szCs w:val="20"/>
          <w:lang w:val="en-GB"/>
        </w:rPr>
        <w:t>e.g.,</w:t>
      </w:r>
      <w:r w:rsidR="000A6418" w:rsidRPr="0056208B">
        <w:rPr>
          <w:sz w:val="20"/>
          <w:szCs w:val="20"/>
          <w:lang w:val="en-GB"/>
        </w:rPr>
        <w:t xml:space="preserve"> the QCELL)</w:t>
      </w:r>
      <w:r w:rsidR="0056208B" w:rsidRPr="0056208B">
        <w:rPr>
          <w:sz w:val="20"/>
          <w:szCs w:val="20"/>
          <w:lang w:val="en-GB"/>
        </w:rPr>
        <w:t xml:space="preserve">.  </w:t>
      </w:r>
      <w:r w:rsidR="00256FBC" w:rsidRPr="0056208B">
        <w:rPr>
          <w:sz w:val="20"/>
          <w:szCs w:val="20"/>
          <w:lang w:val="en-GB"/>
        </w:rPr>
        <w:t xml:space="preserve">It will also </w:t>
      </w:r>
      <w:r w:rsidR="005E67FD" w:rsidRPr="0056208B">
        <w:rPr>
          <w:sz w:val="20"/>
          <w:szCs w:val="20"/>
          <w:lang w:val="en-GB"/>
        </w:rPr>
        <w:t>interface to the QPLANT:C</w:t>
      </w:r>
      <w:r w:rsidR="009E01A4" w:rsidRPr="0056208B">
        <w:rPr>
          <w:sz w:val="20"/>
          <w:szCs w:val="20"/>
          <w:lang w:val="en-GB"/>
        </w:rPr>
        <w:t>I</w:t>
      </w:r>
      <w:r w:rsidR="005E67FD" w:rsidRPr="0056208B">
        <w:rPr>
          <w:sz w:val="20"/>
          <w:szCs w:val="20"/>
          <w:lang w:val="en-GB"/>
        </w:rPr>
        <w:t>S</w:t>
      </w:r>
    </w:p>
    <w:p w14:paraId="627FB06A" w14:textId="3B657AC1" w:rsidR="009E01A4" w:rsidRPr="0056208B" w:rsidRDefault="00DE0E0B" w:rsidP="00E46CCE">
      <w:pPr>
        <w:pStyle w:val="BulletListNormal"/>
        <w:rPr>
          <w:sz w:val="20"/>
          <w:szCs w:val="20"/>
          <w:lang w:val="en-GB"/>
        </w:rPr>
      </w:pPr>
      <w:r w:rsidRPr="0056208B">
        <w:rPr>
          <w:sz w:val="20"/>
          <w:szCs w:val="20"/>
          <w:lang w:val="en-GB"/>
        </w:rPr>
        <w:t>MINERVA Interlock System (</w:t>
      </w:r>
      <w:r w:rsidR="00AC2B7F" w:rsidRPr="0056208B">
        <w:rPr>
          <w:sz w:val="20"/>
          <w:szCs w:val="20"/>
          <w:lang w:val="en-GB"/>
        </w:rPr>
        <w:t>MIS</w:t>
      </w:r>
      <w:r w:rsidRPr="0056208B">
        <w:rPr>
          <w:sz w:val="20"/>
          <w:szCs w:val="20"/>
          <w:lang w:val="en-GB"/>
        </w:rPr>
        <w:t>)</w:t>
      </w:r>
      <w:r w:rsidR="00AC2B7F" w:rsidRPr="0056208B">
        <w:rPr>
          <w:sz w:val="20"/>
          <w:szCs w:val="20"/>
          <w:lang w:val="en-GB"/>
        </w:rPr>
        <w:t xml:space="preserve"> </w:t>
      </w:r>
      <w:r w:rsidR="000E52DB" w:rsidRPr="0056208B">
        <w:rPr>
          <w:sz w:val="20"/>
          <w:szCs w:val="20"/>
          <w:lang w:val="en-GB"/>
        </w:rPr>
        <w:t xml:space="preserve">provides </w:t>
      </w:r>
      <w:r w:rsidR="00AC2B7F" w:rsidRPr="0056208B">
        <w:rPr>
          <w:sz w:val="20"/>
          <w:szCs w:val="20"/>
          <w:lang w:val="en-GB"/>
        </w:rPr>
        <w:t>interlock functionality</w:t>
      </w:r>
      <w:r w:rsidR="0056208B" w:rsidRPr="0056208B">
        <w:rPr>
          <w:sz w:val="20"/>
          <w:szCs w:val="20"/>
          <w:lang w:val="en-GB"/>
        </w:rPr>
        <w:t xml:space="preserve">.  </w:t>
      </w:r>
      <w:r w:rsidR="009E01A4" w:rsidRPr="0056208B">
        <w:rPr>
          <w:sz w:val="20"/>
          <w:szCs w:val="20"/>
          <w:lang w:val="en-GB"/>
        </w:rPr>
        <w:t>It is split into two parts:</w:t>
      </w:r>
    </w:p>
    <w:p w14:paraId="58DCFBD8" w14:textId="1A58DA8C" w:rsidR="005E67FD" w:rsidRPr="0056208B" w:rsidRDefault="009E01A4" w:rsidP="00E46CCE">
      <w:pPr>
        <w:pStyle w:val="BulletListNormal"/>
        <w:numPr>
          <w:ilvl w:val="1"/>
          <w:numId w:val="4"/>
        </w:numPr>
        <w:rPr>
          <w:sz w:val="20"/>
          <w:szCs w:val="20"/>
          <w:lang w:val="en-GB"/>
        </w:rPr>
      </w:pPr>
      <w:r w:rsidRPr="0056208B">
        <w:rPr>
          <w:sz w:val="20"/>
          <w:szCs w:val="20"/>
          <w:lang w:val="en-GB"/>
        </w:rPr>
        <w:t>DIS for machine protection</w:t>
      </w:r>
      <w:r w:rsidR="005B3FA6" w:rsidRPr="0056208B">
        <w:rPr>
          <w:sz w:val="20"/>
          <w:szCs w:val="20"/>
          <w:lang w:val="en-GB"/>
        </w:rPr>
        <w:t>:</w:t>
      </w:r>
      <w:r w:rsidRPr="0056208B">
        <w:rPr>
          <w:sz w:val="20"/>
          <w:szCs w:val="20"/>
          <w:lang w:val="en-GB"/>
        </w:rPr>
        <w:t xml:space="preserve"> </w:t>
      </w:r>
      <w:r w:rsidR="00AC2B7F" w:rsidRPr="0056208B">
        <w:rPr>
          <w:sz w:val="20"/>
          <w:szCs w:val="20"/>
          <w:lang w:val="en-GB"/>
        </w:rPr>
        <w:t xml:space="preserve">It </w:t>
      </w:r>
      <w:r w:rsidR="006D1392" w:rsidRPr="0056208B">
        <w:rPr>
          <w:sz w:val="20"/>
          <w:szCs w:val="20"/>
          <w:lang w:val="en-GB"/>
        </w:rPr>
        <w:t xml:space="preserve">is </w:t>
      </w:r>
      <w:r w:rsidR="00A70B7A" w:rsidRPr="0056208B">
        <w:rPr>
          <w:sz w:val="20"/>
          <w:szCs w:val="20"/>
          <w:lang w:val="en-GB"/>
        </w:rPr>
        <w:t>e.g.,</w:t>
      </w:r>
      <w:r w:rsidR="005B3FA6" w:rsidRPr="0056208B">
        <w:rPr>
          <w:sz w:val="20"/>
          <w:szCs w:val="20"/>
          <w:lang w:val="en-GB"/>
        </w:rPr>
        <w:t xml:space="preserve"> </w:t>
      </w:r>
      <w:r w:rsidR="006D1392" w:rsidRPr="0056208B">
        <w:rPr>
          <w:sz w:val="20"/>
          <w:szCs w:val="20"/>
          <w:lang w:val="en-GB"/>
        </w:rPr>
        <w:t xml:space="preserve">used to communicate any </w:t>
      </w:r>
      <w:r w:rsidR="00297CBF" w:rsidRPr="0056208B">
        <w:rPr>
          <w:sz w:val="20"/>
          <w:szCs w:val="20"/>
          <w:lang w:val="en-GB"/>
        </w:rPr>
        <w:t>machine protection relevant</w:t>
      </w:r>
      <w:r w:rsidR="005E67FD" w:rsidRPr="0056208B">
        <w:rPr>
          <w:sz w:val="20"/>
          <w:szCs w:val="20"/>
          <w:lang w:val="en-GB"/>
        </w:rPr>
        <w:t xml:space="preserve"> interlock from/to the QPLANT to/from QPLANT external systems, </w:t>
      </w:r>
      <w:r w:rsidR="00A70B7A" w:rsidRPr="0056208B">
        <w:rPr>
          <w:sz w:val="20"/>
          <w:szCs w:val="20"/>
          <w:lang w:val="en-GB"/>
        </w:rPr>
        <w:t>e.g.,</w:t>
      </w:r>
      <w:r w:rsidR="005E67FD" w:rsidRPr="0056208B">
        <w:rPr>
          <w:sz w:val="20"/>
          <w:szCs w:val="20"/>
          <w:lang w:val="en-GB"/>
        </w:rPr>
        <w:t xml:space="preserve"> loss of cooling water flow of the SCK CEN infrastructure, </w:t>
      </w:r>
      <w:commentRangeStart w:id="61"/>
      <w:commentRangeStart w:id="62"/>
      <w:r w:rsidR="005E67FD" w:rsidRPr="0056208B">
        <w:rPr>
          <w:sz w:val="20"/>
          <w:szCs w:val="20"/>
          <w:lang w:val="en-GB"/>
        </w:rPr>
        <w:t>loss of insulation vacuum of the QMs</w:t>
      </w:r>
      <w:commentRangeEnd w:id="61"/>
      <w:r w:rsidR="005E67FD" w:rsidRPr="0056208B">
        <w:rPr>
          <w:rStyle w:val="CommentReference"/>
          <w:sz w:val="20"/>
          <w:szCs w:val="20"/>
          <w:lang w:val="en-GB"/>
        </w:rPr>
        <w:commentReference w:id="61"/>
      </w:r>
      <w:commentRangeEnd w:id="62"/>
      <w:r w:rsidR="00345262" w:rsidRPr="0056208B">
        <w:rPr>
          <w:rStyle w:val="CommentReference"/>
          <w:sz w:val="20"/>
          <w:szCs w:val="20"/>
          <w:lang w:val="en-GB"/>
        </w:rPr>
        <w:commentReference w:id="62"/>
      </w:r>
      <w:r w:rsidR="005E67FD" w:rsidRPr="0056208B">
        <w:rPr>
          <w:sz w:val="20"/>
          <w:szCs w:val="20"/>
          <w:lang w:val="en-GB"/>
        </w:rPr>
        <w:t>.</w:t>
      </w:r>
    </w:p>
    <w:p w14:paraId="7A9A1BEF" w14:textId="200DE3C3" w:rsidR="002D2C29" w:rsidRPr="0056208B" w:rsidRDefault="002D2C29" w:rsidP="00E46CCE">
      <w:pPr>
        <w:pStyle w:val="BulletListNormal"/>
        <w:numPr>
          <w:ilvl w:val="1"/>
          <w:numId w:val="4"/>
        </w:numPr>
        <w:rPr>
          <w:sz w:val="20"/>
          <w:szCs w:val="20"/>
          <w:lang w:val="en-GB"/>
        </w:rPr>
      </w:pPr>
      <w:commentRangeStart w:id="63"/>
      <w:commentRangeStart w:id="64"/>
      <w:r w:rsidRPr="0056208B">
        <w:rPr>
          <w:sz w:val="20"/>
          <w:szCs w:val="20"/>
          <w:lang w:val="en-GB"/>
        </w:rPr>
        <w:t>PEPS</w:t>
      </w:r>
      <w:commentRangeEnd w:id="63"/>
      <w:r w:rsidRPr="0056208B">
        <w:rPr>
          <w:rStyle w:val="CommentReference"/>
          <w:sz w:val="20"/>
          <w:szCs w:val="20"/>
          <w:lang w:val="en-GB"/>
        </w:rPr>
        <w:commentReference w:id="63"/>
      </w:r>
      <w:commentRangeEnd w:id="64"/>
      <w:r w:rsidR="00895ABD" w:rsidRPr="0056208B">
        <w:rPr>
          <w:rStyle w:val="CommentReference"/>
          <w:sz w:val="20"/>
          <w:szCs w:val="20"/>
          <w:lang w:val="en-GB"/>
        </w:rPr>
        <w:commentReference w:id="64"/>
      </w:r>
      <w:r w:rsidRPr="0056208B">
        <w:rPr>
          <w:sz w:val="20"/>
          <w:szCs w:val="20"/>
          <w:lang w:val="en-GB"/>
        </w:rPr>
        <w:t xml:space="preserve"> for personal protection</w:t>
      </w:r>
      <w:r w:rsidR="009A6DD1" w:rsidRPr="0056208B">
        <w:rPr>
          <w:sz w:val="20"/>
          <w:szCs w:val="20"/>
          <w:lang w:val="en-GB"/>
        </w:rPr>
        <w:t xml:space="preserve">: It is </w:t>
      </w:r>
      <w:r w:rsidR="00A70B7A" w:rsidRPr="0056208B">
        <w:rPr>
          <w:sz w:val="20"/>
          <w:szCs w:val="20"/>
          <w:lang w:val="en-GB"/>
        </w:rPr>
        <w:t>e.g.,</w:t>
      </w:r>
      <w:r w:rsidR="009A6DD1" w:rsidRPr="0056208B">
        <w:rPr>
          <w:sz w:val="20"/>
          <w:szCs w:val="20"/>
          <w:lang w:val="en-GB"/>
        </w:rPr>
        <w:t xml:space="preserve"> used to communicate any personal protection relevant interlock from/to the QPLANT to/from QPLANT external systems </w:t>
      </w:r>
      <w:r w:rsidR="00A70B7A" w:rsidRPr="0056208B">
        <w:rPr>
          <w:sz w:val="20"/>
          <w:szCs w:val="20"/>
          <w:lang w:val="en-GB"/>
        </w:rPr>
        <w:t>e.g.,</w:t>
      </w:r>
      <w:r w:rsidR="009A6DD1" w:rsidRPr="0056208B">
        <w:rPr>
          <w:sz w:val="20"/>
          <w:szCs w:val="20"/>
          <w:lang w:val="en-GB"/>
        </w:rPr>
        <w:t xml:space="preserve"> oxygen deficiency</w:t>
      </w:r>
    </w:p>
    <w:p w14:paraId="323A84B5" w14:textId="200607AD" w:rsidR="006A1B93" w:rsidRPr="0056208B" w:rsidRDefault="00A70B7A" w:rsidP="00322EA4">
      <w:pPr>
        <w:pStyle w:val="regular"/>
        <w:rPr>
          <w:szCs w:val="20"/>
        </w:rPr>
      </w:pPr>
      <w:r w:rsidRPr="0056208B">
        <w:rPr>
          <w:szCs w:val="20"/>
        </w:rPr>
        <w:t>The MINERVA IT Infrastructure (MIT) provides the supporting IT infrastructure for the entire facility</w:t>
      </w:r>
      <w:r w:rsidR="0056208B" w:rsidRPr="0056208B">
        <w:rPr>
          <w:szCs w:val="20"/>
        </w:rPr>
        <w:t xml:space="preserve">.  </w:t>
      </w:r>
      <w:r w:rsidRPr="0056208B">
        <w:rPr>
          <w:szCs w:val="20"/>
        </w:rPr>
        <w:t xml:space="preserve">For the QPLANT, this includes providing essential functionalities to its Control and Interlock System (QPALNT:CIS), such as user authentication, the standard network backbone, and SCADA data storage, …) </w:t>
      </w:r>
    </w:p>
    <w:p w14:paraId="29C2CD5A" w14:textId="51356EE4" w:rsidR="0019487D" w:rsidRPr="0056208B" w:rsidRDefault="0019487D" w:rsidP="008D7CE3">
      <w:pPr>
        <w:pStyle w:val="BulletListNormal"/>
        <w:numPr>
          <w:ilvl w:val="0"/>
          <w:numId w:val="0"/>
        </w:numPr>
        <w:rPr>
          <w:szCs w:val="20"/>
          <w:lang w:val="en-GB"/>
        </w:rPr>
      </w:pPr>
    </w:p>
    <w:p w14:paraId="6641E04D" w14:textId="522AA564" w:rsidR="00B619DE" w:rsidRPr="0056208B" w:rsidRDefault="002779EC" w:rsidP="002779EC">
      <w:pPr>
        <w:keepNext/>
        <w:jc w:val="center"/>
      </w:pPr>
      <w:r w:rsidRPr="0056208B">
        <w:rPr>
          <w:noProof/>
          <w:sz w:val="16"/>
          <w:szCs w:val="16"/>
        </w:rPr>
        <w:lastRenderedPageBreak/>
        <w:drawing>
          <wp:inline distT="0" distB="0" distL="0" distR="0" wp14:anchorId="4917D255" wp14:editId="7AE907B0">
            <wp:extent cx="6154446" cy="4381500"/>
            <wp:effectExtent l="0" t="0" r="0" b="0"/>
            <wp:docPr id="16697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3053" name="Picture 16697030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58396" cy="4384312"/>
                    </a:xfrm>
                    <a:prstGeom prst="rect">
                      <a:avLst/>
                    </a:prstGeom>
                  </pic:spPr>
                </pic:pic>
              </a:graphicData>
            </a:graphic>
          </wp:inline>
        </w:drawing>
      </w:r>
      <w:commentRangeStart w:id="65"/>
      <w:commentRangeEnd w:id="65"/>
      <w:r w:rsidR="004F0224" w:rsidRPr="0056208B">
        <w:rPr>
          <w:rStyle w:val="CommentReference"/>
        </w:rPr>
        <w:commentReference w:id="65"/>
      </w:r>
    </w:p>
    <w:p w14:paraId="0846C64A" w14:textId="42D7B10E" w:rsidR="00B619DE" w:rsidRPr="0056208B" w:rsidRDefault="00B619DE" w:rsidP="001B138F">
      <w:pPr>
        <w:pStyle w:val="Caption"/>
      </w:pPr>
      <w:bookmarkStart w:id="66" w:name="_Ref200099216"/>
      <w:bookmarkStart w:id="67" w:name="_Ref200099204"/>
      <w:bookmarkStart w:id="68" w:name="_Toc201752427"/>
      <w:bookmarkStart w:id="69" w:name="_Toc209526847"/>
      <w:r w:rsidRPr="0056208B">
        <w:t xml:space="preserve">Figure </w:t>
      </w:r>
      <w:r w:rsidRPr="0056208B">
        <w:fldChar w:fldCharType="begin"/>
      </w:r>
      <w:r w:rsidRPr="0056208B">
        <w:instrText xml:space="preserve"> SEQ Figure \* ARABIC </w:instrText>
      </w:r>
      <w:r w:rsidRPr="0056208B">
        <w:fldChar w:fldCharType="separate"/>
      </w:r>
      <w:r w:rsidR="00D62D30">
        <w:rPr>
          <w:noProof/>
        </w:rPr>
        <w:t>5</w:t>
      </w:r>
      <w:r w:rsidRPr="0056208B">
        <w:fldChar w:fldCharType="end"/>
      </w:r>
      <w:bookmarkEnd w:id="66"/>
      <w:r w:rsidRPr="0056208B">
        <w:t xml:space="preserve"> </w:t>
      </w:r>
      <w:r w:rsidR="00947F24" w:rsidRPr="0056208B">
        <w:t>QPLANT</w:t>
      </w:r>
      <w:r w:rsidR="005F77DD" w:rsidRPr="0056208B">
        <w:t xml:space="preserve"> - </w:t>
      </w:r>
      <w:r w:rsidRPr="0056208B">
        <w:t>Control and Interlock related systems</w:t>
      </w:r>
      <w:bookmarkEnd w:id="67"/>
      <w:bookmarkEnd w:id="68"/>
      <w:bookmarkEnd w:id="69"/>
    </w:p>
    <w:p w14:paraId="1E31AFF8" w14:textId="77777777" w:rsidR="006B478D" w:rsidRPr="0056208B" w:rsidRDefault="006B478D" w:rsidP="00B5535E"/>
    <w:p w14:paraId="73388193" w14:textId="77777777" w:rsidR="006B478D" w:rsidRPr="0056208B" w:rsidRDefault="006B478D" w:rsidP="00B5535E"/>
    <w:p w14:paraId="59CFE55A" w14:textId="77777777" w:rsidR="006B478D" w:rsidRPr="0056208B" w:rsidRDefault="006B478D" w:rsidP="00B5535E"/>
    <w:p w14:paraId="179E9EC4" w14:textId="77777777" w:rsidR="00342AD4" w:rsidRPr="0056208B" w:rsidRDefault="00342AD4" w:rsidP="00B5535E">
      <w:pPr>
        <w:pStyle w:val="Heading1numbered"/>
      </w:pPr>
      <w:bookmarkStart w:id="70" w:name="_Toc200491764"/>
      <w:bookmarkStart w:id="71" w:name="_Toc202536077"/>
      <w:bookmarkStart w:id="72" w:name="_Toc202536865"/>
      <w:r w:rsidRPr="0056208B">
        <w:lastRenderedPageBreak/>
        <w:t>Nature of the Procurement</w:t>
      </w:r>
      <w:bookmarkEnd w:id="70"/>
      <w:bookmarkEnd w:id="71"/>
      <w:bookmarkEnd w:id="72"/>
    </w:p>
    <w:p w14:paraId="3B3D7C5A" w14:textId="77777777" w:rsidR="00342AD4" w:rsidRPr="0056208B" w:rsidRDefault="00342AD4" w:rsidP="00B5535E">
      <w:pPr>
        <w:pStyle w:val="Heading2numbered"/>
        <w:ind w:left="578" w:hanging="578"/>
      </w:pPr>
      <w:bookmarkStart w:id="73" w:name="_Toc200491765"/>
      <w:bookmarkStart w:id="74" w:name="_Ref201307397"/>
      <w:bookmarkStart w:id="75" w:name="_Ref201307841"/>
      <w:bookmarkStart w:id="76" w:name="_Toc202536078"/>
      <w:bookmarkStart w:id="77" w:name="_Toc202536866"/>
      <w:r w:rsidRPr="0056208B">
        <w:t xml:space="preserve">Scope of Work by the </w:t>
      </w:r>
      <w:r w:rsidR="00CB1438" w:rsidRPr="0056208B">
        <w:t>Contractor</w:t>
      </w:r>
      <w:bookmarkEnd w:id="73"/>
      <w:bookmarkEnd w:id="74"/>
      <w:bookmarkEnd w:id="75"/>
      <w:bookmarkEnd w:id="76"/>
      <w:bookmarkEnd w:id="77"/>
    </w:p>
    <w:p w14:paraId="40D8568C" w14:textId="4D40842E" w:rsidR="006712F2" w:rsidRPr="0056208B" w:rsidRDefault="006712F2" w:rsidP="006712F2">
      <w:bookmarkStart w:id="78" w:name="_Hlk201317096"/>
      <w:r w:rsidRPr="0056208B">
        <w:t xml:space="preserve">The </w:t>
      </w:r>
      <w:r w:rsidR="005C7E89" w:rsidRPr="0056208B">
        <w:t>Contract scope</w:t>
      </w:r>
      <w:r w:rsidRPr="0056208B">
        <w:t xml:space="preserve"> covers all services required to design, build, and commission a fully functional QPLANT in compliance with </w:t>
      </w:r>
      <w:r w:rsidR="00876DF1" w:rsidRPr="0056208B">
        <w:t xml:space="preserve">the requirements stated in </w:t>
      </w:r>
      <w:r w:rsidRPr="0056208B">
        <w:t>this document</w:t>
      </w:r>
      <w:r w:rsidR="0056208B" w:rsidRPr="0056208B">
        <w:t xml:space="preserve">.  </w:t>
      </w:r>
      <w:r w:rsidRPr="0056208B">
        <w:t>The scope of work includes, but is not limited to, the following activities:</w:t>
      </w:r>
    </w:p>
    <w:bookmarkEnd w:id="78"/>
    <w:p w14:paraId="752EC1B3" w14:textId="6C3AFA74" w:rsidR="00345262" w:rsidRPr="0056208B" w:rsidRDefault="00521D96" w:rsidP="00345262">
      <w:pPr>
        <w:pStyle w:val="BulletListNormal"/>
        <w:ind w:left="714" w:hanging="357"/>
        <w:contextualSpacing/>
        <w:rPr>
          <w:sz w:val="20"/>
          <w:szCs w:val="24"/>
          <w:lang w:val="en-GB"/>
        </w:rPr>
      </w:pPr>
      <w:r w:rsidRPr="0056208B">
        <w:rPr>
          <w:sz w:val="20"/>
          <w:szCs w:val="24"/>
          <w:lang w:val="en-GB"/>
        </w:rPr>
        <w:t>D</w:t>
      </w:r>
      <w:r w:rsidR="00345262" w:rsidRPr="0056208B">
        <w:rPr>
          <w:sz w:val="20"/>
          <w:szCs w:val="24"/>
          <w:lang w:val="en-GB"/>
        </w:rPr>
        <w:t>esign</w:t>
      </w:r>
      <w:r w:rsidR="003D3212" w:rsidRPr="0056208B">
        <w:rPr>
          <w:sz w:val="20"/>
          <w:szCs w:val="24"/>
          <w:lang w:val="en-GB"/>
        </w:rPr>
        <w:t xml:space="preserve"> &amp; engineering</w:t>
      </w:r>
      <w:r w:rsidR="00400A23" w:rsidRPr="0056208B">
        <w:rPr>
          <w:sz w:val="20"/>
          <w:szCs w:val="24"/>
          <w:lang w:val="en-GB"/>
        </w:rPr>
        <w:t xml:space="preserve"> (including</w:t>
      </w:r>
      <w:r w:rsidR="00345262" w:rsidRPr="0056208B">
        <w:rPr>
          <w:sz w:val="20"/>
          <w:szCs w:val="24"/>
          <w:lang w:val="en-GB"/>
        </w:rPr>
        <w:t xml:space="preserve"> </w:t>
      </w:r>
      <w:r w:rsidR="00400A23" w:rsidRPr="0056208B">
        <w:rPr>
          <w:sz w:val="20"/>
          <w:szCs w:val="24"/>
          <w:lang w:val="en-GB"/>
        </w:rPr>
        <w:t>QP</w:t>
      </w:r>
      <w:r w:rsidR="00025DE9" w:rsidRPr="0056208B">
        <w:rPr>
          <w:sz w:val="20"/>
          <w:szCs w:val="24"/>
          <w:lang w:val="en-GB"/>
        </w:rPr>
        <w:t>LANT</w:t>
      </w:r>
      <w:r w:rsidR="00400A23" w:rsidRPr="0056208B">
        <w:rPr>
          <w:sz w:val="20"/>
          <w:szCs w:val="24"/>
          <w:lang w:val="en-GB"/>
        </w:rPr>
        <w:t xml:space="preserve"> internal process </w:t>
      </w:r>
      <w:r w:rsidR="00345262" w:rsidRPr="0056208B">
        <w:rPr>
          <w:sz w:val="20"/>
          <w:szCs w:val="24"/>
          <w:lang w:val="en-GB"/>
        </w:rPr>
        <w:t>integration</w:t>
      </w:r>
      <w:r w:rsidR="00400A23" w:rsidRPr="0056208B">
        <w:rPr>
          <w:sz w:val="20"/>
          <w:szCs w:val="24"/>
          <w:lang w:val="en-GB"/>
        </w:rPr>
        <w:t>)</w:t>
      </w:r>
    </w:p>
    <w:p w14:paraId="1DC9F09B" w14:textId="311734E4" w:rsidR="00345262" w:rsidRPr="0056208B" w:rsidRDefault="00345262" w:rsidP="00345262">
      <w:pPr>
        <w:pStyle w:val="BulletListNormal"/>
        <w:ind w:left="714" w:hanging="357"/>
        <w:contextualSpacing/>
        <w:rPr>
          <w:sz w:val="20"/>
          <w:szCs w:val="24"/>
          <w:lang w:val="en-GB"/>
        </w:rPr>
      </w:pPr>
      <w:r w:rsidRPr="0056208B">
        <w:rPr>
          <w:sz w:val="20"/>
          <w:szCs w:val="24"/>
          <w:lang w:val="en-GB"/>
        </w:rPr>
        <w:t>Manufacturing, procurement, and supply of all components</w:t>
      </w:r>
    </w:p>
    <w:p w14:paraId="67203875" w14:textId="6254EDE9" w:rsidR="00345262" w:rsidRPr="0056208B" w:rsidRDefault="00345262" w:rsidP="00345262">
      <w:pPr>
        <w:pStyle w:val="BulletListNormal"/>
        <w:ind w:left="714" w:hanging="357"/>
        <w:contextualSpacing/>
        <w:rPr>
          <w:sz w:val="20"/>
          <w:szCs w:val="24"/>
          <w:lang w:val="en-GB"/>
        </w:rPr>
      </w:pPr>
      <w:r w:rsidRPr="0056208B">
        <w:rPr>
          <w:sz w:val="20"/>
          <w:szCs w:val="24"/>
          <w:lang w:val="en-GB"/>
        </w:rPr>
        <w:t>Transportation, delivery, and on-site installation</w:t>
      </w:r>
    </w:p>
    <w:p w14:paraId="5A22CBA6" w14:textId="624D4DC9" w:rsidR="00345262" w:rsidRPr="0056208B" w:rsidRDefault="00345262" w:rsidP="00345262">
      <w:pPr>
        <w:pStyle w:val="BulletListNormal"/>
        <w:ind w:left="714" w:hanging="357"/>
        <w:contextualSpacing/>
        <w:rPr>
          <w:sz w:val="20"/>
          <w:szCs w:val="24"/>
          <w:lang w:val="en-GB"/>
        </w:rPr>
      </w:pPr>
      <w:r w:rsidRPr="0056208B">
        <w:rPr>
          <w:sz w:val="20"/>
          <w:szCs w:val="24"/>
          <w:lang w:val="en-GB"/>
        </w:rPr>
        <w:t>Stand-alone commissioning and testing, including QPLANT:CIS</w:t>
      </w:r>
    </w:p>
    <w:p w14:paraId="03EB95C5" w14:textId="6F37F0BD" w:rsidR="00345262" w:rsidRPr="0056208B" w:rsidRDefault="00345262" w:rsidP="00345262">
      <w:pPr>
        <w:pStyle w:val="BulletListNormal"/>
        <w:ind w:left="714" w:hanging="357"/>
        <w:contextualSpacing/>
        <w:rPr>
          <w:sz w:val="20"/>
          <w:szCs w:val="24"/>
          <w:lang w:val="en-GB"/>
        </w:rPr>
      </w:pPr>
      <w:r w:rsidRPr="0056208B">
        <w:rPr>
          <w:sz w:val="20"/>
          <w:szCs w:val="24"/>
          <w:lang w:val="en-GB"/>
        </w:rPr>
        <w:t>Quality assurance and quality control activities</w:t>
      </w:r>
    </w:p>
    <w:p w14:paraId="3F5A394D" w14:textId="4F5D81C2" w:rsidR="002F147F" w:rsidRPr="0056208B" w:rsidRDefault="002F147F" w:rsidP="002F147F">
      <w:pPr>
        <w:pStyle w:val="BulletListNormal"/>
        <w:ind w:left="714" w:hanging="357"/>
        <w:contextualSpacing/>
        <w:rPr>
          <w:sz w:val="20"/>
          <w:szCs w:val="24"/>
          <w:lang w:val="en-GB"/>
        </w:rPr>
      </w:pPr>
      <w:r w:rsidRPr="0056208B">
        <w:rPr>
          <w:sz w:val="20"/>
          <w:szCs w:val="24"/>
          <w:lang w:val="en-GB"/>
        </w:rPr>
        <w:t>Support service (based on time and material)</w:t>
      </w:r>
    </w:p>
    <w:p w14:paraId="2011B6B2" w14:textId="77777777" w:rsidR="00F86C82" w:rsidRPr="0056208B" w:rsidRDefault="00F86C82" w:rsidP="006712F2">
      <w:pPr>
        <w:pStyle w:val="ListBullet"/>
        <w:numPr>
          <w:ilvl w:val="0"/>
          <w:numId w:val="0"/>
        </w:numPr>
        <w:rPr>
          <w:sz w:val="20"/>
          <w:lang w:val="en-GB"/>
        </w:rPr>
      </w:pPr>
    </w:p>
    <w:p w14:paraId="76AFD963" w14:textId="546365B6" w:rsidR="006712F2" w:rsidRPr="0056208B" w:rsidRDefault="00EB726E" w:rsidP="006712F2">
      <w:pPr>
        <w:pStyle w:val="ListBullet"/>
        <w:numPr>
          <w:ilvl w:val="0"/>
          <w:numId w:val="0"/>
        </w:numPr>
        <w:rPr>
          <w:sz w:val="20"/>
          <w:lang w:val="en-GB"/>
        </w:rPr>
      </w:pPr>
      <w:r w:rsidRPr="0056208B">
        <w:rPr>
          <w:sz w:val="20"/>
          <w:lang w:val="en-GB"/>
        </w:rPr>
        <w:t xml:space="preserve">N.B: </w:t>
      </w:r>
      <w:r w:rsidR="006712F2" w:rsidRPr="0056208B">
        <w:rPr>
          <w:sz w:val="20"/>
          <w:lang w:val="en-GB"/>
        </w:rPr>
        <w:t>Integrated commissioning activities that involve end-user participation (e.g. CIS interfacing or operational acceptance testing by SCK CEN personnel) are outside the Contractor’s scope.</w:t>
      </w:r>
    </w:p>
    <w:p w14:paraId="324D5D60" w14:textId="77777777" w:rsidR="001A1F7A" w:rsidRPr="0056208B" w:rsidRDefault="001A1F7A" w:rsidP="006712F2">
      <w:pPr>
        <w:pStyle w:val="ListBullet"/>
        <w:numPr>
          <w:ilvl w:val="0"/>
          <w:numId w:val="0"/>
        </w:numPr>
        <w:rPr>
          <w:sz w:val="20"/>
          <w:lang w:val="en-GB"/>
        </w:rPr>
      </w:pPr>
    </w:p>
    <w:p w14:paraId="5333967C" w14:textId="77777777" w:rsidR="00342AD4" w:rsidRPr="0056208B" w:rsidRDefault="00342AD4" w:rsidP="00B5535E">
      <w:pPr>
        <w:pStyle w:val="Heading2numbered"/>
        <w:ind w:left="578" w:hanging="578"/>
      </w:pPr>
      <w:bookmarkStart w:id="79" w:name="_Toc200491766"/>
      <w:bookmarkStart w:id="80" w:name="_Toc202536079"/>
      <w:bookmarkStart w:id="81" w:name="_Toc202536867"/>
      <w:r w:rsidRPr="0056208B">
        <w:t xml:space="preserve">Scope of Supply by the </w:t>
      </w:r>
      <w:r w:rsidR="00CB1438" w:rsidRPr="0056208B">
        <w:t>Contractor</w:t>
      </w:r>
      <w:bookmarkEnd w:id="79"/>
      <w:bookmarkEnd w:id="80"/>
      <w:bookmarkEnd w:id="81"/>
    </w:p>
    <w:p w14:paraId="3F186427" w14:textId="56366DF2" w:rsidR="001A1F7A" w:rsidRPr="0056208B" w:rsidRDefault="001A1F7A" w:rsidP="001A1F7A">
      <w:pPr>
        <w:pStyle w:val="regular"/>
        <w:rPr>
          <w:rStyle w:val="Strong"/>
        </w:rPr>
      </w:pPr>
      <w:r w:rsidRPr="0056208B">
        <w:rPr>
          <w:rStyle w:val="Strong"/>
        </w:rPr>
        <w:t>Fixed Scope</w:t>
      </w:r>
    </w:p>
    <w:p w14:paraId="784C15AE" w14:textId="67DC9439" w:rsidR="00D54DA8" w:rsidRPr="0056208B" w:rsidRDefault="00D54DA8">
      <w:pPr>
        <w:pStyle w:val="BulletListNormal"/>
        <w:numPr>
          <w:ilvl w:val="0"/>
          <w:numId w:val="81"/>
        </w:numPr>
        <w:contextualSpacing/>
        <w:rPr>
          <w:sz w:val="20"/>
          <w:szCs w:val="24"/>
          <w:lang w:val="en-GB"/>
        </w:rPr>
      </w:pPr>
      <w:r w:rsidRPr="0056208B">
        <w:rPr>
          <w:sz w:val="20"/>
          <w:szCs w:val="24"/>
          <w:lang w:val="en-GB"/>
        </w:rPr>
        <w:t>One (1) fully functional Cryo</w:t>
      </w:r>
      <w:r w:rsidR="001C06A9" w:rsidRPr="0056208B">
        <w:rPr>
          <w:sz w:val="20"/>
          <w:szCs w:val="24"/>
          <w:lang w:val="en-GB"/>
        </w:rPr>
        <w:t>-</w:t>
      </w:r>
      <w:r w:rsidRPr="0056208B">
        <w:rPr>
          <w:sz w:val="20"/>
          <w:szCs w:val="24"/>
          <w:lang w:val="en-GB"/>
        </w:rPr>
        <w:t>plant including e.g.</w:t>
      </w:r>
    </w:p>
    <w:p w14:paraId="25C70B8E" w14:textId="73AABE1B" w:rsidR="001A1F7A" w:rsidRPr="0056208B" w:rsidRDefault="001A1F7A">
      <w:pPr>
        <w:pStyle w:val="BulletListNormal"/>
        <w:numPr>
          <w:ilvl w:val="1"/>
          <w:numId w:val="81"/>
        </w:numPr>
        <w:contextualSpacing/>
        <w:rPr>
          <w:sz w:val="20"/>
          <w:szCs w:val="24"/>
          <w:lang w:val="en-GB"/>
        </w:rPr>
      </w:pPr>
      <w:r w:rsidRPr="0056208B">
        <w:rPr>
          <w:sz w:val="20"/>
          <w:szCs w:val="24"/>
          <w:lang w:val="en-GB"/>
        </w:rPr>
        <w:t>Warm Compression Station (WCS)</w:t>
      </w:r>
    </w:p>
    <w:p w14:paraId="601302D4" w14:textId="77777777" w:rsidR="001A1F7A" w:rsidRPr="0056208B" w:rsidRDefault="001A1F7A">
      <w:pPr>
        <w:pStyle w:val="BulletListNormal"/>
        <w:numPr>
          <w:ilvl w:val="1"/>
          <w:numId w:val="81"/>
        </w:numPr>
        <w:contextualSpacing/>
        <w:rPr>
          <w:sz w:val="20"/>
          <w:szCs w:val="24"/>
          <w:lang w:val="en-GB"/>
        </w:rPr>
      </w:pPr>
      <w:r w:rsidRPr="0056208B">
        <w:rPr>
          <w:sz w:val="20"/>
          <w:szCs w:val="24"/>
          <w:lang w:val="en-GB"/>
        </w:rPr>
        <w:t>Refrigeration Cold Box (QRB)</w:t>
      </w:r>
    </w:p>
    <w:p w14:paraId="0F7718A6" w14:textId="77777777" w:rsidR="001A1F7A" w:rsidRPr="0056208B" w:rsidRDefault="001A1F7A">
      <w:pPr>
        <w:pStyle w:val="BulletListNormal"/>
        <w:numPr>
          <w:ilvl w:val="1"/>
          <w:numId w:val="81"/>
        </w:numPr>
        <w:contextualSpacing/>
        <w:rPr>
          <w:sz w:val="20"/>
          <w:szCs w:val="24"/>
          <w:lang w:val="en-GB"/>
        </w:rPr>
      </w:pPr>
      <w:r w:rsidRPr="0056208B">
        <w:rPr>
          <w:sz w:val="20"/>
          <w:szCs w:val="24"/>
          <w:lang w:val="en-GB"/>
        </w:rPr>
        <w:t>Internal piping and vacuum systems</w:t>
      </w:r>
    </w:p>
    <w:p w14:paraId="66F945A2" w14:textId="416B3500" w:rsidR="001A1F7A" w:rsidRPr="0056208B" w:rsidRDefault="001A1F7A">
      <w:pPr>
        <w:pStyle w:val="BulletListNormal"/>
        <w:numPr>
          <w:ilvl w:val="1"/>
          <w:numId w:val="81"/>
        </w:numPr>
        <w:contextualSpacing/>
        <w:rPr>
          <w:sz w:val="20"/>
          <w:szCs w:val="24"/>
          <w:lang w:val="en-GB"/>
        </w:rPr>
      </w:pPr>
      <w:r w:rsidRPr="0056208B">
        <w:rPr>
          <w:sz w:val="20"/>
          <w:szCs w:val="24"/>
          <w:lang w:val="en-GB"/>
        </w:rPr>
        <w:t>Control and in</w:t>
      </w:r>
      <w:r w:rsidR="00BC085F" w:rsidRPr="0056208B">
        <w:rPr>
          <w:sz w:val="20"/>
          <w:szCs w:val="24"/>
          <w:lang w:val="en-GB"/>
        </w:rPr>
        <w:t>terlock</w:t>
      </w:r>
      <w:r w:rsidR="00521D96" w:rsidRPr="0056208B">
        <w:rPr>
          <w:sz w:val="20"/>
          <w:szCs w:val="24"/>
          <w:lang w:val="en-GB"/>
        </w:rPr>
        <w:t xml:space="preserve"> </w:t>
      </w:r>
      <w:r w:rsidRPr="0056208B">
        <w:rPr>
          <w:sz w:val="20"/>
          <w:szCs w:val="24"/>
          <w:lang w:val="en-GB"/>
        </w:rPr>
        <w:t>system (QPLANT:CIS)</w:t>
      </w:r>
    </w:p>
    <w:p w14:paraId="6ED45DB7" w14:textId="77777777" w:rsidR="00BC085F" w:rsidRPr="0056208B" w:rsidRDefault="00BC085F">
      <w:pPr>
        <w:pStyle w:val="BulletListNormal"/>
        <w:numPr>
          <w:ilvl w:val="0"/>
          <w:numId w:val="81"/>
        </w:numPr>
        <w:contextualSpacing/>
        <w:rPr>
          <w:sz w:val="20"/>
          <w:szCs w:val="24"/>
          <w:lang w:val="en-GB"/>
        </w:rPr>
      </w:pPr>
      <w:r w:rsidRPr="0056208B">
        <w:rPr>
          <w:sz w:val="20"/>
          <w:szCs w:val="24"/>
          <w:lang w:val="en-GB"/>
        </w:rPr>
        <w:t>Helium inventory for commissioning and acceptance testing</w:t>
      </w:r>
    </w:p>
    <w:p w14:paraId="5C2DC9DF" w14:textId="66D286A9" w:rsidR="001A1F7A" w:rsidRPr="0056208B" w:rsidRDefault="001A1F7A">
      <w:pPr>
        <w:pStyle w:val="BulletListNormal"/>
        <w:numPr>
          <w:ilvl w:val="0"/>
          <w:numId w:val="81"/>
        </w:numPr>
        <w:contextualSpacing/>
        <w:rPr>
          <w:sz w:val="20"/>
          <w:szCs w:val="24"/>
          <w:lang w:val="en-GB"/>
        </w:rPr>
      </w:pPr>
      <w:r w:rsidRPr="0056208B">
        <w:rPr>
          <w:sz w:val="20"/>
          <w:szCs w:val="24"/>
          <w:lang w:val="en-GB"/>
        </w:rPr>
        <w:t>Full documentation package</w:t>
      </w:r>
    </w:p>
    <w:p w14:paraId="63A645E1" w14:textId="20269E3C" w:rsidR="001A1F7A" w:rsidRPr="0056208B" w:rsidRDefault="001A1F7A" w:rsidP="001A1F7A">
      <w:pPr>
        <w:pStyle w:val="regular"/>
        <w:rPr>
          <w:bCs/>
        </w:rPr>
      </w:pPr>
      <w:r w:rsidRPr="0056208B">
        <w:rPr>
          <w:rStyle w:val="Strong"/>
        </w:rPr>
        <w:t>Contingent parts</w:t>
      </w:r>
    </w:p>
    <w:p w14:paraId="2438FB36" w14:textId="42E0872E" w:rsidR="00150A3D" w:rsidRPr="0056208B" w:rsidRDefault="001C06A9">
      <w:pPr>
        <w:pStyle w:val="BulletListNormal"/>
        <w:numPr>
          <w:ilvl w:val="0"/>
          <w:numId w:val="80"/>
        </w:numPr>
        <w:contextualSpacing/>
        <w:rPr>
          <w:sz w:val="20"/>
          <w:szCs w:val="24"/>
          <w:lang w:val="en-GB"/>
        </w:rPr>
      </w:pPr>
      <w:r w:rsidRPr="0056208B">
        <w:rPr>
          <w:sz w:val="20"/>
          <w:szCs w:val="24"/>
          <w:lang w:val="en-GB"/>
        </w:rPr>
        <w:t>Set of</w:t>
      </w:r>
      <w:r w:rsidR="006F404B" w:rsidRPr="0056208B">
        <w:rPr>
          <w:sz w:val="20"/>
          <w:szCs w:val="24"/>
          <w:lang w:val="en-GB"/>
        </w:rPr>
        <w:t xml:space="preserve"> strategic </w:t>
      </w:r>
      <w:r w:rsidRPr="0056208B">
        <w:rPr>
          <w:sz w:val="20"/>
          <w:szCs w:val="24"/>
          <w:lang w:val="en-GB"/>
        </w:rPr>
        <w:t>s</w:t>
      </w:r>
      <w:r w:rsidR="00150A3D" w:rsidRPr="0056208B">
        <w:rPr>
          <w:sz w:val="20"/>
          <w:szCs w:val="24"/>
          <w:lang w:val="en-GB"/>
        </w:rPr>
        <w:t>pare parts</w:t>
      </w:r>
      <w:r w:rsidR="0093183D" w:rsidRPr="0056208B">
        <w:rPr>
          <w:sz w:val="20"/>
          <w:szCs w:val="24"/>
          <w:lang w:val="en-GB"/>
        </w:rPr>
        <w:t xml:space="preserve"> for </w:t>
      </w:r>
      <w:r w:rsidRPr="0056208B">
        <w:rPr>
          <w:sz w:val="20"/>
          <w:szCs w:val="24"/>
          <w:lang w:val="en-GB"/>
        </w:rPr>
        <w:t xml:space="preserve">the first </w:t>
      </w:r>
      <w:r w:rsidR="0093183D" w:rsidRPr="0056208B">
        <w:rPr>
          <w:sz w:val="20"/>
          <w:szCs w:val="24"/>
          <w:lang w:val="en-GB"/>
        </w:rPr>
        <w:t>5 years</w:t>
      </w:r>
    </w:p>
    <w:p w14:paraId="10CF1E52" w14:textId="6C62C553" w:rsidR="00C02A3C" w:rsidRPr="0056208B" w:rsidRDefault="001A1F7A">
      <w:pPr>
        <w:pStyle w:val="BulletListNormal"/>
        <w:numPr>
          <w:ilvl w:val="0"/>
          <w:numId w:val="80"/>
        </w:numPr>
        <w:contextualSpacing/>
        <w:rPr>
          <w:sz w:val="20"/>
          <w:szCs w:val="24"/>
          <w:lang w:val="en-GB"/>
        </w:rPr>
      </w:pPr>
      <w:r w:rsidRPr="0056208B">
        <w:rPr>
          <w:sz w:val="20"/>
          <w:szCs w:val="24"/>
          <w:lang w:val="en-GB"/>
        </w:rPr>
        <w:t xml:space="preserve">Warm Storage Helium (WSH) </w:t>
      </w:r>
      <w:commentRangeStart w:id="82"/>
      <w:r w:rsidRPr="0056208B">
        <w:rPr>
          <w:sz w:val="20"/>
          <w:szCs w:val="24"/>
          <w:lang w:val="en-GB"/>
        </w:rPr>
        <w:t>vessels</w:t>
      </w:r>
      <w:commentRangeEnd w:id="82"/>
      <w:r w:rsidR="00BA40D4" w:rsidRPr="0056208B">
        <w:rPr>
          <w:sz w:val="20"/>
          <w:szCs w:val="24"/>
          <w:lang w:val="en-GB"/>
        </w:rPr>
        <w:commentReference w:id="82"/>
      </w:r>
    </w:p>
    <w:p w14:paraId="6B07F5F8" w14:textId="7B04C22F" w:rsidR="007F3486" w:rsidRPr="0056208B" w:rsidRDefault="00150A3D">
      <w:pPr>
        <w:pStyle w:val="BulletListNormal"/>
        <w:numPr>
          <w:ilvl w:val="0"/>
          <w:numId w:val="80"/>
        </w:numPr>
        <w:contextualSpacing/>
        <w:rPr>
          <w:sz w:val="20"/>
          <w:szCs w:val="24"/>
          <w:lang w:val="en-GB"/>
        </w:rPr>
      </w:pPr>
      <w:r w:rsidRPr="0056208B">
        <w:rPr>
          <w:sz w:val="20"/>
          <w:szCs w:val="24"/>
          <w:lang w:val="en-GB"/>
        </w:rPr>
        <w:t xml:space="preserve">Yearly </w:t>
      </w:r>
      <w:r w:rsidR="001A1F7A" w:rsidRPr="0056208B">
        <w:rPr>
          <w:sz w:val="20"/>
          <w:szCs w:val="24"/>
          <w:lang w:val="en-GB"/>
        </w:rPr>
        <w:t>Service Level Agreement (SLA)</w:t>
      </w:r>
    </w:p>
    <w:p w14:paraId="31FBE617" w14:textId="74E8A6C8" w:rsidR="00C02A3C" w:rsidRPr="0056208B" w:rsidRDefault="00150A3D" w:rsidP="007E7ED5">
      <w:r w:rsidRPr="0056208B">
        <w:t>N.B.: There is no order/preference assumed for the contingent parts.</w:t>
      </w:r>
    </w:p>
    <w:p w14:paraId="22E85904" w14:textId="77777777" w:rsidR="0004364B" w:rsidRPr="0056208B" w:rsidRDefault="0004364B" w:rsidP="00CF746A">
      <w:pPr>
        <w:pStyle w:val="regular"/>
        <w:rPr>
          <w:szCs w:val="20"/>
        </w:rPr>
      </w:pPr>
    </w:p>
    <w:p w14:paraId="4E5AA678" w14:textId="77777777" w:rsidR="00342AD4" w:rsidRPr="0056208B" w:rsidRDefault="00BD2ADA" w:rsidP="00B5535E">
      <w:pPr>
        <w:pStyle w:val="Heading1numbered"/>
      </w:pPr>
      <w:bookmarkStart w:id="83" w:name="_Toc200491767"/>
      <w:bookmarkStart w:id="84" w:name="_Toc202536080"/>
      <w:bookmarkStart w:id="85" w:name="_Toc202536868"/>
      <w:r w:rsidRPr="0056208B">
        <w:lastRenderedPageBreak/>
        <w:t xml:space="preserve">Technical </w:t>
      </w:r>
      <w:r w:rsidR="00342AD4" w:rsidRPr="0056208B">
        <w:t>Requirements</w:t>
      </w:r>
      <w:bookmarkEnd w:id="83"/>
      <w:bookmarkEnd w:id="84"/>
      <w:bookmarkEnd w:id="85"/>
    </w:p>
    <w:p w14:paraId="06B12503" w14:textId="1DF6BE5C" w:rsidR="00342AD4" w:rsidRPr="0056208B" w:rsidRDefault="00CE20A0" w:rsidP="00B5535E">
      <w:pPr>
        <w:pStyle w:val="Heading2numbered"/>
      </w:pPr>
      <w:r w:rsidRPr="0056208B">
        <w:t>Introduction</w:t>
      </w:r>
    </w:p>
    <w:p w14:paraId="54E58847" w14:textId="1E0C43F1" w:rsidR="00383991" w:rsidRPr="0056208B" w:rsidRDefault="00383991" w:rsidP="008565AD">
      <w:pPr>
        <w:pStyle w:val="0AClause"/>
        <w:jc w:val="both"/>
        <w:rPr>
          <w:lang w:val="en-GB"/>
        </w:rPr>
      </w:pPr>
      <w:r w:rsidRPr="0056208B">
        <w:rPr>
          <w:lang w:val="en-GB"/>
        </w:rPr>
        <w:t xml:space="preserve">The Contractor shall be fully responsible for </w:t>
      </w:r>
      <w:commentRangeStart w:id="86"/>
      <w:r w:rsidRPr="0056208B">
        <w:rPr>
          <w:lang w:val="en-GB"/>
        </w:rPr>
        <w:t>ensuring</w:t>
      </w:r>
      <w:commentRangeEnd w:id="86"/>
      <w:r w:rsidR="0097346B" w:rsidRPr="0056208B">
        <w:rPr>
          <w:rStyle w:val="CommentReference"/>
          <w:lang w:val="en-GB"/>
        </w:rPr>
        <w:commentReference w:id="86"/>
      </w:r>
      <w:r w:rsidRPr="0056208B">
        <w:rPr>
          <w:lang w:val="en-GB"/>
        </w:rPr>
        <w:t xml:space="preserve"> that the Deliverables and Services provided fully meet the specified requirements for the Contract</w:t>
      </w:r>
      <w:r w:rsidR="00352FF0" w:rsidRPr="0056208B">
        <w:rPr>
          <w:lang w:val="en-GB"/>
        </w:rPr>
        <w:t xml:space="preserve">.  </w:t>
      </w:r>
      <w:r w:rsidRPr="0056208B">
        <w:rPr>
          <w:lang w:val="en-GB"/>
        </w:rPr>
        <w:t>Therefore, the Applicant shall duly analyse the SCK CEN’s Tender Documents and evaluate whether sufficient information is presented to allow the Applicant to put forward a proposal that ensures the delivery of the procured items meets the specified requirements.</w:t>
      </w:r>
    </w:p>
    <w:p w14:paraId="04AA01BC" w14:textId="01576CC7" w:rsidR="00383991" w:rsidRPr="0056208B" w:rsidRDefault="00383991" w:rsidP="008565AD">
      <w:pPr>
        <w:pStyle w:val="0AClause"/>
        <w:jc w:val="both"/>
        <w:rPr>
          <w:lang w:val="en-GB"/>
        </w:rPr>
      </w:pPr>
      <w:r w:rsidRPr="0056208B">
        <w:rPr>
          <w:lang w:val="en-GB"/>
        </w:rPr>
        <w:t>If certain information is found to be lacking, the Applicant must request this information from SCK CEN without undue delay (according to §1.6 of the Main Tender Document)</w:t>
      </w:r>
      <w:r w:rsidR="00352FF0" w:rsidRPr="0056208B">
        <w:rPr>
          <w:lang w:val="en-GB"/>
        </w:rPr>
        <w:t xml:space="preserve">.  </w:t>
      </w:r>
      <w:r w:rsidRPr="0056208B">
        <w:rPr>
          <w:lang w:val="en-GB"/>
        </w:rPr>
        <w:t>In accordance with §1.7 of the Main Tender Document, the Contractor may no longer rely on information lacking after submission of its offer</w:t>
      </w:r>
      <w:r w:rsidR="00352FF0" w:rsidRPr="0056208B">
        <w:rPr>
          <w:lang w:val="en-GB"/>
        </w:rPr>
        <w:t xml:space="preserve">.  </w:t>
      </w:r>
      <w:r w:rsidRPr="0056208B">
        <w:rPr>
          <w:lang w:val="en-GB"/>
        </w:rPr>
        <w:t>If the Contractor identifies a lack of information during the performance of the Contract, this shall not give rise to any basis for a Variation.</w:t>
      </w:r>
    </w:p>
    <w:p w14:paraId="09113908" w14:textId="20DA2596" w:rsidR="00383991" w:rsidRPr="0056208B" w:rsidRDefault="00383991" w:rsidP="000527F7">
      <w:pPr>
        <w:pStyle w:val="SysReq3"/>
        <w:rPr>
          <w:lang w:val="en-GB"/>
        </w:rPr>
      </w:pPr>
      <w:r w:rsidRPr="0056208B">
        <w:rPr>
          <w:lang w:val="en-GB"/>
        </w:rPr>
        <w:t xml:space="preserve">In the offer, the Applicant shall explicitly list all additional requirements (beyond those specified by SCK CEN) which have been defined by the </w:t>
      </w:r>
      <w:r w:rsidR="00DA4961" w:rsidRPr="0056208B">
        <w:rPr>
          <w:lang w:val="en-GB"/>
        </w:rPr>
        <w:t>Applicant,</w:t>
      </w:r>
      <w:r w:rsidRPr="0056208B">
        <w:rPr>
          <w:lang w:val="en-GB"/>
        </w:rPr>
        <w:t xml:space="preserve"> and which are assumed to be necessary for fulfilling the intended function, performance, or integration of the proposed solution</w:t>
      </w:r>
      <w:r w:rsidR="00352FF0" w:rsidRPr="0056208B">
        <w:rPr>
          <w:lang w:val="en-GB"/>
        </w:rPr>
        <w:t xml:space="preserve">.  </w:t>
      </w:r>
      <w:r w:rsidR="00CE5529" w:rsidRPr="0056208B">
        <w:rPr>
          <w:lang w:val="en-GB"/>
        </w:rPr>
        <w:t>A</w:t>
      </w:r>
      <w:r w:rsidRPr="0056208B">
        <w:rPr>
          <w:lang w:val="en-GB"/>
        </w:rPr>
        <w:t xml:space="preserve">ll such assumptions and requirements </w:t>
      </w:r>
      <w:r w:rsidR="000F1351" w:rsidRPr="0056208B">
        <w:rPr>
          <w:lang w:val="en-GB"/>
        </w:rPr>
        <w:t xml:space="preserve">shall be </w:t>
      </w:r>
      <w:r w:rsidRPr="0056208B">
        <w:rPr>
          <w:lang w:val="en-GB"/>
        </w:rPr>
        <w:t>clearly identified, justified, and documented as part of the offer</w:t>
      </w:r>
      <w:r w:rsidR="00352FF0" w:rsidRPr="0056208B">
        <w:rPr>
          <w:lang w:val="en-GB"/>
        </w:rPr>
        <w:t xml:space="preserve">. </w:t>
      </w:r>
      <w:r w:rsidRPr="0056208B">
        <w:rPr>
          <w:lang w:val="en-GB"/>
        </w:rPr>
        <w:t>These may be used as a basis for the system design and/or verification.</w:t>
      </w:r>
    </w:p>
    <w:p w14:paraId="74C59011" w14:textId="67CD7B12" w:rsidR="00383991" w:rsidRPr="0056208B" w:rsidRDefault="00383991" w:rsidP="008565AD">
      <w:pPr>
        <w:pStyle w:val="0AClause"/>
        <w:jc w:val="both"/>
        <w:rPr>
          <w:lang w:val="en-GB"/>
        </w:rPr>
      </w:pPr>
      <w:r w:rsidRPr="0056208B">
        <w:rPr>
          <w:lang w:val="en-GB"/>
        </w:rPr>
        <w:t>The technical requirements imposed by SCK CEN (including, but not limited to norms and other standards, processes, and their parameters) applicable to the development, performance, and quality (inspections, tests, etc.) of the procured items are specified in the present document and all other documents referred to herein</w:t>
      </w:r>
      <w:r w:rsidR="00352FF0" w:rsidRPr="0056208B">
        <w:rPr>
          <w:lang w:val="en-GB"/>
        </w:rPr>
        <w:t xml:space="preserve">.  </w:t>
      </w:r>
      <w:r w:rsidR="007E7BDC" w:rsidRPr="0056208B">
        <w:rPr>
          <w:lang w:val="en-GB"/>
        </w:rPr>
        <w:t xml:space="preserve">In principle, these requirements are mandatory, unless adjusted in accordance with the principles set forth in the subsequent </w:t>
      </w:r>
      <w:r w:rsidR="00E46CCE" w:rsidRPr="0056208B">
        <w:rPr>
          <w:lang w:val="en-GB"/>
        </w:rPr>
        <w:t>paragraphs</w:t>
      </w:r>
      <w:r w:rsidR="00E46CCE" w:rsidRPr="0056208B" w:rsidDel="007E7BDC">
        <w:rPr>
          <w:lang w:val="en-GB"/>
        </w:rPr>
        <w:t>.</w:t>
      </w:r>
    </w:p>
    <w:p w14:paraId="5A34C3CD" w14:textId="4E54B0BF" w:rsidR="00383991" w:rsidRPr="0056208B" w:rsidRDefault="00383991" w:rsidP="000527F7">
      <w:pPr>
        <w:pStyle w:val="SysReq3"/>
        <w:rPr>
          <w:lang w:val="en-GB"/>
        </w:rPr>
      </w:pPr>
      <w:r w:rsidRPr="0056208B">
        <w:rPr>
          <w:lang w:val="en-GB"/>
        </w:rPr>
        <w:t>If certain technical requirements are not met (e.g. if a requested norm, standard, or preferred process parameter is not implemented), the Applicant shall clearly state this deviation in the offer</w:t>
      </w:r>
      <w:r w:rsidR="00352FF0" w:rsidRPr="0056208B">
        <w:rPr>
          <w:lang w:val="en-GB"/>
        </w:rPr>
        <w:t xml:space="preserve">.  </w:t>
      </w:r>
      <w:r w:rsidRPr="0056208B">
        <w:rPr>
          <w:lang w:val="en-GB"/>
        </w:rPr>
        <w:t>The Applicant shall provide a clear description and justification for the proposed alternative.</w:t>
      </w:r>
    </w:p>
    <w:p w14:paraId="35487168" w14:textId="2C017E2A" w:rsidR="00383991" w:rsidRPr="0056208B" w:rsidRDefault="00383991" w:rsidP="000527F7">
      <w:pPr>
        <w:pStyle w:val="SysReq3"/>
        <w:rPr>
          <w:lang w:val="en-GB"/>
        </w:rPr>
      </w:pPr>
      <w:r w:rsidRPr="0056208B">
        <w:rPr>
          <w:lang w:val="en-GB"/>
        </w:rPr>
        <w:t xml:space="preserve">In </w:t>
      </w:r>
      <w:r w:rsidR="00E46CCE" w:rsidRPr="0056208B">
        <w:rPr>
          <w:lang w:val="en-GB"/>
        </w:rPr>
        <w:t>the</w:t>
      </w:r>
      <w:r w:rsidRPr="0056208B">
        <w:rPr>
          <w:lang w:val="en-GB"/>
        </w:rPr>
        <w:t xml:space="preserve"> offer, the Applicant may suggest modifications to the technical requirements imposed by this document, where such modifications improve cost, reliability, safety, ease of use, or any other functional aspect of the QPLANT</w:t>
      </w:r>
      <w:r w:rsidR="00352FF0" w:rsidRPr="0056208B">
        <w:rPr>
          <w:lang w:val="en-GB"/>
        </w:rPr>
        <w:t xml:space="preserve">.  </w:t>
      </w:r>
      <w:r w:rsidRPr="0056208B">
        <w:rPr>
          <w:lang w:val="en-GB"/>
        </w:rPr>
        <w:t xml:space="preserve">Each modification shall be supported by an assessment of its advantages and </w:t>
      </w:r>
      <w:r w:rsidR="00352FF0" w:rsidRPr="0056208B">
        <w:rPr>
          <w:lang w:val="en-GB"/>
        </w:rPr>
        <w:t xml:space="preserve">drawbacks.  </w:t>
      </w:r>
      <w:r w:rsidRPr="0056208B">
        <w:rPr>
          <w:lang w:val="en-GB"/>
        </w:rPr>
        <w:t>The Applicant shall submit a single offer, inclusive of all proposed modifications, representing the most optimal solution</w:t>
      </w:r>
      <w:r w:rsidR="00352FF0" w:rsidRPr="0056208B">
        <w:rPr>
          <w:lang w:val="en-GB"/>
        </w:rPr>
        <w:t xml:space="preserve">.  </w:t>
      </w:r>
      <w:r w:rsidRPr="0056208B">
        <w:rPr>
          <w:lang w:val="en-GB"/>
        </w:rPr>
        <w:t xml:space="preserve">Multiple alternative offers shall not be </w:t>
      </w:r>
      <w:r w:rsidR="006C0A13" w:rsidRPr="0056208B">
        <w:rPr>
          <w:lang w:val="en-GB"/>
        </w:rPr>
        <w:t>permitted.</w:t>
      </w:r>
    </w:p>
    <w:p w14:paraId="373365C5" w14:textId="6F4CD368" w:rsidR="00383991" w:rsidRPr="0056208B" w:rsidRDefault="00383991" w:rsidP="000527F7">
      <w:pPr>
        <w:pStyle w:val="SysReq3"/>
        <w:rPr>
          <w:lang w:val="en-GB"/>
        </w:rPr>
      </w:pPr>
      <w:r w:rsidRPr="0056208B">
        <w:rPr>
          <w:lang w:val="en-GB"/>
        </w:rPr>
        <w:t>The offer shall contain an overview of the main Contract activities</w:t>
      </w:r>
      <w:r w:rsidR="00352FF0" w:rsidRPr="0056208B">
        <w:rPr>
          <w:lang w:val="en-GB"/>
        </w:rPr>
        <w:t xml:space="preserve">.  </w:t>
      </w:r>
      <w:r w:rsidRPr="0056208B">
        <w:rPr>
          <w:lang w:val="en-GB"/>
        </w:rPr>
        <w:t xml:space="preserve">For each activity, the Applicant shall detail how requirements will be met, </w:t>
      </w:r>
      <w:r w:rsidR="00BC793A" w:rsidRPr="0056208B">
        <w:rPr>
          <w:lang w:val="en-GB"/>
        </w:rPr>
        <w:t xml:space="preserve">the </w:t>
      </w:r>
      <w:r w:rsidRPr="0056208B">
        <w:rPr>
          <w:lang w:val="en-GB"/>
        </w:rPr>
        <w:t>selected processes and techniques</w:t>
      </w:r>
      <w:r w:rsidR="00BC793A" w:rsidRPr="0056208B">
        <w:rPr>
          <w:lang w:val="en-GB"/>
        </w:rPr>
        <w:t xml:space="preserve"> that shall be implemented, etc. Where applicable, the Applicant is to give at least the details as requested in the present document.</w:t>
      </w:r>
      <w:r w:rsidR="00352FF0" w:rsidRPr="0056208B">
        <w:rPr>
          <w:lang w:val="en-GB"/>
        </w:rPr>
        <w:t xml:space="preserve"> </w:t>
      </w:r>
      <w:r w:rsidRPr="0056208B">
        <w:rPr>
          <w:lang w:val="en-GB"/>
        </w:rPr>
        <w:t xml:space="preserve">If no detail level is defined in this document, </w:t>
      </w:r>
      <w:r w:rsidR="00BC793A" w:rsidRPr="0056208B">
        <w:rPr>
          <w:lang w:val="en-GB"/>
        </w:rPr>
        <w:t>the Applicant is to choose, based on its experience, the appropriate (level of) detail(s) to be provided in relation to the criticality and/or complexity of the activity</w:t>
      </w:r>
      <w:r w:rsidRPr="0056208B">
        <w:rPr>
          <w:lang w:val="en-GB"/>
        </w:rPr>
        <w:t>.</w:t>
      </w:r>
    </w:p>
    <w:p w14:paraId="1D7171E8" w14:textId="7BF518C2" w:rsidR="00383991" w:rsidRPr="0056208B" w:rsidRDefault="00383991" w:rsidP="008565AD">
      <w:pPr>
        <w:pStyle w:val="0AClause"/>
        <w:jc w:val="both"/>
        <w:rPr>
          <w:lang w:val="en-GB"/>
        </w:rPr>
      </w:pPr>
      <w:r w:rsidRPr="0056208B">
        <w:rPr>
          <w:lang w:val="en-GB"/>
        </w:rPr>
        <w:t>During negotiations, deviations and modifications shall be discussed between SCK CEN and the Applicant</w:t>
      </w:r>
      <w:r w:rsidR="00352FF0" w:rsidRPr="0056208B">
        <w:rPr>
          <w:lang w:val="en-GB"/>
        </w:rPr>
        <w:t xml:space="preserve">.  </w:t>
      </w:r>
      <w:r w:rsidRPr="0056208B">
        <w:rPr>
          <w:lang w:val="en-GB"/>
        </w:rPr>
        <w:t>SCK CEN reserves the right to refuse any deviation or modification at its sole discretion and without justification</w:t>
      </w:r>
      <w:r w:rsidR="00352FF0" w:rsidRPr="0056208B">
        <w:rPr>
          <w:lang w:val="en-GB"/>
        </w:rPr>
        <w:t xml:space="preserve">.  </w:t>
      </w:r>
      <w:r w:rsidRPr="0056208B">
        <w:rPr>
          <w:lang w:val="en-GB"/>
        </w:rPr>
        <w:t>Only deviations and modifications with prior written approval from SCK CEN may be implemented.</w:t>
      </w:r>
    </w:p>
    <w:p w14:paraId="242B8416" w14:textId="0466B95A" w:rsidR="00766AC3" w:rsidRPr="0056208B" w:rsidRDefault="00412630" w:rsidP="005479E2">
      <w:pPr>
        <w:pStyle w:val="Heading2numbered"/>
        <w:keepNext/>
        <w:keepLines/>
        <w:ind w:left="578" w:hanging="578"/>
      </w:pPr>
      <w:bookmarkStart w:id="87" w:name="_Toc192335394"/>
      <w:bookmarkStart w:id="88" w:name="_Toc192405921"/>
      <w:bookmarkStart w:id="89" w:name="_Toc192408326"/>
      <w:bookmarkStart w:id="90" w:name="_Toc192408772"/>
      <w:bookmarkStart w:id="91" w:name="_Toc192496232"/>
      <w:bookmarkStart w:id="92" w:name="_Toc192502437"/>
      <w:bookmarkStart w:id="93" w:name="_Toc192509326"/>
      <w:bookmarkStart w:id="94" w:name="_Toc192510047"/>
      <w:bookmarkStart w:id="95" w:name="_Toc192515937"/>
      <w:bookmarkStart w:id="96" w:name="_Toc192579040"/>
      <w:bookmarkStart w:id="97" w:name="_Toc192580981"/>
      <w:bookmarkStart w:id="98" w:name="_Toc192581423"/>
      <w:bookmarkStart w:id="99" w:name="_Toc192762453"/>
      <w:bookmarkStart w:id="100" w:name="_Toc192765027"/>
      <w:bookmarkStart w:id="101" w:name="_Toc192765640"/>
      <w:bookmarkStart w:id="102" w:name="_Toc192782192"/>
      <w:bookmarkStart w:id="103" w:name="_Toc192782800"/>
      <w:bookmarkStart w:id="104" w:name="_Toc192850719"/>
      <w:bookmarkStart w:id="105" w:name="_Toc192929206"/>
      <w:bookmarkStart w:id="106" w:name="_Toc192934894"/>
      <w:bookmarkStart w:id="107" w:name="_Toc193016242"/>
      <w:bookmarkStart w:id="108" w:name="_Toc192335395"/>
      <w:bookmarkStart w:id="109" w:name="_Toc192405922"/>
      <w:bookmarkStart w:id="110" w:name="_Toc192408327"/>
      <w:bookmarkStart w:id="111" w:name="_Toc192408773"/>
      <w:bookmarkStart w:id="112" w:name="_Toc192496233"/>
      <w:bookmarkStart w:id="113" w:name="_Toc192502438"/>
      <w:bookmarkStart w:id="114" w:name="_Toc192509327"/>
      <w:bookmarkStart w:id="115" w:name="_Toc192510048"/>
      <w:bookmarkStart w:id="116" w:name="_Toc192515938"/>
      <w:bookmarkStart w:id="117" w:name="_Toc192579041"/>
      <w:bookmarkStart w:id="118" w:name="_Toc192580982"/>
      <w:bookmarkStart w:id="119" w:name="_Toc192581424"/>
      <w:bookmarkStart w:id="120" w:name="_Toc192762454"/>
      <w:bookmarkStart w:id="121" w:name="_Toc192765028"/>
      <w:bookmarkStart w:id="122" w:name="_Toc192765641"/>
      <w:bookmarkStart w:id="123" w:name="_Toc192782193"/>
      <w:bookmarkStart w:id="124" w:name="_Toc192782801"/>
      <w:bookmarkStart w:id="125" w:name="_Toc192850720"/>
      <w:bookmarkStart w:id="126" w:name="_Toc192929207"/>
      <w:bookmarkStart w:id="127" w:name="_Toc192934895"/>
      <w:bookmarkStart w:id="128" w:name="_Toc193016243"/>
      <w:bookmarkStart w:id="129" w:name="_Toc192335396"/>
      <w:bookmarkStart w:id="130" w:name="_Toc192405923"/>
      <w:bookmarkStart w:id="131" w:name="_Toc192408328"/>
      <w:bookmarkStart w:id="132" w:name="_Toc192408774"/>
      <w:bookmarkStart w:id="133" w:name="_Toc192496234"/>
      <w:bookmarkStart w:id="134" w:name="_Toc192502439"/>
      <w:bookmarkStart w:id="135" w:name="_Toc192509328"/>
      <w:bookmarkStart w:id="136" w:name="_Toc192510049"/>
      <w:bookmarkStart w:id="137" w:name="_Toc192515939"/>
      <w:bookmarkStart w:id="138" w:name="_Toc192579042"/>
      <w:bookmarkStart w:id="139" w:name="_Toc192580983"/>
      <w:bookmarkStart w:id="140" w:name="_Toc192581425"/>
      <w:bookmarkStart w:id="141" w:name="_Toc192762455"/>
      <w:bookmarkStart w:id="142" w:name="_Toc192765029"/>
      <w:bookmarkStart w:id="143" w:name="_Toc192765642"/>
      <w:bookmarkStart w:id="144" w:name="_Toc192782194"/>
      <w:bookmarkStart w:id="145" w:name="_Toc192782802"/>
      <w:bookmarkStart w:id="146" w:name="_Toc192850721"/>
      <w:bookmarkStart w:id="147" w:name="_Toc192929208"/>
      <w:bookmarkStart w:id="148" w:name="_Toc192934896"/>
      <w:bookmarkStart w:id="149" w:name="_Toc193016244"/>
      <w:bookmarkStart w:id="150" w:name="_Toc192335397"/>
      <w:bookmarkStart w:id="151" w:name="_Toc192405924"/>
      <w:bookmarkStart w:id="152" w:name="_Toc192408329"/>
      <w:bookmarkStart w:id="153" w:name="_Toc192408775"/>
      <w:bookmarkStart w:id="154" w:name="_Toc192496235"/>
      <w:bookmarkStart w:id="155" w:name="_Toc192502440"/>
      <w:bookmarkStart w:id="156" w:name="_Toc192509329"/>
      <w:bookmarkStart w:id="157" w:name="_Toc192510050"/>
      <w:bookmarkStart w:id="158" w:name="_Toc192515940"/>
      <w:bookmarkStart w:id="159" w:name="_Toc192579043"/>
      <w:bookmarkStart w:id="160" w:name="_Toc192580984"/>
      <w:bookmarkStart w:id="161" w:name="_Toc192581426"/>
      <w:bookmarkStart w:id="162" w:name="_Toc192762456"/>
      <w:bookmarkStart w:id="163" w:name="_Toc192765030"/>
      <w:bookmarkStart w:id="164" w:name="_Toc192765643"/>
      <w:bookmarkStart w:id="165" w:name="_Toc192782195"/>
      <w:bookmarkStart w:id="166" w:name="_Toc192782803"/>
      <w:bookmarkStart w:id="167" w:name="_Toc192850722"/>
      <w:bookmarkStart w:id="168" w:name="_Toc192929209"/>
      <w:bookmarkStart w:id="169" w:name="_Toc192934897"/>
      <w:bookmarkStart w:id="170" w:name="_Toc193016245"/>
      <w:bookmarkStart w:id="171" w:name="_Toc192335398"/>
      <w:bookmarkStart w:id="172" w:name="_Toc192405925"/>
      <w:bookmarkStart w:id="173" w:name="_Toc192408330"/>
      <w:bookmarkStart w:id="174" w:name="_Toc192408776"/>
      <w:bookmarkStart w:id="175" w:name="_Toc192496236"/>
      <w:bookmarkStart w:id="176" w:name="_Toc192502441"/>
      <w:bookmarkStart w:id="177" w:name="_Toc192509330"/>
      <w:bookmarkStart w:id="178" w:name="_Toc192510051"/>
      <w:bookmarkStart w:id="179" w:name="_Toc192515941"/>
      <w:bookmarkStart w:id="180" w:name="_Toc192579044"/>
      <w:bookmarkStart w:id="181" w:name="_Toc192580985"/>
      <w:bookmarkStart w:id="182" w:name="_Toc192581427"/>
      <w:bookmarkStart w:id="183" w:name="_Toc192762457"/>
      <w:bookmarkStart w:id="184" w:name="_Toc192765031"/>
      <w:bookmarkStart w:id="185" w:name="_Toc192765644"/>
      <w:bookmarkStart w:id="186" w:name="_Toc192782196"/>
      <w:bookmarkStart w:id="187" w:name="_Toc192782804"/>
      <w:bookmarkStart w:id="188" w:name="_Toc192850723"/>
      <w:bookmarkStart w:id="189" w:name="_Toc192929210"/>
      <w:bookmarkStart w:id="190" w:name="_Toc192934898"/>
      <w:bookmarkStart w:id="191" w:name="_Toc193016246"/>
      <w:bookmarkStart w:id="192" w:name="_Toc192335399"/>
      <w:bookmarkStart w:id="193" w:name="_Toc192405926"/>
      <w:bookmarkStart w:id="194" w:name="_Toc192408331"/>
      <w:bookmarkStart w:id="195" w:name="_Toc192408777"/>
      <w:bookmarkStart w:id="196" w:name="_Toc192496237"/>
      <w:bookmarkStart w:id="197" w:name="_Toc192502442"/>
      <w:bookmarkStart w:id="198" w:name="_Toc192509331"/>
      <w:bookmarkStart w:id="199" w:name="_Toc192510052"/>
      <w:bookmarkStart w:id="200" w:name="_Toc192515942"/>
      <w:bookmarkStart w:id="201" w:name="_Toc192579045"/>
      <w:bookmarkStart w:id="202" w:name="_Toc192580986"/>
      <w:bookmarkStart w:id="203" w:name="_Toc192581428"/>
      <w:bookmarkStart w:id="204" w:name="_Toc192762458"/>
      <w:bookmarkStart w:id="205" w:name="_Toc192765032"/>
      <w:bookmarkStart w:id="206" w:name="_Toc192765645"/>
      <w:bookmarkStart w:id="207" w:name="_Toc192782197"/>
      <w:bookmarkStart w:id="208" w:name="_Toc192782805"/>
      <w:bookmarkStart w:id="209" w:name="_Toc192850724"/>
      <w:bookmarkStart w:id="210" w:name="_Toc192929211"/>
      <w:bookmarkStart w:id="211" w:name="_Toc192934899"/>
      <w:bookmarkStart w:id="212" w:name="_Toc193016247"/>
      <w:bookmarkStart w:id="213" w:name="_Toc192335400"/>
      <w:bookmarkStart w:id="214" w:name="_Toc192405927"/>
      <w:bookmarkStart w:id="215" w:name="_Toc192408332"/>
      <w:bookmarkStart w:id="216" w:name="_Toc192408778"/>
      <w:bookmarkStart w:id="217" w:name="_Toc192496238"/>
      <w:bookmarkStart w:id="218" w:name="_Toc192502443"/>
      <w:bookmarkStart w:id="219" w:name="_Toc192509332"/>
      <w:bookmarkStart w:id="220" w:name="_Toc192510053"/>
      <w:bookmarkStart w:id="221" w:name="_Toc192515943"/>
      <w:bookmarkStart w:id="222" w:name="_Toc192579046"/>
      <w:bookmarkStart w:id="223" w:name="_Toc192580987"/>
      <w:bookmarkStart w:id="224" w:name="_Toc192581429"/>
      <w:bookmarkStart w:id="225" w:name="_Toc192762459"/>
      <w:bookmarkStart w:id="226" w:name="_Toc192765033"/>
      <w:bookmarkStart w:id="227" w:name="_Toc192765646"/>
      <w:bookmarkStart w:id="228" w:name="_Toc192782198"/>
      <w:bookmarkStart w:id="229" w:name="_Toc192782806"/>
      <w:bookmarkStart w:id="230" w:name="_Toc192850725"/>
      <w:bookmarkStart w:id="231" w:name="_Toc192929212"/>
      <w:bookmarkStart w:id="232" w:name="_Toc192934900"/>
      <w:bookmarkStart w:id="233" w:name="_Toc193016248"/>
      <w:bookmarkStart w:id="234" w:name="_Toc192335401"/>
      <w:bookmarkStart w:id="235" w:name="_Toc192405928"/>
      <w:bookmarkStart w:id="236" w:name="_Toc192408333"/>
      <w:bookmarkStart w:id="237" w:name="_Toc192408779"/>
      <w:bookmarkStart w:id="238" w:name="_Toc192496239"/>
      <w:bookmarkStart w:id="239" w:name="_Toc192502444"/>
      <w:bookmarkStart w:id="240" w:name="_Toc192509333"/>
      <w:bookmarkStart w:id="241" w:name="_Toc192510054"/>
      <w:bookmarkStart w:id="242" w:name="_Toc192515944"/>
      <w:bookmarkStart w:id="243" w:name="_Toc192579047"/>
      <w:bookmarkStart w:id="244" w:name="_Toc192580988"/>
      <w:bookmarkStart w:id="245" w:name="_Toc192581430"/>
      <w:bookmarkStart w:id="246" w:name="_Toc192762460"/>
      <w:bookmarkStart w:id="247" w:name="_Toc192765034"/>
      <w:bookmarkStart w:id="248" w:name="_Toc192765647"/>
      <w:bookmarkStart w:id="249" w:name="_Toc192782199"/>
      <w:bookmarkStart w:id="250" w:name="_Toc192782807"/>
      <w:bookmarkStart w:id="251" w:name="_Toc192850726"/>
      <w:bookmarkStart w:id="252" w:name="_Toc192929213"/>
      <w:bookmarkStart w:id="253" w:name="_Toc192934901"/>
      <w:bookmarkStart w:id="254" w:name="_Toc193016249"/>
      <w:bookmarkStart w:id="255" w:name="_Toc192335402"/>
      <w:bookmarkStart w:id="256" w:name="_Toc192405929"/>
      <w:bookmarkStart w:id="257" w:name="_Toc192408334"/>
      <w:bookmarkStart w:id="258" w:name="_Toc192408780"/>
      <w:bookmarkStart w:id="259" w:name="_Toc192496240"/>
      <w:bookmarkStart w:id="260" w:name="_Toc192502445"/>
      <w:bookmarkStart w:id="261" w:name="_Toc192509334"/>
      <w:bookmarkStart w:id="262" w:name="_Toc192510055"/>
      <w:bookmarkStart w:id="263" w:name="_Toc192515945"/>
      <w:bookmarkStart w:id="264" w:name="_Toc192579048"/>
      <w:bookmarkStart w:id="265" w:name="_Toc192580989"/>
      <w:bookmarkStart w:id="266" w:name="_Toc192581431"/>
      <w:bookmarkStart w:id="267" w:name="_Toc192762461"/>
      <w:bookmarkStart w:id="268" w:name="_Toc192765035"/>
      <w:bookmarkStart w:id="269" w:name="_Toc192765648"/>
      <w:bookmarkStart w:id="270" w:name="_Toc192782200"/>
      <w:bookmarkStart w:id="271" w:name="_Toc192782808"/>
      <w:bookmarkStart w:id="272" w:name="_Toc192850727"/>
      <w:bookmarkStart w:id="273" w:name="_Toc192929214"/>
      <w:bookmarkStart w:id="274" w:name="_Toc192934902"/>
      <w:bookmarkStart w:id="275" w:name="_Toc193016250"/>
      <w:bookmarkStart w:id="276" w:name="_Toc192335403"/>
      <w:bookmarkStart w:id="277" w:name="_Toc192405930"/>
      <w:bookmarkStart w:id="278" w:name="_Toc192408335"/>
      <w:bookmarkStart w:id="279" w:name="_Toc192408781"/>
      <w:bookmarkStart w:id="280" w:name="_Toc192496241"/>
      <w:bookmarkStart w:id="281" w:name="_Toc192502446"/>
      <w:bookmarkStart w:id="282" w:name="_Toc192509335"/>
      <w:bookmarkStart w:id="283" w:name="_Toc192510056"/>
      <w:bookmarkStart w:id="284" w:name="_Toc192515946"/>
      <w:bookmarkStart w:id="285" w:name="_Toc192579049"/>
      <w:bookmarkStart w:id="286" w:name="_Toc192580990"/>
      <w:bookmarkStart w:id="287" w:name="_Toc192581432"/>
      <w:bookmarkStart w:id="288" w:name="_Toc192762462"/>
      <w:bookmarkStart w:id="289" w:name="_Toc192765036"/>
      <w:bookmarkStart w:id="290" w:name="_Toc192765649"/>
      <w:bookmarkStart w:id="291" w:name="_Toc192782201"/>
      <w:bookmarkStart w:id="292" w:name="_Toc192782809"/>
      <w:bookmarkStart w:id="293" w:name="_Toc192850728"/>
      <w:bookmarkStart w:id="294" w:name="_Toc192929215"/>
      <w:bookmarkStart w:id="295" w:name="_Toc192934903"/>
      <w:bookmarkStart w:id="296" w:name="_Toc193016251"/>
      <w:bookmarkStart w:id="297" w:name="_Toc192335404"/>
      <w:bookmarkStart w:id="298" w:name="_Toc192405931"/>
      <w:bookmarkStart w:id="299" w:name="_Toc192408336"/>
      <w:bookmarkStart w:id="300" w:name="_Toc192408782"/>
      <w:bookmarkStart w:id="301" w:name="_Toc192496242"/>
      <w:bookmarkStart w:id="302" w:name="_Toc192502447"/>
      <w:bookmarkStart w:id="303" w:name="_Toc192509336"/>
      <w:bookmarkStart w:id="304" w:name="_Toc192510057"/>
      <w:bookmarkStart w:id="305" w:name="_Toc192515947"/>
      <w:bookmarkStart w:id="306" w:name="_Toc192579050"/>
      <w:bookmarkStart w:id="307" w:name="_Toc192580991"/>
      <w:bookmarkStart w:id="308" w:name="_Toc192581433"/>
      <w:bookmarkStart w:id="309" w:name="_Toc192762463"/>
      <w:bookmarkStart w:id="310" w:name="_Toc192765037"/>
      <w:bookmarkStart w:id="311" w:name="_Toc192765650"/>
      <w:bookmarkStart w:id="312" w:name="_Toc192782202"/>
      <w:bookmarkStart w:id="313" w:name="_Toc192782810"/>
      <w:bookmarkStart w:id="314" w:name="_Toc192850729"/>
      <w:bookmarkStart w:id="315" w:name="_Toc192929216"/>
      <w:bookmarkStart w:id="316" w:name="_Toc192934904"/>
      <w:bookmarkStart w:id="317" w:name="_Toc193016252"/>
      <w:bookmarkStart w:id="318" w:name="_Toc192335405"/>
      <w:bookmarkStart w:id="319" w:name="_Toc192405932"/>
      <w:bookmarkStart w:id="320" w:name="_Toc192408337"/>
      <w:bookmarkStart w:id="321" w:name="_Toc192408783"/>
      <w:bookmarkStart w:id="322" w:name="_Toc192496243"/>
      <w:bookmarkStart w:id="323" w:name="_Toc192502448"/>
      <w:bookmarkStart w:id="324" w:name="_Toc192509337"/>
      <w:bookmarkStart w:id="325" w:name="_Toc192510058"/>
      <w:bookmarkStart w:id="326" w:name="_Toc192515948"/>
      <w:bookmarkStart w:id="327" w:name="_Toc192579051"/>
      <w:bookmarkStart w:id="328" w:name="_Toc192580992"/>
      <w:bookmarkStart w:id="329" w:name="_Toc192581434"/>
      <w:bookmarkStart w:id="330" w:name="_Toc192762464"/>
      <w:bookmarkStart w:id="331" w:name="_Toc192765038"/>
      <w:bookmarkStart w:id="332" w:name="_Toc192765651"/>
      <w:bookmarkStart w:id="333" w:name="_Toc192782203"/>
      <w:bookmarkStart w:id="334" w:name="_Toc192782811"/>
      <w:bookmarkStart w:id="335" w:name="_Toc192850730"/>
      <w:bookmarkStart w:id="336" w:name="_Toc192929217"/>
      <w:bookmarkStart w:id="337" w:name="_Toc192934905"/>
      <w:bookmarkStart w:id="338" w:name="_Toc193016253"/>
      <w:bookmarkStart w:id="339" w:name="_Toc192335406"/>
      <w:bookmarkStart w:id="340" w:name="_Toc192405933"/>
      <w:bookmarkStart w:id="341" w:name="_Toc192408338"/>
      <w:bookmarkStart w:id="342" w:name="_Toc192408784"/>
      <w:bookmarkStart w:id="343" w:name="_Toc192496244"/>
      <w:bookmarkStart w:id="344" w:name="_Toc192502449"/>
      <w:bookmarkStart w:id="345" w:name="_Toc192509338"/>
      <w:bookmarkStart w:id="346" w:name="_Toc192510059"/>
      <w:bookmarkStart w:id="347" w:name="_Toc192515949"/>
      <w:bookmarkStart w:id="348" w:name="_Toc192579052"/>
      <w:bookmarkStart w:id="349" w:name="_Toc192580993"/>
      <w:bookmarkStart w:id="350" w:name="_Toc192581435"/>
      <w:bookmarkStart w:id="351" w:name="_Toc192762465"/>
      <w:bookmarkStart w:id="352" w:name="_Toc192765039"/>
      <w:bookmarkStart w:id="353" w:name="_Toc192765652"/>
      <w:bookmarkStart w:id="354" w:name="_Toc192782204"/>
      <w:bookmarkStart w:id="355" w:name="_Toc192782812"/>
      <w:bookmarkStart w:id="356" w:name="_Toc192850731"/>
      <w:bookmarkStart w:id="357" w:name="_Toc192929218"/>
      <w:bookmarkStart w:id="358" w:name="_Toc192934906"/>
      <w:bookmarkStart w:id="359" w:name="_Toc193016254"/>
      <w:bookmarkStart w:id="360" w:name="_Toc192335407"/>
      <w:bookmarkStart w:id="361" w:name="_Toc192405934"/>
      <w:bookmarkStart w:id="362" w:name="_Toc192408339"/>
      <w:bookmarkStart w:id="363" w:name="_Toc192408785"/>
      <w:bookmarkStart w:id="364" w:name="_Toc192496245"/>
      <w:bookmarkStart w:id="365" w:name="_Toc192502450"/>
      <w:bookmarkStart w:id="366" w:name="_Toc192509339"/>
      <w:bookmarkStart w:id="367" w:name="_Toc192510060"/>
      <w:bookmarkStart w:id="368" w:name="_Toc192515950"/>
      <w:bookmarkStart w:id="369" w:name="_Toc192579053"/>
      <w:bookmarkStart w:id="370" w:name="_Toc192580994"/>
      <w:bookmarkStart w:id="371" w:name="_Toc192581436"/>
      <w:bookmarkStart w:id="372" w:name="_Toc192762466"/>
      <w:bookmarkStart w:id="373" w:name="_Toc192765040"/>
      <w:bookmarkStart w:id="374" w:name="_Toc192765653"/>
      <w:bookmarkStart w:id="375" w:name="_Toc192782205"/>
      <w:bookmarkStart w:id="376" w:name="_Toc192782813"/>
      <w:bookmarkStart w:id="377" w:name="_Toc192850732"/>
      <w:bookmarkStart w:id="378" w:name="_Toc192929219"/>
      <w:bookmarkStart w:id="379" w:name="_Toc192934907"/>
      <w:bookmarkStart w:id="380" w:name="_Toc193016255"/>
      <w:bookmarkStart w:id="381" w:name="_Toc192335408"/>
      <w:bookmarkStart w:id="382" w:name="_Toc192405935"/>
      <w:bookmarkStart w:id="383" w:name="_Toc192408340"/>
      <w:bookmarkStart w:id="384" w:name="_Toc192408786"/>
      <w:bookmarkStart w:id="385" w:name="_Toc192496246"/>
      <w:bookmarkStart w:id="386" w:name="_Toc192502451"/>
      <w:bookmarkStart w:id="387" w:name="_Toc192509340"/>
      <w:bookmarkStart w:id="388" w:name="_Toc192510061"/>
      <w:bookmarkStart w:id="389" w:name="_Toc192515951"/>
      <w:bookmarkStart w:id="390" w:name="_Toc192579054"/>
      <w:bookmarkStart w:id="391" w:name="_Toc192580995"/>
      <w:bookmarkStart w:id="392" w:name="_Toc192581437"/>
      <w:bookmarkStart w:id="393" w:name="_Toc192762467"/>
      <w:bookmarkStart w:id="394" w:name="_Toc192765041"/>
      <w:bookmarkStart w:id="395" w:name="_Toc192765654"/>
      <w:bookmarkStart w:id="396" w:name="_Toc192782206"/>
      <w:bookmarkStart w:id="397" w:name="_Toc192782814"/>
      <w:bookmarkStart w:id="398" w:name="_Toc192850733"/>
      <w:bookmarkStart w:id="399" w:name="_Toc192929220"/>
      <w:bookmarkStart w:id="400" w:name="_Toc192934908"/>
      <w:bookmarkStart w:id="401" w:name="_Toc193016256"/>
      <w:bookmarkStart w:id="402" w:name="_Toc192335409"/>
      <w:bookmarkStart w:id="403" w:name="_Toc192405936"/>
      <w:bookmarkStart w:id="404" w:name="_Toc192408341"/>
      <w:bookmarkStart w:id="405" w:name="_Toc192408787"/>
      <w:bookmarkStart w:id="406" w:name="_Toc192496247"/>
      <w:bookmarkStart w:id="407" w:name="_Toc192502452"/>
      <w:bookmarkStart w:id="408" w:name="_Toc192509341"/>
      <w:bookmarkStart w:id="409" w:name="_Toc192510062"/>
      <w:bookmarkStart w:id="410" w:name="_Toc192515952"/>
      <w:bookmarkStart w:id="411" w:name="_Toc192579055"/>
      <w:bookmarkStart w:id="412" w:name="_Toc192580996"/>
      <w:bookmarkStart w:id="413" w:name="_Toc192581438"/>
      <w:bookmarkStart w:id="414" w:name="_Toc192762468"/>
      <w:bookmarkStart w:id="415" w:name="_Toc192765042"/>
      <w:bookmarkStart w:id="416" w:name="_Toc192765655"/>
      <w:bookmarkStart w:id="417" w:name="_Toc192782207"/>
      <w:bookmarkStart w:id="418" w:name="_Toc192782815"/>
      <w:bookmarkStart w:id="419" w:name="_Toc192850734"/>
      <w:bookmarkStart w:id="420" w:name="_Toc192929221"/>
      <w:bookmarkStart w:id="421" w:name="_Toc192934909"/>
      <w:bookmarkStart w:id="422" w:name="_Toc193016257"/>
      <w:bookmarkStart w:id="423" w:name="_Toc192335410"/>
      <w:bookmarkStart w:id="424" w:name="_Toc192405937"/>
      <w:bookmarkStart w:id="425" w:name="_Toc192408342"/>
      <w:bookmarkStart w:id="426" w:name="_Toc192408788"/>
      <w:bookmarkStart w:id="427" w:name="_Toc192496248"/>
      <w:bookmarkStart w:id="428" w:name="_Toc192502453"/>
      <w:bookmarkStart w:id="429" w:name="_Toc192509342"/>
      <w:bookmarkStart w:id="430" w:name="_Toc192510063"/>
      <w:bookmarkStart w:id="431" w:name="_Toc192515953"/>
      <w:bookmarkStart w:id="432" w:name="_Toc192579056"/>
      <w:bookmarkStart w:id="433" w:name="_Toc192580997"/>
      <w:bookmarkStart w:id="434" w:name="_Toc192581439"/>
      <w:bookmarkStart w:id="435" w:name="_Toc192762469"/>
      <w:bookmarkStart w:id="436" w:name="_Toc192765043"/>
      <w:bookmarkStart w:id="437" w:name="_Toc192765656"/>
      <w:bookmarkStart w:id="438" w:name="_Toc192782208"/>
      <w:bookmarkStart w:id="439" w:name="_Toc192782816"/>
      <w:bookmarkStart w:id="440" w:name="_Toc192850735"/>
      <w:bookmarkStart w:id="441" w:name="_Toc192929222"/>
      <w:bookmarkStart w:id="442" w:name="_Toc192934910"/>
      <w:bookmarkStart w:id="443" w:name="_Toc193016258"/>
      <w:bookmarkStart w:id="444" w:name="_Toc192335411"/>
      <w:bookmarkStart w:id="445" w:name="_Toc192405938"/>
      <w:bookmarkStart w:id="446" w:name="_Toc192408343"/>
      <w:bookmarkStart w:id="447" w:name="_Toc192408789"/>
      <w:bookmarkStart w:id="448" w:name="_Toc192496249"/>
      <w:bookmarkStart w:id="449" w:name="_Toc192502454"/>
      <w:bookmarkStart w:id="450" w:name="_Toc192509343"/>
      <w:bookmarkStart w:id="451" w:name="_Toc192510064"/>
      <w:bookmarkStart w:id="452" w:name="_Toc192515954"/>
      <w:bookmarkStart w:id="453" w:name="_Toc192579057"/>
      <w:bookmarkStart w:id="454" w:name="_Toc192580998"/>
      <w:bookmarkStart w:id="455" w:name="_Toc192581440"/>
      <w:bookmarkStart w:id="456" w:name="_Toc192762470"/>
      <w:bookmarkStart w:id="457" w:name="_Toc192765044"/>
      <w:bookmarkStart w:id="458" w:name="_Toc192765657"/>
      <w:bookmarkStart w:id="459" w:name="_Toc192782209"/>
      <w:bookmarkStart w:id="460" w:name="_Toc192782817"/>
      <w:bookmarkStart w:id="461" w:name="_Toc192850736"/>
      <w:bookmarkStart w:id="462" w:name="_Toc192929223"/>
      <w:bookmarkStart w:id="463" w:name="_Toc192934911"/>
      <w:bookmarkStart w:id="464" w:name="_Toc193016259"/>
      <w:bookmarkStart w:id="465" w:name="_Toc192335412"/>
      <w:bookmarkStart w:id="466" w:name="_Toc192405939"/>
      <w:bookmarkStart w:id="467" w:name="_Toc192408344"/>
      <w:bookmarkStart w:id="468" w:name="_Toc192408790"/>
      <w:bookmarkStart w:id="469" w:name="_Toc192496250"/>
      <w:bookmarkStart w:id="470" w:name="_Toc192502455"/>
      <w:bookmarkStart w:id="471" w:name="_Toc192509344"/>
      <w:bookmarkStart w:id="472" w:name="_Toc192510065"/>
      <w:bookmarkStart w:id="473" w:name="_Toc192515955"/>
      <w:bookmarkStart w:id="474" w:name="_Toc192579058"/>
      <w:bookmarkStart w:id="475" w:name="_Toc192580999"/>
      <w:bookmarkStart w:id="476" w:name="_Toc192581441"/>
      <w:bookmarkStart w:id="477" w:name="_Toc192762471"/>
      <w:bookmarkStart w:id="478" w:name="_Toc192765045"/>
      <w:bookmarkStart w:id="479" w:name="_Toc192765658"/>
      <w:bookmarkStart w:id="480" w:name="_Toc192782210"/>
      <w:bookmarkStart w:id="481" w:name="_Toc192782818"/>
      <w:bookmarkStart w:id="482" w:name="_Toc192850737"/>
      <w:bookmarkStart w:id="483" w:name="_Toc192929224"/>
      <w:bookmarkStart w:id="484" w:name="_Toc192934912"/>
      <w:bookmarkStart w:id="485" w:name="_Toc193016260"/>
      <w:bookmarkStart w:id="486" w:name="_Toc192335413"/>
      <w:bookmarkStart w:id="487" w:name="_Toc192405940"/>
      <w:bookmarkStart w:id="488" w:name="_Toc192408345"/>
      <w:bookmarkStart w:id="489" w:name="_Toc192408791"/>
      <w:bookmarkStart w:id="490" w:name="_Toc192496251"/>
      <w:bookmarkStart w:id="491" w:name="_Toc192502456"/>
      <w:bookmarkStart w:id="492" w:name="_Toc192509345"/>
      <w:bookmarkStart w:id="493" w:name="_Toc192510066"/>
      <w:bookmarkStart w:id="494" w:name="_Toc192515956"/>
      <w:bookmarkStart w:id="495" w:name="_Toc192579059"/>
      <w:bookmarkStart w:id="496" w:name="_Toc192581000"/>
      <w:bookmarkStart w:id="497" w:name="_Toc192581442"/>
      <w:bookmarkStart w:id="498" w:name="_Toc192762472"/>
      <w:bookmarkStart w:id="499" w:name="_Toc192765046"/>
      <w:bookmarkStart w:id="500" w:name="_Toc192765659"/>
      <w:bookmarkStart w:id="501" w:name="_Toc192782211"/>
      <w:bookmarkStart w:id="502" w:name="_Toc192782819"/>
      <w:bookmarkStart w:id="503" w:name="_Toc192850738"/>
      <w:bookmarkStart w:id="504" w:name="_Toc192929225"/>
      <w:bookmarkStart w:id="505" w:name="_Toc192934913"/>
      <w:bookmarkStart w:id="506" w:name="_Toc193016261"/>
      <w:bookmarkStart w:id="507" w:name="_Toc192335414"/>
      <w:bookmarkStart w:id="508" w:name="_Toc192405941"/>
      <w:bookmarkStart w:id="509" w:name="_Toc192408346"/>
      <w:bookmarkStart w:id="510" w:name="_Toc192408792"/>
      <w:bookmarkStart w:id="511" w:name="_Toc192496252"/>
      <w:bookmarkStart w:id="512" w:name="_Toc192502457"/>
      <w:bookmarkStart w:id="513" w:name="_Toc192509346"/>
      <w:bookmarkStart w:id="514" w:name="_Toc192510067"/>
      <w:bookmarkStart w:id="515" w:name="_Toc192515957"/>
      <w:bookmarkStart w:id="516" w:name="_Toc192579060"/>
      <w:bookmarkStart w:id="517" w:name="_Toc192581001"/>
      <w:bookmarkStart w:id="518" w:name="_Toc192581443"/>
      <w:bookmarkStart w:id="519" w:name="_Toc192762473"/>
      <w:bookmarkStart w:id="520" w:name="_Toc192765047"/>
      <w:bookmarkStart w:id="521" w:name="_Toc192765660"/>
      <w:bookmarkStart w:id="522" w:name="_Toc192782212"/>
      <w:bookmarkStart w:id="523" w:name="_Toc192782820"/>
      <w:bookmarkStart w:id="524" w:name="_Toc192850739"/>
      <w:bookmarkStart w:id="525" w:name="_Toc192929226"/>
      <w:bookmarkStart w:id="526" w:name="_Toc192934914"/>
      <w:bookmarkStart w:id="527" w:name="_Toc193016262"/>
      <w:bookmarkStart w:id="528" w:name="_Toc192335415"/>
      <w:bookmarkStart w:id="529" w:name="_Toc192405942"/>
      <w:bookmarkStart w:id="530" w:name="_Toc192408347"/>
      <w:bookmarkStart w:id="531" w:name="_Toc192408793"/>
      <w:bookmarkStart w:id="532" w:name="_Toc192496253"/>
      <w:bookmarkStart w:id="533" w:name="_Toc192502458"/>
      <w:bookmarkStart w:id="534" w:name="_Toc192509347"/>
      <w:bookmarkStart w:id="535" w:name="_Toc192510068"/>
      <w:bookmarkStart w:id="536" w:name="_Toc192515958"/>
      <w:bookmarkStart w:id="537" w:name="_Toc192579061"/>
      <w:bookmarkStart w:id="538" w:name="_Toc192581002"/>
      <w:bookmarkStart w:id="539" w:name="_Toc192581444"/>
      <w:bookmarkStart w:id="540" w:name="_Toc192762474"/>
      <w:bookmarkStart w:id="541" w:name="_Toc192765048"/>
      <w:bookmarkStart w:id="542" w:name="_Toc192765661"/>
      <w:bookmarkStart w:id="543" w:name="_Toc192782213"/>
      <w:bookmarkStart w:id="544" w:name="_Toc192782821"/>
      <w:bookmarkStart w:id="545" w:name="_Toc192850740"/>
      <w:bookmarkStart w:id="546" w:name="_Toc192929227"/>
      <w:bookmarkStart w:id="547" w:name="_Toc192934915"/>
      <w:bookmarkStart w:id="548" w:name="_Toc193016263"/>
      <w:bookmarkStart w:id="549" w:name="_Toc192335416"/>
      <w:bookmarkStart w:id="550" w:name="_Toc192405943"/>
      <w:bookmarkStart w:id="551" w:name="_Toc192408348"/>
      <w:bookmarkStart w:id="552" w:name="_Toc192408794"/>
      <w:bookmarkStart w:id="553" w:name="_Toc192496254"/>
      <w:bookmarkStart w:id="554" w:name="_Toc192502459"/>
      <w:bookmarkStart w:id="555" w:name="_Toc192509348"/>
      <w:bookmarkStart w:id="556" w:name="_Toc192510069"/>
      <w:bookmarkStart w:id="557" w:name="_Toc192515959"/>
      <w:bookmarkStart w:id="558" w:name="_Toc192579062"/>
      <w:bookmarkStart w:id="559" w:name="_Toc192581003"/>
      <w:bookmarkStart w:id="560" w:name="_Toc192581445"/>
      <w:bookmarkStart w:id="561" w:name="_Toc192762475"/>
      <w:bookmarkStart w:id="562" w:name="_Toc192765049"/>
      <w:bookmarkStart w:id="563" w:name="_Toc192765662"/>
      <w:bookmarkStart w:id="564" w:name="_Toc192782214"/>
      <w:bookmarkStart w:id="565" w:name="_Toc192782822"/>
      <w:bookmarkStart w:id="566" w:name="_Toc192850741"/>
      <w:bookmarkStart w:id="567" w:name="_Toc192929228"/>
      <w:bookmarkStart w:id="568" w:name="_Toc192934916"/>
      <w:bookmarkStart w:id="569" w:name="_Toc193016264"/>
      <w:bookmarkStart w:id="570" w:name="_Toc192335417"/>
      <w:bookmarkStart w:id="571" w:name="_Toc192405944"/>
      <w:bookmarkStart w:id="572" w:name="_Toc192408349"/>
      <w:bookmarkStart w:id="573" w:name="_Toc192408795"/>
      <w:bookmarkStart w:id="574" w:name="_Toc192496255"/>
      <w:bookmarkStart w:id="575" w:name="_Toc192502460"/>
      <w:bookmarkStart w:id="576" w:name="_Toc192509349"/>
      <w:bookmarkStart w:id="577" w:name="_Toc192510070"/>
      <w:bookmarkStart w:id="578" w:name="_Toc192515960"/>
      <w:bookmarkStart w:id="579" w:name="_Toc192579063"/>
      <w:bookmarkStart w:id="580" w:name="_Toc192581004"/>
      <w:bookmarkStart w:id="581" w:name="_Toc192581446"/>
      <w:bookmarkStart w:id="582" w:name="_Toc192762476"/>
      <w:bookmarkStart w:id="583" w:name="_Toc192765050"/>
      <w:bookmarkStart w:id="584" w:name="_Toc192765663"/>
      <w:bookmarkStart w:id="585" w:name="_Toc192782215"/>
      <w:bookmarkStart w:id="586" w:name="_Toc192782823"/>
      <w:bookmarkStart w:id="587" w:name="_Toc192850742"/>
      <w:bookmarkStart w:id="588" w:name="_Toc192929229"/>
      <w:bookmarkStart w:id="589" w:name="_Toc192934917"/>
      <w:bookmarkStart w:id="590" w:name="_Toc193016265"/>
      <w:bookmarkStart w:id="591" w:name="_Toc192335418"/>
      <w:bookmarkStart w:id="592" w:name="_Toc192405945"/>
      <w:bookmarkStart w:id="593" w:name="_Toc192408350"/>
      <w:bookmarkStart w:id="594" w:name="_Toc192408796"/>
      <w:bookmarkStart w:id="595" w:name="_Toc192496256"/>
      <w:bookmarkStart w:id="596" w:name="_Toc192502461"/>
      <w:bookmarkStart w:id="597" w:name="_Toc192509350"/>
      <w:bookmarkStart w:id="598" w:name="_Toc192510071"/>
      <w:bookmarkStart w:id="599" w:name="_Toc192515961"/>
      <w:bookmarkStart w:id="600" w:name="_Toc192579064"/>
      <w:bookmarkStart w:id="601" w:name="_Toc192581005"/>
      <w:bookmarkStart w:id="602" w:name="_Toc192581447"/>
      <w:bookmarkStart w:id="603" w:name="_Toc192762477"/>
      <w:bookmarkStart w:id="604" w:name="_Toc192765051"/>
      <w:bookmarkStart w:id="605" w:name="_Toc192765664"/>
      <w:bookmarkStart w:id="606" w:name="_Toc192782216"/>
      <w:bookmarkStart w:id="607" w:name="_Toc192782824"/>
      <w:bookmarkStart w:id="608" w:name="_Toc192850743"/>
      <w:bookmarkStart w:id="609" w:name="_Toc192929230"/>
      <w:bookmarkStart w:id="610" w:name="_Toc192934918"/>
      <w:bookmarkStart w:id="611" w:name="_Toc193016266"/>
      <w:bookmarkStart w:id="612" w:name="_Toc192335419"/>
      <w:bookmarkStart w:id="613" w:name="_Toc192405946"/>
      <w:bookmarkStart w:id="614" w:name="_Toc192408351"/>
      <w:bookmarkStart w:id="615" w:name="_Toc192408797"/>
      <w:bookmarkStart w:id="616" w:name="_Toc192496257"/>
      <w:bookmarkStart w:id="617" w:name="_Toc192502462"/>
      <w:bookmarkStart w:id="618" w:name="_Toc192509351"/>
      <w:bookmarkStart w:id="619" w:name="_Toc192510072"/>
      <w:bookmarkStart w:id="620" w:name="_Toc192515962"/>
      <w:bookmarkStart w:id="621" w:name="_Toc192579065"/>
      <w:bookmarkStart w:id="622" w:name="_Toc192581006"/>
      <w:bookmarkStart w:id="623" w:name="_Toc192581448"/>
      <w:bookmarkStart w:id="624" w:name="_Toc192762478"/>
      <w:bookmarkStart w:id="625" w:name="_Toc192765052"/>
      <w:bookmarkStart w:id="626" w:name="_Toc192765665"/>
      <w:bookmarkStart w:id="627" w:name="_Toc192782217"/>
      <w:bookmarkStart w:id="628" w:name="_Toc192782825"/>
      <w:bookmarkStart w:id="629" w:name="_Toc192850744"/>
      <w:bookmarkStart w:id="630" w:name="_Toc192929231"/>
      <w:bookmarkStart w:id="631" w:name="_Toc192934919"/>
      <w:bookmarkStart w:id="632" w:name="_Toc193016267"/>
      <w:bookmarkStart w:id="633" w:name="_Toc192335420"/>
      <w:bookmarkStart w:id="634" w:name="_Toc192405947"/>
      <w:bookmarkStart w:id="635" w:name="_Toc192408352"/>
      <w:bookmarkStart w:id="636" w:name="_Toc192408798"/>
      <w:bookmarkStart w:id="637" w:name="_Toc192496258"/>
      <w:bookmarkStart w:id="638" w:name="_Toc192502463"/>
      <w:bookmarkStart w:id="639" w:name="_Toc192509352"/>
      <w:bookmarkStart w:id="640" w:name="_Toc192510073"/>
      <w:bookmarkStart w:id="641" w:name="_Toc192515963"/>
      <w:bookmarkStart w:id="642" w:name="_Toc192579066"/>
      <w:bookmarkStart w:id="643" w:name="_Toc192581007"/>
      <w:bookmarkStart w:id="644" w:name="_Toc192581449"/>
      <w:bookmarkStart w:id="645" w:name="_Toc192762479"/>
      <w:bookmarkStart w:id="646" w:name="_Toc192765053"/>
      <w:bookmarkStart w:id="647" w:name="_Toc192765666"/>
      <w:bookmarkStart w:id="648" w:name="_Toc192782218"/>
      <w:bookmarkStart w:id="649" w:name="_Toc192782826"/>
      <w:bookmarkStart w:id="650" w:name="_Toc192850745"/>
      <w:bookmarkStart w:id="651" w:name="_Toc192929232"/>
      <w:bookmarkStart w:id="652" w:name="_Toc192934920"/>
      <w:bookmarkStart w:id="653" w:name="_Toc193016268"/>
      <w:bookmarkStart w:id="654" w:name="_Toc192335421"/>
      <w:bookmarkStart w:id="655" w:name="_Toc192405948"/>
      <w:bookmarkStart w:id="656" w:name="_Toc192408353"/>
      <w:bookmarkStart w:id="657" w:name="_Toc192408799"/>
      <w:bookmarkStart w:id="658" w:name="_Toc192496259"/>
      <w:bookmarkStart w:id="659" w:name="_Toc192502464"/>
      <w:bookmarkStart w:id="660" w:name="_Toc192509353"/>
      <w:bookmarkStart w:id="661" w:name="_Toc192510074"/>
      <w:bookmarkStart w:id="662" w:name="_Toc192515964"/>
      <w:bookmarkStart w:id="663" w:name="_Toc192579067"/>
      <w:bookmarkStart w:id="664" w:name="_Toc192581008"/>
      <w:bookmarkStart w:id="665" w:name="_Toc192581450"/>
      <w:bookmarkStart w:id="666" w:name="_Toc192762480"/>
      <w:bookmarkStart w:id="667" w:name="_Toc192765054"/>
      <w:bookmarkStart w:id="668" w:name="_Toc192765667"/>
      <w:bookmarkStart w:id="669" w:name="_Toc192782219"/>
      <w:bookmarkStart w:id="670" w:name="_Toc192782827"/>
      <w:bookmarkStart w:id="671" w:name="_Toc192850746"/>
      <w:bookmarkStart w:id="672" w:name="_Toc192929233"/>
      <w:bookmarkStart w:id="673" w:name="_Toc192934921"/>
      <w:bookmarkStart w:id="674" w:name="_Toc193016269"/>
      <w:bookmarkStart w:id="675" w:name="_Toc192335422"/>
      <w:bookmarkStart w:id="676" w:name="_Toc192405949"/>
      <w:bookmarkStart w:id="677" w:name="_Toc192408354"/>
      <w:bookmarkStart w:id="678" w:name="_Toc192408800"/>
      <w:bookmarkStart w:id="679" w:name="_Toc192496260"/>
      <w:bookmarkStart w:id="680" w:name="_Toc192502465"/>
      <w:bookmarkStart w:id="681" w:name="_Toc192509354"/>
      <w:bookmarkStart w:id="682" w:name="_Toc192510075"/>
      <w:bookmarkStart w:id="683" w:name="_Toc192515965"/>
      <w:bookmarkStart w:id="684" w:name="_Toc192579068"/>
      <w:bookmarkStart w:id="685" w:name="_Toc192581009"/>
      <w:bookmarkStart w:id="686" w:name="_Toc192581451"/>
      <w:bookmarkStart w:id="687" w:name="_Toc192762481"/>
      <w:bookmarkStart w:id="688" w:name="_Toc192765055"/>
      <w:bookmarkStart w:id="689" w:name="_Toc192765668"/>
      <w:bookmarkStart w:id="690" w:name="_Toc192782220"/>
      <w:bookmarkStart w:id="691" w:name="_Toc192782828"/>
      <w:bookmarkStart w:id="692" w:name="_Toc192850747"/>
      <w:bookmarkStart w:id="693" w:name="_Toc192929234"/>
      <w:bookmarkStart w:id="694" w:name="_Toc192934922"/>
      <w:bookmarkStart w:id="695" w:name="_Toc193016270"/>
      <w:bookmarkStart w:id="696" w:name="_Toc192335423"/>
      <w:bookmarkStart w:id="697" w:name="_Toc192405950"/>
      <w:bookmarkStart w:id="698" w:name="_Toc192408355"/>
      <w:bookmarkStart w:id="699" w:name="_Toc192408801"/>
      <w:bookmarkStart w:id="700" w:name="_Toc192496261"/>
      <w:bookmarkStart w:id="701" w:name="_Toc192502466"/>
      <w:bookmarkStart w:id="702" w:name="_Toc192509355"/>
      <w:bookmarkStart w:id="703" w:name="_Toc192510076"/>
      <w:bookmarkStart w:id="704" w:name="_Toc192515966"/>
      <w:bookmarkStart w:id="705" w:name="_Toc192579069"/>
      <w:bookmarkStart w:id="706" w:name="_Toc192581010"/>
      <w:bookmarkStart w:id="707" w:name="_Toc192581452"/>
      <w:bookmarkStart w:id="708" w:name="_Toc192762482"/>
      <w:bookmarkStart w:id="709" w:name="_Toc192765056"/>
      <w:bookmarkStart w:id="710" w:name="_Toc192765669"/>
      <w:bookmarkStart w:id="711" w:name="_Toc192782221"/>
      <w:bookmarkStart w:id="712" w:name="_Toc192782829"/>
      <w:bookmarkStart w:id="713" w:name="_Toc192850748"/>
      <w:bookmarkStart w:id="714" w:name="_Toc192929235"/>
      <w:bookmarkStart w:id="715" w:name="_Toc192934923"/>
      <w:bookmarkStart w:id="716" w:name="_Toc193016271"/>
      <w:bookmarkStart w:id="717" w:name="_Toc192335424"/>
      <w:bookmarkStart w:id="718" w:name="_Toc192405951"/>
      <w:bookmarkStart w:id="719" w:name="_Toc192408356"/>
      <w:bookmarkStart w:id="720" w:name="_Toc192408802"/>
      <w:bookmarkStart w:id="721" w:name="_Toc192496262"/>
      <w:bookmarkStart w:id="722" w:name="_Toc192502467"/>
      <w:bookmarkStart w:id="723" w:name="_Toc192509356"/>
      <w:bookmarkStart w:id="724" w:name="_Toc192510077"/>
      <w:bookmarkStart w:id="725" w:name="_Toc192515967"/>
      <w:bookmarkStart w:id="726" w:name="_Toc192579070"/>
      <w:bookmarkStart w:id="727" w:name="_Toc192581011"/>
      <w:bookmarkStart w:id="728" w:name="_Toc192581453"/>
      <w:bookmarkStart w:id="729" w:name="_Toc192762483"/>
      <w:bookmarkStart w:id="730" w:name="_Toc192765057"/>
      <w:bookmarkStart w:id="731" w:name="_Toc192765670"/>
      <w:bookmarkStart w:id="732" w:name="_Toc192782222"/>
      <w:bookmarkStart w:id="733" w:name="_Toc192782830"/>
      <w:bookmarkStart w:id="734" w:name="_Toc192850749"/>
      <w:bookmarkStart w:id="735" w:name="_Toc192929236"/>
      <w:bookmarkStart w:id="736" w:name="_Toc192934924"/>
      <w:bookmarkStart w:id="737" w:name="_Toc193016272"/>
      <w:bookmarkStart w:id="738" w:name="_Toc192335425"/>
      <w:bookmarkStart w:id="739" w:name="_Toc192405952"/>
      <w:bookmarkStart w:id="740" w:name="_Toc192408357"/>
      <w:bookmarkStart w:id="741" w:name="_Toc192408803"/>
      <w:bookmarkStart w:id="742" w:name="_Toc192496263"/>
      <w:bookmarkStart w:id="743" w:name="_Toc192502468"/>
      <w:bookmarkStart w:id="744" w:name="_Toc192509357"/>
      <w:bookmarkStart w:id="745" w:name="_Toc192510078"/>
      <w:bookmarkStart w:id="746" w:name="_Toc192515968"/>
      <w:bookmarkStart w:id="747" w:name="_Toc192579071"/>
      <w:bookmarkStart w:id="748" w:name="_Toc192581012"/>
      <w:bookmarkStart w:id="749" w:name="_Toc192581454"/>
      <w:bookmarkStart w:id="750" w:name="_Toc192762484"/>
      <w:bookmarkStart w:id="751" w:name="_Toc192765058"/>
      <w:bookmarkStart w:id="752" w:name="_Toc192765671"/>
      <w:bookmarkStart w:id="753" w:name="_Toc192782223"/>
      <w:bookmarkStart w:id="754" w:name="_Toc192782831"/>
      <w:bookmarkStart w:id="755" w:name="_Toc192850750"/>
      <w:bookmarkStart w:id="756" w:name="_Toc192929237"/>
      <w:bookmarkStart w:id="757" w:name="_Toc192934925"/>
      <w:bookmarkStart w:id="758" w:name="_Toc193016273"/>
      <w:bookmarkStart w:id="759" w:name="_Toc192335426"/>
      <w:bookmarkStart w:id="760" w:name="_Toc192405953"/>
      <w:bookmarkStart w:id="761" w:name="_Toc192408358"/>
      <w:bookmarkStart w:id="762" w:name="_Toc192408804"/>
      <w:bookmarkStart w:id="763" w:name="_Toc192496264"/>
      <w:bookmarkStart w:id="764" w:name="_Toc192502469"/>
      <w:bookmarkStart w:id="765" w:name="_Toc192509358"/>
      <w:bookmarkStart w:id="766" w:name="_Toc192510079"/>
      <w:bookmarkStart w:id="767" w:name="_Toc192515969"/>
      <w:bookmarkStart w:id="768" w:name="_Toc192579072"/>
      <w:bookmarkStart w:id="769" w:name="_Toc192581013"/>
      <w:bookmarkStart w:id="770" w:name="_Toc192581455"/>
      <w:bookmarkStart w:id="771" w:name="_Toc192762485"/>
      <w:bookmarkStart w:id="772" w:name="_Toc192765059"/>
      <w:bookmarkStart w:id="773" w:name="_Toc192765672"/>
      <w:bookmarkStart w:id="774" w:name="_Toc192782224"/>
      <w:bookmarkStart w:id="775" w:name="_Toc192782832"/>
      <w:bookmarkStart w:id="776" w:name="_Toc192850751"/>
      <w:bookmarkStart w:id="777" w:name="_Toc192929238"/>
      <w:bookmarkStart w:id="778" w:name="_Toc192934926"/>
      <w:bookmarkStart w:id="779" w:name="_Toc193016274"/>
      <w:bookmarkStart w:id="780" w:name="_Toc192335427"/>
      <w:bookmarkStart w:id="781" w:name="_Toc192405954"/>
      <w:bookmarkStart w:id="782" w:name="_Toc192408359"/>
      <w:bookmarkStart w:id="783" w:name="_Toc192408805"/>
      <w:bookmarkStart w:id="784" w:name="_Toc192496265"/>
      <w:bookmarkStart w:id="785" w:name="_Toc192502470"/>
      <w:bookmarkStart w:id="786" w:name="_Toc192509359"/>
      <w:bookmarkStart w:id="787" w:name="_Toc192510080"/>
      <w:bookmarkStart w:id="788" w:name="_Toc192515970"/>
      <w:bookmarkStart w:id="789" w:name="_Toc192579073"/>
      <w:bookmarkStart w:id="790" w:name="_Toc192581014"/>
      <w:bookmarkStart w:id="791" w:name="_Toc192581456"/>
      <w:bookmarkStart w:id="792" w:name="_Toc192762486"/>
      <w:bookmarkStart w:id="793" w:name="_Toc192765060"/>
      <w:bookmarkStart w:id="794" w:name="_Toc192765673"/>
      <w:bookmarkStart w:id="795" w:name="_Toc192782225"/>
      <w:bookmarkStart w:id="796" w:name="_Toc192782833"/>
      <w:bookmarkStart w:id="797" w:name="_Toc192850752"/>
      <w:bookmarkStart w:id="798" w:name="_Toc192929239"/>
      <w:bookmarkStart w:id="799" w:name="_Toc192934927"/>
      <w:bookmarkStart w:id="800" w:name="_Toc193016275"/>
      <w:bookmarkStart w:id="801" w:name="_Toc192335436"/>
      <w:bookmarkStart w:id="802" w:name="_Toc192405963"/>
      <w:bookmarkStart w:id="803" w:name="_Toc192408368"/>
      <w:bookmarkStart w:id="804" w:name="_Toc192408814"/>
      <w:bookmarkStart w:id="805" w:name="_Toc192496274"/>
      <w:bookmarkStart w:id="806" w:name="_Toc192502479"/>
      <w:bookmarkStart w:id="807" w:name="_Toc192509368"/>
      <w:bookmarkStart w:id="808" w:name="_Toc192510089"/>
      <w:bookmarkStart w:id="809" w:name="_Toc192515979"/>
      <w:bookmarkStart w:id="810" w:name="_Toc192579082"/>
      <w:bookmarkStart w:id="811" w:name="_Toc192581023"/>
      <w:bookmarkStart w:id="812" w:name="_Toc192581465"/>
      <w:bookmarkStart w:id="813" w:name="_Toc192762495"/>
      <w:bookmarkStart w:id="814" w:name="_Toc192765069"/>
      <w:bookmarkStart w:id="815" w:name="_Toc192765682"/>
      <w:bookmarkStart w:id="816" w:name="_Toc192782234"/>
      <w:bookmarkStart w:id="817" w:name="_Toc192782842"/>
      <w:bookmarkStart w:id="818" w:name="_Toc192850761"/>
      <w:bookmarkStart w:id="819" w:name="_Toc192929248"/>
      <w:bookmarkStart w:id="820" w:name="_Toc192934936"/>
      <w:bookmarkStart w:id="821" w:name="_Toc193016284"/>
      <w:bookmarkStart w:id="822" w:name="_Toc192335437"/>
      <w:bookmarkStart w:id="823" w:name="_Toc192405964"/>
      <w:bookmarkStart w:id="824" w:name="_Toc192408369"/>
      <w:bookmarkStart w:id="825" w:name="_Toc192408815"/>
      <w:bookmarkStart w:id="826" w:name="_Toc192496275"/>
      <w:bookmarkStart w:id="827" w:name="_Toc192502480"/>
      <w:bookmarkStart w:id="828" w:name="_Toc192509369"/>
      <w:bookmarkStart w:id="829" w:name="_Toc192510090"/>
      <w:bookmarkStart w:id="830" w:name="_Toc192515980"/>
      <w:bookmarkStart w:id="831" w:name="_Toc192579083"/>
      <w:bookmarkStart w:id="832" w:name="_Toc192581024"/>
      <w:bookmarkStart w:id="833" w:name="_Toc192581466"/>
      <w:bookmarkStart w:id="834" w:name="_Toc192762496"/>
      <w:bookmarkStart w:id="835" w:name="_Toc192765070"/>
      <w:bookmarkStart w:id="836" w:name="_Toc192765683"/>
      <w:bookmarkStart w:id="837" w:name="_Toc192782235"/>
      <w:bookmarkStart w:id="838" w:name="_Toc192782843"/>
      <w:bookmarkStart w:id="839" w:name="_Toc192850762"/>
      <w:bookmarkStart w:id="840" w:name="_Toc192929249"/>
      <w:bookmarkStart w:id="841" w:name="_Toc192934937"/>
      <w:bookmarkStart w:id="842" w:name="_Toc193016285"/>
      <w:bookmarkStart w:id="843" w:name="_Toc192335438"/>
      <w:bookmarkStart w:id="844" w:name="_Toc192405965"/>
      <w:bookmarkStart w:id="845" w:name="_Toc192408370"/>
      <w:bookmarkStart w:id="846" w:name="_Toc192408816"/>
      <w:bookmarkStart w:id="847" w:name="_Toc192496276"/>
      <w:bookmarkStart w:id="848" w:name="_Toc192502481"/>
      <w:bookmarkStart w:id="849" w:name="_Toc192509370"/>
      <w:bookmarkStart w:id="850" w:name="_Toc192510091"/>
      <w:bookmarkStart w:id="851" w:name="_Toc192515981"/>
      <w:bookmarkStart w:id="852" w:name="_Toc192579084"/>
      <w:bookmarkStart w:id="853" w:name="_Toc192581025"/>
      <w:bookmarkStart w:id="854" w:name="_Toc192581467"/>
      <w:bookmarkStart w:id="855" w:name="_Toc192762497"/>
      <w:bookmarkStart w:id="856" w:name="_Toc192765071"/>
      <w:bookmarkStart w:id="857" w:name="_Toc192765684"/>
      <w:bookmarkStart w:id="858" w:name="_Toc192782236"/>
      <w:bookmarkStart w:id="859" w:name="_Toc192782844"/>
      <w:bookmarkStart w:id="860" w:name="_Toc192850763"/>
      <w:bookmarkStart w:id="861" w:name="_Toc192929250"/>
      <w:bookmarkStart w:id="862" w:name="_Toc192934938"/>
      <w:bookmarkStart w:id="863" w:name="_Toc193016286"/>
      <w:bookmarkStart w:id="864" w:name="_Toc192335439"/>
      <w:bookmarkStart w:id="865" w:name="_Toc192405966"/>
      <w:bookmarkStart w:id="866" w:name="_Toc192408371"/>
      <w:bookmarkStart w:id="867" w:name="_Toc192408817"/>
      <w:bookmarkStart w:id="868" w:name="_Toc192496277"/>
      <w:bookmarkStart w:id="869" w:name="_Toc192502482"/>
      <w:bookmarkStart w:id="870" w:name="_Toc192509371"/>
      <w:bookmarkStart w:id="871" w:name="_Toc192510092"/>
      <w:bookmarkStart w:id="872" w:name="_Toc192515982"/>
      <w:bookmarkStart w:id="873" w:name="_Toc192579085"/>
      <w:bookmarkStart w:id="874" w:name="_Toc192581026"/>
      <w:bookmarkStart w:id="875" w:name="_Toc192581468"/>
      <w:bookmarkStart w:id="876" w:name="_Toc192762498"/>
      <w:bookmarkStart w:id="877" w:name="_Toc192765072"/>
      <w:bookmarkStart w:id="878" w:name="_Toc192765685"/>
      <w:bookmarkStart w:id="879" w:name="_Toc192782237"/>
      <w:bookmarkStart w:id="880" w:name="_Toc192782845"/>
      <w:bookmarkStart w:id="881" w:name="_Toc192850764"/>
      <w:bookmarkStart w:id="882" w:name="_Toc192929251"/>
      <w:bookmarkStart w:id="883" w:name="_Toc192934939"/>
      <w:bookmarkStart w:id="884" w:name="_Toc193016287"/>
      <w:bookmarkStart w:id="885" w:name="_Toc192335440"/>
      <w:bookmarkStart w:id="886" w:name="_Toc192405967"/>
      <w:bookmarkStart w:id="887" w:name="_Toc192408372"/>
      <w:bookmarkStart w:id="888" w:name="_Toc192408818"/>
      <w:bookmarkStart w:id="889" w:name="_Toc192496278"/>
      <w:bookmarkStart w:id="890" w:name="_Toc192502483"/>
      <w:bookmarkStart w:id="891" w:name="_Toc192509372"/>
      <w:bookmarkStart w:id="892" w:name="_Toc192510093"/>
      <w:bookmarkStart w:id="893" w:name="_Toc192515983"/>
      <w:bookmarkStart w:id="894" w:name="_Toc192579086"/>
      <w:bookmarkStart w:id="895" w:name="_Toc192581027"/>
      <w:bookmarkStart w:id="896" w:name="_Toc192581469"/>
      <w:bookmarkStart w:id="897" w:name="_Toc192762499"/>
      <w:bookmarkStart w:id="898" w:name="_Toc192765073"/>
      <w:bookmarkStart w:id="899" w:name="_Toc192765686"/>
      <w:bookmarkStart w:id="900" w:name="_Toc192782238"/>
      <w:bookmarkStart w:id="901" w:name="_Toc192782846"/>
      <w:bookmarkStart w:id="902" w:name="_Toc192850765"/>
      <w:bookmarkStart w:id="903" w:name="_Toc192929252"/>
      <w:bookmarkStart w:id="904" w:name="_Toc192934940"/>
      <w:bookmarkStart w:id="905" w:name="_Toc193016288"/>
      <w:bookmarkStart w:id="906" w:name="_Toc192335441"/>
      <w:bookmarkStart w:id="907" w:name="_Toc192405968"/>
      <w:bookmarkStart w:id="908" w:name="_Toc192408373"/>
      <w:bookmarkStart w:id="909" w:name="_Toc192408819"/>
      <w:bookmarkStart w:id="910" w:name="_Toc192496279"/>
      <w:bookmarkStart w:id="911" w:name="_Toc192502484"/>
      <w:bookmarkStart w:id="912" w:name="_Toc192509373"/>
      <w:bookmarkStart w:id="913" w:name="_Toc192510094"/>
      <w:bookmarkStart w:id="914" w:name="_Toc192515984"/>
      <w:bookmarkStart w:id="915" w:name="_Toc192579087"/>
      <w:bookmarkStart w:id="916" w:name="_Toc192581028"/>
      <w:bookmarkStart w:id="917" w:name="_Toc192581470"/>
      <w:bookmarkStart w:id="918" w:name="_Toc192762500"/>
      <w:bookmarkStart w:id="919" w:name="_Toc192765074"/>
      <w:bookmarkStart w:id="920" w:name="_Toc192765687"/>
      <w:bookmarkStart w:id="921" w:name="_Toc192782239"/>
      <w:bookmarkStart w:id="922" w:name="_Toc192782847"/>
      <w:bookmarkStart w:id="923" w:name="_Toc192850766"/>
      <w:bookmarkStart w:id="924" w:name="_Toc192929253"/>
      <w:bookmarkStart w:id="925" w:name="_Toc192934941"/>
      <w:bookmarkStart w:id="926" w:name="_Toc193016289"/>
      <w:bookmarkStart w:id="927" w:name="_Toc192335442"/>
      <w:bookmarkStart w:id="928" w:name="_Toc192405969"/>
      <w:bookmarkStart w:id="929" w:name="_Toc192408374"/>
      <w:bookmarkStart w:id="930" w:name="_Toc192408820"/>
      <w:bookmarkStart w:id="931" w:name="_Toc192496280"/>
      <w:bookmarkStart w:id="932" w:name="_Toc192502485"/>
      <w:bookmarkStart w:id="933" w:name="_Toc192509374"/>
      <w:bookmarkStart w:id="934" w:name="_Toc192510095"/>
      <w:bookmarkStart w:id="935" w:name="_Toc192515985"/>
      <w:bookmarkStart w:id="936" w:name="_Toc192579088"/>
      <w:bookmarkStart w:id="937" w:name="_Toc192581029"/>
      <w:bookmarkStart w:id="938" w:name="_Toc192581471"/>
      <w:bookmarkStart w:id="939" w:name="_Toc192762501"/>
      <w:bookmarkStart w:id="940" w:name="_Toc192765075"/>
      <w:bookmarkStart w:id="941" w:name="_Toc192765688"/>
      <w:bookmarkStart w:id="942" w:name="_Toc192782240"/>
      <w:bookmarkStart w:id="943" w:name="_Toc192782848"/>
      <w:bookmarkStart w:id="944" w:name="_Toc192850767"/>
      <w:bookmarkStart w:id="945" w:name="_Toc192929254"/>
      <w:bookmarkStart w:id="946" w:name="_Toc192934942"/>
      <w:bookmarkStart w:id="947" w:name="_Toc193016290"/>
      <w:bookmarkStart w:id="948" w:name="_Toc192335443"/>
      <w:bookmarkStart w:id="949" w:name="_Toc192405970"/>
      <w:bookmarkStart w:id="950" w:name="_Toc192408375"/>
      <w:bookmarkStart w:id="951" w:name="_Toc192408821"/>
      <w:bookmarkStart w:id="952" w:name="_Toc192496281"/>
      <w:bookmarkStart w:id="953" w:name="_Toc192502486"/>
      <w:bookmarkStart w:id="954" w:name="_Toc192509375"/>
      <w:bookmarkStart w:id="955" w:name="_Toc192510096"/>
      <w:bookmarkStart w:id="956" w:name="_Toc192515986"/>
      <w:bookmarkStart w:id="957" w:name="_Toc192579089"/>
      <w:bookmarkStart w:id="958" w:name="_Toc192581030"/>
      <w:bookmarkStart w:id="959" w:name="_Toc192581472"/>
      <w:bookmarkStart w:id="960" w:name="_Toc192762502"/>
      <w:bookmarkStart w:id="961" w:name="_Toc192765076"/>
      <w:bookmarkStart w:id="962" w:name="_Toc192765689"/>
      <w:bookmarkStart w:id="963" w:name="_Toc192782241"/>
      <w:bookmarkStart w:id="964" w:name="_Toc192782849"/>
      <w:bookmarkStart w:id="965" w:name="_Toc192850768"/>
      <w:bookmarkStart w:id="966" w:name="_Toc192929255"/>
      <w:bookmarkStart w:id="967" w:name="_Toc192934943"/>
      <w:bookmarkStart w:id="968" w:name="_Toc193016291"/>
      <w:bookmarkStart w:id="969" w:name="_Toc192335444"/>
      <w:bookmarkStart w:id="970" w:name="_Toc192405971"/>
      <w:bookmarkStart w:id="971" w:name="_Toc192408376"/>
      <w:bookmarkStart w:id="972" w:name="_Toc192408822"/>
      <w:bookmarkStart w:id="973" w:name="_Toc192496282"/>
      <w:bookmarkStart w:id="974" w:name="_Toc192502487"/>
      <w:bookmarkStart w:id="975" w:name="_Toc192509376"/>
      <w:bookmarkStart w:id="976" w:name="_Toc192510097"/>
      <w:bookmarkStart w:id="977" w:name="_Toc192515987"/>
      <w:bookmarkStart w:id="978" w:name="_Toc192579090"/>
      <w:bookmarkStart w:id="979" w:name="_Toc192581031"/>
      <w:bookmarkStart w:id="980" w:name="_Toc192581473"/>
      <w:bookmarkStart w:id="981" w:name="_Toc192762503"/>
      <w:bookmarkStart w:id="982" w:name="_Toc192765077"/>
      <w:bookmarkStart w:id="983" w:name="_Toc192765690"/>
      <w:bookmarkStart w:id="984" w:name="_Toc192782242"/>
      <w:bookmarkStart w:id="985" w:name="_Toc192782850"/>
      <w:bookmarkStart w:id="986" w:name="_Toc192850769"/>
      <w:bookmarkStart w:id="987" w:name="_Toc192929256"/>
      <w:bookmarkStart w:id="988" w:name="_Toc192934944"/>
      <w:bookmarkStart w:id="989" w:name="_Toc193016292"/>
      <w:bookmarkStart w:id="990" w:name="_Toc192335445"/>
      <w:bookmarkStart w:id="991" w:name="_Toc192405972"/>
      <w:bookmarkStart w:id="992" w:name="_Toc192408377"/>
      <w:bookmarkStart w:id="993" w:name="_Toc192408823"/>
      <w:bookmarkStart w:id="994" w:name="_Toc192496283"/>
      <w:bookmarkStart w:id="995" w:name="_Toc192502488"/>
      <w:bookmarkStart w:id="996" w:name="_Toc192509377"/>
      <w:bookmarkStart w:id="997" w:name="_Toc192510098"/>
      <w:bookmarkStart w:id="998" w:name="_Toc192515988"/>
      <w:bookmarkStart w:id="999" w:name="_Toc192579091"/>
      <w:bookmarkStart w:id="1000" w:name="_Toc192581032"/>
      <w:bookmarkStart w:id="1001" w:name="_Toc192581474"/>
      <w:bookmarkStart w:id="1002" w:name="_Toc192762504"/>
      <w:bookmarkStart w:id="1003" w:name="_Toc192765078"/>
      <w:bookmarkStart w:id="1004" w:name="_Toc192765691"/>
      <w:bookmarkStart w:id="1005" w:name="_Toc192782243"/>
      <w:bookmarkStart w:id="1006" w:name="_Toc192782851"/>
      <w:bookmarkStart w:id="1007" w:name="_Toc192850770"/>
      <w:bookmarkStart w:id="1008" w:name="_Toc192929257"/>
      <w:bookmarkStart w:id="1009" w:name="_Toc192934945"/>
      <w:bookmarkStart w:id="1010" w:name="_Toc193016293"/>
      <w:bookmarkStart w:id="1011" w:name="_Toc192335446"/>
      <w:bookmarkStart w:id="1012" w:name="_Toc192405973"/>
      <w:bookmarkStart w:id="1013" w:name="_Toc192408378"/>
      <w:bookmarkStart w:id="1014" w:name="_Toc192408824"/>
      <w:bookmarkStart w:id="1015" w:name="_Toc192496284"/>
      <w:bookmarkStart w:id="1016" w:name="_Toc192502489"/>
      <w:bookmarkStart w:id="1017" w:name="_Toc192509378"/>
      <w:bookmarkStart w:id="1018" w:name="_Toc192510099"/>
      <w:bookmarkStart w:id="1019" w:name="_Toc192515989"/>
      <w:bookmarkStart w:id="1020" w:name="_Toc192579092"/>
      <w:bookmarkStart w:id="1021" w:name="_Toc192581033"/>
      <w:bookmarkStart w:id="1022" w:name="_Toc192581475"/>
      <w:bookmarkStart w:id="1023" w:name="_Toc192762505"/>
      <w:bookmarkStart w:id="1024" w:name="_Toc192765079"/>
      <w:bookmarkStart w:id="1025" w:name="_Toc192765692"/>
      <w:bookmarkStart w:id="1026" w:name="_Toc192782244"/>
      <w:bookmarkStart w:id="1027" w:name="_Toc192782852"/>
      <w:bookmarkStart w:id="1028" w:name="_Toc192850771"/>
      <w:bookmarkStart w:id="1029" w:name="_Toc192929258"/>
      <w:bookmarkStart w:id="1030" w:name="_Toc192934946"/>
      <w:bookmarkStart w:id="1031" w:name="_Toc193016294"/>
      <w:bookmarkStart w:id="1032" w:name="_Toc192335447"/>
      <w:bookmarkStart w:id="1033" w:name="_Toc192405974"/>
      <w:bookmarkStart w:id="1034" w:name="_Toc192408379"/>
      <w:bookmarkStart w:id="1035" w:name="_Toc192408825"/>
      <w:bookmarkStart w:id="1036" w:name="_Toc192496285"/>
      <w:bookmarkStart w:id="1037" w:name="_Toc192502490"/>
      <w:bookmarkStart w:id="1038" w:name="_Toc192509379"/>
      <w:bookmarkStart w:id="1039" w:name="_Toc192510100"/>
      <w:bookmarkStart w:id="1040" w:name="_Toc192515990"/>
      <w:bookmarkStart w:id="1041" w:name="_Toc192579093"/>
      <w:bookmarkStart w:id="1042" w:name="_Toc192581034"/>
      <w:bookmarkStart w:id="1043" w:name="_Toc192581476"/>
      <w:bookmarkStart w:id="1044" w:name="_Toc192762506"/>
      <w:bookmarkStart w:id="1045" w:name="_Toc192765080"/>
      <w:bookmarkStart w:id="1046" w:name="_Toc192765693"/>
      <w:bookmarkStart w:id="1047" w:name="_Toc192782245"/>
      <w:bookmarkStart w:id="1048" w:name="_Toc192782853"/>
      <w:bookmarkStart w:id="1049" w:name="_Toc192850772"/>
      <w:bookmarkStart w:id="1050" w:name="_Toc192929259"/>
      <w:bookmarkStart w:id="1051" w:name="_Toc192934947"/>
      <w:bookmarkStart w:id="1052" w:name="_Toc193016295"/>
      <w:bookmarkStart w:id="1053" w:name="_Toc192335448"/>
      <w:bookmarkStart w:id="1054" w:name="_Toc192405975"/>
      <w:bookmarkStart w:id="1055" w:name="_Toc192408380"/>
      <w:bookmarkStart w:id="1056" w:name="_Toc192408826"/>
      <w:bookmarkStart w:id="1057" w:name="_Toc192496286"/>
      <w:bookmarkStart w:id="1058" w:name="_Toc192502491"/>
      <w:bookmarkStart w:id="1059" w:name="_Toc192509380"/>
      <w:bookmarkStart w:id="1060" w:name="_Toc192510101"/>
      <w:bookmarkStart w:id="1061" w:name="_Toc192515991"/>
      <w:bookmarkStart w:id="1062" w:name="_Toc192579094"/>
      <w:bookmarkStart w:id="1063" w:name="_Toc192581035"/>
      <w:bookmarkStart w:id="1064" w:name="_Toc192581477"/>
      <w:bookmarkStart w:id="1065" w:name="_Toc192762507"/>
      <w:bookmarkStart w:id="1066" w:name="_Toc192765081"/>
      <w:bookmarkStart w:id="1067" w:name="_Toc192765694"/>
      <w:bookmarkStart w:id="1068" w:name="_Toc192782246"/>
      <w:bookmarkStart w:id="1069" w:name="_Toc192782854"/>
      <w:bookmarkStart w:id="1070" w:name="_Toc192850773"/>
      <w:bookmarkStart w:id="1071" w:name="_Toc192929260"/>
      <w:bookmarkStart w:id="1072" w:name="_Toc192934948"/>
      <w:bookmarkStart w:id="1073" w:name="_Toc193016296"/>
      <w:bookmarkStart w:id="1074" w:name="_Toc192335449"/>
      <w:bookmarkStart w:id="1075" w:name="_Toc192405976"/>
      <w:bookmarkStart w:id="1076" w:name="_Toc192408381"/>
      <w:bookmarkStart w:id="1077" w:name="_Toc192408827"/>
      <w:bookmarkStart w:id="1078" w:name="_Toc192496287"/>
      <w:bookmarkStart w:id="1079" w:name="_Toc192502492"/>
      <w:bookmarkStart w:id="1080" w:name="_Toc192509381"/>
      <w:bookmarkStart w:id="1081" w:name="_Toc192510102"/>
      <w:bookmarkStart w:id="1082" w:name="_Toc192515992"/>
      <w:bookmarkStart w:id="1083" w:name="_Toc192579095"/>
      <w:bookmarkStart w:id="1084" w:name="_Toc192581036"/>
      <w:bookmarkStart w:id="1085" w:name="_Toc192581478"/>
      <w:bookmarkStart w:id="1086" w:name="_Toc192762508"/>
      <w:bookmarkStart w:id="1087" w:name="_Toc192765082"/>
      <w:bookmarkStart w:id="1088" w:name="_Toc192765695"/>
      <w:bookmarkStart w:id="1089" w:name="_Toc192782247"/>
      <w:bookmarkStart w:id="1090" w:name="_Toc192782855"/>
      <w:bookmarkStart w:id="1091" w:name="_Toc192850774"/>
      <w:bookmarkStart w:id="1092" w:name="_Toc192929261"/>
      <w:bookmarkStart w:id="1093" w:name="_Toc192934949"/>
      <w:bookmarkStart w:id="1094" w:name="_Toc193016297"/>
      <w:bookmarkStart w:id="1095" w:name="_Toc192335450"/>
      <w:bookmarkStart w:id="1096" w:name="_Toc192405977"/>
      <w:bookmarkStart w:id="1097" w:name="_Toc192408382"/>
      <w:bookmarkStart w:id="1098" w:name="_Toc192408828"/>
      <w:bookmarkStart w:id="1099" w:name="_Toc192496288"/>
      <w:bookmarkStart w:id="1100" w:name="_Toc192502493"/>
      <w:bookmarkStart w:id="1101" w:name="_Toc192509382"/>
      <w:bookmarkStart w:id="1102" w:name="_Toc192510103"/>
      <w:bookmarkStart w:id="1103" w:name="_Toc192515993"/>
      <w:bookmarkStart w:id="1104" w:name="_Toc192579096"/>
      <w:bookmarkStart w:id="1105" w:name="_Toc192581037"/>
      <w:bookmarkStart w:id="1106" w:name="_Toc192581479"/>
      <w:bookmarkStart w:id="1107" w:name="_Toc192762509"/>
      <w:bookmarkStart w:id="1108" w:name="_Toc192765083"/>
      <w:bookmarkStart w:id="1109" w:name="_Toc192765696"/>
      <w:bookmarkStart w:id="1110" w:name="_Toc192782248"/>
      <w:bookmarkStart w:id="1111" w:name="_Toc192782856"/>
      <w:bookmarkStart w:id="1112" w:name="_Toc192850775"/>
      <w:bookmarkStart w:id="1113" w:name="_Toc192929262"/>
      <w:bookmarkStart w:id="1114" w:name="_Toc192934950"/>
      <w:bookmarkStart w:id="1115" w:name="_Toc193016298"/>
      <w:bookmarkStart w:id="1116" w:name="_Toc192335451"/>
      <w:bookmarkStart w:id="1117" w:name="_Toc192405978"/>
      <w:bookmarkStart w:id="1118" w:name="_Toc192408383"/>
      <w:bookmarkStart w:id="1119" w:name="_Toc192408829"/>
      <w:bookmarkStart w:id="1120" w:name="_Toc192496289"/>
      <w:bookmarkStart w:id="1121" w:name="_Toc192502494"/>
      <w:bookmarkStart w:id="1122" w:name="_Toc192509383"/>
      <w:bookmarkStart w:id="1123" w:name="_Toc192510104"/>
      <w:bookmarkStart w:id="1124" w:name="_Toc192515994"/>
      <w:bookmarkStart w:id="1125" w:name="_Toc192579097"/>
      <w:bookmarkStart w:id="1126" w:name="_Toc192581038"/>
      <w:bookmarkStart w:id="1127" w:name="_Toc192581480"/>
      <w:bookmarkStart w:id="1128" w:name="_Toc192762510"/>
      <w:bookmarkStart w:id="1129" w:name="_Toc192765084"/>
      <w:bookmarkStart w:id="1130" w:name="_Toc192765697"/>
      <w:bookmarkStart w:id="1131" w:name="_Toc192782249"/>
      <w:bookmarkStart w:id="1132" w:name="_Toc192782857"/>
      <w:bookmarkStart w:id="1133" w:name="_Toc192850776"/>
      <w:bookmarkStart w:id="1134" w:name="_Toc192929263"/>
      <w:bookmarkStart w:id="1135" w:name="_Toc192934951"/>
      <w:bookmarkStart w:id="1136" w:name="_Toc193016299"/>
      <w:bookmarkStart w:id="1137" w:name="_Toc192335452"/>
      <w:bookmarkStart w:id="1138" w:name="_Toc192405979"/>
      <w:bookmarkStart w:id="1139" w:name="_Toc192408384"/>
      <w:bookmarkStart w:id="1140" w:name="_Toc192408830"/>
      <w:bookmarkStart w:id="1141" w:name="_Toc192496290"/>
      <w:bookmarkStart w:id="1142" w:name="_Toc192502495"/>
      <w:bookmarkStart w:id="1143" w:name="_Toc192509384"/>
      <w:bookmarkStart w:id="1144" w:name="_Toc192510105"/>
      <w:bookmarkStart w:id="1145" w:name="_Toc192515995"/>
      <w:bookmarkStart w:id="1146" w:name="_Toc192579098"/>
      <w:bookmarkStart w:id="1147" w:name="_Toc192581039"/>
      <w:bookmarkStart w:id="1148" w:name="_Toc192581481"/>
      <w:bookmarkStart w:id="1149" w:name="_Toc192762511"/>
      <w:bookmarkStart w:id="1150" w:name="_Toc192765085"/>
      <w:bookmarkStart w:id="1151" w:name="_Toc192765698"/>
      <w:bookmarkStart w:id="1152" w:name="_Toc192782250"/>
      <w:bookmarkStart w:id="1153" w:name="_Toc192782858"/>
      <w:bookmarkStart w:id="1154" w:name="_Toc192850777"/>
      <w:bookmarkStart w:id="1155" w:name="_Toc192929264"/>
      <w:bookmarkStart w:id="1156" w:name="_Toc192934952"/>
      <w:bookmarkStart w:id="1157" w:name="_Toc193016300"/>
      <w:bookmarkStart w:id="1158" w:name="_Toc192335453"/>
      <w:bookmarkStart w:id="1159" w:name="_Toc192405980"/>
      <w:bookmarkStart w:id="1160" w:name="_Toc192408385"/>
      <w:bookmarkStart w:id="1161" w:name="_Toc192408831"/>
      <w:bookmarkStart w:id="1162" w:name="_Toc192496291"/>
      <w:bookmarkStart w:id="1163" w:name="_Toc192502496"/>
      <w:bookmarkStart w:id="1164" w:name="_Toc192509385"/>
      <w:bookmarkStart w:id="1165" w:name="_Toc192510106"/>
      <w:bookmarkStart w:id="1166" w:name="_Toc192515996"/>
      <w:bookmarkStart w:id="1167" w:name="_Toc192579099"/>
      <w:bookmarkStart w:id="1168" w:name="_Toc192581040"/>
      <w:bookmarkStart w:id="1169" w:name="_Toc192581482"/>
      <w:bookmarkStart w:id="1170" w:name="_Toc192762512"/>
      <w:bookmarkStart w:id="1171" w:name="_Toc192765086"/>
      <w:bookmarkStart w:id="1172" w:name="_Toc192765699"/>
      <w:bookmarkStart w:id="1173" w:name="_Toc192782251"/>
      <w:bookmarkStart w:id="1174" w:name="_Toc192782859"/>
      <w:bookmarkStart w:id="1175" w:name="_Toc192850778"/>
      <w:bookmarkStart w:id="1176" w:name="_Toc192929265"/>
      <w:bookmarkStart w:id="1177" w:name="_Toc192934953"/>
      <w:bookmarkStart w:id="1178" w:name="_Toc193016301"/>
      <w:bookmarkStart w:id="1179" w:name="_Toc192335454"/>
      <w:bookmarkStart w:id="1180" w:name="_Toc192405981"/>
      <w:bookmarkStart w:id="1181" w:name="_Toc192408386"/>
      <w:bookmarkStart w:id="1182" w:name="_Toc192408832"/>
      <w:bookmarkStart w:id="1183" w:name="_Toc192496292"/>
      <w:bookmarkStart w:id="1184" w:name="_Toc192502497"/>
      <w:bookmarkStart w:id="1185" w:name="_Toc192509386"/>
      <w:bookmarkStart w:id="1186" w:name="_Toc192510107"/>
      <w:bookmarkStart w:id="1187" w:name="_Toc192515997"/>
      <w:bookmarkStart w:id="1188" w:name="_Toc192579100"/>
      <w:bookmarkStart w:id="1189" w:name="_Toc192581041"/>
      <w:bookmarkStart w:id="1190" w:name="_Toc192581483"/>
      <w:bookmarkStart w:id="1191" w:name="_Toc192762513"/>
      <w:bookmarkStart w:id="1192" w:name="_Toc192765087"/>
      <w:bookmarkStart w:id="1193" w:name="_Toc192765700"/>
      <w:bookmarkStart w:id="1194" w:name="_Toc192782252"/>
      <w:bookmarkStart w:id="1195" w:name="_Toc192782860"/>
      <w:bookmarkStart w:id="1196" w:name="_Toc192850779"/>
      <w:bookmarkStart w:id="1197" w:name="_Toc192929266"/>
      <w:bookmarkStart w:id="1198" w:name="_Toc192934954"/>
      <w:bookmarkStart w:id="1199" w:name="_Toc193016302"/>
      <w:bookmarkStart w:id="1200" w:name="_Toc192335455"/>
      <w:bookmarkStart w:id="1201" w:name="_Toc192405982"/>
      <w:bookmarkStart w:id="1202" w:name="_Toc192408387"/>
      <w:bookmarkStart w:id="1203" w:name="_Toc192408833"/>
      <w:bookmarkStart w:id="1204" w:name="_Toc192496293"/>
      <w:bookmarkStart w:id="1205" w:name="_Toc192502498"/>
      <w:bookmarkStart w:id="1206" w:name="_Toc192509387"/>
      <w:bookmarkStart w:id="1207" w:name="_Toc192510108"/>
      <w:bookmarkStart w:id="1208" w:name="_Toc192515998"/>
      <w:bookmarkStart w:id="1209" w:name="_Toc192579101"/>
      <w:bookmarkStart w:id="1210" w:name="_Toc192581042"/>
      <w:bookmarkStart w:id="1211" w:name="_Toc192581484"/>
      <w:bookmarkStart w:id="1212" w:name="_Toc192762514"/>
      <w:bookmarkStart w:id="1213" w:name="_Toc192765088"/>
      <w:bookmarkStart w:id="1214" w:name="_Toc192765701"/>
      <w:bookmarkStart w:id="1215" w:name="_Toc192782253"/>
      <w:bookmarkStart w:id="1216" w:name="_Toc192782861"/>
      <w:bookmarkStart w:id="1217" w:name="_Toc192850780"/>
      <w:bookmarkStart w:id="1218" w:name="_Toc192929267"/>
      <w:bookmarkStart w:id="1219" w:name="_Toc192934955"/>
      <w:bookmarkStart w:id="1220" w:name="_Toc193016303"/>
      <w:bookmarkStart w:id="1221" w:name="_Toc192335456"/>
      <w:bookmarkStart w:id="1222" w:name="_Toc192405983"/>
      <w:bookmarkStart w:id="1223" w:name="_Toc192408388"/>
      <w:bookmarkStart w:id="1224" w:name="_Toc192408834"/>
      <w:bookmarkStart w:id="1225" w:name="_Toc192496294"/>
      <w:bookmarkStart w:id="1226" w:name="_Toc192502499"/>
      <w:bookmarkStart w:id="1227" w:name="_Toc192509388"/>
      <w:bookmarkStart w:id="1228" w:name="_Toc192510109"/>
      <w:bookmarkStart w:id="1229" w:name="_Toc192515999"/>
      <w:bookmarkStart w:id="1230" w:name="_Toc192579102"/>
      <w:bookmarkStart w:id="1231" w:name="_Toc192581043"/>
      <w:bookmarkStart w:id="1232" w:name="_Toc192581485"/>
      <w:bookmarkStart w:id="1233" w:name="_Toc192762515"/>
      <w:bookmarkStart w:id="1234" w:name="_Toc192765089"/>
      <w:bookmarkStart w:id="1235" w:name="_Toc192765702"/>
      <w:bookmarkStart w:id="1236" w:name="_Toc192782254"/>
      <w:bookmarkStart w:id="1237" w:name="_Toc192782862"/>
      <w:bookmarkStart w:id="1238" w:name="_Toc192850781"/>
      <w:bookmarkStart w:id="1239" w:name="_Toc192929268"/>
      <w:bookmarkStart w:id="1240" w:name="_Toc192934956"/>
      <w:bookmarkStart w:id="1241" w:name="_Toc193016304"/>
      <w:bookmarkStart w:id="1242" w:name="_Toc192335457"/>
      <w:bookmarkStart w:id="1243" w:name="_Toc192405984"/>
      <w:bookmarkStart w:id="1244" w:name="_Toc192408389"/>
      <w:bookmarkStart w:id="1245" w:name="_Toc192408835"/>
      <w:bookmarkStart w:id="1246" w:name="_Toc192496295"/>
      <w:bookmarkStart w:id="1247" w:name="_Toc192502500"/>
      <w:bookmarkStart w:id="1248" w:name="_Toc192509389"/>
      <w:bookmarkStart w:id="1249" w:name="_Toc192510110"/>
      <w:bookmarkStart w:id="1250" w:name="_Toc192516000"/>
      <w:bookmarkStart w:id="1251" w:name="_Toc192579103"/>
      <w:bookmarkStart w:id="1252" w:name="_Toc192581044"/>
      <w:bookmarkStart w:id="1253" w:name="_Toc192581486"/>
      <w:bookmarkStart w:id="1254" w:name="_Toc192762516"/>
      <w:bookmarkStart w:id="1255" w:name="_Toc192765090"/>
      <w:bookmarkStart w:id="1256" w:name="_Toc192765703"/>
      <w:bookmarkStart w:id="1257" w:name="_Toc192782255"/>
      <w:bookmarkStart w:id="1258" w:name="_Toc192782863"/>
      <w:bookmarkStart w:id="1259" w:name="_Toc192850782"/>
      <w:bookmarkStart w:id="1260" w:name="_Toc192929269"/>
      <w:bookmarkStart w:id="1261" w:name="_Toc192934957"/>
      <w:bookmarkStart w:id="1262" w:name="_Toc193016305"/>
      <w:bookmarkStart w:id="1263" w:name="_Toc192335458"/>
      <w:bookmarkStart w:id="1264" w:name="_Toc192405985"/>
      <w:bookmarkStart w:id="1265" w:name="_Toc192408390"/>
      <w:bookmarkStart w:id="1266" w:name="_Toc192408836"/>
      <w:bookmarkStart w:id="1267" w:name="_Toc192496296"/>
      <w:bookmarkStart w:id="1268" w:name="_Toc192502501"/>
      <w:bookmarkStart w:id="1269" w:name="_Toc192509390"/>
      <w:bookmarkStart w:id="1270" w:name="_Toc192510111"/>
      <w:bookmarkStart w:id="1271" w:name="_Toc192516001"/>
      <w:bookmarkStart w:id="1272" w:name="_Toc192579104"/>
      <w:bookmarkStart w:id="1273" w:name="_Toc192581045"/>
      <w:bookmarkStart w:id="1274" w:name="_Toc192581487"/>
      <w:bookmarkStart w:id="1275" w:name="_Toc192762517"/>
      <w:bookmarkStart w:id="1276" w:name="_Toc192765091"/>
      <w:bookmarkStart w:id="1277" w:name="_Toc192765704"/>
      <w:bookmarkStart w:id="1278" w:name="_Toc192782256"/>
      <w:bookmarkStart w:id="1279" w:name="_Toc192782864"/>
      <w:bookmarkStart w:id="1280" w:name="_Toc192850783"/>
      <w:bookmarkStart w:id="1281" w:name="_Toc192929270"/>
      <w:bookmarkStart w:id="1282" w:name="_Toc192934958"/>
      <w:bookmarkStart w:id="1283" w:name="_Toc193016306"/>
      <w:bookmarkStart w:id="1284" w:name="_Toc192335459"/>
      <w:bookmarkStart w:id="1285" w:name="_Toc192405986"/>
      <w:bookmarkStart w:id="1286" w:name="_Toc192408391"/>
      <w:bookmarkStart w:id="1287" w:name="_Toc192408837"/>
      <w:bookmarkStart w:id="1288" w:name="_Toc192496297"/>
      <w:bookmarkStart w:id="1289" w:name="_Toc192502502"/>
      <w:bookmarkStart w:id="1290" w:name="_Toc192509391"/>
      <w:bookmarkStart w:id="1291" w:name="_Toc192510112"/>
      <w:bookmarkStart w:id="1292" w:name="_Toc192516002"/>
      <w:bookmarkStart w:id="1293" w:name="_Toc192579105"/>
      <w:bookmarkStart w:id="1294" w:name="_Toc192581046"/>
      <w:bookmarkStart w:id="1295" w:name="_Toc192581488"/>
      <w:bookmarkStart w:id="1296" w:name="_Toc192762518"/>
      <w:bookmarkStart w:id="1297" w:name="_Toc192765092"/>
      <w:bookmarkStart w:id="1298" w:name="_Toc192765705"/>
      <w:bookmarkStart w:id="1299" w:name="_Toc192782257"/>
      <w:bookmarkStart w:id="1300" w:name="_Toc192782865"/>
      <w:bookmarkStart w:id="1301" w:name="_Toc192850784"/>
      <w:bookmarkStart w:id="1302" w:name="_Toc192929271"/>
      <w:bookmarkStart w:id="1303" w:name="_Toc192934959"/>
      <w:bookmarkStart w:id="1304" w:name="_Toc193016307"/>
      <w:bookmarkStart w:id="1305" w:name="_Toc192335460"/>
      <w:bookmarkStart w:id="1306" w:name="_Toc192405987"/>
      <w:bookmarkStart w:id="1307" w:name="_Toc192408392"/>
      <w:bookmarkStart w:id="1308" w:name="_Toc192408838"/>
      <w:bookmarkStart w:id="1309" w:name="_Toc192496298"/>
      <w:bookmarkStart w:id="1310" w:name="_Toc192502503"/>
      <w:bookmarkStart w:id="1311" w:name="_Toc192509392"/>
      <w:bookmarkStart w:id="1312" w:name="_Toc192510113"/>
      <w:bookmarkStart w:id="1313" w:name="_Toc192516003"/>
      <w:bookmarkStart w:id="1314" w:name="_Toc192579106"/>
      <w:bookmarkStart w:id="1315" w:name="_Toc192581047"/>
      <w:bookmarkStart w:id="1316" w:name="_Toc192581489"/>
      <w:bookmarkStart w:id="1317" w:name="_Toc192762519"/>
      <w:bookmarkStart w:id="1318" w:name="_Toc192765093"/>
      <w:bookmarkStart w:id="1319" w:name="_Toc192765706"/>
      <w:bookmarkStart w:id="1320" w:name="_Toc192782258"/>
      <w:bookmarkStart w:id="1321" w:name="_Toc192782866"/>
      <w:bookmarkStart w:id="1322" w:name="_Toc192850785"/>
      <w:bookmarkStart w:id="1323" w:name="_Toc192929272"/>
      <w:bookmarkStart w:id="1324" w:name="_Toc192934960"/>
      <w:bookmarkStart w:id="1325" w:name="_Toc193016308"/>
      <w:bookmarkStart w:id="1326" w:name="_Toc192335461"/>
      <w:bookmarkStart w:id="1327" w:name="_Toc192405988"/>
      <w:bookmarkStart w:id="1328" w:name="_Toc192408393"/>
      <w:bookmarkStart w:id="1329" w:name="_Toc192408839"/>
      <w:bookmarkStart w:id="1330" w:name="_Toc192496299"/>
      <w:bookmarkStart w:id="1331" w:name="_Toc192502504"/>
      <w:bookmarkStart w:id="1332" w:name="_Toc192509393"/>
      <w:bookmarkStart w:id="1333" w:name="_Toc192510114"/>
      <w:bookmarkStart w:id="1334" w:name="_Toc192516004"/>
      <w:bookmarkStart w:id="1335" w:name="_Toc192579107"/>
      <w:bookmarkStart w:id="1336" w:name="_Toc192581048"/>
      <w:bookmarkStart w:id="1337" w:name="_Toc192581490"/>
      <w:bookmarkStart w:id="1338" w:name="_Toc192762520"/>
      <w:bookmarkStart w:id="1339" w:name="_Toc192765094"/>
      <w:bookmarkStart w:id="1340" w:name="_Toc192765707"/>
      <w:bookmarkStart w:id="1341" w:name="_Toc192782259"/>
      <w:bookmarkStart w:id="1342" w:name="_Toc192782867"/>
      <w:bookmarkStart w:id="1343" w:name="_Toc192850786"/>
      <w:bookmarkStart w:id="1344" w:name="_Toc192929273"/>
      <w:bookmarkStart w:id="1345" w:name="_Toc192934961"/>
      <w:bookmarkStart w:id="1346" w:name="_Toc193016309"/>
      <w:bookmarkStart w:id="1347" w:name="_Toc192335462"/>
      <w:bookmarkStart w:id="1348" w:name="_Toc192405989"/>
      <w:bookmarkStart w:id="1349" w:name="_Toc192408394"/>
      <w:bookmarkStart w:id="1350" w:name="_Toc192408840"/>
      <w:bookmarkStart w:id="1351" w:name="_Toc192496300"/>
      <w:bookmarkStart w:id="1352" w:name="_Toc192502505"/>
      <w:bookmarkStart w:id="1353" w:name="_Toc192509394"/>
      <w:bookmarkStart w:id="1354" w:name="_Toc192510115"/>
      <w:bookmarkStart w:id="1355" w:name="_Toc192516005"/>
      <w:bookmarkStart w:id="1356" w:name="_Toc192579108"/>
      <w:bookmarkStart w:id="1357" w:name="_Toc192581049"/>
      <w:bookmarkStart w:id="1358" w:name="_Toc192581491"/>
      <w:bookmarkStart w:id="1359" w:name="_Toc192762521"/>
      <w:bookmarkStart w:id="1360" w:name="_Toc192765095"/>
      <w:bookmarkStart w:id="1361" w:name="_Toc192765708"/>
      <w:bookmarkStart w:id="1362" w:name="_Toc192782260"/>
      <w:bookmarkStart w:id="1363" w:name="_Toc192782868"/>
      <w:bookmarkStart w:id="1364" w:name="_Toc192850787"/>
      <w:bookmarkStart w:id="1365" w:name="_Toc192929274"/>
      <w:bookmarkStart w:id="1366" w:name="_Toc192934962"/>
      <w:bookmarkStart w:id="1367" w:name="_Toc193016310"/>
      <w:bookmarkStart w:id="1368" w:name="_Toc192335463"/>
      <w:bookmarkStart w:id="1369" w:name="_Toc192405990"/>
      <w:bookmarkStart w:id="1370" w:name="_Toc192408395"/>
      <w:bookmarkStart w:id="1371" w:name="_Toc192408841"/>
      <w:bookmarkStart w:id="1372" w:name="_Toc192496301"/>
      <w:bookmarkStart w:id="1373" w:name="_Toc192502506"/>
      <w:bookmarkStart w:id="1374" w:name="_Toc192509395"/>
      <w:bookmarkStart w:id="1375" w:name="_Toc192510116"/>
      <w:bookmarkStart w:id="1376" w:name="_Toc192516006"/>
      <w:bookmarkStart w:id="1377" w:name="_Toc192579109"/>
      <w:bookmarkStart w:id="1378" w:name="_Toc192581050"/>
      <w:bookmarkStart w:id="1379" w:name="_Toc192581492"/>
      <w:bookmarkStart w:id="1380" w:name="_Toc192762522"/>
      <w:bookmarkStart w:id="1381" w:name="_Toc192765096"/>
      <w:bookmarkStart w:id="1382" w:name="_Toc192765709"/>
      <w:bookmarkStart w:id="1383" w:name="_Toc192782261"/>
      <w:bookmarkStart w:id="1384" w:name="_Toc192782869"/>
      <w:bookmarkStart w:id="1385" w:name="_Toc192850788"/>
      <w:bookmarkStart w:id="1386" w:name="_Toc192929275"/>
      <w:bookmarkStart w:id="1387" w:name="_Toc192934963"/>
      <w:bookmarkStart w:id="1388" w:name="_Toc193016311"/>
      <w:bookmarkStart w:id="1389" w:name="_Toc192335464"/>
      <w:bookmarkStart w:id="1390" w:name="_Toc192405991"/>
      <w:bookmarkStart w:id="1391" w:name="_Toc192408396"/>
      <w:bookmarkStart w:id="1392" w:name="_Toc192408842"/>
      <w:bookmarkStart w:id="1393" w:name="_Toc192496302"/>
      <w:bookmarkStart w:id="1394" w:name="_Toc192502507"/>
      <w:bookmarkStart w:id="1395" w:name="_Toc192509396"/>
      <w:bookmarkStart w:id="1396" w:name="_Toc192510117"/>
      <w:bookmarkStart w:id="1397" w:name="_Toc192516007"/>
      <w:bookmarkStart w:id="1398" w:name="_Toc192579110"/>
      <w:bookmarkStart w:id="1399" w:name="_Toc192581051"/>
      <w:bookmarkStart w:id="1400" w:name="_Toc192581493"/>
      <w:bookmarkStart w:id="1401" w:name="_Toc192762523"/>
      <w:bookmarkStart w:id="1402" w:name="_Toc192765097"/>
      <w:bookmarkStart w:id="1403" w:name="_Toc192765710"/>
      <w:bookmarkStart w:id="1404" w:name="_Toc192782262"/>
      <w:bookmarkStart w:id="1405" w:name="_Toc192782870"/>
      <w:bookmarkStart w:id="1406" w:name="_Toc192850789"/>
      <w:bookmarkStart w:id="1407" w:name="_Toc192929276"/>
      <w:bookmarkStart w:id="1408" w:name="_Toc192934964"/>
      <w:bookmarkStart w:id="1409" w:name="_Toc193016312"/>
      <w:bookmarkStart w:id="1410" w:name="_Toc192335465"/>
      <w:bookmarkStart w:id="1411" w:name="_Toc192405992"/>
      <w:bookmarkStart w:id="1412" w:name="_Toc192408397"/>
      <w:bookmarkStart w:id="1413" w:name="_Toc192408843"/>
      <w:bookmarkStart w:id="1414" w:name="_Toc192496303"/>
      <w:bookmarkStart w:id="1415" w:name="_Toc192502508"/>
      <w:bookmarkStart w:id="1416" w:name="_Toc192509397"/>
      <w:bookmarkStart w:id="1417" w:name="_Toc192510118"/>
      <w:bookmarkStart w:id="1418" w:name="_Toc192516008"/>
      <w:bookmarkStart w:id="1419" w:name="_Toc192579111"/>
      <w:bookmarkStart w:id="1420" w:name="_Toc192581052"/>
      <w:bookmarkStart w:id="1421" w:name="_Toc192581494"/>
      <w:bookmarkStart w:id="1422" w:name="_Toc192762524"/>
      <w:bookmarkStart w:id="1423" w:name="_Toc192765098"/>
      <w:bookmarkStart w:id="1424" w:name="_Toc192765711"/>
      <w:bookmarkStart w:id="1425" w:name="_Toc192782263"/>
      <w:bookmarkStart w:id="1426" w:name="_Toc192782871"/>
      <w:bookmarkStart w:id="1427" w:name="_Toc192850790"/>
      <w:bookmarkStart w:id="1428" w:name="_Toc192929277"/>
      <w:bookmarkStart w:id="1429" w:name="_Toc192934965"/>
      <w:bookmarkStart w:id="1430" w:name="_Toc193016313"/>
      <w:bookmarkStart w:id="1431" w:name="_Toc192335466"/>
      <w:bookmarkStart w:id="1432" w:name="_Toc192405993"/>
      <w:bookmarkStart w:id="1433" w:name="_Toc192408398"/>
      <w:bookmarkStart w:id="1434" w:name="_Toc192408844"/>
      <w:bookmarkStart w:id="1435" w:name="_Toc192496304"/>
      <w:bookmarkStart w:id="1436" w:name="_Toc192502509"/>
      <w:bookmarkStart w:id="1437" w:name="_Toc192509398"/>
      <w:bookmarkStart w:id="1438" w:name="_Toc192510119"/>
      <w:bookmarkStart w:id="1439" w:name="_Toc192516009"/>
      <w:bookmarkStart w:id="1440" w:name="_Toc192579112"/>
      <w:bookmarkStart w:id="1441" w:name="_Toc192581053"/>
      <w:bookmarkStart w:id="1442" w:name="_Toc192581495"/>
      <w:bookmarkStart w:id="1443" w:name="_Toc192762525"/>
      <w:bookmarkStart w:id="1444" w:name="_Toc192765099"/>
      <w:bookmarkStart w:id="1445" w:name="_Toc192765712"/>
      <w:bookmarkStart w:id="1446" w:name="_Toc192782264"/>
      <w:bookmarkStart w:id="1447" w:name="_Toc192782872"/>
      <w:bookmarkStart w:id="1448" w:name="_Toc192850791"/>
      <w:bookmarkStart w:id="1449" w:name="_Toc192929278"/>
      <w:bookmarkStart w:id="1450" w:name="_Toc192934966"/>
      <w:bookmarkStart w:id="1451" w:name="_Toc193016314"/>
      <w:bookmarkStart w:id="1452" w:name="_Toc192335467"/>
      <w:bookmarkStart w:id="1453" w:name="_Toc192405994"/>
      <w:bookmarkStart w:id="1454" w:name="_Toc192408399"/>
      <w:bookmarkStart w:id="1455" w:name="_Toc192408845"/>
      <w:bookmarkStart w:id="1456" w:name="_Toc192496305"/>
      <w:bookmarkStart w:id="1457" w:name="_Toc192502510"/>
      <w:bookmarkStart w:id="1458" w:name="_Toc192509399"/>
      <w:bookmarkStart w:id="1459" w:name="_Toc192510120"/>
      <w:bookmarkStart w:id="1460" w:name="_Toc192516010"/>
      <w:bookmarkStart w:id="1461" w:name="_Toc192579113"/>
      <w:bookmarkStart w:id="1462" w:name="_Toc192581054"/>
      <w:bookmarkStart w:id="1463" w:name="_Toc192581496"/>
      <w:bookmarkStart w:id="1464" w:name="_Toc192762526"/>
      <w:bookmarkStart w:id="1465" w:name="_Toc192765100"/>
      <w:bookmarkStart w:id="1466" w:name="_Toc192765713"/>
      <w:bookmarkStart w:id="1467" w:name="_Toc192782265"/>
      <w:bookmarkStart w:id="1468" w:name="_Toc192782873"/>
      <w:bookmarkStart w:id="1469" w:name="_Toc192850792"/>
      <w:bookmarkStart w:id="1470" w:name="_Toc192929279"/>
      <w:bookmarkStart w:id="1471" w:name="_Toc192934967"/>
      <w:bookmarkStart w:id="1472" w:name="_Toc193016315"/>
      <w:bookmarkStart w:id="1473" w:name="_Toc192335468"/>
      <w:bookmarkStart w:id="1474" w:name="_Toc192405995"/>
      <w:bookmarkStart w:id="1475" w:name="_Toc192408400"/>
      <w:bookmarkStart w:id="1476" w:name="_Toc192408846"/>
      <w:bookmarkStart w:id="1477" w:name="_Toc192496306"/>
      <w:bookmarkStart w:id="1478" w:name="_Toc192502511"/>
      <w:bookmarkStart w:id="1479" w:name="_Toc192509400"/>
      <w:bookmarkStart w:id="1480" w:name="_Toc192510121"/>
      <w:bookmarkStart w:id="1481" w:name="_Toc192516011"/>
      <w:bookmarkStart w:id="1482" w:name="_Toc192579114"/>
      <w:bookmarkStart w:id="1483" w:name="_Toc192581055"/>
      <w:bookmarkStart w:id="1484" w:name="_Toc192581497"/>
      <w:bookmarkStart w:id="1485" w:name="_Toc192762527"/>
      <w:bookmarkStart w:id="1486" w:name="_Toc192765101"/>
      <w:bookmarkStart w:id="1487" w:name="_Toc192765714"/>
      <w:bookmarkStart w:id="1488" w:name="_Toc192782266"/>
      <w:bookmarkStart w:id="1489" w:name="_Toc192782874"/>
      <w:bookmarkStart w:id="1490" w:name="_Toc192850793"/>
      <w:bookmarkStart w:id="1491" w:name="_Toc192929280"/>
      <w:bookmarkStart w:id="1492" w:name="_Toc192934968"/>
      <w:bookmarkStart w:id="1493" w:name="_Toc193016316"/>
      <w:bookmarkStart w:id="1494" w:name="_Toc192335469"/>
      <w:bookmarkStart w:id="1495" w:name="_Toc192405996"/>
      <w:bookmarkStart w:id="1496" w:name="_Toc192408401"/>
      <w:bookmarkStart w:id="1497" w:name="_Toc192408847"/>
      <w:bookmarkStart w:id="1498" w:name="_Toc192496307"/>
      <w:bookmarkStart w:id="1499" w:name="_Toc192502512"/>
      <w:bookmarkStart w:id="1500" w:name="_Toc192509401"/>
      <w:bookmarkStart w:id="1501" w:name="_Toc192510122"/>
      <w:bookmarkStart w:id="1502" w:name="_Toc192516012"/>
      <w:bookmarkStart w:id="1503" w:name="_Toc192579115"/>
      <w:bookmarkStart w:id="1504" w:name="_Toc192581056"/>
      <w:bookmarkStart w:id="1505" w:name="_Toc192581498"/>
      <w:bookmarkStart w:id="1506" w:name="_Toc192762528"/>
      <w:bookmarkStart w:id="1507" w:name="_Toc192765102"/>
      <w:bookmarkStart w:id="1508" w:name="_Toc192765715"/>
      <w:bookmarkStart w:id="1509" w:name="_Toc192782267"/>
      <w:bookmarkStart w:id="1510" w:name="_Toc192782875"/>
      <w:bookmarkStart w:id="1511" w:name="_Toc192850794"/>
      <w:bookmarkStart w:id="1512" w:name="_Toc192929281"/>
      <w:bookmarkStart w:id="1513" w:name="_Toc192934969"/>
      <w:bookmarkStart w:id="1514" w:name="_Toc193016317"/>
      <w:bookmarkStart w:id="1515" w:name="_Toc192335470"/>
      <w:bookmarkStart w:id="1516" w:name="_Toc192405997"/>
      <w:bookmarkStart w:id="1517" w:name="_Toc192408402"/>
      <w:bookmarkStart w:id="1518" w:name="_Toc192408848"/>
      <w:bookmarkStart w:id="1519" w:name="_Toc192496308"/>
      <w:bookmarkStart w:id="1520" w:name="_Toc192502513"/>
      <w:bookmarkStart w:id="1521" w:name="_Toc192509402"/>
      <w:bookmarkStart w:id="1522" w:name="_Toc192510123"/>
      <w:bookmarkStart w:id="1523" w:name="_Toc192516013"/>
      <w:bookmarkStart w:id="1524" w:name="_Toc192579116"/>
      <w:bookmarkStart w:id="1525" w:name="_Toc192581057"/>
      <w:bookmarkStart w:id="1526" w:name="_Toc192581499"/>
      <w:bookmarkStart w:id="1527" w:name="_Toc192762529"/>
      <w:bookmarkStart w:id="1528" w:name="_Toc192765103"/>
      <w:bookmarkStart w:id="1529" w:name="_Toc192765716"/>
      <w:bookmarkStart w:id="1530" w:name="_Toc192782268"/>
      <w:bookmarkStart w:id="1531" w:name="_Toc192782876"/>
      <w:bookmarkStart w:id="1532" w:name="_Toc192850795"/>
      <w:bookmarkStart w:id="1533" w:name="_Toc192929282"/>
      <w:bookmarkStart w:id="1534" w:name="_Toc192934970"/>
      <w:bookmarkStart w:id="1535" w:name="_Toc193016318"/>
      <w:bookmarkStart w:id="1536" w:name="_Toc192335471"/>
      <w:bookmarkStart w:id="1537" w:name="_Toc192405998"/>
      <w:bookmarkStart w:id="1538" w:name="_Toc192408403"/>
      <w:bookmarkStart w:id="1539" w:name="_Toc192408849"/>
      <w:bookmarkStart w:id="1540" w:name="_Toc192496309"/>
      <w:bookmarkStart w:id="1541" w:name="_Toc192502514"/>
      <w:bookmarkStart w:id="1542" w:name="_Toc192509403"/>
      <w:bookmarkStart w:id="1543" w:name="_Toc192510124"/>
      <w:bookmarkStart w:id="1544" w:name="_Toc192516014"/>
      <w:bookmarkStart w:id="1545" w:name="_Toc192579117"/>
      <w:bookmarkStart w:id="1546" w:name="_Toc192581058"/>
      <w:bookmarkStart w:id="1547" w:name="_Toc192581500"/>
      <w:bookmarkStart w:id="1548" w:name="_Toc192762530"/>
      <w:bookmarkStart w:id="1549" w:name="_Toc192765104"/>
      <w:bookmarkStart w:id="1550" w:name="_Toc192765717"/>
      <w:bookmarkStart w:id="1551" w:name="_Toc192782269"/>
      <w:bookmarkStart w:id="1552" w:name="_Toc192782877"/>
      <w:bookmarkStart w:id="1553" w:name="_Toc192850796"/>
      <w:bookmarkStart w:id="1554" w:name="_Toc192929283"/>
      <w:bookmarkStart w:id="1555" w:name="_Toc192934971"/>
      <w:bookmarkStart w:id="1556" w:name="_Toc193016319"/>
      <w:bookmarkStart w:id="1557" w:name="_Toc192335472"/>
      <w:bookmarkStart w:id="1558" w:name="_Toc192405999"/>
      <w:bookmarkStart w:id="1559" w:name="_Toc192408404"/>
      <w:bookmarkStart w:id="1560" w:name="_Toc192408850"/>
      <w:bookmarkStart w:id="1561" w:name="_Toc192496310"/>
      <w:bookmarkStart w:id="1562" w:name="_Toc192502515"/>
      <w:bookmarkStart w:id="1563" w:name="_Toc192509404"/>
      <w:bookmarkStart w:id="1564" w:name="_Toc192510125"/>
      <w:bookmarkStart w:id="1565" w:name="_Toc192516015"/>
      <w:bookmarkStart w:id="1566" w:name="_Toc192579118"/>
      <w:bookmarkStart w:id="1567" w:name="_Toc192581059"/>
      <w:bookmarkStart w:id="1568" w:name="_Toc192581501"/>
      <w:bookmarkStart w:id="1569" w:name="_Toc192762531"/>
      <w:bookmarkStart w:id="1570" w:name="_Toc192765105"/>
      <w:bookmarkStart w:id="1571" w:name="_Toc192765718"/>
      <w:bookmarkStart w:id="1572" w:name="_Toc192782270"/>
      <w:bookmarkStart w:id="1573" w:name="_Toc192782878"/>
      <w:bookmarkStart w:id="1574" w:name="_Toc192850797"/>
      <w:bookmarkStart w:id="1575" w:name="_Toc192929284"/>
      <w:bookmarkStart w:id="1576" w:name="_Toc192934972"/>
      <w:bookmarkStart w:id="1577" w:name="_Toc193016320"/>
      <w:bookmarkStart w:id="1578" w:name="_Toc192335473"/>
      <w:bookmarkStart w:id="1579" w:name="_Toc192406000"/>
      <w:bookmarkStart w:id="1580" w:name="_Toc192408405"/>
      <w:bookmarkStart w:id="1581" w:name="_Toc192408851"/>
      <w:bookmarkStart w:id="1582" w:name="_Toc192496311"/>
      <w:bookmarkStart w:id="1583" w:name="_Toc192502516"/>
      <w:bookmarkStart w:id="1584" w:name="_Toc192509405"/>
      <w:bookmarkStart w:id="1585" w:name="_Toc192510126"/>
      <w:bookmarkStart w:id="1586" w:name="_Toc192516016"/>
      <w:bookmarkStart w:id="1587" w:name="_Toc192579119"/>
      <w:bookmarkStart w:id="1588" w:name="_Toc192581060"/>
      <w:bookmarkStart w:id="1589" w:name="_Toc192581502"/>
      <w:bookmarkStart w:id="1590" w:name="_Toc192762532"/>
      <w:bookmarkStart w:id="1591" w:name="_Toc192765106"/>
      <w:bookmarkStart w:id="1592" w:name="_Toc192765719"/>
      <w:bookmarkStart w:id="1593" w:name="_Toc192782271"/>
      <w:bookmarkStart w:id="1594" w:name="_Toc192782879"/>
      <w:bookmarkStart w:id="1595" w:name="_Toc192850798"/>
      <w:bookmarkStart w:id="1596" w:name="_Toc192929285"/>
      <w:bookmarkStart w:id="1597" w:name="_Toc192934973"/>
      <w:bookmarkStart w:id="1598" w:name="_Toc193016321"/>
      <w:bookmarkStart w:id="1599" w:name="_Toc192335474"/>
      <w:bookmarkStart w:id="1600" w:name="_Toc192406001"/>
      <w:bookmarkStart w:id="1601" w:name="_Toc192408406"/>
      <w:bookmarkStart w:id="1602" w:name="_Toc192408852"/>
      <w:bookmarkStart w:id="1603" w:name="_Toc192496312"/>
      <w:bookmarkStart w:id="1604" w:name="_Toc192502517"/>
      <w:bookmarkStart w:id="1605" w:name="_Toc192509406"/>
      <w:bookmarkStart w:id="1606" w:name="_Toc192510127"/>
      <w:bookmarkStart w:id="1607" w:name="_Toc192516017"/>
      <w:bookmarkStart w:id="1608" w:name="_Toc192579120"/>
      <w:bookmarkStart w:id="1609" w:name="_Toc192581061"/>
      <w:bookmarkStart w:id="1610" w:name="_Toc192581503"/>
      <w:bookmarkStart w:id="1611" w:name="_Toc192762533"/>
      <w:bookmarkStart w:id="1612" w:name="_Toc192765107"/>
      <w:bookmarkStart w:id="1613" w:name="_Toc192765720"/>
      <w:bookmarkStart w:id="1614" w:name="_Toc192782272"/>
      <w:bookmarkStart w:id="1615" w:name="_Toc192782880"/>
      <w:bookmarkStart w:id="1616" w:name="_Toc192850799"/>
      <w:bookmarkStart w:id="1617" w:name="_Toc192929286"/>
      <w:bookmarkStart w:id="1618" w:name="_Toc192934974"/>
      <w:bookmarkStart w:id="1619" w:name="_Toc193016322"/>
      <w:bookmarkStart w:id="1620" w:name="_Toc192335475"/>
      <w:bookmarkStart w:id="1621" w:name="_Toc192406002"/>
      <w:bookmarkStart w:id="1622" w:name="_Toc192408407"/>
      <w:bookmarkStart w:id="1623" w:name="_Toc192408853"/>
      <w:bookmarkStart w:id="1624" w:name="_Toc192496313"/>
      <w:bookmarkStart w:id="1625" w:name="_Toc192502518"/>
      <w:bookmarkStart w:id="1626" w:name="_Toc192509407"/>
      <w:bookmarkStart w:id="1627" w:name="_Toc192510128"/>
      <w:bookmarkStart w:id="1628" w:name="_Toc192516018"/>
      <w:bookmarkStart w:id="1629" w:name="_Toc192579121"/>
      <w:bookmarkStart w:id="1630" w:name="_Toc192581062"/>
      <w:bookmarkStart w:id="1631" w:name="_Toc192581504"/>
      <w:bookmarkStart w:id="1632" w:name="_Toc192762534"/>
      <w:bookmarkStart w:id="1633" w:name="_Toc192765108"/>
      <w:bookmarkStart w:id="1634" w:name="_Toc192765721"/>
      <w:bookmarkStart w:id="1635" w:name="_Toc192782273"/>
      <w:bookmarkStart w:id="1636" w:name="_Toc192782881"/>
      <w:bookmarkStart w:id="1637" w:name="_Toc192850800"/>
      <w:bookmarkStart w:id="1638" w:name="_Toc192929287"/>
      <w:bookmarkStart w:id="1639" w:name="_Toc192934975"/>
      <w:bookmarkStart w:id="1640" w:name="_Toc193016323"/>
      <w:bookmarkStart w:id="1641" w:name="_Toc192335476"/>
      <w:bookmarkStart w:id="1642" w:name="_Toc192406003"/>
      <w:bookmarkStart w:id="1643" w:name="_Toc192408408"/>
      <w:bookmarkStart w:id="1644" w:name="_Toc192408854"/>
      <w:bookmarkStart w:id="1645" w:name="_Toc192496314"/>
      <w:bookmarkStart w:id="1646" w:name="_Toc192502519"/>
      <w:bookmarkStart w:id="1647" w:name="_Toc192509408"/>
      <w:bookmarkStart w:id="1648" w:name="_Toc192510129"/>
      <w:bookmarkStart w:id="1649" w:name="_Toc192516019"/>
      <w:bookmarkStart w:id="1650" w:name="_Toc192579122"/>
      <w:bookmarkStart w:id="1651" w:name="_Toc192581063"/>
      <w:bookmarkStart w:id="1652" w:name="_Toc192581505"/>
      <w:bookmarkStart w:id="1653" w:name="_Toc192762535"/>
      <w:bookmarkStart w:id="1654" w:name="_Toc192765109"/>
      <w:bookmarkStart w:id="1655" w:name="_Toc192765722"/>
      <w:bookmarkStart w:id="1656" w:name="_Toc192782274"/>
      <w:bookmarkStart w:id="1657" w:name="_Toc192782882"/>
      <w:bookmarkStart w:id="1658" w:name="_Toc192850801"/>
      <w:bookmarkStart w:id="1659" w:name="_Toc192929288"/>
      <w:bookmarkStart w:id="1660" w:name="_Toc192934976"/>
      <w:bookmarkStart w:id="1661" w:name="_Toc193016324"/>
      <w:bookmarkStart w:id="1662" w:name="_Toc192335477"/>
      <w:bookmarkStart w:id="1663" w:name="_Toc192406004"/>
      <w:bookmarkStart w:id="1664" w:name="_Toc192408409"/>
      <w:bookmarkStart w:id="1665" w:name="_Toc192408855"/>
      <w:bookmarkStart w:id="1666" w:name="_Toc192496315"/>
      <w:bookmarkStart w:id="1667" w:name="_Toc192502520"/>
      <w:bookmarkStart w:id="1668" w:name="_Toc192509409"/>
      <w:bookmarkStart w:id="1669" w:name="_Toc192510130"/>
      <w:bookmarkStart w:id="1670" w:name="_Toc192516020"/>
      <w:bookmarkStart w:id="1671" w:name="_Toc192579123"/>
      <w:bookmarkStart w:id="1672" w:name="_Toc192581064"/>
      <w:bookmarkStart w:id="1673" w:name="_Toc192581506"/>
      <w:bookmarkStart w:id="1674" w:name="_Toc192762536"/>
      <w:bookmarkStart w:id="1675" w:name="_Toc192765110"/>
      <w:bookmarkStart w:id="1676" w:name="_Toc192765723"/>
      <w:bookmarkStart w:id="1677" w:name="_Toc192782275"/>
      <w:bookmarkStart w:id="1678" w:name="_Toc192782883"/>
      <w:bookmarkStart w:id="1679" w:name="_Toc192850802"/>
      <w:bookmarkStart w:id="1680" w:name="_Toc192929289"/>
      <w:bookmarkStart w:id="1681" w:name="_Toc192934977"/>
      <w:bookmarkStart w:id="1682" w:name="_Toc193016325"/>
      <w:bookmarkStart w:id="1683" w:name="_Toc192335478"/>
      <w:bookmarkStart w:id="1684" w:name="_Toc192406005"/>
      <w:bookmarkStart w:id="1685" w:name="_Toc192408410"/>
      <w:bookmarkStart w:id="1686" w:name="_Toc192408856"/>
      <w:bookmarkStart w:id="1687" w:name="_Toc192496316"/>
      <w:bookmarkStart w:id="1688" w:name="_Toc192502521"/>
      <w:bookmarkStart w:id="1689" w:name="_Toc192509410"/>
      <w:bookmarkStart w:id="1690" w:name="_Toc192510131"/>
      <w:bookmarkStart w:id="1691" w:name="_Toc192516021"/>
      <w:bookmarkStart w:id="1692" w:name="_Toc192579124"/>
      <w:bookmarkStart w:id="1693" w:name="_Toc192581065"/>
      <w:bookmarkStart w:id="1694" w:name="_Toc192581507"/>
      <w:bookmarkStart w:id="1695" w:name="_Toc192762537"/>
      <w:bookmarkStart w:id="1696" w:name="_Toc192765111"/>
      <w:bookmarkStart w:id="1697" w:name="_Toc192765724"/>
      <w:bookmarkStart w:id="1698" w:name="_Toc192782276"/>
      <w:bookmarkStart w:id="1699" w:name="_Toc192782884"/>
      <w:bookmarkStart w:id="1700" w:name="_Toc192850803"/>
      <w:bookmarkStart w:id="1701" w:name="_Toc192929290"/>
      <w:bookmarkStart w:id="1702" w:name="_Toc192934978"/>
      <w:bookmarkStart w:id="1703" w:name="_Toc193016326"/>
      <w:bookmarkStart w:id="1704" w:name="_Toc192335479"/>
      <w:bookmarkStart w:id="1705" w:name="_Toc192406006"/>
      <w:bookmarkStart w:id="1706" w:name="_Toc192408411"/>
      <w:bookmarkStart w:id="1707" w:name="_Toc192408857"/>
      <w:bookmarkStart w:id="1708" w:name="_Toc192496317"/>
      <w:bookmarkStart w:id="1709" w:name="_Toc192502522"/>
      <w:bookmarkStart w:id="1710" w:name="_Toc192509411"/>
      <w:bookmarkStart w:id="1711" w:name="_Toc192510132"/>
      <w:bookmarkStart w:id="1712" w:name="_Toc192516022"/>
      <w:bookmarkStart w:id="1713" w:name="_Toc192579125"/>
      <w:bookmarkStart w:id="1714" w:name="_Toc192581066"/>
      <w:bookmarkStart w:id="1715" w:name="_Toc192581508"/>
      <w:bookmarkStart w:id="1716" w:name="_Toc192762538"/>
      <w:bookmarkStart w:id="1717" w:name="_Toc192765112"/>
      <w:bookmarkStart w:id="1718" w:name="_Toc192765725"/>
      <w:bookmarkStart w:id="1719" w:name="_Toc192782277"/>
      <w:bookmarkStart w:id="1720" w:name="_Toc192782885"/>
      <w:bookmarkStart w:id="1721" w:name="_Toc192850804"/>
      <w:bookmarkStart w:id="1722" w:name="_Toc192929291"/>
      <w:bookmarkStart w:id="1723" w:name="_Toc192934979"/>
      <w:bookmarkStart w:id="1724" w:name="_Toc193016327"/>
      <w:bookmarkStart w:id="1725" w:name="_Toc192335480"/>
      <w:bookmarkStart w:id="1726" w:name="_Toc192406007"/>
      <w:bookmarkStart w:id="1727" w:name="_Toc192408412"/>
      <w:bookmarkStart w:id="1728" w:name="_Toc192408858"/>
      <w:bookmarkStart w:id="1729" w:name="_Toc192496318"/>
      <w:bookmarkStart w:id="1730" w:name="_Toc192502523"/>
      <w:bookmarkStart w:id="1731" w:name="_Toc192509412"/>
      <w:bookmarkStart w:id="1732" w:name="_Toc192510133"/>
      <w:bookmarkStart w:id="1733" w:name="_Toc192516023"/>
      <w:bookmarkStart w:id="1734" w:name="_Toc192579126"/>
      <w:bookmarkStart w:id="1735" w:name="_Toc192581067"/>
      <w:bookmarkStart w:id="1736" w:name="_Toc192581509"/>
      <w:bookmarkStart w:id="1737" w:name="_Toc192762539"/>
      <w:bookmarkStart w:id="1738" w:name="_Toc192765113"/>
      <w:bookmarkStart w:id="1739" w:name="_Toc192765726"/>
      <w:bookmarkStart w:id="1740" w:name="_Toc192782278"/>
      <w:bookmarkStart w:id="1741" w:name="_Toc192782886"/>
      <w:bookmarkStart w:id="1742" w:name="_Toc192850805"/>
      <w:bookmarkStart w:id="1743" w:name="_Toc192929292"/>
      <w:bookmarkStart w:id="1744" w:name="_Toc192934980"/>
      <w:bookmarkStart w:id="1745" w:name="_Toc193016328"/>
      <w:bookmarkStart w:id="1746" w:name="_Toc192335481"/>
      <w:bookmarkStart w:id="1747" w:name="_Toc192406008"/>
      <w:bookmarkStart w:id="1748" w:name="_Toc192408413"/>
      <w:bookmarkStart w:id="1749" w:name="_Toc192408859"/>
      <w:bookmarkStart w:id="1750" w:name="_Toc192496319"/>
      <w:bookmarkStart w:id="1751" w:name="_Toc192502524"/>
      <w:bookmarkStart w:id="1752" w:name="_Toc192509413"/>
      <w:bookmarkStart w:id="1753" w:name="_Toc192510134"/>
      <w:bookmarkStart w:id="1754" w:name="_Toc192516024"/>
      <w:bookmarkStart w:id="1755" w:name="_Toc192579127"/>
      <w:bookmarkStart w:id="1756" w:name="_Toc192581068"/>
      <w:bookmarkStart w:id="1757" w:name="_Toc192581510"/>
      <w:bookmarkStart w:id="1758" w:name="_Toc192762540"/>
      <w:bookmarkStart w:id="1759" w:name="_Toc192765114"/>
      <w:bookmarkStart w:id="1760" w:name="_Toc192765727"/>
      <w:bookmarkStart w:id="1761" w:name="_Toc192782279"/>
      <w:bookmarkStart w:id="1762" w:name="_Toc192782887"/>
      <w:bookmarkStart w:id="1763" w:name="_Toc192850806"/>
      <w:bookmarkStart w:id="1764" w:name="_Toc192929293"/>
      <w:bookmarkStart w:id="1765" w:name="_Toc192934981"/>
      <w:bookmarkStart w:id="1766" w:name="_Toc193016329"/>
      <w:bookmarkStart w:id="1767" w:name="_Toc192335482"/>
      <w:bookmarkStart w:id="1768" w:name="_Toc192406009"/>
      <w:bookmarkStart w:id="1769" w:name="_Toc192408414"/>
      <w:bookmarkStart w:id="1770" w:name="_Toc192408860"/>
      <w:bookmarkStart w:id="1771" w:name="_Toc192496320"/>
      <w:bookmarkStart w:id="1772" w:name="_Toc192502525"/>
      <w:bookmarkStart w:id="1773" w:name="_Toc192509414"/>
      <w:bookmarkStart w:id="1774" w:name="_Toc192510135"/>
      <w:bookmarkStart w:id="1775" w:name="_Toc192516025"/>
      <w:bookmarkStart w:id="1776" w:name="_Toc192579128"/>
      <w:bookmarkStart w:id="1777" w:name="_Toc192581069"/>
      <w:bookmarkStart w:id="1778" w:name="_Toc192581511"/>
      <w:bookmarkStart w:id="1779" w:name="_Toc192762541"/>
      <w:bookmarkStart w:id="1780" w:name="_Toc192765115"/>
      <w:bookmarkStart w:id="1781" w:name="_Toc192765728"/>
      <w:bookmarkStart w:id="1782" w:name="_Toc192782280"/>
      <w:bookmarkStart w:id="1783" w:name="_Toc192782888"/>
      <w:bookmarkStart w:id="1784" w:name="_Toc192850807"/>
      <w:bookmarkStart w:id="1785" w:name="_Toc192929294"/>
      <w:bookmarkStart w:id="1786" w:name="_Toc192934982"/>
      <w:bookmarkStart w:id="1787" w:name="_Toc193016330"/>
      <w:bookmarkStart w:id="1788" w:name="_Toc192335483"/>
      <w:bookmarkStart w:id="1789" w:name="_Toc192406010"/>
      <w:bookmarkStart w:id="1790" w:name="_Toc192408415"/>
      <w:bookmarkStart w:id="1791" w:name="_Toc192408861"/>
      <w:bookmarkStart w:id="1792" w:name="_Toc192496321"/>
      <w:bookmarkStart w:id="1793" w:name="_Toc192502526"/>
      <w:bookmarkStart w:id="1794" w:name="_Toc192509415"/>
      <w:bookmarkStart w:id="1795" w:name="_Toc192510136"/>
      <w:bookmarkStart w:id="1796" w:name="_Toc192516026"/>
      <w:bookmarkStart w:id="1797" w:name="_Toc192579129"/>
      <w:bookmarkStart w:id="1798" w:name="_Toc192581070"/>
      <w:bookmarkStart w:id="1799" w:name="_Toc192581512"/>
      <w:bookmarkStart w:id="1800" w:name="_Toc192762542"/>
      <w:bookmarkStart w:id="1801" w:name="_Toc192765116"/>
      <w:bookmarkStart w:id="1802" w:name="_Toc192765729"/>
      <w:bookmarkStart w:id="1803" w:name="_Toc192782281"/>
      <w:bookmarkStart w:id="1804" w:name="_Toc192782889"/>
      <w:bookmarkStart w:id="1805" w:name="_Toc192850808"/>
      <w:bookmarkStart w:id="1806" w:name="_Toc192929295"/>
      <w:bookmarkStart w:id="1807" w:name="_Toc192934983"/>
      <w:bookmarkStart w:id="1808" w:name="_Toc193016331"/>
      <w:bookmarkStart w:id="1809" w:name="_Toc192335484"/>
      <w:bookmarkStart w:id="1810" w:name="_Toc192406011"/>
      <w:bookmarkStart w:id="1811" w:name="_Toc192408416"/>
      <w:bookmarkStart w:id="1812" w:name="_Toc192408862"/>
      <w:bookmarkStart w:id="1813" w:name="_Toc192496322"/>
      <w:bookmarkStart w:id="1814" w:name="_Toc192502527"/>
      <w:bookmarkStart w:id="1815" w:name="_Toc192509416"/>
      <w:bookmarkStart w:id="1816" w:name="_Toc192510137"/>
      <w:bookmarkStart w:id="1817" w:name="_Toc192516027"/>
      <w:bookmarkStart w:id="1818" w:name="_Toc192579130"/>
      <w:bookmarkStart w:id="1819" w:name="_Toc192581071"/>
      <w:bookmarkStart w:id="1820" w:name="_Toc192581513"/>
      <w:bookmarkStart w:id="1821" w:name="_Toc192762543"/>
      <w:bookmarkStart w:id="1822" w:name="_Toc192765117"/>
      <w:bookmarkStart w:id="1823" w:name="_Toc192765730"/>
      <w:bookmarkStart w:id="1824" w:name="_Toc192782282"/>
      <w:bookmarkStart w:id="1825" w:name="_Toc192782890"/>
      <w:bookmarkStart w:id="1826" w:name="_Toc192850809"/>
      <w:bookmarkStart w:id="1827" w:name="_Toc192929296"/>
      <w:bookmarkStart w:id="1828" w:name="_Toc192934984"/>
      <w:bookmarkStart w:id="1829" w:name="_Toc193016332"/>
      <w:bookmarkStart w:id="1830" w:name="_Toc192335485"/>
      <w:bookmarkStart w:id="1831" w:name="_Toc192406012"/>
      <w:bookmarkStart w:id="1832" w:name="_Toc192408417"/>
      <w:bookmarkStart w:id="1833" w:name="_Toc192408863"/>
      <w:bookmarkStart w:id="1834" w:name="_Toc192496323"/>
      <w:bookmarkStart w:id="1835" w:name="_Toc192502528"/>
      <w:bookmarkStart w:id="1836" w:name="_Toc192509417"/>
      <w:bookmarkStart w:id="1837" w:name="_Toc192510138"/>
      <w:bookmarkStart w:id="1838" w:name="_Toc192516028"/>
      <w:bookmarkStart w:id="1839" w:name="_Toc192579131"/>
      <w:bookmarkStart w:id="1840" w:name="_Toc192581072"/>
      <w:bookmarkStart w:id="1841" w:name="_Toc192581514"/>
      <w:bookmarkStart w:id="1842" w:name="_Toc192762544"/>
      <w:bookmarkStart w:id="1843" w:name="_Toc192765118"/>
      <w:bookmarkStart w:id="1844" w:name="_Toc192765731"/>
      <w:bookmarkStart w:id="1845" w:name="_Toc192782283"/>
      <w:bookmarkStart w:id="1846" w:name="_Toc192782891"/>
      <w:bookmarkStart w:id="1847" w:name="_Toc192850810"/>
      <w:bookmarkStart w:id="1848" w:name="_Toc192929297"/>
      <w:bookmarkStart w:id="1849" w:name="_Toc192934985"/>
      <w:bookmarkStart w:id="1850" w:name="_Toc193016333"/>
      <w:bookmarkStart w:id="1851" w:name="_Toc192335486"/>
      <w:bookmarkStart w:id="1852" w:name="_Toc192406013"/>
      <w:bookmarkStart w:id="1853" w:name="_Toc192408418"/>
      <w:bookmarkStart w:id="1854" w:name="_Toc192408864"/>
      <w:bookmarkStart w:id="1855" w:name="_Toc192496324"/>
      <w:bookmarkStart w:id="1856" w:name="_Toc192502529"/>
      <w:bookmarkStart w:id="1857" w:name="_Toc192509418"/>
      <w:bookmarkStart w:id="1858" w:name="_Toc192510139"/>
      <w:bookmarkStart w:id="1859" w:name="_Toc192516029"/>
      <w:bookmarkStart w:id="1860" w:name="_Toc192579132"/>
      <w:bookmarkStart w:id="1861" w:name="_Toc192581073"/>
      <w:bookmarkStart w:id="1862" w:name="_Toc192581515"/>
      <w:bookmarkStart w:id="1863" w:name="_Toc192762545"/>
      <w:bookmarkStart w:id="1864" w:name="_Toc192765119"/>
      <w:bookmarkStart w:id="1865" w:name="_Toc192765732"/>
      <w:bookmarkStart w:id="1866" w:name="_Toc192782284"/>
      <w:bookmarkStart w:id="1867" w:name="_Toc192782892"/>
      <w:bookmarkStart w:id="1868" w:name="_Toc192850811"/>
      <w:bookmarkStart w:id="1869" w:name="_Toc192929298"/>
      <w:bookmarkStart w:id="1870" w:name="_Toc192934986"/>
      <w:bookmarkStart w:id="1871" w:name="_Toc193016334"/>
      <w:bookmarkStart w:id="1872" w:name="_Toc192335487"/>
      <w:bookmarkStart w:id="1873" w:name="_Toc192406014"/>
      <w:bookmarkStart w:id="1874" w:name="_Toc192408419"/>
      <w:bookmarkStart w:id="1875" w:name="_Toc192408865"/>
      <w:bookmarkStart w:id="1876" w:name="_Toc192496325"/>
      <w:bookmarkStart w:id="1877" w:name="_Toc192502530"/>
      <w:bookmarkStart w:id="1878" w:name="_Toc192509419"/>
      <w:bookmarkStart w:id="1879" w:name="_Toc192510140"/>
      <w:bookmarkStart w:id="1880" w:name="_Toc192516030"/>
      <w:bookmarkStart w:id="1881" w:name="_Toc192579133"/>
      <w:bookmarkStart w:id="1882" w:name="_Toc192581074"/>
      <w:bookmarkStart w:id="1883" w:name="_Toc192581516"/>
      <w:bookmarkStart w:id="1884" w:name="_Toc192762546"/>
      <w:bookmarkStart w:id="1885" w:name="_Toc192765120"/>
      <w:bookmarkStart w:id="1886" w:name="_Toc192765733"/>
      <w:bookmarkStart w:id="1887" w:name="_Toc192782285"/>
      <w:bookmarkStart w:id="1888" w:name="_Toc192782893"/>
      <w:bookmarkStart w:id="1889" w:name="_Toc192850812"/>
      <w:bookmarkStart w:id="1890" w:name="_Toc192929299"/>
      <w:bookmarkStart w:id="1891" w:name="_Toc192934987"/>
      <w:bookmarkStart w:id="1892" w:name="_Toc193016335"/>
      <w:bookmarkStart w:id="1893" w:name="_Toc192335488"/>
      <w:bookmarkStart w:id="1894" w:name="_Toc192406015"/>
      <w:bookmarkStart w:id="1895" w:name="_Toc192408420"/>
      <w:bookmarkStart w:id="1896" w:name="_Toc192408866"/>
      <w:bookmarkStart w:id="1897" w:name="_Toc192496326"/>
      <w:bookmarkStart w:id="1898" w:name="_Toc192502531"/>
      <w:bookmarkStart w:id="1899" w:name="_Toc192509420"/>
      <w:bookmarkStart w:id="1900" w:name="_Toc192510141"/>
      <w:bookmarkStart w:id="1901" w:name="_Toc192516031"/>
      <w:bookmarkStart w:id="1902" w:name="_Toc192579134"/>
      <w:bookmarkStart w:id="1903" w:name="_Toc192581075"/>
      <w:bookmarkStart w:id="1904" w:name="_Toc192581517"/>
      <w:bookmarkStart w:id="1905" w:name="_Toc192762547"/>
      <w:bookmarkStart w:id="1906" w:name="_Toc192765121"/>
      <w:bookmarkStart w:id="1907" w:name="_Toc192765734"/>
      <w:bookmarkStart w:id="1908" w:name="_Toc192782286"/>
      <w:bookmarkStart w:id="1909" w:name="_Toc192782894"/>
      <w:bookmarkStart w:id="1910" w:name="_Toc192850813"/>
      <w:bookmarkStart w:id="1911" w:name="_Toc192929300"/>
      <w:bookmarkStart w:id="1912" w:name="_Toc192934988"/>
      <w:bookmarkStart w:id="1913" w:name="_Toc193016336"/>
      <w:bookmarkStart w:id="1914" w:name="_Toc192335489"/>
      <w:bookmarkStart w:id="1915" w:name="_Toc192406016"/>
      <w:bookmarkStart w:id="1916" w:name="_Toc192408421"/>
      <w:bookmarkStart w:id="1917" w:name="_Toc192408867"/>
      <w:bookmarkStart w:id="1918" w:name="_Toc192496327"/>
      <w:bookmarkStart w:id="1919" w:name="_Toc192502532"/>
      <w:bookmarkStart w:id="1920" w:name="_Toc192509421"/>
      <w:bookmarkStart w:id="1921" w:name="_Toc192510142"/>
      <w:bookmarkStart w:id="1922" w:name="_Toc192516032"/>
      <w:bookmarkStart w:id="1923" w:name="_Toc192579135"/>
      <w:bookmarkStart w:id="1924" w:name="_Toc192581076"/>
      <w:bookmarkStart w:id="1925" w:name="_Toc192581518"/>
      <w:bookmarkStart w:id="1926" w:name="_Toc192762548"/>
      <w:bookmarkStart w:id="1927" w:name="_Toc192765122"/>
      <w:bookmarkStart w:id="1928" w:name="_Toc192765735"/>
      <w:bookmarkStart w:id="1929" w:name="_Toc192782287"/>
      <w:bookmarkStart w:id="1930" w:name="_Toc192782895"/>
      <w:bookmarkStart w:id="1931" w:name="_Toc192850814"/>
      <w:bookmarkStart w:id="1932" w:name="_Toc192929301"/>
      <w:bookmarkStart w:id="1933" w:name="_Toc192934989"/>
      <w:bookmarkStart w:id="1934" w:name="_Toc193016337"/>
      <w:bookmarkStart w:id="1935" w:name="_Toc192335490"/>
      <w:bookmarkStart w:id="1936" w:name="_Toc192406017"/>
      <w:bookmarkStart w:id="1937" w:name="_Toc192408422"/>
      <w:bookmarkStart w:id="1938" w:name="_Toc192408868"/>
      <w:bookmarkStart w:id="1939" w:name="_Toc192496328"/>
      <w:bookmarkStart w:id="1940" w:name="_Toc192502533"/>
      <w:bookmarkStart w:id="1941" w:name="_Toc192509422"/>
      <w:bookmarkStart w:id="1942" w:name="_Toc192510143"/>
      <w:bookmarkStart w:id="1943" w:name="_Toc192516033"/>
      <w:bookmarkStart w:id="1944" w:name="_Toc192579136"/>
      <w:bookmarkStart w:id="1945" w:name="_Toc192581077"/>
      <w:bookmarkStart w:id="1946" w:name="_Toc192581519"/>
      <w:bookmarkStart w:id="1947" w:name="_Toc192762549"/>
      <w:bookmarkStart w:id="1948" w:name="_Toc192765123"/>
      <w:bookmarkStart w:id="1949" w:name="_Toc192765736"/>
      <w:bookmarkStart w:id="1950" w:name="_Toc192782288"/>
      <w:bookmarkStart w:id="1951" w:name="_Toc192782896"/>
      <w:bookmarkStart w:id="1952" w:name="_Toc192850815"/>
      <w:bookmarkStart w:id="1953" w:name="_Toc192929302"/>
      <w:bookmarkStart w:id="1954" w:name="_Toc192934990"/>
      <w:bookmarkStart w:id="1955" w:name="_Toc193016338"/>
      <w:bookmarkStart w:id="1956" w:name="_Toc192335491"/>
      <w:bookmarkStart w:id="1957" w:name="_Toc192406018"/>
      <w:bookmarkStart w:id="1958" w:name="_Toc192408423"/>
      <w:bookmarkStart w:id="1959" w:name="_Toc192408869"/>
      <w:bookmarkStart w:id="1960" w:name="_Toc192496329"/>
      <w:bookmarkStart w:id="1961" w:name="_Toc192502534"/>
      <w:bookmarkStart w:id="1962" w:name="_Toc192509423"/>
      <w:bookmarkStart w:id="1963" w:name="_Toc192510144"/>
      <w:bookmarkStart w:id="1964" w:name="_Toc192516034"/>
      <w:bookmarkStart w:id="1965" w:name="_Toc192579137"/>
      <w:bookmarkStart w:id="1966" w:name="_Toc192581078"/>
      <w:bookmarkStart w:id="1967" w:name="_Toc192581520"/>
      <w:bookmarkStart w:id="1968" w:name="_Toc192762550"/>
      <w:bookmarkStart w:id="1969" w:name="_Toc192765124"/>
      <w:bookmarkStart w:id="1970" w:name="_Toc192765737"/>
      <w:bookmarkStart w:id="1971" w:name="_Toc192782289"/>
      <w:bookmarkStart w:id="1972" w:name="_Toc192782897"/>
      <w:bookmarkStart w:id="1973" w:name="_Toc192850816"/>
      <w:bookmarkStart w:id="1974" w:name="_Toc192929303"/>
      <w:bookmarkStart w:id="1975" w:name="_Toc192934991"/>
      <w:bookmarkStart w:id="1976" w:name="_Toc193016339"/>
      <w:bookmarkStart w:id="1977" w:name="_Toc192335492"/>
      <w:bookmarkStart w:id="1978" w:name="_Toc192406019"/>
      <w:bookmarkStart w:id="1979" w:name="_Toc192408424"/>
      <w:bookmarkStart w:id="1980" w:name="_Toc192408870"/>
      <w:bookmarkStart w:id="1981" w:name="_Toc192496330"/>
      <w:bookmarkStart w:id="1982" w:name="_Toc192502535"/>
      <w:bookmarkStart w:id="1983" w:name="_Toc192509424"/>
      <w:bookmarkStart w:id="1984" w:name="_Toc192510145"/>
      <w:bookmarkStart w:id="1985" w:name="_Toc192516035"/>
      <w:bookmarkStart w:id="1986" w:name="_Toc192579138"/>
      <w:bookmarkStart w:id="1987" w:name="_Toc192581079"/>
      <w:bookmarkStart w:id="1988" w:name="_Toc192581521"/>
      <w:bookmarkStart w:id="1989" w:name="_Toc192762551"/>
      <w:bookmarkStart w:id="1990" w:name="_Toc192765125"/>
      <w:bookmarkStart w:id="1991" w:name="_Toc192765738"/>
      <w:bookmarkStart w:id="1992" w:name="_Toc192782290"/>
      <w:bookmarkStart w:id="1993" w:name="_Toc192782898"/>
      <w:bookmarkStart w:id="1994" w:name="_Toc192850817"/>
      <w:bookmarkStart w:id="1995" w:name="_Toc192929304"/>
      <w:bookmarkStart w:id="1996" w:name="_Toc192934992"/>
      <w:bookmarkStart w:id="1997" w:name="_Toc193016340"/>
      <w:bookmarkStart w:id="1998" w:name="_Toc192335493"/>
      <w:bookmarkStart w:id="1999" w:name="_Toc192406020"/>
      <w:bookmarkStart w:id="2000" w:name="_Toc192408425"/>
      <w:bookmarkStart w:id="2001" w:name="_Toc192408871"/>
      <w:bookmarkStart w:id="2002" w:name="_Toc192496331"/>
      <w:bookmarkStart w:id="2003" w:name="_Toc192502536"/>
      <w:bookmarkStart w:id="2004" w:name="_Toc192509425"/>
      <w:bookmarkStart w:id="2005" w:name="_Toc192510146"/>
      <w:bookmarkStart w:id="2006" w:name="_Toc192516036"/>
      <w:bookmarkStart w:id="2007" w:name="_Toc192579139"/>
      <w:bookmarkStart w:id="2008" w:name="_Toc192581080"/>
      <w:bookmarkStart w:id="2009" w:name="_Toc192581522"/>
      <w:bookmarkStart w:id="2010" w:name="_Toc192762552"/>
      <w:bookmarkStart w:id="2011" w:name="_Toc192765126"/>
      <w:bookmarkStart w:id="2012" w:name="_Toc192765739"/>
      <w:bookmarkStart w:id="2013" w:name="_Toc192782291"/>
      <w:bookmarkStart w:id="2014" w:name="_Toc192782899"/>
      <w:bookmarkStart w:id="2015" w:name="_Toc192850818"/>
      <w:bookmarkStart w:id="2016" w:name="_Toc192929305"/>
      <w:bookmarkStart w:id="2017" w:name="_Toc192934993"/>
      <w:bookmarkStart w:id="2018" w:name="_Toc193016341"/>
      <w:bookmarkStart w:id="2019" w:name="_Toc192335494"/>
      <w:bookmarkStart w:id="2020" w:name="_Toc192406021"/>
      <w:bookmarkStart w:id="2021" w:name="_Toc192408426"/>
      <w:bookmarkStart w:id="2022" w:name="_Toc192408872"/>
      <w:bookmarkStart w:id="2023" w:name="_Toc192496332"/>
      <w:bookmarkStart w:id="2024" w:name="_Toc192502537"/>
      <w:bookmarkStart w:id="2025" w:name="_Toc192509426"/>
      <w:bookmarkStart w:id="2026" w:name="_Toc192510147"/>
      <w:bookmarkStart w:id="2027" w:name="_Toc192516037"/>
      <w:bookmarkStart w:id="2028" w:name="_Toc192579140"/>
      <w:bookmarkStart w:id="2029" w:name="_Toc192581081"/>
      <w:bookmarkStart w:id="2030" w:name="_Toc192581523"/>
      <w:bookmarkStart w:id="2031" w:name="_Toc192762553"/>
      <w:bookmarkStart w:id="2032" w:name="_Toc192765127"/>
      <w:bookmarkStart w:id="2033" w:name="_Toc192765740"/>
      <w:bookmarkStart w:id="2034" w:name="_Toc192782292"/>
      <w:bookmarkStart w:id="2035" w:name="_Toc192782900"/>
      <w:bookmarkStart w:id="2036" w:name="_Toc192850819"/>
      <w:bookmarkStart w:id="2037" w:name="_Toc192929306"/>
      <w:bookmarkStart w:id="2038" w:name="_Toc192934994"/>
      <w:bookmarkStart w:id="2039" w:name="_Toc193016342"/>
      <w:bookmarkStart w:id="2040" w:name="_Toc192335495"/>
      <w:bookmarkStart w:id="2041" w:name="_Toc192406022"/>
      <w:bookmarkStart w:id="2042" w:name="_Toc192408427"/>
      <w:bookmarkStart w:id="2043" w:name="_Toc192408873"/>
      <w:bookmarkStart w:id="2044" w:name="_Toc192496333"/>
      <w:bookmarkStart w:id="2045" w:name="_Toc192502538"/>
      <w:bookmarkStart w:id="2046" w:name="_Toc192509427"/>
      <w:bookmarkStart w:id="2047" w:name="_Toc192510148"/>
      <w:bookmarkStart w:id="2048" w:name="_Toc192516038"/>
      <w:bookmarkStart w:id="2049" w:name="_Toc192579141"/>
      <w:bookmarkStart w:id="2050" w:name="_Toc192581082"/>
      <w:bookmarkStart w:id="2051" w:name="_Toc192581524"/>
      <w:bookmarkStart w:id="2052" w:name="_Toc192762554"/>
      <w:bookmarkStart w:id="2053" w:name="_Toc192765128"/>
      <w:bookmarkStart w:id="2054" w:name="_Toc192765741"/>
      <w:bookmarkStart w:id="2055" w:name="_Toc192782293"/>
      <w:bookmarkStart w:id="2056" w:name="_Toc192782901"/>
      <w:bookmarkStart w:id="2057" w:name="_Toc192850820"/>
      <w:bookmarkStart w:id="2058" w:name="_Toc192929307"/>
      <w:bookmarkStart w:id="2059" w:name="_Toc192934995"/>
      <w:bookmarkStart w:id="2060" w:name="_Toc193016343"/>
      <w:bookmarkStart w:id="2061" w:name="_Toc192335496"/>
      <w:bookmarkStart w:id="2062" w:name="_Toc192406023"/>
      <w:bookmarkStart w:id="2063" w:name="_Toc192408428"/>
      <w:bookmarkStart w:id="2064" w:name="_Toc192408874"/>
      <w:bookmarkStart w:id="2065" w:name="_Toc192496334"/>
      <w:bookmarkStart w:id="2066" w:name="_Toc192502539"/>
      <w:bookmarkStart w:id="2067" w:name="_Toc192509428"/>
      <w:bookmarkStart w:id="2068" w:name="_Toc192510149"/>
      <w:bookmarkStart w:id="2069" w:name="_Toc192516039"/>
      <w:bookmarkStart w:id="2070" w:name="_Toc192579142"/>
      <w:bookmarkStart w:id="2071" w:name="_Toc192581083"/>
      <w:bookmarkStart w:id="2072" w:name="_Toc192581525"/>
      <w:bookmarkStart w:id="2073" w:name="_Toc192762555"/>
      <w:bookmarkStart w:id="2074" w:name="_Toc192765129"/>
      <w:bookmarkStart w:id="2075" w:name="_Toc192765742"/>
      <w:bookmarkStart w:id="2076" w:name="_Toc192782294"/>
      <w:bookmarkStart w:id="2077" w:name="_Toc192782902"/>
      <w:bookmarkStart w:id="2078" w:name="_Toc192850821"/>
      <w:bookmarkStart w:id="2079" w:name="_Toc192929308"/>
      <w:bookmarkStart w:id="2080" w:name="_Toc192934996"/>
      <w:bookmarkStart w:id="2081" w:name="_Toc193016344"/>
      <w:bookmarkStart w:id="2082" w:name="_Toc192335497"/>
      <w:bookmarkStart w:id="2083" w:name="_Toc192406024"/>
      <w:bookmarkStart w:id="2084" w:name="_Toc192408429"/>
      <w:bookmarkStart w:id="2085" w:name="_Toc192408875"/>
      <w:bookmarkStart w:id="2086" w:name="_Toc192496335"/>
      <w:bookmarkStart w:id="2087" w:name="_Toc192502540"/>
      <w:bookmarkStart w:id="2088" w:name="_Toc192509429"/>
      <w:bookmarkStart w:id="2089" w:name="_Toc192510150"/>
      <w:bookmarkStart w:id="2090" w:name="_Toc192516040"/>
      <w:bookmarkStart w:id="2091" w:name="_Toc192579143"/>
      <w:bookmarkStart w:id="2092" w:name="_Toc192581084"/>
      <w:bookmarkStart w:id="2093" w:name="_Toc192581526"/>
      <w:bookmarkStart w:id="2094" w:name="_Toc192762556"/>
      <w:bookmarkStart w:id="2095" w:name="_Toc192765130"/>
      <w:bookmarkStart w:id="2096" w:name="_Toc192765743"/>
      <w:bookmarkStart w:id="2097" w:name="_Toc192782295"/>
      <w:bookmarkStart w:id="2098" w:name="_Toc192782903"/>
      <w:bookmarkStart w:id="2099" w:name="_Toc192850822"/>
      <w:bookmarkStart w:id="2100" w:name="_Toc192929309"/>
      <w:bookmarkStart w:id="2101" w:name="_Toc192934997"/>
      <w:bookmarkStart w:id="2102" w:name="_Toc193016345"/>
      <w:bookmarkStart w:id="2103" w:name="_Toc192335498"/>
      <w:bookmarkStart w:id="2104" w:name="_Toc192406025"/>
      <w:bookmarkStart w:id="2105" w:name="_Toc192408430"/>
      <w:bookmarkStart w:id="2106" w:name="_Toc192408876"/>
      <w:bookmarkStart w:id="2107" w:name="_Toc192496336"/>
      <w:bookmarkStart w:id="2108" w:name="_Toc192502541"/>
      <w:bookmarkStart w:id="2109" w:name="_Toc192509430"/>
      <w:bookmarkStart w:id="2110" w:name="_Toc192510151"/>
      <w:bookmarkStart w:id="2111" w:name="_Toc192516041"/>
      <w:bookmarkStart w:id="2112" w:name="_Toc192579144"/>
      <w:bookmarkStart w:id="2113" w:name="_Toc192581085"/>
      <w:bookmarkStart w:id="2114" w:name="_Toc192581527"/>
      <w:bookmarkStart w:id="2115" w:name="_Toc192762557"/>
      <w:bookmarkStart w:id="2116" w:name="_Toc192765131"/>
      <w:bookmarkStart w:id="2117" w:name="_Toc192765744"/>
      <w:bookmarkStart w:id="2118" w:name="_Toc192782296"/>
      <w:bookmarkStart w:id="2119" w:name="_Toc192782904"/>
      <w:bookmarkStart w:id="2120" w:name="_Toc192850823"/>
      <w:bookmarkStart w:id="2121" w:name="_Toc192929310"/>
      <w:bookmarkStart w:id="2122" w:name="_Toc192934998"/>
      <w:bookmarkStart w:id="2123" w:name="_Toc193016346"/>
      <w:bookmarkStart w:id="2124" w:name="_Toc192335499"/>
      <w:bookmarkStart w:id="2125" w:name="_Toc192406026"/>
      <w:bookmarkStart w:id="2126" w:name="_Toc192408431"/>
      <w:bookmarkStart w:id="2127" w:name="_Toc192408877"/>
      <w:bookmarkStart w:id="2128" w:name="_Toc192496337"/>
      <w:bookmarkStart w:id="2129" w:name="_Toc192502542"/>
      <w:bookmarkStart w:id="2130" w:name="_Toc192509431"/>
      <w:bookmarkStart w:id="2131" w:name="_Toc192510152"/>
      <w:bookmarkStart w:id="2132" w:name="_Toc192516042"/>
      <w:bookmarkStart w:id="2133" w:name="_Toc192579145"/>
      <w:bookmarkStart w:id="2134" w:name="_Toc192581086"/>
      <w:bookmarkStart w:id="2135" w:name="_Toc192581528"/>
      <w:bookmarkStart w:id="2136" w:name="_Toc192762558"/>
      <w:bookmarkStart w:id="2137" w:name="_Toc192765132"/>
      <w:bookmarkStart w:id="2138" w:name="_Toc192765745"/>
      <w:bookmarkStart w:id="2139" w:name="_Toc192782297"/>
      <w:bookmarkStart w:id="2140" w:name="_Toc192782905"/>
      <w:bookmarkStart w:id="2141" w:name="_Toc192850824"/>
      <w:bookmarkStart w:id="2142" w:name="_Toc192929311"/>
      <w:bookmarkStart w:id="2143" w:name="_Toc192934999"/>
      <w:bookmarkStart w:id="2144" w:name="_Toc193016347"/>
      <w:bookmarkStart w:id="2145" w:name="_Toc192335500"/>
      <w:bookmarkStart w:id="2146" w:name="_Toc192406027"/>
      <w:bookmarkStart w:id="2147" w:name="_Toc192408432"/>
      <w:bookmarkStart w:id="2148" w:name="_Toc192408878"/>
      <w:bookmarkStart w:id="2149" w:name="_Toc192496338"/>
      <w:bookmarkStart w:id="2150" w:name="_Toc192502543"/>
      <w:bookmarkStart w:id="2151" w:name="_Toc192509432"/>
      <w:bookmarkStart w:id="2152" w:name="_Toc192510153"/>
      <w:bookmarkStart w:id="2153" w:name="_Toc192516043"/>
      <w:bookmarkStart w:id="2154" w:name="_Toc192579146"/>
      <w:bookmarkStart w:id="2155" w:name="_Toc192581087"/>
      <w:bookmarkStart w:id="2156" w:name="_Toc192581529"/>
      <w:bookmarkStart w:id="2157" w:name="_Toc192762559"/>
      <w:bookmarkStart w:id="2158" w:name="_Toc192765133"/>
      <w:bookmarkStart w:id="2159" w:name="_Toc192765746"/>
      <w:bookmarkStart w:id="2160" w:name="_Toc192782298"/>
      <w:bookmarkStart w:id="2161" w:name="_Toc192782906"/>
      <w:bookmarkStart w:id="2162" w:name="_Toc192850825"/>
      <w:bookmarkStart w:id="2163" w:name="_Toc192929312"/>
      <w:bookmarkStart w:id="2164" w:name="_Toc192935000"/>
      <w:bookmarkStart w:id="2165" w:name="_Toc193016348"/>
      <w:bookmarkStart w:id="2166" w:name="_Toc192335501"/>
      <w:bookmarkStart w:id="2167" w:name="_Toc192406028"/>
      <w:bookmarkStart w:id="2168" w:name="_Toc192408433"/>
      <w:bookmarkStart w:id="2169" w:name="_Toc192408879"/>
      <w:bookmarkStart w:id="2170" w:name="_Toc192496339"/>
      <w:bookmarkStart w:id="2171" w:name="_Toc192502544"/>
      <w:bookmarkStart w:id="2172" w:name="_Toc192509433"/>
      <w:bookmarkStart w:id="2173" w:name="_Toc192510154"/>
      <w:bookmarkStart w:id="2174" w:name="_Toc192516044"/>
      <w:bookmarkStart w:id="2175" w:name="_Toc192579147"/>
      <w:bookmarkStart w:id="2176" w:name="_Toc192581088"/>
      <w:bookmarkStart w:id="2177" w:name="_Toc192581530"/>
      <w:bookmarkStart w:id="2178" w:name="_Toc192762560"/>
      <w:bookmarkStart w:id="2179" w:name="_Toc192765134"/>
      <w:bookmarkStart w:id="2180" w:name="_Toc192765747"/>
      <w:bookmarkStart w:id="2181" w:name="_Toc192782299"/>
      <w:bookmarkStart w:id="2182" w:name="_Toc192782907"/>
      <w:bookmarkStart w:id="2183" w:name="_Toc192850826"/>
      <w:bookmarkStart w:id="2184" w:name="_Toc192929313"/>
      <w:bookmarkStart w:id="2185" w:name="_Toc192935001"/>
      <w:bookmarkStart w:id="2186" w:name="_Toc193016349"/>
      <w:bookmarkStart w:id="2187" w:name="_Toc192335502"/>
      <w:bookmarkStart w:id="2188" w:name="_Toc192406029"/>
      <w:bookmarkStart w:id="2189" w:name="_Toc192408434"/>
      <w:bookmarkStart w:id="2190" w:name="_Toc192408880"/>
      <w:bookmarkStart w:id="2191" w:name="_Toc192496340"/>
      <w:bookmarkStart w:id="2192" w:name="_Toc192502545"/>
      <w:bookmarkStart w:id="2193" w:name="_Toc192509434"/>
      <w:bookmarkStart w:id="2194" w:name="_Toc192510155"/>
      <w:bookmarkStart w:id="2195" w:name="_Toc192516045"/>
      <w:bookmarkStart w:id="2196" w:name="_Toc192579148"/>
      <w:bookmarkStart w:id="2197" w:name="_Toc192581089"/>
      <w:bookmarkStart w:id="2198" w:name="_Toc192581531"/>
      <w:bookmarkStart w:id="2199" w:name="_Toc192762561"/>
      <w:bookmarkStart w:id="2200" w:name="_Toc192765135"/>
      <w:bookmarkStart w:id="2201" w:name="_Toc192765748"/>
      <w:bookmarkStart w:id="2202" w:name="_Toc192782300"/>
      <w:bookmarkStart w:id="2203" w:name="_Toc192782908"/>
      <w:bookmarkStart w:id="2204" w:name="_Toc192850827"/>
      <w:bookmarkStart w:id="2205" w:name="_Toc192929314"/>
      <w:bookmarkStart w:id="2206" w:name="_Toc192935002"/>
      <w:bookmarkStart w:id="2207" w:name="_Toc193016350"/>
      <w:bookmarkStart w:id="2208" w:name="_Toc192335503"/>
      <w:bookmarkStart w:id="2209" w:name="_Toc192406030"/>
      <w:bookmarkStart w:id="2210" w:name="_Toc192408435"/>
      <w:bookmarkStart w:id="2211" w:name="_Toc192408881"/>
      <w:bookmarkStart w:id="2212" w:name="_Toc192496341"/>
      <w:bookmarkStart w:id="2213" w:name="_Toc192502546"/>
      <w:bookmarkStart w:id="2214" w:name="_Toc192509435"/>
      <w:bookmarkStart w:id="2215" w:name="_Toc192510156"/>
      <w:bookmarkStart w:id="2216" w:name="_Toc192516046"/>
      <w:bookmarkStart w:id="2217" w:name="_Toc192579149"/>
      <w:bookmarkStart w:id="2218" w:name="_Toc192581090"/>
      <w:bookmarkStart w:id="2219" w:name="_Toc192581532"/>
      <w:bookmarkStart w:id="2220" w:name="_Toc192762562"/>
      <w:bookmarkStart w:id="2221" w:name="_Toc192765136"/>
      <w:bookmarkStart w:id="2222" w:name="_Toc192765749"/>
      <w:bookmarkStart w:id="2223" w:name="_Toc192782301"/>
      <w:bookmarkStart w:id="2224" w:name="_Toc192782909"/>
      <w:bookmarkStart w:id="2225" w:name="_Toc192850828"/>
      <w:bookmarkStart w:id="2226" w:name="_Toc192929315"/>
      <w:bookmarkStart w:id="2227" w:name="_Toc192935003"/>
      <w:bookmarkStart w:id="2228" w:name="_Toc193016351"/>
      <w:bookmarkStart w:id="2229" w:name="_Toc192335504"/>
      <w:bookmarkStart w:id="2230" w:name="_Toc192406031"/>
      <w:bookmarkStart w:id="2231" w:name="_Toc192408436"/>
      <w:bookmarkStart w:id="2232" w:name="_Toc192408882"/>
      <w:bookmarkStart w:id="2233" w:name="_Toc192496342"/>
      <w:bookmarkStart w:id="2234" w:name="_Toc192502547"/>
      <w:bookmarkStart w:id="2235" w:name="_Toc192509436"/>
      <w:bookmarkStart w:id="2236" w:name="_Toc192510157"/>
      <w:bookmarkStart w:id="2237" w:name="_Toc192516047"/>
      <w:bookmarkStart w:id="2238" w:name="_Toc192579150"/>
      <w:bookmarkStart w:id="2239" w:name="_Toc192581091"/>
      <w:bookmarkStart w:id="2240" w:name="_Toc192581533"/>
      <w:bookmarkStart w:id="2241" w:name="_Toc192762563"/>
      <w:bookmarkStart w:id="2242" w:name="_Toc192765137"/>
      <w:bookmarkStart w:id="2243" w:name="_Toc192765750"/>
      <w:bookmarkStart w:id="2244" w:name="_Toc192782302"/>
      <w:bookmarkStart w:id="2245" w:name="_Toc192782910"/>
      <w:bookmarkStart w:id="2246" w:name="_Toc192850829"/>
      <w:bookmarkStart w:id="2247" w:name="_Toc192929316"/>
      <w:bookmarkStart w:id="2248" w:name="_Toc192935004"/>
      <w:bookmarkStart w:id="2249" w:name="_Toc193016352"/>
      <w:bookmarkStart w:id="2250" w:name="_Toc192335505"/>
      <w:bookmarkStart w:id="2251" w:name="_Toc192406032"/>
      <w:bookmarkStart w:id="2252" w:name="_Toc192408437"/>
      <w:bookmarkStart w:id="2253" w:name="_Toc192408883"/>
      <w:bookmarkStart w:id="2254" w:name="_Toc192496343"/>
      <w:bookmarkStart w:id="2255" w:name="_Toc192502548"/>
      <w:bookmarkStart w:id="2256" w:name="_Toc192509437"/>
      <w:bookmarkStart w:id="2257" w:name="_Toc192510158"/>
      <w:bookmarkStart w:id="2258" w:name="_Toc192516048"/>
      <w:bookmarkStart w:id="2259" w:name="_Toc192579151"/>
      <w:bookmarkStart w:id="2260" w:name="_Toc192581092"/>
      <w:bookmarkStart w:id="2261" w:name="_Toc192581534"/>
      <w:bookmarkStart w:id="2262" w:name="_Toc192762564"/>
      <w:bookmarkStart w:id="2263" w:name="_Toc192765138"/>
      <w:bookmarkStart w:id="2264" w:name="_Toc192765751"/>
      <w:bookmarkStart w:id="2265" w:name="_Toc192782303"/>
      <w:bookmarkStart w:id="2266" w:name="_Toc192782911"/>
      <w:bookmarkStart w:id="2267" w:name="_Toc192850830"/>
      <w:bookmarkStart w:id="2268" w:name="_Toc192929317"/>
      <w:bookmarkStart w:id="2269" w:name="_Toc192935005"/>
      <w:bookmarkStart w:id="2270" w:name="_Toc193016353"/>
      <w:bookmarkStart w:id="2271" w:name="_Toc192335506"/>
      <w:bookmarkStart w:id="2272" w:name="_Toc192406033"/>
      <w:bookmarkStart w:id="2273" w:name="_Toc192408438"/>
      <w:bookmarkStart w:id="2274" w:name="_Toc192408884"/>
      <w:bookmarkStart w:id="2275" w:name="_Toc192496344"/>
      <w:bookmarkStart w:id="2276" w:name="_Toc192502549"/>
      <w:bookmarkStart w:id="2277" w:name="_Toc192509438"/>
      <w:bookmarkStart w:id="2278" w:name="_Toc192510159"/>
      <w:bookmarkStart w:id="2279" w:name="_Toc192516049"/>
      <w:bookmarkStart w:id="2280" w:name="_Toc192579152"/>
      <w:bookmarkStart w:id="2281" w:name="_Toc192581093"/>
      <w:bookmarkStart w:id="2282" w:name="_Toc192581535"/>
      <w:bookmarkStart w:id="2283" w:name="_Toc192762565"/>
      <w:bookmarkStart w:id="2284" w:name="_Toc192765139"/>
      <w:bookmarkStart w:id="2285" w:name="_Toc192765752"/>
      <w:bookmarkStart w:id="2286" w:name="_Toc192782304"/>
      <w:bookmarkStart w:id="2287" w:name="_Toc192782912"/>
      <w:bookmarkStart w:id="2288" w:name="_Toc192850831"/>
      <w:bookmarkStart w:id="2289" w:name="_Toc192929318"/>
      <w:bookmarkStart w:id="2290" w:name="_Toc192935006"/>
      <w:bookmarkStart w:id="2291" w:name="_Toc193016354"/>
      <w:bookmarkStart w:id="2292" w:name="_Toc192335507"/>
      <w:bookmarkStart w:id="2293" w:name="_Toc192406034"/>
      <w:bookmarkStart w:id="2294" w:name="_Toc192408439"/>
      <w:bookmarkStart w:id="2295" w:name="_Toc192408885"/>
      <w:bookmarkStart w:id="2296" w:name="_Toc192496345"/>
      <w:bookmarkStart w:id="2297" w:name="_Toc192502550"/>
      <w:bookmarkStart w:id="2298" w:name="_Toc192509439"/>
      <w:bookmarkStart w:id="2299" w:name="_Toc192510160"/>
      <w:bookmarkStart w:id="2300" w:name="_Toc192516050"/>
      <w:bookmarkStart w:id="2301" w:name="_Toc192579153"/>
      <w:bookmarkStart w:id="2302" w:name="_Toc192581094"/>
      <w:bookmarkStart w:id="2303" w:name="_Toc192581536"/>
      <w:bookmarkStart w:id="2304" w:name="_Toc192762566"/>
      <w:bookmarkStart w:id="2305" w:name="_Toc192765140"/>
      <w:bookmarkStart w:id="2306" w:name="_Toc192765753"/>
      <w:bookmarkStart w:id="2307" w:name="_Toc192782305"/>
      <w:bookmarkStart w:id="2308" w:name="_Toc192782913"/>
      <w:bookmarkStart w:id="2309" w:name="_Toc192850832"/>
      <w:bookmarkStart w:id="2310" w:name="_Toc192929319"/>
      <w:bookmarkStart w:id="2311" w:name="_Toc192935007"/>
      <w:bookmarkStart w:id="2312" w:name="_Toc193016355"/>
      <w:bookmarkStart w:id="2313" w:name="_Toc192335508"/>
      <w:bookmarkStart w:id="2314" w:name="_Toc192406035"/>
      <w:bookmarkStart w:id="2315" w:name="_Toc192408440"/>
      <w:bookmarkStart w:id="2316" w:name="_Toc192408886"/>
      <w:bookmarkStart w:id="2317" w:name="_Toc192496346"/>
      <w:bookmarkStart w:id="2318" w:name="_Toc192502551"/>
      <w:bookmarkStart w:id="2319" w:name="_Toc192509440"/>
      <w:bookmarkStart w:id="2320" w:name="_Toc192510161"/>
      <w:bookmarkStart w:id="2321" w:name="_Toc192516051"/>
      <w:bookmarkStart w:id="2322" w:name="_Toc192579154"/>
      <w:bookmarkStart w:id="2323" w:name="_Toc192581095"/>
      <w:bookmarkStart w:id="2324" w:name="_Toc192581537"/>
      <w:bookmarkStart w:id="2325" w:name="_Toc192762567"/>
      <w:bookmarkStart w:id="2326" w:name="_Toc192765141"/>
      <w:bookmarkStart w:id="2327" w:name="_Toc192765754"/>
      <w:bookmarkStart w:id="2328" w:name="_Toc192782306"/>
      <w:bookmarkStart w:id="2329" w:name="_Toc192782914"/>
      <w:bookmarkStart w:id="2330" w:name="_Toc192850833"/>
      <w:bookmarkStart w:id="2331" w:name="_Toc192929320"/>
      <w:bookmarkStart w:id="2332" w:name="_Toc192935008"/>
      <w:bookmarkStart w:id="2333" w:name="_Toc193016356"/>
      <w:bookmarkStart w:id="2334" w:name="_Toc192335509"/>
      <w:bookmarkStart w:id="2335" w:name="_Toc192406036"/>
      <w:bookmarkStart w:id="2336" w:name="_Toc192408441"/>
      <w:bookmarkStart w:id="2337" w:name="_Toc192408887"/>
      <w:bookmarkStart w:id="2338" w:name="_Toc192496347"/>
      <w:bookmarkStart w:id="2339" w:name="_Toc192502552"/>
      <w:bookmarkStart w:id="2340" w:name="_Toc192509441"/>
      <w:bookmarkStart w:id="2341" w:name="_Toc192510162"/>
      <w:bookmarkStart w:id="2342" w:name="_Toc192516052"/>
      <w:bookmarkStart w:id="2343" w:name="_Toc192579155"/>
      <w:bookmarkStart w:id="2344" w:name="_Toc192581096"/>
      <w:bookmarkStart w:id="2345" w:name="_Toc192581538"/>
      <w:bookmarkStart w:id="2346" w:name="_Toc192762568"/>
      <w:bookmarkStart w:id="2347" w:name="_Toc192765142"/>
      <w:bookmarkStart w:id="2348" w:name="_Toc192765755"/>
      <w:bookmarkStart w:id="2349" w:name="_Toc192782307"/>
      <w:bookmarkStart w:id="2350" w:name="_Toc192782915"/>
      <w:bookmarkStart w:id="2351" w:name="_Toc192850834"/>
      <w:bookmarkStart w:id="2352" w:name="_Toc192929321"/>
      <w:bookmarkStart w:id="2353" w:name="_Toc192935009"/>
      <w:bookmarkStart w:id="2354" w:name="_Toc193016357"/>
      <w:bookmarkStart w:id="2355" w:name="_Toc192335510"/>
      <w:bookmarkStart w:id="2356" w:name="_Toc192406037"/>
      <w:bookmarkStart w:id="2357" w:name="_Toc192408442"/>
      <w:bookmarkStart w:id="2358" w:name="_Toc192408888"/>
      <w:bookmarkStart w:id="2359" w:name="_Toc192496348"/>
      <w:bookmarkStart w:id="2360" w:name="_Toc192502553"/>
      <w:bookmarkStart w:id="2361" w:name="_Toc192509442"/>
      <w:bookmarkStart w:id="2362" w:name="_Toc192510163"/>
      <w:bookmarkStart w:id="2363" w:name="_Toc192516053"/>
      <w:bookmarkStart w:id="2364" w:name="_Toc192579156"/>
      <w:bookmarkStart w:id="2365" w:name="_Toc192581097"/>
      <w:bookmarkStart w:id="2366" w:name="_Toc192581539"/>
      <w:bookmarkStart w:id="2367" w:name="_Toc192762569"/>
      <w:bookmarkStart w:id="2368" w:name="_Toc192765143"/>
      <w:bookmarkStart w:id="2369" w:name="_Toc192765756"/>
      <w:bookmarkStart w:id="2370" w:name="_Toc192782308"/>
      <w:bookmarkStart w:id="2371" w:name="_Toc192782916"/>
      <w:bookmarkStart w:id="2372" w:name="_Toc192850835"/>
      <w:bookmarkStart w:id="2373" w:name="_Toc192929322"/>
      <w:bookmarkStart w:id="2374" w:name="_Toc192935010"/>
      <w:bookmarkStart w:id="2375" w:name="_Toc193016358"/>
      <w:bookmarkStart w:id="2376" w:name="_Toc192335511"/>
      <w:bookmarkStart w:id="2377" w:name="_Toc192406038"/>
      <w:bookmarkStart w:id="2378" w:name="_Toc192408443"/>
      <w:bookmarkStart w:id="2379" w:name="_Toc192408889"/>
      <w:bookmarkStart w:id="2380" w:name="_Toc192496349"/>
      <w:bookmarkStart w:id="2381" w:name="_Toc192502554"/>
      <w:bookmarkStart w:id="2382" w:name="_Toc192509443"/>
      <w:bookmarkStart w:id="2383" w:name="_Toc192510164"/>
      <w:bookmarkStart w:id="2384" w:name="_Toc192516054"/>
      <w:bookmarkStart w:id="2385" w:name="_Toc192579157"/>
      <w:bookmarkStart w:id="2386" w:name="_Toc192581098"/>
      <w:bookmarkStart w:id="2387" w:name="_Toc192581540"/>
      <w:bookmarkStart w:id="2388" w:name="_Toc192762570"/>
      <w:bookmarkStart w:id="2389" w:name="_Toc192765144"/>
      <w:bookmarkStart w:id="2390" w:name="_Toc192765757"/>
      <w:bookmarkStart w:id="2391" w:name="_Toc192782309"/>
      <w:bookmarkStart w:id="2392" w:name="_Toc192782917"/>
      <w:bookmarkStart w:id="2393" w:name="_Toc192850836"/>
      <w:bookmarkStart w:id="2394" w:name="_Toc192929323"/>
      <w:bookmarkStart w:id="2395" w:name="_Toc192935011"/>
      <w:bookmarkStart w:id="2396" w:name="_Toc193016359"/>
      <w:bookmarkStart w:id="2397" w:name="_Toc192335512"/>
      <w:bookmarkStart w:id="2398" w:name="_Toc192406039"/>
      <w:bookmarkStart w:id="2399" w:name="_Toc192408444"/>
      <w:bookmarkStart w:id="2400" w:name="_Toc192408890"/>
      <w:bookmarkStart w:id="2401" w:name="_Toc192496350"/>
      <w:bookmarkStart w:id="2402" w:name="_Toc192502555"/>
      <w:bookmarkStart w:id="2403" w:name="_Toc192509444"/>
      <w:bookmarkStart w:id="2404" w:name="_Toc192510165"/>
      <w:bookmarkStart w:id="2405" w:name="_Toc192516055"/>
      <w:bookmarkStart w:id="2406" w:name="_Toc192579158"/>
      <w:bookmarkStart w:id="2407" w:name="_Toc192581099"/>
      <w:bookmarkStart w:id="2408" w:name="_Toc192581541"/>
      <w:bookmarkStart w:id="2409" w:name="_Toc192762571"/>
      <w:bookmarkStart w:id="2410" w:name="_Toc192765145"/>
      <w:bookmarkStart w:id="2411" w:name="_Toc192765758"/>
      <w:bookmarkStart w:id="2412" w:name="_Toc192782310"/>
      <w:bookmarkStart w:id="2413" w:name="_Toc192782918"/>
      <w:bookmarkStart w:id="2414" w:name="_Toc192850837"/>
      <w:bookmarkStart w:id="2415" w:name="_Toc192929324"/>
      <w:bookmarkStart w:id="2416" w:name="_Toc192935012"/>
      <w:bookmarkStart w:id="2417" w:name="_Toc193016360"/>
      <w:bookmarkStart w:id="2418" w:name="_Toc192335513"/>
      <w:bookmarkStart w:id="2419" w:name="_Toc192406040"/>
      <w:bookmarkStart w:id="2420" w:name="_Toc192408445"/>
      <w:bookmarkStart w:id="2421" w:name="_Toc192408891"/>
      <w:bookmarkStart w:id="2422" w:name="_Toc192496351"/>
      <w:bookmarkStart w:id="2423" w:name="_Toc192502556"/>
      <w:bookmarkStart w:id="2424" w:name="_Toc192509445"/>
      <w:bookmarkStart w:id="2425" w:name="_Toc192510166"/>
      <w:bookmarkStart w:id="2426" w:name="_Toc192516056"/>
      <w:bookmarkStart w:id="2427" w:name="_Toc192579159"/>
      <w:bookmarkStart w:id="2428" w:name="_Toc192581100"/>
      <w:bookmarkStart w:id="2429" w:name="_Toc192581542"/>
      <w:bookmarkStart w:id="2430" w:name="_Toc192762572"/>
      <w:bookmarkStart w:id="2431" w:name="_Toc192765146"/>
      <w:bookmarkStart w:id="2432" w:name="_Toc192765759"/>
      <w:bookmarkStart w:id="2433" w:name="_Toc192782311"/>
      <w:bookmarkStart w:id="2434" w:name="_Toc192782919"/>
      <w:bookmarkStart w:id="2435" w:name="_Toc192850838"/>
      <w:bookmarkStart w:id="2436" w:name="_Toc192929325"/>
      <w:bookmarkStart w:id="2437" w:name="_Toc192935013"/>
      <w:bookmarkStart w:id="2438" w:name="_Toc193016361"/>
      <w:bookmarkStart w:id="2439" w:name="_Toc192335514"/>
      <w:bookmarkStart w:id="2440" w:name="_Toc192406041"/>
      <w:bookmarkStart w:id="2441" w:name="_Toc192408446"/>
      <w:bookmarkStart w:id="2442" w:name="_Toc192408892"/>
      <w:bookmarkStart w:id="2443" w:name="_Toc192496352"/>
      <w:bookmarkStart w:id="2444" w:name="_Toc192502557"/>
      <w:bookmarkStart w:id="2445" w:name="_Toc192509446"/>
      <w:bookmarkStart w:id="2446" w:name="_Toc192510167"/>
      <w:bookmarkStart w:id="2447" w:name="_Toc192516057"/>
      <w:bookmarkStart w:id="2448" w:name="_Toc192579160"/>
      <w:bookmarkStart w:id="2449" w:name="_Toc192581101"/>
      <w:bookmarkStart w:id="2450" w:name="_Toc192581543"/>
      <w:bookmarkStart w:id="2451" w:name="_Toc192762573"/>
      <w:bookmarkStart w:id="2452" w:name="_Toc192765147"/>
      <w:bookmarkStart w:id="2453" w:name="_Toc192765760"/>
      <w:bookmarkStart w:id="2454" w:name="_Toc192782312"/>
      <w:bookmarkStart w:id="2455" w:name="_Toc192782920"/>
      <w:bookmarkStart w:id="2456" w:name="_Toc192850839"/>
      <w:bookmarkStart w:id="2457" w:name="_Toc192929326"/>
      <w:bookmarkStart w:id="2458" w:name="_Toc192935014"/>
      <w:bookmarkStart w:id="2459" w:name="_Toc193016362"/>
      <w:bookmarkStart w:id="2460" w:name="_Toc192335515"/>
      <w:bookmarkStart w:id="2461" w:name="_Toc192406042"/>
      <w:bookmarkStart w:id="2462" w:name="_Toc192408447"/>
      <w:bookmarkStart w:id="2463" w:name="_Toc192408893"/>
      <w:bookmarkStart w:id="2464" w:name="_Toc192496353"/>
      <w:bookmarkStart w:id="2465" w:name="_Toc192502558"/>
      <w:bookmarkStart w:id="2466" w:name="_Toc192509447"/>
      <w:bookmarkStart w:id="2467" w:name="_Toc192510168"/>
      <w:bookmarkStart w:id="2468" w:name="_Toc192516058"/>
      <w:bookmarkStart w:id="2469" w:name="_Toc192579161"/>
      <w:bookmarkStart w:id="2470" w:name="_Toc192581102"/>
      <w:bookmarkStart w:id="2471" w:name="_Toc192581544"/>
      <w:bookmarkStart w:id="2472" w:name="_Toc192762574"/>
      <w:bookmarkStart w:id="2473" w:name="_Toc192765148"/>
      <w:bookmarkStart w:id="2474" w:name="_Toc192765761"/>
      <w:bookmarkStart w:id="2475" w:name="_Toc192782313"/>
      <w:bookmarkStart w:id="2476" w:name="_Toc192782921"/>
      <w:bookmarkStart w:id="2477" w:name="_Toc192850840"/>
      <w:bookmarkStart w:id="2478" w:name="_Toc192929327"/>
      <w:bookmarkStart w:id="2479" w:name="_Toc192935015"/>
      <w:bookmarkStart w:id="2480" w:name="_Toc193016363"/>
      <w:bookmarkStart w:id="2481" w:name="_Toc192335516"/>
      <w:bookmarkStart w:id="2482" w:name="_Toc192406043"/>
      <w:bookmarkStart w:id="2483" w:name="_Toc192408448"/>
      <w:bookmarkStart w:id="2484" w:name="_Toc192408894"/>
      <w:bookmarkStart w:id="2485" w:name="_Toc192496354"/>
      <w:bookmarkStart w:id="2486" w:name="_Toc192502559"/>
      <w:bookmarkStart w:id="2487" w:name="_Toc192509448"/>
      <w:bookmarkStart w:id="2488" w:name="_Toc192510169"/>
      <w:bookmarkStart w:id="2489" w:name="_Toc192516059"/>
      <w:bookmarkStart w:id="2490" w:name="_Toc192579162"/>
      <w:bookmarkStart w:id="2491" w:name="_Toc192581103"/>
      <w:bookmarkStart w:id="2492" w:name="_Toc192581545"/>
      <w:bookmarkStart w:id="2493" w:name="_Toc192762575"/>
      <w:bookmarkStart w:id="2494" w:name="_Toc192765149"/>
      <w:bookmarkStart w:id="2495" w:name="_Toc192765762"/>
      <w:bookmarkStart w:id="2496" w:name="_Toc192782314"/>
      <w:bookmarkStart w:id="2497" w:name="_Toc192782922"/>
      <w:bookmarkStart w:id="2498" w:name="_Toc192850841"/>
      <w:bookmarkStart w:id="2499" w:name="_Toc192929328"/>
      <w:bookmarkStart w:id="2500" w:name="_Toc192935016"/>
      <w:bookmarkStart w:id="2501" w:name="_Toc193016364"/>
      <w:bookmarkStart w:id="2502" w:name="_Toc192335517"/>
      <w:bookmarkStart w:id="2503" w:name="_Toc192406044"/>
      <w:bookmarkStart w:id="2504" w:name="_Toc192408449"/>
      <w:bookmarkStart w:id="2505" w:name="_Toc192408895"/>
      <w:bookmarkStart w:id="2506" w:name="_Toc192496355"/>
      <w:bookmarkStart w:id="2507" w:name="_Toc192502560"/>
      <w:bookmarkStart w:id="2508" w:name="_Toc192509449"/>
      <w:bookmarkStart w:id="2509" w:name="_Toc192510170"/>
      <w:bookmarkStart w:id="2510" w:name="_Toc192516060"/>
      <w:bookmarkStart w:id="2511" w:name="_Toc192579163"/>
      <w:bookmarkStart w:id="2512" w:name="_Toc192581104"/>
      <w:bookmarkStart w:id="2513" w:name="_Toc192581546"/>
      <w:bookmarkStart w:id="2514" w:name="_Toc192762576"/>
      <w:bookmarkStart w:id="2515" w:name="_Toc192765150"/>
      <w:bookmarkStart w:id="2516" w:name="_Toc192765763"/>
      <w:bookmarkStart w:id="2517" w:name="_Toc192782315"/>
      <w:bookmarkStart w:id="2518" w:name="_Toc192782923"/>
      <w:bookmarkStart w:id="2519" w:name="_Toc192850842"/>
      <w:bookmarkStart w:id="2520" w:name="_Toc192929329"/>
      <w:bookmarkStart w:id="2521" w:name="_Toc192935017"/>
      <w:bookmarkStart w:id="2522" w:name="_Toc193016365"/>
      <w:bookmarkStart w:id="2523" w:name="_Toc192335518"/>
      <w:bookmarkStart w:id="2524" w:name="_Toc192406045"/>
      <w:bookmarkStart w:id="2525" w:name="_Toc192408450"/>
      <w:bookmarkStart w:id="2526" w:name="_Toc192408896"/>
      <w:bookmarkStart w:id="2527" w:name="_Toc192496356"/>
      <w:bookmarkStart w:id="2528" w:name="_Toc192502561"/>
      <w:bookmarkStart w:id="2529" w:name="_Toc192509450"/>
      <w:bookmarkStart w:id="2530" w:name="_Toc192510171"/>
      <w:bookmarkStart w:id="2531" w:name="_Toc192516061"/>
      <w:bookmarkStart w:id="2532" w:name="_Toc192579164"/>
      <w:bookmarkStart w:id="2533" w:name="_Toc192581105"/>
      <w:bookmarkStart w:id="2534" w:name="_Toc192581547"/>
      <w:bookmarkStart w:id="2535" w:name="_Toc192762577"/>
      <w:bookmarkStart w:id="2536" w:name="_Toc192765151"/>
      <w:bookmarkStart w:id="2537" w:name="_Toc192765764"/>
      <w:bookmarkStart w:id="2538" w:name="_Toc192782316"/>
      <w:bookmarkStart w:id="2539" w:name="_Toc192782924"/>
      <w:bookmarkStart w:id="2540" w:name="_Toc192850843"/>
      <w:bookmarkStart w:id="2541" w:name="_Toc192929330"/>
      <w:bookmarkStart w:id="2542" w:name="_Toc192935018"/>
      <w:bookmarkStart w:id="2543" w:name="_Toc193016366"/>
      <w:bookmarkStart w:id="2544" w:name="_Toc192335519"/>
      <w:bookmarkStart w:id="2545" w:name="_Toc192406046"/>
      <w:bookmarkStart w:id="2546" w:name="_Toc192408451"/>
      <w:bookmarkStart w:id="2547" w:name="_Toc192408897"/>
      <w:bookmarkStart w:id="2548" w:name="_Toc192496357"/>
      <w:bookmarkStart w:id="2549" w:name="_Toc192502562"/>
      <w:bookmarkStart w:id="2550" w:name="_Toc192509451"/>
      <w:bookmarkStart w:id="2551" w:name="_Toc192510172"/>
      <w:bookmarkStart w:id="2552" w:name="_Toc192516062"/>
      <w:bookmarkStart w:id="2553" w:name="_Toc192579165"/>
      <w:bookmarkStart w:id="2554" w:name="_Toc192581106"/>
      <w:bookmarkStart w:id="2555" w:name="_Toc192581548"/>
      <w:bookmarkStart w:id="2556" w:name="_Toc192762578"/>
      <w:bookmarkStart w:id="2557" w:name="_Toc192765152"/>
      <w:bookmarkStart w:id="2558" w:name="_Toc192765765"/>
      <w:bookmarkStart w:id="2559" w:name="_Toc192782317"/>
      <w:bookmarkStart w:id="2560" w:name="_Toc192782925"/>
      <w:bookmarkStart w:id="2561" w:name="_Toc192850844"/>
      <w:bookmarkStart w:id="2562" w:name="_Toc192929331"/>
      <w:bookmarkStart w:id="2563" w:name="_Toc192935019"/>
      <w:bookmarkStart w:id="2564" w:name="_Toc193016367"/>
      <w:bookmarkStart w:id="2565" w:name="_Toc192335520"/>
      <w:bookmarkStart w:id="2566" w:name="_Toc192406047"/>
      <w:bookmarkStart w:id="2567" w:name="_Toc192408452"/>
      <w:bookmarkStart w:id="2568" w:name="_Toc192408898"/>
      <w:bookmarkStart w:id="2569" w:name="_Toc192496358"/>
      <w:bookmarkStart w:id="2570" w:name="_Toc192502563"/>
      <w:bookmarkStart w:id="2571" w:name="_Toc192509452"/>
      <w:bookmarkStart w:id="2572" w:name="_Toc192510173"/>
      <w:bookmarkStart w:id="2573" w:name="_Toc192516063"/>
      <w:bookmarkStart w:id="2574" w:name="_Toc192579166"/>
      <w:bookmarkStart w:id="2575" w:name="_Toc192581107"/>
      <w:bookmarkStart w:id="2576" w:name="_Toc192581549"/>
      <w:bookmarkStart w:id="2577" w:name="_Toc192762579"/>
      <w:bookmarkStart w:id="2578" w:name="_Toc192765153"/>
      <w:bookmarkStart w:id="2579" w:name="_Toc192765766"/>
      <w:bookmarkStart w:id="2580" w:name="_Toc192782318"/>
      <w:bookmarkStart w:id="2581" w:name="_Toc192782926"/>
      <w:bookmarkStart w:id="2582" w:name="_Toc192850845"/>
      <w:bookmarkStart w:id="2583" w:name="_Toc192929332"/>
      <w:bookmarkStart w:id="2584" w:name="_Toc192935020"/>
      <w:bookmarkStart w:id="2585" w:name="_Toc193016368"/>
      <w:bookmarkStart w:id="2586" w:name="_Toc192335521"/>
      <w:bookmarkStart w:id="2587" w:name="_Toc192406048"/>
      <w:bookmarkStart w:id="2588" w:name="_Toc192408453"/>
      <w:bookmarkStart w:id="2589" w:name="_Toc192408899"/>
      <w:bookmarkStart w:id="2590" w:name="_Toc192496359"/>
      <w:bookmarkStart w:id="2591" w:name="_Toc192502564"/>
      <w:bookmarkStart w:id="2592" w:name="_Toc192509453"/>
      <w:bookmarkStart w:id="2593" w:name="_Toc192510174"/>
      <w:bookmarkStart w:id="2594" w:name="_Toc192516064"/>
      <w:bookmarkStart w:id="2595" w:name="_Toc192579167"/>
      <w:bookmarkStart w:id="2596" w:name="_Toc192581108"/>
      <w:bookmarkStart w:id="2597" w:name="_Toc192581550"/>
      <w:bookmarkStart w:id="2598" w:name="_Toc192762580"/>
      <w:bookmarkStart w:id="2599" w:name="_Toc192765154"/>
      <w:bookmarkStart w:id="2600" w:name="_Toc192765767"/>
      <w:bookmarkStart w:id="2601" w:name="_Toc192782319"/>
      <w:bookmarkStart w:id="2602" w:name="_Toc192782927"/>
      <w:bookmarkStart w:id="2603" w:name="_Toc192850846"/>
      <w:bookmarkStart w:id="2604" w:name="_Toc192929333"/>
      <w:bookmarkStart w:id="2605" w:name="_Toc192935021"/>
      <w:bookmarkStart w:id="2606" w:name="_Toc193016369"/>
      <w:bookmarkStart w:id="2607" w:name="_Toc192335522"/>
      <w:bookmarkStart w:id="2608" w:name="_Toc192406049"/>
      <w:bookmarkStart w:id="2609" w:name="_Toc192408454"/>
      <w:bookmarkStart w:id="2610" w:name="_Toc192408900"/>
      <w:bookmarkStart w:id="2611" w:name="_Toc192496360"/>
      <w:bookmarkStart w:id="2612" w:name="_Toc192502565"/>
      <w:bookmarkStart w:id="2613" w:name="_Toc192509454"/>
      <w:bookmarkStart w:id="2614" w:name="_Toc192510175"/>
      <w:bookmarkStart w:id="2615" w:name="_Toc192516065"/>
      <w:bookmarkStart w:id="2616" w:name="_Toc192579168"/>
      <w:bookmarkStart w:id="2617" w:name="_Toc192581109"/>
      <w:bookmarkStart w:id="2618" w:name="_Toc192581551"/>
      <w:bookmarkStart w:id="2619" w:name="_Toc192762581"/>
      <w:bookmarkStart w:id="2620" w:name="_Toc192765155"/>
      <w:bookmarkStart w:id="2621" w:name="_Toc192765768"/>
      <w:bookmarkStart w:id="2622" w:name="_Toc192782320"/>
      <w:bookmarkStart w:id="2623" w:name="_Toc192782928"/>
      <w:bookmarkStart w:id="2624" w:name="_Toc192850847"/>
      <w:bookmarkStart w:id="2625" w:name="_Toc192929334"/>
      <w:bookmarkStart w:id="2626" w:name="_Toc192935022"/>
      <w:bookmarkStart w:id="2627" w:name="_Toc193016370"/>
      <w:bookmarkStart w:id="2628" w:name="_Toc192335523"/>
      <w:bookmarkStart w:id="2629" w:name="_Toc192406050"/>
      <w:bookmarkStart w:id="2630" w:name="_Toc192408455"/>
      <w:bookmarkStart w:id="2631" w:name="_Toc192408901"/>
      <w:bookmarkStart w:id="2632" w:name="_Toc192496361"/>
      <w:bookmarkStart w:id="2633" w:name="_Toc192502566"/>
      <w:bookmarkStart w:id="2634" w:name="_Toc192509455"/>
      <w:bookmarkStart w:id="2635" w:name="_Toc192510176"/>
      <w:bookmarkStart w:id="2636" w:name="_Toc192516066"/>
      <w:bookmarkStart w:id="2637" w:name="_Toc192579169"/>
      <w:bookmarkStart w:id="2638" w:name="_Toc192581110"/>
      <w:bookmarkStart w:id="2639" w:name="_Toc192581552"/>
      <w:bookmarkStart w:id="2640" w:name="_Toc192762582"/>
      <w:bookmarkStart w:id="2641" w:name="_Toc192765156"/>
      <w:bookmarkStart w:id="2642" w:name="_Toc192765769"/>
      <w:bookmarkStart w:id="2643" w:name="_Toc192782321"/>
      <w:bookmarkStart w:id="2644" w:name="_Toc192782929"/>
      <w:bookmarkStart w:id="2645" w:name="_Toc192850848"/>
      <w:bookmarkStart w:id="2646" w:name="_Toc192929335"/>
      <w:bookmarkStart w:id="2647" w:name="_Toc192935023"/>
      <w:bookmarkStart w:id="2648" w:name="_Toc193016371"/>
      <w:bookmarkStart w:id="2649" w:name="_Toc192335524"/>
      <w:bookmarkStart w:id="2650" w:name="_Toc192406051"/>
      <w:bookmarkStart w:id="2651" w:name="_Toc192408456"/>
      <w:bookmarkStart w:id="2652" w:name="_Toc192408902"/>
      <w:bookmarkStart w:id="2653" w:name="_Toc192496362"/>
      <w:bookmarkStart w:id="2654" w:name="_Toc192502567"/>
      <w:bookmarkStart w:id="2655" w:name="_Toc192509456"/>
      <w:bookmarkStart w:id="2656" w:name="_Toc192510177"/>
      <w:bookmarkStart w:id="2657" w:name="_Toc192516067"/>
      <w:bookmarkStart w:id="2658" w:name="_Toc192579170"/>
      <w:bookmarkStart w:id="2659" w:name="_Toc192581111"/>
      <w:bookmarkStart w:id="2660" w:name="_Toc192581553"/>
      <w:bookmarkStart w:id="2661" w:name="_Toc192762583"/>
      <w:bookmarkStart w:id="2662" w:name="_Toc192765157"/>
      <w:bookmarkStart w:id="2663" w:name="_Toc192765770"/>
      <w:bookmarkStart w:id="2664" w:name="_Toc192782322"/>
      <w:bookmarkStart w:id="2665" w:name="_Toc192782930"/>
      <w:bookmarkStart w:id="2666" w:name="_Toc192850849"/>
      <w:bookmarkStart w:id="2667" w:name="_Toc192929336"/>
      <w:bookmarkStart w:id="2668" w:name="_Toc192935024"/>
      <w:bookmarkStart w:id="2669" w:name="_Toc193016372"/>
      <w:bookmarkStart w:id="2670" w:name="_Toc192335525"/>
      <w:bookmarkStart w:id="2671" w:name="_Toc192406052"/>
      <w:bookmarkStart w:id="2672" w:name="_Toc192408457"/>
      <w:bookmarkStart w:id="2673" w:name="_Toc192408903"/>
      <w:bookmarkStart w:id="2674" w:name="_Toc192496363"/>
      <w:bookmarkStart w:id="2675" w:name="_Toc192502568"/>
      <w:bookmarkStart w:id="2676" w:name="_Toc192509457"/>
      <w:bookmarkStart w:id="2677" w:name="_Toc192510178"/>
      <w:bookmarkStart w:id="2678" w:name="_Toc192516068"/>
      <w:bookmarkStart w:id="2679" w:name="_Toc192579171"/>
      <w:bookmarkStart w:id="2680" w:name="_Toc192581112"/>
      <w:bookmarkStart w:id="2681" w:name="_Toc192581554"/>
      <w:bookmarkStart w:id="2682" w:name="_Toc192762584"/>
      <w:bookmarkStart w:id="2683" w:name="_Toc192765158"/>
      <w:bookmarkStart w:id="2684" w:name="_Toc192765771"/>
      <w:bookmarkStart w:id="2685" w:name="_Toc192782323"/>
      <w:bookmarkStart w:id="2686" w:name="_Toc192782931"/>
      <w:bookmarkStart w:id="2687" w:name="_Toc192850850"/>
      <w:bookmarkStart w:id="2688" w:name="_Toc192929337"/>
      <w:bookmarkStart w:id="2689" w:name="_Toc192935025"/>
      <w:bookmarkStart w:id="2690" w:name="_Toc193016373"/>
      <w:bookmarkStart w:id="2691" w:name="_Toc192335526"/>
      <w:bookmarkStart w:id="2692" w:name="_Toc192406053"/>
      <w:bookmarkStart w:id="2693" w:name="_Toc192408458"/>
      <w:bookmarkStart w:id="2694" w:name="_Toc192408904"/>
      <w:bookmarkStart w:id="2695" w:name="_Toc192496364"/>
      <w:bookmarkStart w:id="2696" w:name="_Toc192502569"/>
      <w:bookmarkStart w:id="2697" w:name="_Toc192509458"/>
      <w:bookmarkStart w:id="2698" w:name="_Toc192510179"/>
      <w:bookmarkStart w:id="2699" w:name="_Toc192516069"/>
      <w:bookmarkStart w:id="2700" w:name="_Toc192579172"/>
      <w:bookmarkStart w:id="2701" w:name="_Toc192581113"/>
      <w:bookmarkStart w:id="2702" w:name="_Toc192581555"/>
      <w:bookmarkStart w:id="2703" w:name="_Toc192762585"/>
      <w:bookmarkStart w:id="2704" w:name="_Toc192765159"/>
      <w:bookmarkStart w:id="2705" w:name="_Toc192765772"/>
      <w:bookmarkStart w:id="2706" w:name="_Toc192782324"/>
      <w:bookmarkStart w:id="2707" w:name="_Toc192782932"/>
      <w:bookmarkStart w:id="2708" w:name="_Toc192850851"/>
      <w:bookmarkStart w:id="2709" w:name="_Toc192929338"/>
      <w:bookmarkStart w:id="2710" w:name="_Toc192935026"/>
      <w:bookmarkStart w:id="2711" w:name="_Toc193016374"/>
      <w:bookmarkStart w:id="2712" w:name="_Toc192335527"/>
      <w:bookmarkStart w:id="2713" w:name="_Toc192406054"/>
      <w:bookmarkStart w:id="2714" w:name="_Toc192408459"/>
      <w:bookmarkStart w:id="2715" w:name="_Toc192408905"/>
      <w:bookmarkStart w:id="2716" w:name="_Toc192496365"/>
      <w:bookmarkStart w:id="2717" w:name="_Toc192502570"/>
      <w:bookmarkStart w:id="2718" w:name="_Toc192509459"/>
      <w:bookmarkStart w:id="2719" w:name="_Toc192510180"/>
      <w:bookmarkStart w:id="2720" w:name="_Toc192516070"/>
      <w:bookmarkStart w:id="2721" w:name="_Toc192579173"/>
      <w:bookmarkStart w:id="2722" w:name="_Toc192581114"/>
      <w:bookmarkStart w:id="2723" w:name="_Toc192581556"/>
      <w:bookmarkStart w:id="2724" w:name="_Toc192762586"/>
      <w:bookmarkStart w:id="2725" w:name="_Toc192765160"/>
      <w:bookmarkStart w:id="2726" w:name="_Toc192765773"/>
      <w:bookmarkStart w:id="2727" w:name="_Toc192782325"/>
      <w:bookmarkStart w:id="2728" w:name="_Toc192782933"/>
      <w:bookmarkStart w:id="2729" w:name="_Toc192850852"/>
      <w:bookmarkStart w:id="2730" w:name="_Toc192929339"/>
      <w:bookmarkStart w:id="2731" w:name="_Toc192935027"/>
      <w:bookmarkStart w:id="2732" w:name="_Toc193016375"/>
      <w:bookmarkStart w:id="2733" w:name="_Toc192335528"/>
      <w:bookmarkStart w:id="2734" w:name="_Toc192406055"/>
      <w:bookmarkStart w:id="2735" w:name="_Toc192408460"/>
      <w:bookmarkStart w:id="2736" w:name="_Toc192408906"/>
      <w:bookmarkStart w:id="2737" w:name="_Toc192496366"/>
      <w:bookmarkStart w:id="2738" w:name="_Toc192502571"/>
      <w:bookmarkStart w:id="2739" w:name="_Toc192509460"/>
      <w:bookmarkStart w:id="2740" w:name="_Toc192510181"/>
      <w:bookmarkStart w:id="2741" w:name="_Toc192516071"/>
      <w:bookmarkStart w:id="2742" w:name="_Toc192579174"/>
      <w:bookmarkStart w:id="2743" w:name="_Toc192581115"/>
      <w:bookmarkStart w:id="2744" w:name="_Toc192581557"/>
      <w:bookmarkStart w:id="2745" w:name="_Toc192762587"/>
      <w:bookmarkStart w:id="2746" w:name="_Toc192765161"/>
      <w:bookmarkStart w:id="2747" w:name="_Toc192765774"/>
      <w:bookmarkStart w:id="2748" w:name="_Toc192782326"/>
      <w:bookmarkStart w:id="2749" w:name="_Toc192782934"/>
      <w:bookmarkStart w:id="2750" w:name="_Toc192850853"/>
      <w:bookmarkStart w:id="2751" w:name="_Toc192929340"/>
      <w:bookmarkStart w:id="2752" w:name="_Toc192935028"/>
      <w:bookmarkStart w:id="2753" w:name="_Toc193016376"/>
      <w:bookmarkStart w:id="2754" w:name="_Toc192335529"/>
      <w:bookmarkStart w:id="2755" w:name="_Toc192406056"/>
      <w:bookmarkStart w:id="2756" w:name="_Toc192408461"/>
      <w:bookmarkStart w:id="2757" w:name="_Toc192408907"/>
      <w:bookmarkStart w:id="2758" w:name="_Toc192496367"/>
      <w:bookmarkStart w:id="2759" w:name="_Toc192502572"/>
      <w:bookmarkStart w:id="2760" w:name="_Toc192509461"/>
      <w:bookmarkStart w:id="2761" w:name="_Toc192510182"/>
      <w:bookmarkStart w:id="2762" w:name="_Toc192516072"/>
      <w:bookmarkStart w:id="2763" w:name="_Toc192579175"/>
      <w:bookmarkStart w:id="2764" w:name="_Toc192581116"/>
      <w:bookmarkStart w:id="2765" w:name="_Toc192581558"/>
      <w:bookmarkStart w:id="2766" w:name="_Toc192762588"/>
      <w:bookmarkStart w:id="2767" w:name="_Toc192765162"/>
      <w:bookmarkStart w:id="2768" w:name="_Toc192765775"/>
      <w:bookmarkStart w:id="2769" w:name="_Toc192782327"/>
      <w:bookmarkStart w:id="2770" w:name="_Toc192782935"/>
      <w:bookmarkStart w:id="2771" w:name="_Toc192850854"/>
      <w:bookmarkStart w:id="2772" w:name="_Toc192929341"/>
      <w:bookmarkStart w:id="2773" w:name="_Toc192935029"/>
      <w:bookmarkStart w:id="2774" w:name="_Toc193016377"/>
      <w:bookmarkStart w:id="2775" w:name="_Toc192335530"/>
      <w:bookmarkStart w:id="2776" w:name="_Toc192406057"/>
      <w:bookmarkStart w:id="2777" w:name="_Toc192408462"/>
      <w:bookmarkStart w:id="2778" w:name="_Toc192408908"/>
      <w:bookmarkStart w:id="2779" w:name="_Toc192496368"/>
      <w:bookmarkStart w:id="2780" w:name="_Toc192502573"/>
      <w:bookmarkStart w:id="2781" w:name="_Toc192509462"/>
      <w:bookmarkStart w:id="2782" w:name="_Toc192510183"/>
      <w:bookmarkStart w:id="2783" w:name="_Toc192516073"/>
      <w:bookmarkStart w:id="2784" w:name="_Toc192579176"/>
      <w:bookmarkStart w:id="2785" w:name="_Toc192581117"/>
      <w:bookmarkStart w:id="2786" w:name="_Toc192581559"/>
      <w:bookmarkStart w:id="2787" w:name="_Toc192762589"/>
      <w:bookmarkStart w:id="2788" w:name="_Toc192765163"/>
      <w:bookmarkStart w:id="2789" w:name="_Toc192765776"/>
      <w:bookmarkStart w:id="2790" w:name="_Toc192782328"/>
      <w:bookmarkStart w:id="2791" w:name="_Toc192782936"/>
      <w:bookmarkStart w:id="2792" w:name="_Toc192850855"/>
      <w:bookmarkStart w:id="2793" w:name="_Toc192929342"/>
      <w:bookmarkStart w:id="2794" w:name="_Toc192935030"/>
      <w:bookmarkStart w:id="2795" w:name="_Toc193016378"/>
      <w:bookmarkStart w:id="2796" w:name="_Toc192335531"/>
      <w:bookmarkStart w:id="2797" w:name="_Toc192406058"/>
      <w:bookmarkStart w:id="2798" w:name="_Toc192408463"/>
      <w:bookmarkStart w:id="2799" w:name="_Toc192408909"/>
      <w:bookmarkStart w:id="2800" w:name="_Toc192496369"/>
      <w:bookmarkStart w:id="2801" w:name="_Toc192502574"/>
      <w:bookmarkStart w:id="2802" w:name="_Toc192509463"/>
      <w:bookmarkStart w:id="2803" w:name="_Toc192510184"/>
      <w:bookmarkStart w:id="2804" w:name="_Toc192516074"/>
      <w:bookmarkStart w:id="2805" w:name="_Toc192579177"/>
      <w:bookmarkStart w:id="2806" w:name="_Toc192581118"/>
      <w:bookmarkStart w:id="2807" w:name="_Toc192581560"/>
      <w:bookmarkStart w:id="2808" w:name="_Toc192762590"/>
      <w:bookmarkStart w:id="2809" w:name="_Toc192765164"/>
      <w:bookmarkStart w:id="2810" w:name="_Toc192765777"/>
      <w:bookmarkStart w:id="2811" w:name="_Toc192782329"/>
      <w:bookmarkStart w:id="2812" w:name="_Toc192782937"/>
      <w:bookmarkStart w:id="2813" w:name="_Toc192850856"/>
      <w:bookmarkStart w:id="2814" w:name="_Toc192929343"/>
      <w:bookmarkStart w:id="2815" w:name="_Toc192935031"/>
      <w:bookmarkStart w:id="2816" w:name="_Toc193016379"/>
      <w:bookmarkStart w:id="2817" w:name="_Toc192335532"/>
      <w:bookmarkStart w:id="2818" w:name="_Toc192406059"/>
      <w:bookmarkStart w:id="2819" w:name="_Toc192408464"/>
      <w:bookmarkStart w:id="2820" w:name="_Toc192408910"/>
      <w:bookmarkStart w:id="2821" w:name="_Toc192496370"/>
      <w:bookmarkStart w:id="2822" w:name="_Toc192502575"/>
      <w:bookmarkStart w:id="2823" w:name="_Toc192509464"/>
      <w:bookmarkStart w:id="2824" w:name="_Toc192510185"/>
      <w:bookmarkStart w:id="2825" w:name="_Toc192516075"/>
      <w:bookmarkStart w:id="2826" w:name="_Toc192579178"/>
      <w:bookmarkStart w:id="2827" w:name="_Toc192581119"/>
      <w:bookmarkStart w:id="2828" w:name="_Toc192581561"/>
      <w:bookmarkStart w:id="2829" w:name="_Toc192762591"/>
      <w:bookmarkStart w:id="2830" w:name="_Toc192765165"/>
      <w:bookmarkStart w:id="2831" w:name="_Toc192765778"/>
      <w:bookmarkStart w:id="2832" w:name="_Toc192782330"/>
      <w:bookmarkStart w:id="2833" w:name="_Toc192782938"/>
      <w:bookmarkStart w:id="2834" w:name="_Toc192850857"/>
      <w:bookmarkStart w:id="2835" w:name="_Toc192929344"/>
      <w:bookmarkStart w:id="2836" w:name="_Toc192935032"/>
      <w:bookmarkStart w:id="2837" w:name="_Toc193016380"/>
      <w:bookmarkStart w:id="2838" w:name="_Toc192335533"/>
      <w:bookmarkStart w:id="2839" w:name="_Toc192406060"/>
      <w:bookmarkStart w:id="2840" w:name="_Toc192408465"/>
      <w:bookmarkStart w:id="2841" w:name="_Toc192408911"/>
      <w:bookmarkStart w:id="2842" w:name="_Toc192496371"/>
      <w:bookmarkStart w:id="2843" w:name="_Toc192502576"/>
      <w:bookmarkStart w:id="2844" w:name="_Toc192509465"/>
      <w:bookmarkStart w:id="2845" w:name="_Toc192510186"/>
      <w:bookmarkStart w:id="2846" w:name="_Toc192516076"/>
      <w:bookmarkStart w:id="2847" w:name="_Toc192579179"/>
      <w:bookmarkStart w:id="2848" w:name="_Toc192581120"/>
      <w:bookmarkStart w:id="2849" w:name="_Toc192581562"/>
      <w:bookmarkStart w:id="2850" w:name="_Toc192762592"/>
      <w:bookmarkStart w:id="2851" w:name="_Toc192765166"/>
      <w:bookmarkStart w:id="2852" w:name="_Toc192765779"/>
      <w:bookmarkStart w:id="2853" w:name="_Toc192782331"/>
      <w:bookmarkStart w:id="2854" w:name="_Toc192782939"/>
      <w:bookmarkStart w:id="2855" w:name="_Toc192850858"/>
      <w:bookmarkStart w:id="2856" w:name="_Toc192929345"/>
      <w:bookmarkStart w:id="2857" w:name="_Toc192935033"/>
      <w:bookmarkStart w:id="2858" w:name="_Toc193016381"/>
      <w:bookmarkStart w:id="2859" w:name="_Toc192335534"/>
      <w:bookmarkStart w:id="2860" w:name="_Toc192406061"/>
      <w:bookmarkStart w:id="2861" w:name="_Toc192408466"/>
      <w:bookmarkStart w:id="2862" w:name="_Toc192408912"/>
      <w:bookmarkStart w:id="2863" w:name="_Toc192496372"/>
      <w:bookmarkStart w:id="2864" w:name="_Toc192502577"/>
      <w:bookmarkStart w:id="2865" w:name="_Toc192509466"/>
      <w:bookmarkStart w:id="2866" w:name="_Toc192510187"/>
      <w:bookmarkStart w:id="2867" w:name="_Toc192516077"/>
      <w:bookmarkStart w:id="2868" w:name="_Toc192579180"/>
      <w:bookmarkStart w:id="2869" w:name="_Toc192581121"/>
      <w:bookmarkStart w:id="2870" w:name="_Toc192581563"/>
      <w:bookmarkStart w:id="2871" w:name="_Toc192762593"/>
      <w:bookmarkStart w:id="2872" w:name="_Toc192765167"/>
      <w:bookmarkStart w:id="2873" w:name="_Toc192765780"/>
      <w:bookmarkStart w:id="2874" w:name="_Toc192782332"/>
      <w:bookmarkStart w:id="2875" w:name="_Toc192782940"/>
      <w:bookmarkStart w:id="2876" w:name="_Toc192850859"/>
      <w:bookmarkStart w:id="2877" w:name="_Toc192929346"/>
      <w:bookmarkStart w:id="2878" w:name="_Toc192935034"/>
      <w:bookmarkStart w:id="2879" w:name="_Toc193016382"/>
      <w:bookmarkStart w:id="2880" w:name="_Toc192335535"/>
      <w:bookmarkStart w:id="2881" w:name="_Toc192406062"/>
      <w:bookmarkStart w:id="2882" w:name="_Toc192408467"/>
      <w:bookmarkStart w:id="2883" w:name="_Toc192408913"/>
      <w:bookmarkStart w:id="2884" w:name="_Toc192496373"/>
      <w:bookmarkStart w:id="2885" w:name="_Toc192502578"/>
      <w:bookmarkStart w:id="2886" w:name="_Toc192509467"/>
      <w:bookmarkStart w:id="2887" w:name="_Toc192510188"/>
      <w:bookmarkStart w:id="2888" w:name="_Toc192516078"/>
      <w:bookmarkStart w:id="2889" w:name="_Toc192579181"/>
      <w:bookmarkStart w:id="2890" w:name="_Toc192581122"/>
      <w:bookmarkStart w:id="2891" w:name="_Toc192581564"/>
      <w:bookmarkStart w:id="2892" w:name="_Toc192762594"/>
      <w:bookmarkStart w:id="2893" w:name="_Toc192765168"/>
      <w:bookmarkStart w:id="2894" w:name="_Toc192765781"/>
      <w:bookmarkStart w:id="2895" w:name="_Toc192782333"/>
      <w:bookmarkStart w:id="2896" w:name="_Toc192782941"/>
      <w:bookmarkStart w:id="2897" w:name="_Toc192850860"/>
      <w:bookmarkStart w:id="2898" w:name="_Toc192929347"/>
      <w:bookmarkStart w:id="2899" w:name="_Toc192935035"/>
      <w:bookmarkStart w:id="2900" w:name="_Toc193016383"/>
      <w:bookmarkStart w:id="2901" w:name="_Toc192335536"/>
      <w:bookmarkStart w:id="2902" w:name="_Toc192406063"/>
      <w:bookmarkStart w:id="2903" w:name="_Toc192408468"/>
      <w:bookmarkStart w:id="2904" w:name="_Toc192408914"/>
      <w:bookmarkStart w:id="2905" w:name="_Toc192496374"/>
      <w:bookmarkStart w:id="2906" w:name="_Toc192502579"/>
      <w:bookmarkStart w:id="2907" w:name="_Toc192509468"/>
      <w:bookmarkStart w:id="2908" w:name="_Toc192510189"/>
      <w:bookmarkStart w:id="2909" w:name="_Toc192516079"/>
      <w:bookmarkStart w:id="2910" w:name="_Toc192579182"/>
      <w:bookmarkStart w:id="2911" w:name="_Toc192581123"/>
      <w:bookmarkStart w:id="2912" w:name="_Toc192581565"/>
      <w:bookmarkStart w:id="2913" w:name="_Toc192762595"/>
      <w:bookmarkStart w:id="2914" w:name="_Toc192765169"/>
      <w:bookmarkStart w:id="2915" w:name="_Toc192765782"/>
      <w:bookmarkStart w:id="2916" w:name="_Toc192782334"/>
      <w:bookmarkStart w:id="2917" w:name="_Toc192782942"/>
      <w:bookmarkStart w:id="2918" w:name="_Toc192850861"/>
      <w:bookmarkStart w:id="2919" w:name="_Toc192929348"/>
      <w:bookmarkStart w:id="2920" w:name="_Toc192935036"/>
      <w:bookmarkStart w:id="2921" w:name="_Toc193016384"/>
      <w:bookmarkStart w:id="2922" w:name="_Toc192335537"/>
      <w:bookmarkStart w:id="2923" w:name="_Toc192406064"/>
      <w:bookmarkStart w:id="2924" w:name="_Toc192408469"/>
      <w:bookmarkStart w:id="2925" w:name="_Toc192408915"/>
      <w:bookmarkStart w:id="2926" w:name="_Toc192496375"/>
      <w:bookmarkStart w:id="2927" w:name="_Toc192502580"/>
      <w:bookmarkStart w:id="2928" w:name="_Toc192509469"/>
      <w:bookmarkStart w:id="2929" w:name="_Toc192510190"/>
      <w:bookmarkStart w:id="2930" w:name="_Toc192516080"/>
      <w:bookmarkStart w:id="2931" w:name="_Toc192579183"/>
      <w:bookmarkStart w:id="2932" w:name="_Toc192581124"/>
      <w:bookmarkStart w:id="2933" w:name="_Toc192581566"/>
      <w:bookmarkStart w:id="2934" w:name="_Toc192762596"/>
      <w:bookmarkStart w:id="2935" w:name="_Toc192765170"/>
      <w:bookmarkStart w:id="2936" w:name="_Toc192765783"/>
      <w:bookmarkStart w:id="2937" w:name="_Toc192782335"/>
      <w:bookmarkStart w:id="2938" w:name="_Toc192782943"/>
      <w:bookmarkStart w:id="2939" w:name="_Toc192850862"/>
      <w:bookmarkStart w:id="2940" w:name="_Toc192929349"/>
      <w:bookmarkStart w:id="2941" w:name="_Toc192935037"/>
      <w:bookmarkStart w:id="2942" w:name="_Toc193016385"/>
      <w:bookmarkStart w:id="2943" w:name="_Toc192335647"/>
      <w:bookmarkStart w:id="2944" w:name="_Toc192406174"/>
      <w:bookmarkStart w:id="2945" w:name="_Toc192408579"/>
      <w:bookmarkStart w:id="2946" w:name="_Toc192409025"/>
      <w:bookmarkStart w:id="2947" w:name="_Toc192496485"/>
      <w:bookmarkStart w:id="2948" w:name="_Toc192502690"/>
      <w:bookmarkStart w:id="2949" w:name="_Toc192509579"/>
      <w:bookmarkStart w:id="2950" w:name="_Toc192510300"/>
      <w:bookmarkStart w:id="2951" w:name="_Toc192516190"/>
      <w:bookmarkStart w:id="2952" w:name="_Toc192579293"/>
      <w:bookmarkStart w:id="2953" w:name="_Toc192581234"/>
      <w:bookmarkStart w:id="2954" w:name="_Toc192581676"/>
      <w:bookmarkStart w:id="2955" w:name="_Toc192762706"/>
      <w:bookmarkStart w:id="2956" w:name="_Toc192765280"/>
      <w:bookmarkStart w:id="2957" w:name="_Toc192765893"/>
      <w:bookmarkStart w:id="2958" w:name="_Toc192782445"/>
      <w:bookmarkStart w:id="2959" w:name="_Toc192783053"/>
      <w:bookmarkStart w:id="2960" w:name="_Toc192850972"/>
      <w:bookmarkStart w:id="2961" w:name="_Toc192929459"/>
      <w:bookmarkStart w:id="2962" w:name="_Toc192935147"/>
      <w:bookmarkStart w:id="2963" w:name="_Toc193016495"/>
      <w:bookmarkStart w:id="2964" w:name="_Toc192335648"/>
      <w:bookmarkStart w:id="2965" w:name="_Toc192406175"/>
      <w:bookmarkStart w:id="2966" w:name="_Toc192408580"/>
      <w:bookmarkStart w:id="2967" w:name="_Toc192409026"/>
      <w:bookmarkStart w:id="2968" w:name="_Toc192496486"/>
      <w:bookmarkStart w:id="2969" w:name="_Toc192502691"/>
      <w:bookmarkStart w:id="2970" w:name="_Toc192509580"/>
      <w:bookmarkStart w:id="2971" w:name="_Toc192510301"/>
      <w:bookmarkStart w:id="2972" w:name="_Toc192516191"/>
      <w:bookmarkStart w:id="2973" w:name="_Toc192579294"/>
      <w:bookmarkStart w:id="2974" w:name="_Toc192581235"/>
      <w:bookmarkStart w:id="2975" w:name="_Toc192581677"/>
      <w:bookmarkStart w:id="2976" w:name="_Toc192762707"/>
      <w:bookmarkStart w:id="2977" w:name="_Toc192765281"/>
      <w:bookmarkStart w:id="2978" w:name="_Toc192765894"/>
      <w:bookmarkStart w:id="2979" w:name="_Toc192782446"/>
      <w:bookmarkStart w:id="2980" w:name="_Toc192783054"/>
      <w:bookmarkStart w:id="2981" w:name="_Toc192850973"/>
      <w:bookmarkStart w:id="2982" w:name="_Toc192929460"/>
      <w:bookmarkStart w:id="2983" w:name="_Toc192935148"/>
      <w:bookmarkStart w:id="2984" w:name="_Toc193016496"/>
      <w:bookmarkStart w:id="2985" w:name="_Ref190771233"/>
      <w:bookmarkStart w:id="2986" w:name="_Toc200491769"/>
      <w:bookmarkStart w:id="2987" w:name="_Toc202536082"/>
      <w:bookmarkStart w:id="2988" w:name="_Toc202536870"/>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r w:rsidRPr="0056208B">
        <w:t xml:space="preserve">Nominal </w:t>
      </w:r>
      <w:r w:rsidR="00850EA8" w:rsidRPr="0056208B">
        <w:t>Operational Scenarios</w:t>
      </w:r>
      <w:bookmarkEnd w:id="2985"/>
      <w:bookmarkEnd w:id="2986"/>
      <w:bookmarkEnd w:id="2987"/>
      <w:bookmarkEnd w:id="2988"/>
    </w:p>
    <w:p w14:paraId="3476F950" w14:textId="77777777" w:rsidR="00766AC3" w:rsidRPr="0056208B" w:rsidRDefault="00B51E11" w:rsidP="005479E2">
      <w:pPr>
        <w:pStyle w:val="Heading3numbered"/>
        <w:keepNext/>
        <w:keepLines/>
      </w:pPr>
      <w:bookmarkStart w:id="2989" w:name="_Toc192496488"/>
      <w:bookmarkStart w:id="2990" w:name="_Toc192502693"/>
      <w:bookmarkStart w:id="2991" w:name="_Toc192509582"/>
      <w:bookmarkStart w:id="2992" w:name="_Toc192510303"/>
      <w:bookmarkStart w:id="2993" w:name="_Toc192516193"/>
      <w:bookmarkStart w:id="2994" w:name="_Toc192579296"/>
      <w:bookmarkStart w:id="2995" w:name="_Toc192581237"/>
      <w:bookmarkStart w:id="2996" w:name="_Toc192581679"/>
      <w:bookmarkStart w:id="2997" w:name="_Toc192762709"/>
      <w:bookmarkStart w:id="2998" w:name="_Toc192765283"/>
      <w:bookmarkStart w:id="2999" w:name="_Toc192765896"/>
      <w:bookmarkStart w:id="3000" w:name="_Toc192782448"/>
      <w:bookmarkStart w:id="3001" w:name="_Toc192783056"/>
      <w:bookmarkStart w:id="3002" w:name="_Toc192850975"/>
      <w:bookmarkStart w:id="3003" w:name="_Toc192929462"/>
      <w:bookmarkStart w:id="3004" w:name="_Toc192935150"/>
      <w:bookmarkStart w:id="3005" w:name="_Toc193016498"/>
      <w:bookmarkStart w:id="3006" w:name="_Ref191381700"/>
      <w:bookmarkStart w:id="3007" w:name="_Ref192409661"/>
      <w:bookmarkStart w:id="3008" w:name="_Toc200491770"/>
      <w:bookmarkStart w:id="3009" w:name="_Toc202536083"/>
      <w:bookmarkStart w:id="3010" w:name="_Toc202536871"/>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r w:rsidRPr="0056208B">
        <w:t xml:space="preserve">Lifetime and </w:t>
      </w:r>
      <w:r w:rsidR="008F2CF9" w:rsidRPr="0056208B">
        <w:t>annual</w:t>
      </w:r>
      <w:bookmarkEnd w:id="3006"/>
      <w:r w:rsidR="009909EC" w:rsidRPr="0056208B">
        <w:t xml:space="preserve"> maintenance</w:t>
      </w:r>
      <w:r w:rsidR="008527E9" w:rsidRPr="0056208B">
        <w:t xml:space="preserve"> schedule</w:t>
      </w:r>
      <w:bookmarkEnd w:id="3007"/>
      <w:bookmarkEnd w:id="3008"/>
      <w:bookmarkEnd w:id="3009"/>
      <w:bookmarkEnd w:id="3010"/>
    </w:p>
    <w:p w14:paraId="70F59190" w14:textId="146B30C7" w:rsidR="00001140" w:rsidRPr="0056208B" w:rsidRDefault="00BE36E3" w:rsidP="00575005">
      <w:pPr>
        <w:pStyle w:val="RequirementList"/>
      </w:pPr>
      <w:bookmarkStart w:id="3011" w:name="_Toc200491771"/>
      <w:r w:rsidRPr="0056208B">
        <w:t xml:space="preserve">The </w:t>
      </w:r>
      <w:r w:rsidR="00001140" w:rsidRPr="0056208B">
        <w:t>QPLANT shall</w:t>
      </w:r>
      <w:r w:rsidRPr="0056208B">
        <w:t xml:space="preserve"> be capable to</w:t>
      </w:r>
      <w:r w:rsidR="00001140" w:rsidRPr="0056208B">
        <w:t xml:space="preserve"> operate</w:t>
      </w:r>
      <w:r w:rsidRPr="0056208B">
        <w:t xml:space="preserve"> uninterrupted</w:t>
      </w:r>
      <w:r w:rsidR="00001140" w:rsidRPr="0056208B">
        <w:t xml:space="preserve"> in 2K mode</w:t>
      </w:r>
      <w:r w:rsidR="00B45DF2" w:rsidRPr="0056208B">
        <w:t xml:space="preserve"> </w:t>
      </w:r>
      <w:r w:rsidR="00001140" w:rsidRPr="0056208B">
        <w:t xml:space="preserve">for at least 90 </w:t>
      </w:r>
      <w:r w:rsidR="00B45DF2" w:rsidRPr="0056208B">
        <w:t xml:space="preserve">consecutive </w:t>
      </w:r>
      <w:r w:rsidR="00001140" w:rsidRPr="0056208B">
        <w:t>days</w:t>
      </w:r>
    </w:p>
    <w:p w14:paraId="17DE2CC3" w14:textId="4B2D9E1D" w:rsidR="00001140" w:rsidRPr="0056208B" w:rsidRDefault="00BE36E3" w:rsidP="00575005">
      <w:pPr>
        <w:pStyle w:val="RequirementList"/>
      </w:pPr>
      <w:r w:rsidRPr="0056208B">
        <w:t>The m</w:t>
      </w:r>
      <w:r w:rsidR="00001140" w:rsidRPr="0056208B">
        <w:t xml:space="preserve">aintenance </w:t>
      </w:r>
      <w:r w:rsidR="00676E30" w:rsidRPr="0056208B">
        <w:t xml:space="preserve">schedule </w:t>
      </w:r>
      <w:r w:rsidR="00001140" w:rsidRPr="0056208B">
        <w:t xml:space="preserve">shall </w:t>
      </w:r>
      <w:r w:rsidR="00676E30" w:rsidRPr="0056208B">
        <w:t xml:space="preserve">take into account </w:t>
      </w:r>
      <w:r w:rsidR="00001140" w:rsidRPr="0056208B">
        <w:t>the following</w:t>
      </w:r>
      <w:r w:rsidR="00676E30" w:rsidRPr="0056208B">
        <w:t xml:space="preserve"> constraints</w:t>
      </w:r>
      <w:r w:rsidR="00001140" w:rsidRPr="0056208B">
        <w:t>:</w:t>
      </w:r>
    </w:p>
    <w:p w14:paraId="4167FA99" w14:textId="039D824A" w:rsidR="00001140" w:rsidRPr="0056208B" w:rsidRDefault="00100332">
      <w:pPr>
        <w:pStyle w:val="RequirementList"/>
        <w:numPr>
          <w:ilvl w:val="0"/>
          <w:numId w:val="73"/>
        </w:numPr>
      </w:pPr>
      <w:r w:rsidRPr="0056208B">
        <w:t xml:space="preserve">≥ </w:t>
      </w:r>
      <w:r w:rsidR="00001140" w:rsidRPr="0056208B">
        <w:t>6 months: ≤ 10 days in 2K standby</w:t>
      </w:r>
    </w:p>
    <w:p w14:paraId="4D059D8B" w14:textId="4D04E5CC" w:rsidR="00001140" w:rsidRPr="0056208B" w:rsidRDefault="00100332">
      <w:pPr>
        <w:pStyle w:val="RequirementList"/>
        <w:numPr>
          <w:ilvl w:val="0"/>
          <w:numId w:val="73"/>
        </w:numPr>
      </w:pPr>
      <w:r w:rsidRPr="0056208B">
        <w:t xml:space="preserve">≥ </w:t>
      </w:r>
      <w:r w:rsidR="00001140" w:rsidRPr="0056208B">
        <w:t>1 year: ≤ 20 days in 4.5K standby</w:t>
      </w:r>
    </w:p>
    <w:p w14:paraId="6B79AECA" w14:textId="5BDBF24B" w:rsidR="00001140" w:rsidRPr="0056208B" w:rsidRDefault="00100332">
      <w:pPr>
        <w:pStyle w:val="RequirementList"/>
        <w:numPr>
          <w:ilvl w:val="0"/>
          <w:numId w:val="73"/>
        </w:numPr>
      </w:pPr>
      <w:r w:rsidRPr="0056208B">
        <w:t>≥</w:t>
      </w:r>
      <w:r w:rsidR="00001140" w:rsidRPr="0056208B">
        <w:t xml:space="preserve"> 5 years: ≤ 60 days in warm stop</w:t>
      </w:r>
    </w:p>
    <w:p w14:paraId="36337EA8" w14:textId="4BF062B6" w:rsidR="00001140" w:rsidRPr="0056208B" w:rsidRDefault="009A5310">
      <w:pPr>
        <w:pStyle w:val="RequirementList"/>
        <w:numPr>
          <w:ilvl w:val="0"/>
          <w:numId w:val="73"/>
        </w:numPr>
      </w:pPr>
      <w:r w:rsidRPr="0056208B">
        <w:t xml:space="preserve">≥ </w:t>
      </w:r>
      <w:r w:rsidR="00001140" w:rsidRPr="0056208B">
        <w:t>10 years: ≤ 120 days in warm stop</w:t>
      </w:r>
    </w:p>
    <w:p w14:paraId="708ED5DC" w14:textId="7A0D845E" w:rsidR="00001140" w:rsidRPr="0056208B" w:rsidRDefault="00BE36E3" w:rsidP="00575005">
      <w:pPr>
        <w:pStyle w:val="RequirementList"/>
      </w:pPr>
      <w:r w:rsidRPr="0056208B">
        <w:lastRenderedPageBreak/>
        <w:t xml:space="preserve">The </w:t>
      </w:r>
      <w:r w:rsidR="00001140" w:rsidRPr="0056208B">
        <w:t>QPLANT shall have</w:t>
      </w:r>
      <w:r w:rsidRPr="0056208B">
        <w:t xml:space="preserve"> a</w:t>
      </w:r>
      <w:r w:rsidR="00001140" w:rsidRPr="0056208B">
        <w:t xml:space="preserve"> lifetime of at least 40 years</w:t>
      </w:r>
    </w:p>
    <w:p w14:paraId="32AF492A" w14:textId="6D8DEC09" w:rsidR="00001140" w:rsidRPr="0056208B" w:rsidRDefault="00BE36E3" w:rsidP="00575005">
      <w:pPr>
        <w:pStyle w:val="RequirementList"/>
      </w:pPr>
      <w:r w:rsidRPr="0056208B">
        <w:t xml:space="preserve">The </w:t>
      </w:r>
      <w:r w:rsidR="00001140" w:rsidRPr="0056208B">
        <w:t>QPLANT shall support ≥ 50 warm-up/cool-down cycles (300 K ↔ 2 K)</w:t>
      </w:r>
    </w:p>
    <w:p w14:paraId="0996ADFF" w14:textId="77777777" w:rsidR="0054428C" w:rsidRPr="0056208B" w:rsidRDefault="00064252" w:rsidP="00B5535E">
      <w:pPr>
        <w:pStyle w:val="Heading3numbered"/>
      </w:pPr>
      <w:bookmarkStart w:id="3012" w:name="_Toc200491776"/>
      <w:bookmarkStart w:id="3013" w:name="_Toc202536084"/>
      <w:bookmarkStart w:id="3014" w:name="_Toc202536872"/>
      <w:bookmarkEnd w:id="3011"/>
      <w:r w:rsidRPr="0056208B">
        <w:t>Stead</w:t>
      </w:r>
      <w:r w:rsidR="00CA3E79" w:rsidRPr="0056208B">
        <w:t>y</w:t>
      </w:r>
      <w:r w:rsidRPr="0056208B">
        <w:t xml:space="preserve"> state o</w:t>
      </w:r>
      <w:r w:rsidR="00122E1E" w:rsidRPr="0056208B">
        <w:t>perational scenarios</w:t>
      </w:r>
      <w:bookmarkEnd w:id="3012"/>
      <w:bookmarkEnd w:id="3013"/>
      <w:bookmarkEnd w:id="3014"/>
    </w:p>
    <w:p w14:paraId="749DCC07" w14:textId="3581D5F5" w:rsidR="0087454F" w:rsidRPr="0056208B" w:rsidRDefault="0008107C" w:rsidP="00FF422B">
      <w:pPr>
        <w:pStyle w:val="RequirementList"/>
      </w:pPr>
      <w:bookmarkStart w:id="3015" w:name="_Toc200491777"/>
      <w:r w:rsidRPr="0056208B">
        <w:t xml:space="preserve">The QPLANT shall </w:t>
      </w:r>
      <w:r w:rsidR="0029013D" w:rsidRPr="0056208B">
        <w:t xml:space="preserve">support </w:t>
      </w:r>
      <w:r w:rsidRPr="0056208B">
        <w:t>the s</w:t>
      </w:r>
      <w:r w:rsidR="0087454F" w:rsidRPr="0056208B">
        <w:t xml:space="preserve">teady state </w:t>
      </w:r>
      <w:r w:rsidR="00676E30" w:rsidRPr="0056208B">
        <w:t xml:space="preserve">operational </w:t>
      </w:r>
      <w:r w:rsidR="0087454F" w:rsidRPr="0056208B">
        <w:t xml:space="preserve">scenarios defined in </w:t>
      </w:r>
      <w:r w:rsidR="0087454F" w:rsidRPr="0056208B">
        <w:rPr>
          <w:rStyle w:val="Style1Char"/>
          <w:rFonts w:eastAsia="Calibri"/>
        </w:rPr>
        <w:fldChar w:fldCharType="begin"/>
      </w:r>
      <w:r w:rsidR="0087454F" w:rsidRPr="0056208B">
        <w:rPr>
          <w:rStyle w:val="Style1Char"/>
          <w:rFonts w:eastAsia="Calibri"/>
        </w:rPr>
        <w:instrText xml:space="preserve"> REF _Ref192158138 \h  \* MERGEFORMAT </w:instrText>
      </w:r>
      <w:r w:rsidR="0087454F" w:rsidRPr="0056208B">
        <w:rPr>
          <w:rStyle w:val="Style1Char"/>
          <w:rFonts w:eastAsia="Calibri"/>
        </w:rPr>
      </w:r>
      <w:r w:rsidR="0087454F" w:rsidRPr="0056208B">
        <w:rPr>
          <w:rStyle w:val="Style1Char"/>
          <w:rFonts w:eastAsia="Calibri"/>
        </w:rPr>
        <w:fldChar w:fldCharType="separate"/>
      </w:r>
      <w:r w:rsidR="00D62D30" w:rsidRPr="00D62D30">
        <w:rPr>
          <w:rStyle w:val="Style1Char"/>
          <w:rFonts w:eastAsia="Calibri"/>
        </w:rPr>
        <w:t>Table 2</w:t>
      </w:r>
      <w:r w:rsidR="0087454F" w:rsidRPr="0056208B">
        <w:rPr>
          <w:rStyle w:val="Style1Char"/>
          <w:rFonts w:eastAsia="Calibri"/>
        </w:rPr>
        <w:fldChar w:fldCharType="end"/>
      </w:r>
      <w:r w:rsidR="0087454F" w:rsidRPr="0056208B">
        <w:t>.</w:t>
      </w:r>
    </w:p>
    <w:p w14:paraId="64A911D1" w14:textId="2DAC359D" w:rsidR="0054428C" w:rsidRPr="0056208B" w:rsidRDefault="0054428C" w:rsidP="0087454F">
      <w:pPr>
        <w:pStyle w:val="Caption"/>
        <w:ind w:firstLine="709"/>
        <w:rPr>
          <w:lang w:eastAsia="fr-FR"/>
        </w:rPr>
      </w:pPr>
      <w:bookmarkStart w:id="3016" w:name="_Ref192158138"/>
      <w:bookmarkStart w:id="3017" w:name="_Toc201310412"/>
      <w:bookmarkStart w:id="3018" w:name="_Toc209530020"/>
      <w:bookmarkEnd w:id="3015"/>
      <w:r w:rsidRPr="0056208B">
        <w:rPr>
          <w:lang w:eastAsia="fr-FR"/>
        </w:rPr>
        <w:t xml:space="preserve">Table </w:t>
      </w:r>
      <w:r w:rsidRPr="0056208B">
        <w:rPr>
          <w:lang w:eastAsia="fr-FR"/>
        </w:rPr>
        <w:fldChar w:fldCharType="begin"/>
      </w:r>
      <w:r w:rsidRPr="0056208B">
        <w:rPr>
          <w:lang w:eastAsia="fr-FR"/>
        </w:rPr>
        <w:instrText xml:space="preserve"> SEQ Table \* ARABIC </w:instrText>
      </w:r>
      <w:r w:rsidRPr="0056208B">
        <w:rPr>
          <w:lang w:eastAsia="fr-FR"/>
        </w:rPr>
        <w:fldChar w:fldCharType="separate"/>
      </w:r>
      <w:r w:rsidR="00D62D30">
        <w:rPr>
          <w:noProof/>
          <w:lang w:eastAsia="fr-FR"/>
        </w:rPr>
        <w:t>2</w:t>
      </w:r>
      <w:r w:rsidRPr="0056208B">
        <w:rPr>
          <w:lang w:eastAsia="fr-FR"/>
        </w:rPr>
        <w:fldChar w:fldCharType="end"/>
      </w:r>
      <w:bookmarkEnd w:id="3016"/>
      <w:r w:rsidRPr="0056208B">
        <w:rPr>
          <w:lang w:eastAsia="fr-FR"/>
        </w:rPr>
        <w:t xml:space="preserve"> Operational Scenarios</w:t>
      </w:r>
      <w:bookmarkEnd w:id="3017"/>
      <w:bookmarkEnd w:id="3018"/>
    </w:p>
    <w:tbl>
      <w:tblPr>
        <w:tblW w:w="3228" w:type="pct"/>
        <w:jc w:val="center"/>
        <w:tblBorders>
          <w:top w:val="single" w:sz="8" w:space="0" w:color="562873" w:themeColor="accent1"/>
          <w:left w:val="single" w:sz="8" w:space="0" w:color="562873" w:themeColor="accent1"/>
          <w:bottom w:val="single" w:sz="8" w:space="0" w:color="562873" w:themeColor="accent1"/>
          <w:right w:val="single" w:sz="8" w:space="0" w:color="562873" w:themeColor="accent1"/>
          <w:insideH w:val="single" w:sz="6" w:space="0" w:color="562873" w:themeColor="accent1"/>
          <w:insideV w:val="single" w:sz="6" w:space="0" w:color="562873" w:themeColor="accent1"/>
        </w:tblBorders>
        <w:tblLayout w:type="fixed"/>
        <w:tblCellMar>
          <w:left w:w="0" w:type="dxa"/>
          <w:right w:w="0" w:type="dxa"/>
        </w:tblCellMar>
        <w:tblLook w:val="0420" w:firstRow="1" w:lastRow="0" w:firstColumn="0" w:lastColumn="0" w:noHBand="0" w:noVBand="1"/>
      </w:tblPr>
      <w:tblGrid>
        <w:gridCol w:w="2826"/>
        <w:gridCol w:w="3918"/>
      </w:tblGrid>
      <w:tr w:rsidR="002F7F72" w:rsidRPr="0056208B" w14:paraId="543E4CEC" w14:textId="77777777" w:rsidTr="002F7F72">
        <w:trPr>
          <w:jc w:val="center"/>
        </w:trPr>
        <w:tc>
          <w:tcPr>
            <w:tcW w:w="2095" w:type="pct"/>
            <w:shd w:val="clear" w:color="auto" w:fill="EBD9ED" w:themeFill="accent2" w:themeFillTint="33"/>
            <w:tcMar>
              <w:top w:w="72" w:type="dxa"/>
              <w:left w:w="144" w:type="dxa"/>
              <w:bottom w:w="72" w:type="dxa"/>
              <w:right w:w="144" w:type="dxa"/>
            </w:tcMar>
            <w:vAlign w:val="center"/>
            <w:hideMark/>
          </w:tcPr>
          <w:p w14:paraId="451D60B5" w14:textId="22DACF01" w:rsidR="002F7F72" w:rsidRPr="0056208B" w:rsidRDefault="002F7F72" w:rsidP="0087454F">
            <w:pPr>
              <w:keepNext/>
              <w:spacing w:before="40" w:after="20" w:line="240" w:lineRule="auto"/>
              <w:ind w:left="-60" w:right="-111"/>
              <w:jc w:val="center"/>
              <w:rPr>
                <w:rFonts w:ascii="Aptos" w:hAnsi="Aptos" w:cs="Segoe UI"/>
                <w:b/>
                <w:bCs/>
                <w:sz w:val="18"/>
                <w:szCs w:val="20"/>
              </w:rPr>
            </w:pPr>
            <w:r w:rsidRPr="0056208B">
              <w:rPr>
                <w:rFonts w:ascii="Aptos" w:hAnsi="Aptos" w:cs="Segoe UI"/>
                <w:b/>
                <w:bCs/>
                <w:sz w:val="18"/>
                <w:szCs w:val="20"/>
              </w:rPr>
              <w:t>Operational scenarios</w:t>
            </w:r>
          </w:p>
        </w:tc>
        <w:tc>
          <w:tcPr>
            <w:tcW w:w="2905" w:type="pct"/>
            <w:shd w:val="clear" w:color="auto" w:fill="EBD9ED" w:themeFill="accent2" w:themeFillTint="33"/>
            <w:vAlign w:val="center"/>
          </w:tcPr>
          <w:p w14:paraId="1313DB2B" w14:textId="77777777" w:rsidR="002F7F72" w:rsidRPr="0056208B" w:rsidRDefault="002F7F72" w:rsidP="0087454F">
            <w:pPr>
              <w:keepNext/>
              <w:spacing w:before="40" w:after="20" w:line="240" w:lineRule="auto"/>
              <w:ind w:left="-60" w:right="-111"/>
              <w:jc w:val="center"/>
              <w:rPr>
                <w:rFonts w:ascii="Aptos" w:hAnsi="Aptos" w:cs="Segoe UI"/>
                <w:b/>
                <w:bCs/>
                <w:color w:val="562873" w:themeColor="accent1"/>
                <w:sz w:val="18"/>
                <w:szCs w:val="20"/>
              </w:rPr>
            </w:pPr>
            <w:r w:rsidRPr="0056208B">
              <w:rPr>
                <w:rFonts w:ascii="Aptos" w:hAnsi="Aptos" w:cs="Segoe UI"/>
                <w:b/>
                <w:bCs/>
                <w:color w:val="562873" w:themeColor="accent1"/>
                <w:sz w:val="18"/>
                <w:szCs w:val="20"/>
              </w:rPr>
              <w:t>Description</w:t>
            </w:r>
          </w:p>
        </w:tc>
      </w:tr>
      <w:tr w:rsidR="002F7F72" w:rsidRPr="0056208B" w14:paraId="6180219B" w14:textId="77777777" w:rsidTr="002F7F72">
        <w:trPr>
          <w:trHeight w:val="579"/>
          <w:jc w:val="center"/>
        </w:trPr>
        <w:tc>
          <w:tcPr>
            <w:tcW w:w="2095" w:type="pct"/>
            <w:shd w:val="clear" w:color="auto" w:fill="auto"/>
            <w:vAlign w:val="center"/>
          </w:tcPr>
          <w:p w14:paraId="1CE2A196" w14:textId="33DB38BF" w:rsidR="002F7F72" w:rsidRPr="0056208B" w:rsidRDefault="002F7F72" w:rsidP="00BD1C65">
            <w:pPr>
              <w:keepNext/>
              <w:spacing w:before="40" w:after="20" w:line="240" w:lineRule="auto"/>
              <w:ind w:left="-60" w:right="-111"/>
              <w:jc w:val="center"/>
              <w:rPr>
                <w:rFonts w:ascii="Aptos" w:hAnsi="Aptos"/>
                <w:sz w:val="18"/>
                <w:szCs w:val="20"/>
              </w:rPr>
            </w:pPr>
            <w:r w:rsidRPr="0056208B">
              <w:rPr>
                <w:rFonts w:ascii="Aptos" w:hAnsi="Aptos"/>
                <w:sz w:val="18"/>
                <w:szCs w:val="20"/>
              </w:rPr>
              <w:t>Warm Stop</w:t>
            </w:r>
          </w:p>
        </w:tc>
        <w:tc>
          <w:tcPr>
            <w:tcW w:w="2905" w:type="pct"/>
            <w:vAlign w:val="center"/>
          </w:tcPr>
          <w:p w14:paraId="3D5DA6D9" w14:textId="261C9051" w:rsidR="002F7F72" w:rsidRPr="0056208B" w:rsidRDefault="00154D8E" w:rsidP="00BD1C65">
            <w:pPr>
              <w:keepNext/>
              <w:spacing w:before="40" w:after="20" w:line="240" w:lineRule="auto"/>
              <w:ind w:left="87" w:right="20"/>
              <w:jc w:val="center"/>
              <w:rPr>
                <w:rFonts w:ascii="Aptos" w:hAnsi="Aptos"/>
                <w:sz w:val="18"/>
                <w:szCs w:val="20"/>
              </w:rPr>
            </w:pPr>
            <w:r w:rsidRPr="0056208B">
              <w:rPr>
                <w:rFonts w:ascii="Aptos" w:hAnsi="Aptos"/>
                <w:sz w:val="18"/>
                <w:szCs w:val="20"/>
              </w:rPr>
              <w:t xml:space="preserve">QPLANT and </w:t>
            </w:r>
            <w:r w:rsidR="002F7F72" w:rsidRPr="0056208B">
              <w:rPr>
                <w:rFonts w:ascii="Aptos" w:hAnsi="Aptos"/>
                <w:sz w:val="18"/>
                <w:szCs w:val="20"/>
              </w:rPr>
              <w:t>QCELLS at ambient temperature</w:t>
            </w:r>
          </w:p>
        </w:tc>
      </w:tr>
      <w:tr w:rsidR="002F7F72" w:rsidRPr="0056208B" w14:paraId="74D8EB8D" w14:textId="77777777" w:rsidTr="002F7F72">
        <w:trPr>
          <w:trHeight w:val="579"/>
          <w:jc w:val="center"/>
        </w:trPr>
        <w:tc>
          <w:tcPr>
            <w:tcW w:w="2095" w:type="pct"/>
            <w:shd w:val="clear" w:color="auto" w:fill="auto"/>
            <w:vAlign w:val="center"/>
          </w:tcPr>
          <w:p w14:paraId="7519CFF9" w14:textId="77777777" w:rsidR="002F7F72" w:rsidRPr="0056208B" w:rsidRDefault="002F7F72" w:rsidP="00BD1C65">
            <w:pPr>
              <w:keepNext/>
              <w:spacing w:before="40" w:after="20" w:line="240" w:lineRule="auto"/>
              <w:ind w:left="-60" w:right="-111"/>
              <w:jc w:val="center"/>
              <w:rPr>
                <w:rFonts w:ascii="Aptos" w:hAnsi="Aptos" w:cs="Segoe UI"/>
                <w:sz w:val="18"/>
                <w:szCs w:val="20"/>
              </w:rPr>
            </w:pPr>
            <w:r w:rsidRPr="0056208B">
              <w:rPr>
                <w:rFonts w:ascii="Aptos" w:hAnsi="Aptos"/>
                <w:sz w:val="18"/>
                <w:szCs w:val="20"/>
              </w:rPr>
              <w:t>Thermal Shield Standby</w:t>
            </w:r>
          </w:p>
        </w:tc>
        <w:tc>
          <w:tcPr>
            <w:tcW w:w="2905" w:type="pct"/>
            <w:vAlign w:val="center"/>
          </w:tcPr>
          <w:p w14:paraId="7A4C8647" w14:textId="77777777" w:rsidR="002F7F72" w:rsidRPr="0056208B" w:rsidRDefault="002F7F72" w:rsidP="00BD1C65">
            <w:pPr>
              <w:keepNext/>
              <w:spacing w:before="40" w:after="20" w:line="240" w:lineRule="auto"/>
              <w:ind w:left="87" w:right="20"/>
              <w:jc w:val="center"/>
              <w:rPr>
                <w:rFonts w:ascii="Aptos" w:hAnsi="Aptos" w:cs="Segoe UI"/>
                <w:sz w:val="18"/>
                <w:szCs w:val="20"/>
              </w:rPr>
            </w:pPr>
            <w:r w:rsidRPr="0056208B">
              <w:rPr>
                <w:rFonts w:ascii="Aptos" w:hAnsi="Aptos"/>
                <w:sz w:val="18"/>
                <w:szCs w:val="20"/>
              </w:rPr>
              <w:t>All QCELLs at thermal shield temperature</w:t>
            </w:r>
          </w:p>
        </w:tc>
      </w:tr>
      <w:tr w:rsidR="002F7F72" w:rsidRPr="0056208B" w14:paraId="22E2AA1F" w14:textId="77777777" w:rsidTr="002F7F72">
        <w:trPr>
          <w:trHeight w:val="579"/>
          <w:jc w:val="center"/>
        </w:trPr>
        <w:tc>
          <w:tcPr>
            <w:tcW w:w="2095" w:type="pct"/>
            <w:shd w:val="clear" w:color="auto" w:fill="auto"/>
            <w:vAlign w:val="center"/>
          </w:tcPr>
          <w:p w14:paraId="40D180A6" w14:textId="192AABA3" w:rsidR="002F7F72" w:rsidRPr="0056208B" w:rsidRDefault="002F7F72" w:rsidP="00BD1C65">
            <w:pPr>
              <w:keepNext/>
              <w:spacing w:before="40" w:after="20" w:line="240" w:lineRule="auto"/>
              <w:ind w:left="-60" w:right="-111"/>
              <w:jc w:val="center"/>
              <w:rPr>
                <w:rFonts w:ascii="Aptos" w:hAnsi="Aptos" w:cs="Segoe UI"/>
                <w:sz w:val="18"/>
                <w:szCs w:val="20"/>
              </w:rPr>
            </w:pPr>
            <w:r w:rsidRPr="0056208B">
              <w:rPr>
                <w:rFonts w:ascii="Aptos" w:hAnsi="Aptos"/>
                <w:sz w:val="18"/>
                <w:szCs w:val="20"/>
              </w:rPr>
              <w:t>4.5</w:t>
            </w:r>
            <w:r w:rsidR="00903FEB" w:rsidRPr="0056208B">
              <w:rPr>
                <w:rFonts w:ascii="Aptos" w:hAnsi="Aptos"/>
                <w:sz w:val="18"/>
                <w:szCs w:val="20"/>
              </w:rPr>
              <w:t xml:space="preserve"> </w:t>
            </w:r>
            <w:r w:rsidRPr="0056208B">
              <w:rPr>
                <w:rFonts w:ascii="Aptos" w:hAnsi="Aptos"/>
                <w:sz w:val="18"/>
                <w:szCs w:val="20"/>
              </w:rPr>
              <w:t>K Standby</w:t>
            </w:r>
            <w:r w:rsidRPr="0056208B">
              <w:rPr>
                <w:rStyle w:val="FootnoteReference"/>
                <w:rFonts w:ascii="Aptos" w:hAnsi="Aptos"/>
                <w:color w:val="7030A0"/>
                <w:sz w:val="18"/>
                <w:szCs w:val="20"/>
              </w:rPr>
              <w:footnoteReference w:id="1"/>
            </w:r>
          </w:p>
        </w:tc>
        <w:tc>
          <w:tcPr>
            <w:tcW w:w="2905" w:type="pct"/>
            <w:vAlign w:val="center"/>
          </w:tcPr>
          <w:p w14:paraId="40414708" w14:textId="77777777" w:rsidR="002F7F72" w:rsidRPr="0056208B" w:rsidRDefault="002F7F72" w:rsidP="00BD1C65">
            <w:pPr>
              <w:keepNext/>
              <w:spacing w:before="40" w:after="20" w:line="240" w:lineRule="auto"/>
              <w:ind w:left="87" w:right="20"/>
              <w:jc w:val="center"/>
              <w:rPr>
                <w:rFonts w:ascii="Aptos" w:hAnsi="Aptos" w:cs="Segoe UI"/>
                <w:sz w:val="18"/>
                <w:szCs w:val="20"/>
              </w:rPr>
            </w:pPr>
            <w:r w:rsidRPr="0056208B">
              <w:rPr>
                <w:rFonts w:ascii="Aptos" w:hAnsi="Aptos"/>
                <w:sz w:val="18"/>
                <w:szCs w:val="20"/>
              </w:rPr>
              <w:t>All QCELLs around 4 K</w:t>
            </w:r>
          </w:p>
        </w:tc>
      </w:tr>
      <w:tr w:rsidR="002F7F72" w:rsidRPr="0056208B" w14:paraId="549CC04C" w14:textId="77777777" w:rsidTr="002F7F72">
        <w:trPr>
          <w:trHeight w:val="579"/>
          <w:jc w:val="center"/>
        </w:trPr>
        <w:tc>
          <w:tcPr>
            <w:tcW w:w="2095" w:type="pct"/>
            <w:shd w:val="clear" w:color="auto" w:fill="auto"/>
            <w:tcMar>
              <w:top w:w="72" w:type="dxa"/>
              <w:left w:w="144" w:type="dxa"/>
              <w:bottom w:w="72" w:type="dxa"/>
              <w:right w:w="144" w:type="dxa"/>
            </w:tcMar>
            <w:vAlign w:val="center"/>
          </w:tcPr>
          <w:p w14:paraId="6CA52932" w14:textId="15074C82" w:rsidR="002F7F72" w:rsidRPr="0056208B" w:rsidRDefault="002F7F72" w:rsidP="00BD1C65">
            <w:pPr>
              <w:keepNext/>
              <w:spacing w:before="40" w:after="20" w:line="240" w:lineRule="auto"/>
              <w:ind w:left="-60" w:right="-111"/>
              <w:jc w:val="center"/>
              <w:rPr>
                <w:rFonts w:ascii="Aptos" w:hAnsi="Aptos" w:cs="Segoe UI"/>
                <w:sz w:val="18"/>
                <w:szCs w:val="20"/>
              </w:rPr>
            </w:pPr>
            <w:r w:rsidRPr="0056208B">
              <w:rPr>
                <w:rFonts w:ascii="Aptos" w:hAnsi="Aptos"/>
                <w:sz w:val="18"/>
                <w:szCs w:val="20"/>
              </w:rPr>
              <w:t>2</w:t>
            </w:r>
            <w:r w:rsidR="00903FEB" w:rsidRPr="0056208B">
              <w:rPr>
                <w:rFonts w:ascii="Aptos" w:hAnsi="Aptos"/>
                <w:sz w:val="18"/>
                <w:szCs w:val="20"/>
              </w:rPr>
              <w:t xml:space="preserve"> </w:t>
            </w:r>
            <w:r w:rsidRPr="0056208B">
              <w:rPr>
                <w:rFonts w:ascii="Aptos" w:hAnsi="Aptos"/>
                <w:sz w:val="18"/>
                <w:szCs w:val="20"/>
              </w:rPr>
              <w:t>K Standby</w:t>
            </w:r>
          </w:p>
        </w:tc>
        <w:tc>
          <w:tcPr>
            <w:tcW w:w="2905" w:type="pct"/>
            <w:vAlign w:val="center"/>
          </w:tcPr>
          <w:p w14:paraId="172A5D60" w14:textId="77777777" w:rsidR="002F7F72" w:rsidRPr="0056208B" w:rsidRDefault="002F7F72" w:rsidP="00BD1C65">
            <w:pPr>
              <w:keepNext/>
              <w:spacing w:before="40" w:after="20" w:line="240" w:lineRule="auto"/>
              <w:ind w:left="87" w:right="20"/>
              <w:jc w:val="center"/>
              <w:rPr>
                <w:rFonts w:ascii="Aptos" w:hAnsi="Aptos" w:cs="Segoe UI"/>
                <w:sz w:val="18"/>
                <w:szCs w:val="20"/>
              </w:rPr>
            </w:pPr>
            <w:r w:rsidRPr="0056208B">
              <w:rPr>
                <w:rFonts w:ascii="Aptos" w:hAnsi="Aptos"/>
                <w:sz w:val="18"/>
                <w:szCs w:val="20"/>
              </w:rPr>
              <w:t>All QCELLs at 2 K (no RF-operation)</w:t>
            </w:r>
          </w:p>
        </w:tc>
      </w:tr>
      <w:tr w:rsidR="002F7F72" w:rsidRPr="0056208B" w14:paraId="3973530D" w14:textId="77777777" w:rsidTr="002F7F72">
        <w:trPr>
          <w:trHeight w:val="579"/>
          <w:jc w:val="center"/>
        </w:trPr>
        <w:tc>
          <w:tcPr>
            <w:tcW w:w="2095" w:type="pct"/>
            <w:shd w:val="clear" w:color="auto" w:fill="auto"/>
            <w:tcMar>
              <w:top w:w="72" w:type="dxa"/>
              <w:left w:w="144" w:type="dxa"/>
              <w:bottom w:w="72" w:type="dxa"/>
              <w:right w:w="144" w:type="dxa"/>
            </w:tcMar>
            <w:vAlign w:val="center"/>
          </w:tcPr>
          <w:p w14:paraId="1C89F61C" w14:textId="540EC4DB" w:rsidR="002F7F72" w:rsidRPr="0056208B" w:rsidRDefault="002F7F72" w:rsidP="00BD1C65">
            <w:pPr>
              <w:keepNext/>
              <w:spacing w:before="40" w:after="20" w:line="240" w:lineRule="auto"/>
              <w:ind w:left="-60" w:right="-111"/>
              <w:jc w:val="center"/>
              <w:rPr>
                <w:rFonts w:ascii="Aptos" w:hAnsi="Aptos" w:cs="Segoe UI"/>
                <w:sz w:val="18"/>
                <w:szCs w:val="20"/>
              </w:rPr>
            </w:pPr>
            <w:r w:rsidRPr="0056208B">
              <w:rPr>
                <w:rFonts w:ascii="Aptos" w:hAnsi="Aptos"/>
                <w:sz w:val="18"/>
                <w:szCs w:val="20"/>
              </w:rPr>
              <w:t>2</w:t>
            </w:r>
            <w:r w:rsidR="00903FEB" w:rsidRPr="0056208B">
              <w:rPr>
                <w:rFonts w:ascii="Aptos" w:hAnsi="Aptos"/>
                <w:sz w:val="18"/>
                <w:szCs w:val="20"/>
              </w:rPr>
              <w:t xml:space="preserve"> </w:t>
            </w:r>
            <w:r w:rsidRPr="0056208B">
              <w:rPr>
                <w:rFonts w:ascii="Aptos" w:hAnsi="Aptos"/>
                <w:sz w:val="18"/>
                <w:szCs w:val="20"/>
              </w:rPr>
              <w:t>K Operation</w:t>
            </w:r>
          </w:p>
        </w:tc>
        <w:tc>
          <w:tcPr>
            <w:tcW w:w="2905" w:type="pct"/>
            <w:vAlign w:val="center"/>
          </w:tcPr>
          <w:p w14:paraId="73B3431F" w14:textId="77777777" w:rsidR="002F7F72" w:rsidRPr="0056208B" w:rsidRDefault="002F7F72" w:rsidP="00BD1C65">
            <w:pPr>
              <w:keepNext/>
              <w:spacing w:before="40" w:after="20" w:line="240" w:lineRule="auto"/>
              <w:ind w:left="87" w:right="20"/>
              <w:jc w:val="center"/>
              <w:rPr>
                <w:rFonts w:ascii="Aptos" w:hAnsi="Aptos" w:cs="Segoe UI"/>
                <w:sz w:val="18"/>
                <w:szCs w:val="20"/>
              </w:rPr>
            </w:pPr>
            <w:r w:rsidRPr="0056208B">
              <w:rPr>
                <w:rFonts w:ascii="Aptos" w:hAnsi="Aptos"/>
                <w:sz w:val="18"/>
                <w:szCs w:val="20"/>
              </w:rPr>
              <w:t>RF-operation allowed</w:t>
            </w:r>
          </w:p>
        </w:tc>
      </w:tr>
    </w:tbl>
    <w:p w14:paraId="1845EC4C" w14:textId="6E35A464" w:rsidR="00E26FC7" w:rsidRPr="0056208B" w:rsidRDefault="00B06547" w:rsidP="00F92CB1">
      <w:pPr>
        <w:pStyle w:val="regular"/>
      </w:pPr>
      <w:r w:rsidRPr="0056208B">
        <w:t>In</w:t>
      </w:r>
      <w:r w:rsidR="00E26FC7" w:rsidRPr="0056208B">
        <w:t xml:space="preserve"> the 2</w:t>
      </w:r>
      <w:r w:rsidR="00903FEB" w:rsidRPr="0056208B">
        <w:t xml:space="preserve"> </w:t>
      </w:r>
      <w:r w:rsidR="00E26FC7" w:rsidRPr="0056208B">
        <w:t xml:space="preserve">K operation scenario, the cavity bath </w:t>
      </w:r>
      <w:r w:rsidRPr="0056208B">
        <w:t>is</w:t>
      </w:r>
      <w:r w:rsidR="00E26FC7" w:rsidRPr="0056208B">
        <w:t xml:space="preserve"> 2 K (saturated superfluid helium with 31 mbar), </w:t>
      </w:r>
      <w:r w:rsidRPr="0056208B">
        <w:t xml:space="preserve">the </w:t>
      </w:r>
      <w:r w:rsidR="00E26FC7" w:rsidRPr="0056208B">
        <w:t>thermal shields supplied at 40 K, and the coupler cooled between 5 K and 300 </w:t>
      </w:r>
      <w:r w:rsidR="00352FF0" w:rsidRPr="0056208B">
        <w:t>K.</w:t>
      </w:r>
      <w:r w:rsidR="00AB537D" w:rsidRPr="0056208B">
        <w:t xml:space="preserve"> </w:t>
      </w:r>
      <w:r w:rsidR="00E26FC7" w:rsidRPr="0056208B">
        <w:t>Backpressure control and heat load stability are critical for RF operation</w:t>
      </w:r>
      <w:r w:rsidR="00B94A3D" w:rsidRPr="0056208B">
        <w:t xml:space="preserve"> and a priority design (for controls) priority both for QCELL and QPLANT</w:t>
      </w:r>
      <w:r w:rsidR="00E26FC7" w:rsidRPr="0056208B">
        <w:t>.</w:t>
      </w:r>
    </w:p>
    <w:p w14:paraId="4D86D987" w14:textId="6A4FE72A" w:rsidR="00E26FC7" w:rsidRPr="0056208B" w:rsidRDefault="004429C0" w:rsidP="00F92CB1">
      <w:pPr>
        <w:pStyle w:val="regular"/>
      </w:pPr>
      <w:r w:rsidRPr="0056208B">
        <w:t xml:space="preserve">In the </w:t>
      </w:r>
      <w:r w:rsidR="00E26FC7" w:rsidRPr="0056208B">
        <w:t>2</w:t>
      </w:r>
      <w:r w:rsidR="00903FEB" w:rsidRPr="0056208B">
        <w:t xml:space="preserve"> </w:t>
      </w:r>
      <w:r w:rsidR="00E26FC7" w:rsidRPr="0056208B">
        <w:t xml:space="preserve">K standby scenario, the same temperature conditions as in 2 K operation apply, except no </w:t>
      </w:r>
      <w:r w:rsidRPr="0056208B">
        <w:t xml:space="preserve">dynamic heat load due to </w:t>
      </w:r>
      <w:r w:rsidR="00E26FC7" w:rsidRPr="0056208B">
        <w:t>RF operation occurs</w:t>
      </w:r>
      <w:r w:rsidR="00352FF0" w:rsidRPr="0056208B">
        <w:t>.</w:t>
      </w:r>
      <w:r w:rsidR="00D84FE8" w:rsidRPr="0056208B">
        <w:t xml:space="preserve">  </w:t>
      </w:r>
    </w:p>
    <w:p w14:paraId="4953F98B" w14:textId="4FE09459" w:rsidR="00C26AF7" w:rsidRPr="0056208B" w:rsidRDefault="00766AC3" w:rsidP="00D84FE8">
      <w:pPr>
        <w:pStyle w:val="Heading3numbered"/>
        <w:keepLines/>
        <w:spacing w:line="360" w:lineRule="auto"/>
      </w:pPr>
      <w:bookmarkStart w:id="3019" w:name="_Ref192411691"/>
      <w:bookmarkStart w:id="3020" w:name="_Toc200491778"/>
      <w:bookmarkStart w:id="3021" w:name="_Toc202536085"/>
      <w:bookmarkStart w:id="3022" w:name="_Toc202536873"/>
      <w:r w:rsidRPr="0056208B">
        <w:t>Transient</w:t>
      </w:r>
      <w:bookmarkEnd w:id="3019"/>
      <w:r w:rsidR="00A4618A" w:rsidRPr="0056208B">
        <w:t xml:space="preserve"> operational </w:t>
      </w:r>
      <w:r w:rsidR="00325AF8" w:rsidRPr="0056208B">
        <w:t>s</w:t>
      </w:r>
      <w:r w:rsidR="00A4618A" w:rsidRPr="0056208B">
        <w:t>cenarios</w:t>
      </w:r>
      <w:bookmarkEnd w:id="3020"/>
      <w:bookmarkEnd w:id="3021"/>
      <w:bookmarkEnd w:id="3022"/>
    </w:p>
    <w:p w14:paraId="658F01D7" w14:textId="7CA4C37C" w:rsidR="00D84FE8" w:rsidRPr="0056208B" w:rsidRDefault="00D84FE8" w:rsidP="00990AC6">
      <w:pPr>
        <w:pStyle w:val="RequirementList"/>
      </w:pPr>
      <w:r w:rsidRPr="0056208B">
        <w:t xml:space="preserve">The QPLANT shall support the scenario transitions given in </w:t>
      </w:r>
      <w:r w:rsidRPr="0056208B">
        <w:fldChar w:fldCharType="begin"/>
      </w:r>
      <w:r w:rsidRPr="0056208B">
        <w:instrText xml:space="preserve"> REF _Ref192157936 \h </w:instrText>
      </w:r>
      <w:r w:rsidRPr="0056208B">
        <w:fldChar w:fldCharType="separate"/>
      </w:r>
      <w:r w:rsidR="00D62D30" w:rsidRPr="0056208B">
        <w:rPr>
          <w:rStyle w:val="CaptionChar"/>
        </w:rPr>
        <w:t xml:space="preserve">Figure </w:t>
      </w:r>
      <w:r w:rsidR="00D62D30">
        <w:rPr>
          <w:rStyle w:val="CaptionChar"/>
          <w:noProof/>
        </w:rPr>
        <w:t>6</w:t>
      </w:r>
      <w:r w:rsidRPr="0056208B">
        <w:fldChar w:fldCharType="end"/>
      </w:r>
      <w:r w:rsidRPr="0056208B">
        <w:t>.</w:t>
      </w:r>
    </w:p>
    <w:p w14:paraId="3A46832D" w14:textId="77777777" w:rsidR="00D84FE8" w:rsidRPr="0056208B" w:rsidRDefault="00D84FE8" w:rsidP="00D84FE8">
      <w:pPr>
        <w:pStyle w:val="RequirementList"/>
      </w:pPr>
      <w:r w:rsidRPr="0056208B">
        <w:t>The QPLANT shall execute the transition using the capacity defined by the steady state scenarios. No additional capacity shall be added solely for acceleration of state transitions.</w:t>
      </w:r>
    </w:p>
    <w:p w14:paraId="0A1E261F" w14:textId="77777777" w:rsidR="00387495" w:rsidRDefault="00387495" w:rsidP="00D424F5">
      <w:pPr>
        <w:jc w:val="center"/>
        <w:rPr>
          <w:rStyle w:val="CaptionChar"/>
        </w:rPr>
      </w:pPr>
      <w:bookmarkStart w:id="3023" w:name="_Ref206765512"/>
      <w:bookmarkStart w:id="3024" w:name="_Toc209526848"/>
    </w:p>
    <w:p w14:paraId="18B98662" w14:textId="2D936F50" w:rsidR="00387495" w:rsidRPr="00387495" w:rsidRDefault="00387495" w:rsidP="00387495">
      <w:pPr>
        <w:jc w:val="center"/>
        <w:rPr>
          <w:rFonts w:ascii="Segoe UI Semibold" w:hAnsi="Segoe UI Semibold"/>
          <w:iCs/>
          <w:color w:val="562873"/>
          <w:sz w:val="16"/>
          <w:szCs w:val="18"/>
          <w:lang w:val="en-US"/>
        </w:rPr>
      </w:pPr>
      <w:commentRangeStart w:id="3025"/>
      <w:r w:rsidRPr="00387495">
        <w:rPr>
          <w:rFonts w:ascii="Segoe UI Semibold" w:hAnsi="Segoe UI Semibold"/>
          <w:iCs/>
          <w:noProof/>
          <w:color w:val="562873"/>
          <w:sz w:val="16"/>
          <w:szCs w:val="18"/>
          <w:lang w:val="en-US"/>
        </w:rPr>
        <w:lastRenderedPageBreak/>
        <w:drawing>
          <wp:inline distT="0" distB="0" distL="0" distR="0" wp14:anchorId="4018F69C" wp14:editId="482B1D6A">
            <wp:extent cx="6619469" cy="4476750"/>
            <wp:effectExtent l="0" t="0" r="0" b="0"/>
            <wp:docPr id="293723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1564" cy="4491693"/>
                    </a:xfrm>
                    <a:prstGeom prst="rect">
                      <a:avLst/>
                    </a:prstGeom>
                    <a:noFill/>
                    <a:ln>
                      <a:noFill/>
                    </a:ln>
                  </pic:spPr>
                </pic:pic>
              </a:graphicData>
            </a:graphic>
          </wp:inline>
        </w:drawing>
      </w:r>
      <w:commentRangeEnd w:id="3025"/>
      <w:r w:rsidR="002D2F57">
        <w:rPr>
          <w:rStyle w:val="CommentReference"/>
        </w:rPr>
        <w:commentReference w:id="3025"/>
      </w:r>
    </w:p>
    <w:p w14:paraId="0F06CBF1" w14:textId="77777777" w:rsidR="00387495" w:rsidRDefault="00387495" w:rsidP="00D424F5">
      <w:pPr>
        <w:jc w:val="center"/>
        <w:rPr>
          <w:rStyle w:val="CaptionChar"/>
        </w:rPr>
      </w:pPr>
    </w:p>
    <w:p w14:paraId="794B0D22" w14:textId="2771E968" w:rsidR="005F32E3" w:rsidRPr="0056208B" w:rsidRDefault="00E47F9F" w:rsidP="00D424F5">
      <w:pPr>
        <w:jc w:val="center"/>
        <w:rPr>
          <w:lang w:eastAsia="fr-FR"/>
        </w:rPr>
      </w:pPr>
      <w:commentRangeStart w:id="3026"/>
      <w:commentRangeEnd w:id="3026"/>
      <w:r w:rsidRPr="0056208B">
        <w:rPr>
          <w:rStyle w:val="CaptionChar"/>
        </w:rPr>
        <w:commentReference w:id="3026"/>
      </w:r>
      <w:bookmarkStart w:id="3027" w:name="_Ref192157936"/>
      <w:bookmarkStart w:id="3028" w:name="_Ref199918608"/>
      <w:bookmarkStart w:id="3029" w:name="_Toc201752428"/>
      <w:r w:rsidR="005F32E3" w:rsidRPr="0056208B">
        <w:rPr>
          <w:rStyle w:val="CaptionChar"/>
        </w:rPr>
        <w:t xml:space="preserve">Figure </w:t>
      </w:r>
      <w:r w:rsidR="005F32E3" w:rsidRPr="0056208B">
        <w:rPr>
          <w:rStyle w:val="CaptionChar"/>
        </w:rPr>
        <w:fldChar w:fldCharType="begin"/>
      </w:r>
      <w:r w:rsidR="005F32E3" w:rsidRPr="0056208B">
        <w:rPr>
          <w:rStyle w:val="CaptionChar"/>
        </w:rPr>
        <w:instrText xml:space="preserve"> SEQ Figure \* ARABIC </w:instrText>
      </w:r>
      <w:r w:rsidR="005F32E3" w:rsidRPr="0056208B">
        <w:rPr>
          <w:rStyle w:val="CaptionChar"/>
        </w:rPr>
        <w:fldChar w:fldCharType="separate"/>
      </w:r>
      <w:r w:rsidR="00D62D30">
        <w:rPr>
          <w:rStyle w:val="CaptionChar"/>
          <w:noProof/>
        </w:rPr>
        <w:t>6</w:t>
      </w:r>
      <w:r w:rsidR="005F32E3" w:rsidRPr="0056208B">
        <w:rPr>
          <w:rStyle w:val="CaptionChar"/>
        </w:rPr>
        <w:fldChar w:fldCharType="end"/>
      </w:r>
      <w:bookmarkEnd w:id="3023"/>
      <w:bookmarkEnd w:id="3027"/>
      <w:r w:rsidR="00D424F5" w:rsidRPr="0056208B">
        <w:rPr>
          <w:rStyle w:val="CaptionChar"/>
        </w:rPr>
        <w:t xml:space="preserve"> </w:t>
      </w:r>
      <w:r w:rsidR="00EB71A3" w:rsidRPr="0056208B">
        <w:rPr>
          <w:rStyle w:val="CaptionChar"/>
        </w:rPr>
        <w:t>O</w:t>
      </w:r>
      <w:r w:rsidR="005F32E3" w:rsidRPr="0056208B">
        <w:rPr>
          <w:rStyle w:val="CaptionChar"/>
        </w:rPr>
        <w:t xml:space="preserve">perational </w:t>
      </w:r>
      <w:r w:rsidR="00EB71A3" w:rsidRPr="0056208B">
        <w:rPr>
          <w:rStyle w:val="CaptionChar"/>
        </w:rPr>
        <w:t xml:space="preserve">scenarios and </w:t>
      </w:r>
      <w:r w:rsidR="005F32E3" w:rsidRPr="0056208B">
        <w:rPr>
          <w:rStyle w:val="CaptionChar"/>
        </w:rPr>
        <w:t>transitions for the Cryogenic System. Blue boxes indicate steady states while light blue boxes indicate transients</w:t>
      </w:r>
      <w:r w:rsidR="005F32E3" w:rsidRPr="0056208B">
        <w:rPr>
          <w:lang w:eastAsia="fr-FR"/>
        </w:rPr>
        <w:t>.</w:t>
      </w:r>
      <w:bookmarkEnd w:id="3024"/>
      <w:bookmarkEnd w:id="3028"/>
      <w:bookmarkEnd w:id="3029"/>
    </w:p>
    <w:p w14:paraId="4F43D334" w14:textId="40EDF535" w:rsidR="00766AC3" w:rsidRPr="0056208B" w:rsidRDefault="00766AC3" w:rsidP="00E26FC7">
      <w:pPr>
        <w:pStyle w:val="Heading40"/>
        <w:rPr>
          <w:rStyle w:val="Strong"/>
          <w:lang w:val="en-GB"/>
        </w:rPr>
      </w:pPr>
      <w:bookmarkStart w:id="3030" w:name="_Ref190767790"/>
      <w:bookmarkStart w:id="3031" w:name="_Toc200491780"/>
      <w:bookmarkStart w:id="3032" w:name="_Toc202536086"/>
      <w:r w:rsidRPr="0056208B">
        <w:rPr>
          <w:rStyle w:val="Strong"/>
          <w:lang w:val="en-GB"/>
        </w:rPr>
        <w:t>Cool-down</w:t>
      </w:r>
      <w:bookmarkEnd w:id="3030"/>
      <w:bookmarkEnd w:id="3031"/>
      <w:bookmarkEnd w:id="3032"/>
    </w:p>
    <w:p w14:paraId="64C9D580" w14:textId="3D05FBC4" w:rsidR="000759EC" w:rsidRPr="0056208B" w:rsidRDefault="000759EC" w:rsidP="00575005">
      <w:pPr>
        <w:pStyle w:val="RequirementList"/>
      </w:pPr>
      <w:bookmarkStart w:id="3033" w:name="_Toc200491783"/>
      <w:r w:rsidRPr="0056208B">
        <w:t xml:space="preserve">The </w:t>
      </w:r>
      <w:r w:rsidR="00947F24" w:rsidRPr="0056208B">
        <w:t>QPLANT</w:t>
      </w:r>
      <w:r w:rsidR="00E422A9" w:rsidRPr="0056208B">
        <w:t xml:space="preserve"> shall perform the </w:t>
      </w:r>
      <w:r w:rsidRPr="0056208B">
        <w:t xml:space="preserve">cool-down </w:t>
      </w:r>
      <w:r w:rsidR="00307640" w:rsidRPr="0056208B">
        <w:t xml:space="preserve">of the </w:t>
      </w:r>
      <w:r w:rsidR="00947F24" w:rsidRPr="0056208B">
        <w:t>QPLANT</w:t>
      </w:r>
      <w:r w:rsidR="00307640" w:rsidRPr="0056208B">
        <w:t xml:space="preserve"> </w:t>
      </w:r>
      <w:r w:rsidR="00E422A9" w:rsidRPr="0056208B">
        <w:t xml:space="preserve">simultaneously </w:t>
      </w:r>
      <w:r w:rsidR="00E36619" w:rsidRPr="0056208B">
        <w:t>with</w:t>
      </w:r>
      <w:r w:rsidR="00E422A9" w:rsidRPr="0056208B">
        <w:t xml:space="preserve"> the </w:t>
      </w:r>
      <w:r w:rsidRPr="0056208B">
        <w:t>cryogenic users</w:t>
      </w:r>
      <w:r w:rsidR="00617826" w:rsidRPr="0056208B">
        <w:t xml:space="preserve"> (QCELL and QDIST (static </w:t>
      </w:r>
      <w:r w:rsidR="006E66A3" w:rsidRPr="0056208B">
        <w:t xml:space="preserve">heat loads </w:t>
      </w:r>
      <w:r w:rsidR="00617826" w:rsidRPr="0056208B">
        <w:t>only)</w:t>
      </w:r>
      <w:r w:rsidR="00E36619" w:rsidRPr="0056208B">
        <w:t>.</w:t>
      </w:r>
      <w:bookmarkEnd w:id="3033"/>
    </w:p>
    <w:p w14:paraId="489611BD" w14:textId="77777777" w:rsidR="00BB0867" w:rsidRPr="0056208B" w:rsidRDefault="00BB0867" w:rsidP="00BB0867">
      <w:pPr>
        <w:pStyle w:val="RequirementList"/>
      </w:pPr>
      <w:r w:rsidRPr="0056208B">
        <w:t>The QPLANT shall facilitate parallel cool down/warm up of all QCELLs.  During cooldown and warm-up, cryomodules impose constraints:</w:t>
      </w:r>
    </w:p>
    <w:p w14:paraId="40334951" w14:textId="77777777" w:rsidR="00BB0867" w:rsidRPr="0056208B" w:rsidRDefault="00BB0867">
      <w:pPr>
        <w:pStyle w:val="RequirementList"/>
        <w:numPr>
          <w:ilvl w:val="0"/>
          <w:numId w:val="72"/>
        </w:numPr>
      </w:pPr>
      <w:r w:rsidRPr="0056208B">
        <w:t>Magnetic shields must reach T &lt; 70</w:t>
      </w:r>
      <w:r w:rsidRPr="0056208B">
        <w:rPr>
          <w:rFonts w:ascii="Arial" w:hAnsi="Arial" w:cs="Arial"/>
        </w:rPr>
        <w:t> </w:t>
      </w:r>
      <w:r w:rsidRPr="0056208B">
        <w:t>K before cavities reach T &lt; 10</w:t>
      </w:r>
      <w:r w:rsidRPr="0056208B">
        <w:rPr>
          <w:rFonts w:ascii="Arial" w:hAnsi="Arial" w:cs="Arial"/>
        </w:rPr>
        <w:t> </w:t>
      </w:r>
      <w:r w:rsidRPr="0056208B">
        <w:t>K.</w:t>
      </w:r>
    </w:p>
    <w:p w14:paraId="0A90711C" w14:textId="77777777" w:rsidR="00BB0867" w:rsidRPr="0056208B" w:rsidRDefault="00BB0867">
      <w:pPr>
        <w:pStyle w:val="RequirementList"/>
        <w:numPr>
          <w:ilvl w:val="0"/>
          <w:numId w:val="72"/>
        </w:numPr>
      </w:pPr>
      <w:commentRangeStart w:id="3034"/>
      <w:commentRangeStart w:id="3035"/>
      <w:r w:rsidRPr="0056208B">
        <w:t>QCELL</w:t>
      </w:r>
      <w:commentRangeEnd w:id="3034"/>
      <w:r w:rsidRPr="0056208B">
        <w:rPr>
          <w:rStyle w:val="CommentReference"/>
          <w:rFonts w:ascii="Segoe UI" w:hAnsi="Segoe UI"/>
        </w:rPr>
        <w:commentReference w:id="3034"/>
      </w:r>
      <w:commentRangeEnd w:id="3035"/>
      <w:r w:rsidRPr="0056208B">
        <w:rPr>
          <w:rStyle w:val="CommentReference"/>
          <w:rFonts w:ascii="Segoe UI" w:hAnsi="Segoe UI"/>
        </w:rPr>
        <w:commentReference w:id="3035"/>
      </w:r>
      <w:r w:rsidRPr="0056208B">
        <w:t xml:space="preserve">s autonomously </w:t>
      </w:r>
      <w:commentRangeStart w:id="3036"/>
      <w:commentRangeStart w:id="3037"/>
      <w:r w:rsidRPr="0056208B">
        <w:t>limit cooldown speed</w:t>
      </w:r>
      <w:commentRangeEnd w:id="3036"/>
      <w:r w:rsidRPr="0056208B">
        <w:rPr>
          <w:rStyle w:val="CommentReference"/>
          <w:rFonts w:ascii="Segoe UI" w:hAnsi="Segoe UI"/>
        </w:rPr>
        <w:commentReference w:id="3036"/>
      </w:r>
      <w:commentRangeEnd w:id="3037"/>
      <w:r w:rsidRPr="0056208B">
        <w:rPr>
          <w:rStyle w:val="CommentReference"/>
          <w:rFonts w:ascii="Segoe UI" w:hAnsi="Segoe UI"/>
        </w:rPr>
        <w:commentReference w:id="3037"/>
      </w:r>
      <w:r w:rsidRPr="0056208B">
        <w:t xml:space="preserve"> to enforce this requirement on the user side</w:t>
      </w:r>
    </w:p>
    <w:p w14:paraId="14F8895B" w14:textId="2E974110" w:rsidR="001E6DD6" w:rsidRPr="0056208B" w:rsidRDefault="001E6DD6" w:rsidP="00EE76C7">
      <w:pPr>
        <w:pStyle w:val="RequirementList"/>
      </w:pPr>
      <w:r w:rsidRPr="0056208B">
        <w:t xml:space="preserve">The QPLANT shall facilitate an alternative cooldown in which </w:t>
      </w:r>
      <w:r w:rsidR="00A52F7A" w:rsidRPr="0056208B">
        <w:t>only  the</w:t>
      </w:r>
      <w:r w:rsidRPr="0056208B">
        <w:t xml:space="preserve"> thermal</w:t>
      </w:r>
      <w:r w:rsidRPr="0056208B">
        <w:noBreakHyphen/>
        <w:t>shield (TS) circuit</w:t>
      </w:r>
      <w:r w:rsidR="00A52F7A" w:rsidRPr="0056208B">
        <w:t xml:space="preserve"> is</w:t>
      </w:r>
      <w:r w:rsidRPr="0056208B">
        <w:t xml:space="preserve"> cooled until their average temperature reaches 50 K</w:t>
      </w:r>
      <w:r w:rsidR="009F67E9" w:rsidRPr="0056208B">
        <w:t>. Subsequently the</w:t>
      </w:r>
      <w:r w:rsidRPr="0056208B">
        <w:t xml:space="preserve"> headers A–B and D–E</w:t>
      </w:r>
      <w:r w:rsidR="009F67E9" w:rsidRPr="0056208B">
        <w:t xml:space="preserve">  are simultaneous cooled down</w:t>
      </w:r>
    </w:p>
    <w:p w14:paraId="7B4848EA" w14:textId="5FF3CEAF" w:rsidR="001E6DD6" w:rsidRPr="0056208B" w:rsidRDefault="00D84FE8" w:rsidP="000527F7">
      <w:pPr>
        <w:pStyle w:val="SysReq3"/>
        <w:rPr>
          <w:lang w:val="en-GB"/>
        </w:rPr>
      </w:pPr>
      <w:r w:rsidRPr="0056208B">
        <w:rPr>
          <w:lang w:val="en-GB"/>
        </w:rPr>
        <w:lastRenderedPageBreak/>
        <w:t>I</w:t>
      </w:r>
      <w:r w:rsidR="001E6DD6" w:rsidRPr="0056208B">
        <w:rPr>
          <w:lang w:val="en-GB"/>
        </w:rPr>
        <w:t xml:space="preserve">n their offer the Applicant shall: </w:t>
      </w:r>
    </w:p>
    <w:p w14:paraId="7771CCD2" w14:textId="77777777" w:rsidR="00D62D30" w:rsidRPr="00D62D30" w:rsidRDefault="00CC1A6A" w:rsidP="00D62D30">
      <w:pPr>
        <w:pStyle w:val="SysReq3"/>
        <w:numPr>
          <w:ilvl w:val="0"/>
          <w:numId w:val="82"/>
        </w:numPr>
      </w:pPr>
      <w:r w:rsidRPr="0056208B">
        <w:rPr>
          <w:lang w:val="en-GB"/>
        </w:rPr>
        <w:t>i</w:t>
      </w:r>
      <w:r w:rsidR="001E6DD6" w:rsidRPr="0056208B">
        <w:rPr>
          <w:lang w:val="en-GB"/>
        </w:rPr>
        <w:t>ndicate and demonstrate the shortest achievable cooldown time from 300 K to 2 K using Appendix 9.1 data, and the warm</w:t>
      </w:r>
      <w:r w:rsidR="001E6DD6" w:rsidRPr="0056208B">
        <w:rPr>
          <w:lang w:val="en-GB"/>
        </w:rPr>
        <w:noBreakHyphen/>
        <w:t xml:space="preserve">up duration for each transition </w:t>
      </w:r>
      <w:r w:rsidR="0072501B" w:rsidRPr="0056208B">
        <w:rPr>
          <w:lang w:val="en-GB"/>
        </w:rPr>
        <w:t xml:space="preserve">in </w:t>
      </w:r>
      <w:r w:rsidR="0072501B" w:rsidRPr="0056208B">
        <w:rPr>
          <w:lang w:val="en-GB"/>
        </w:rPr>
        <w:fldChar w:fldCharType="begin"/>
      </w:r>
      <w:r w:rsidR="0072501B" w:rsidRPr="0056208B">
        <w:rPr>
          <w:lang w:val="en-GB"/>
        </w:rPr>
        <w:instrText xml:space="preserve"> REF _Ref206765512 \h  \* MERGEFORMAT </w:instrText>
      </w:r>
      <w:r w:rsidR="0072501B" w:rsidRPr="0056208B">
        <w:rPr>
          <w:lang w:val="en-GB"/>
        </w:rPr>
      </w:r>
      <w:r w:rsidR="0072501B" w:rsidRPr="0056208B">
        <w:rPr>
          <w:lang w:val="en-GB"/>
        </w:rPr>
        <w:fldChar w:fldCharType="separate"/>
      </w:r>
    </w:p>
    <w:p w14:paraId="63CB9C48" w14:textId="77777777" w:rsidR="00D62D30" w:rsidRPr="00D62D30" w:rsidRDefault="00D62D30" w:rsidP="00D62D30">
      <w:pPr>
        <w:pStyle w:val="SysReq3"/>
        <w:numPr>
          <w:ilvl w:val="0"/>
          <w:numId w:val="82"/>
        </w:numPr>
      </w:pPr>
      <w:r w:rsidRPr="00D62D30">
        <w:drawing>
          <wp:inline distT="0" distB="0" distL="0" distR="0" wp14:anchorId="664A910A" wp14:editId="55AB0A24">
            <wp:extent cx="6619469" cy="4476750"/>
            <wp:effectExtent l="0" t="0" r="0" b="0"/>
            <wp:docPr id="1868099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1564" cy="4491693"/>
                    </a:xfrm>
                    <a:prstGeom prst="rect">
                      <a:avLst/>
                    </a:prstGeom>
                    <a:noFill/>
                    <a:ln>
                      <a:noFill/>
                    </a:ln>
                  </pic:spPr>
                </pic:pic>
              </a:graphicData>
            </a:graphic>
          </wp:inline>
        </w:drawing>
      </w:r>
    </w:p>
    <w:p w14:paraId="15376A13" w14:textId="77777777" w:rsidR="00D62D30" w:rsidRDefault="00D62D30" w:rsidP="00D424F5">
      <w:pPr>
        <w:jc w:val="center"/>
        <w:rPr>
          <w:rStyle w:val="CaptionChar"/>
        </w:rPr>
      </w:pPr>
    </w:p>
    <w:p w14:paraId="1F2230E5" w14:textId="1DB0FB4B" w:rsidR="001E6DD6" w:rsidRPr="0056208B" w:rsidRDefault="00D62D30">
      <w:pPr>
        <w:pStyle w:val="SysReq3"/>
        <w:numPr>
          <w:ilvl w:val="0"/>
          <w:numId w:val="82"/>
        </w:numPr>
        <w:rPr>
          <w:lang w:val="en-GB"/>
        </w:rPr>
      </w:pPr>
      <w:r w:rsidRPr="0056208B">
        <w:rPr>
          <w:rStyle w:val="CaptionChar"/>
        </w:rPr>
        <w:t xml:space="preserve">Figure </w:t>
      </w:r>
      <w:r>
        <w:rPr>
          <w:rStyle w:val="CaptionChar"/>
          <w:noProof/>
        </w:rPr>
        <w:t>6</w:t>
      </w:r>
      <w:r w:rsidR="0072501B" w:rsidRPr="0056208B">
        <w:rPr>
          <w:lang w:val="en-GB"/>
        </w:rPr>
        <w:fldChar w:fldCharType="end"/>
      </w:r>
      <w:r w:rsidR="001E6DD6" w:rsidRPr="0056208B">
        <w:rPr>
          <w:lang w:val="en-GB"/>
        </w:rPr>
        <w:t>, assuming simultaneous cooling of headers A–B and D–E.</w:t>
      </w:r>
    </w:p>
    <w:p w14:paraId="6FF5C34C" w14:textId="69650A4F" w:rsidR="001E6DD6" w:rsidRPr="0056208B" w:rsidRDefault="001E6DD6">
      <w:pPr>
        <w:pStyle w:val="SysReq3"/>
        <w:numPr>
          <w:ilvl w:val="0"/>
          <w:numId w:val="82"/>
        </w:numPr>
        <w:rPr>
          <w:lang w:val="en-GB"/>
        </w:rPr>
      </w:pPr>
      <w:r w:rsidRPr="0056208B">
        <w:rPr>
          <w:lang w:val="en-GB"/>
        </w:rPr>
        <w:t xml:space="preserve">indicate </w:t>
      </w:r>
      <w:r w:rsidR="003C18A5" w:rsidRPr="0056208B">
        <w:rPr>
          <w:lang w:val="en-GB"/>
        </w:rPr>
        <w:t xml:space="preserve">and demonstrate </w:t>
      </w:r>
      <w:r w:rsidRPr="0056208B">
        <w:rPr>
          <w:lang w:val="en-GB"/>
        </w:rPr>
        <w:t>the maximum refrigeration power the QPLANT can sustain at 250 K, 200 K, 150 K, 100 K, 50 K and 4.5 K</w:t>
      </w:r>
      <w:r w:rsidR="00D002E0" w:rsidRPr="0056208B">
        <w:rPr>
          <w:lang w:val="en-GB"/>
        </w:rPr>
        <w:t>.</w:t>
      </w:r>
    </w:p>
    <w:p w14:paraId="2AEA537E" w14:textId="77777777" w:rsidR="00AE62E5" w:rsidRPr="0056208B" w:rsidRDefault="00087538" w:rsidP="00B5535E">
      <w:pPr>
        <w:pStyle w:val="Heading40"/>
        <w:rPr>
          <w:rStyle w:val="Strong"/>
          <w:lang w:val="en-GB"/>
        </w:rPr>
      </w:pPr>
      <w:bookmarkStart w:id="3038" w:name="_Ref190782008"/>
      <w:bookmarkStart w:id="3039" w:name="_Toc200491785"/>
      <w:bookmarkStart w:id="3040" w:name="_Toc202536087"/>
      <w:r w:rsidRPr="0056208B">
        <w:rPr>
          <w:rStyle w:val="Strong"/>
          <w:lang w:val="en-GB"/>
        </w:rPr>
        <w:t>Warm-Up</w:t>
      </w:r>
      <w:bookmarkEnd w:id="3038"/>
      <w:bookmarkEnd w:id="3039"/>
      <w:bookmarkEnd w:id="3040"/>
    </w:p>
    <w:p w14:paraId="7A91DC2A" w14:textId="508A6096" w:rsidR="00495401" w:rsidRPr="0056208B" w:rsidRDefault="00495401" w:rsidP="00E930A5">
      <w:pPr>
        <w:pStyle w:val="RequirementList"/>
      </w:pPr>
      <w:bookmarkStart w:id="3041" w:name="_Toc200491786"/>
      <w:r w:rsidRPr="0056208B">
        <w:t xml:space="preserve">The QPLANT shall </w:t>
      </w:r>
      <w:r w:rsidR="00AC0592" w:rsidRPr="0056208B">
        <w:t>facilitate</w:t>
      </w:r>
      <w:r w:rsidRPr="0056208B">
        <w:t xml:space="preserve"> </w:t>
      </w:r>
      <w:r w:rsidR="00AC0592" w:rsidRPr="0056208B">
        <w:t xml:space="preserve">the </w:t>
      </w:r>
      <w:r w:rsidRPr="0056208B">
        <w:t>warm-up of the cryogenic users from 2</w:t>
      </w:r>
      <w:r w:rsidRPr="0056208B">
        <w:rPr>
          <w:rFonts w:ascii="Arial" w:hAnsi="Arial" w:cs="Arial"/>
        </w:rPr>
        <w:t> </w:t>
      </w:r>
      <w:r w:rsidRPr="0056208B">
        <w:t>K to 300</w:t>
      </w:r>
      <w:r w:rsidRPr="0056208B">
        <w:rPr>
          <w:rFonts w:ascii="Arial" w:hAnsi="Arial" w:cs="Arial"/>
        </w:rPr>
        <w:t> </w:t>
      </w:r>
      <w:r w:rsidRPr="0056208B">
        <w:t>K in less than 5 days.</w:t>
      </w:r>
    </w:p>
    <w:p w14:paraId="16A8E0D6" w14:textId="77777777" w:rsidR="00D62D30" w:rsidRDefault="00495401" w:rsidP="00D424F5">
      <w:pPr>
        <w:jc w:val="center"/>
        <w:rPr>
          <w:rStyle w:val="CaptionChar"/>
        </w:rPr>
      </w:pPr>
      <w:r w:rsidRPr="0056208B">
        <w:t xml:space="preserve">The QPLANT shall support the </w:t>
      </w:r>
      <w:r w:rsidR="00A35914" w:rsidRPr="0056208B">
        <w:t xml:space="preserve">transition shown in </w:t>
      </w:r>
      <w:r w:rsidR="007A2BDD" w:rsidRPr="0056208B">
        <w:fldChar w:fldCharType="begin"/>
      </w:r>
      <w:r w:rsidR="007A2BDD" w:rsidRPr="0056208B">
        <w:instrText xml:space="preserve"> REF _Ref206765512 \h </w:instrText>
      </w:r>
      <w:r w:rsidR="007A2BDD" w:rsidRPr="0056208B">
        <w:fldChar w:fldCharType="separate"/>
      </w:r>
    </w:p>
    <w:p w14:paraId="67C627C3" w14:textId="77777777" w:rsidR="00D62D30" w:rsidRPr="00387495" w:rsidRDefault="00D62D30" w:rsidP="00387495">
      <w:pPr>
        <w:jc w:val="center"/>
        <w:rPr>
          <w:rFonts w:ascii="Segoe UI Semibold" w:hAnsi="Segoe UI Semibold"/>
          <w:iCs/>
          <w:color w:val="562873"/>
          <w:sz w:val="16"/>
          <w:szCs w:val="18"/>
          <w:lang w:val="en-US"/>
        </w:rPr>
      </w:pPr>
      <w:r w:rsidRPr="00387495">
        <w:rPr>
          <w:rFonts w:ascii="Segoe UI Semibold" w:hAnsi="Segoe UI Semibold"/>
          <w:iCs/>
          <w:noProof/>
          <w:color w:val="562873"/>
          <w:sz w:val="16"/>
          <w:szCs w:val="18"/>
          <w:lang w:val="en-US"/>
        </w:rPr>
        <w:lastRenderedPageBreak/>
        <w:drawing>
          <wp:inline distT="0" distB="0" distL="0" distR="0" wp14:anchorId="676A5C96" wp14:editId="766ED3F6">
            <wp:extent cx="6619469" cy="4476750"/>
            <wp:effectExtent l="0" t="0" r="0" b="0"/>
            <wp:docPr id="908749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1564" cy="4491693"/>
                    </a:xfrm>
                    <a:prstGeom prst="rect">
                      <a:avLst/>
                    </a:prstGeom>
                    <a:noFill/>
                    <a:ln>
                      <a:noFill/>
                    </a:ln>
                  </pic:spPr>
                </pic:pic>
              </a:graphicData>
            </a:graphic>
          </wp:inline>
        </w:drawing>
      </w:r>
    </w:p>
    <w:p w14:paraId="37F0629F" w14:textId="77777777" w:rsidR="00D62D30" w:rsidRDefault="00D62D30" w:rsidP="00D424F5">
      <w:pPr>
        <w:jc w:val="center"/>
        <w:rPr>
          <w:rStyle w:val="CaptionChar"/>
        </w:rPr>
      </w:pPr>
    </w:p>
    <w:p w14:paraId="48B83DD4" w14:textId="14C66CAC" w:rsidR="00495401" w:rsidRPr="0056208B" w:rsidRDefault="00D62D30" w:rsidP="00575005">
      <w:pPr>
        <w:pStyle w:val="RequirementList"/>
      </w:pPr>
      <w:r w:rsidRPr="0056208B">
        <w:rPr>
          <w:rStyle w:val="CaptionChar"/>
        </w:rPr>
        <w:t xml:space="preserve">Figure </w:t>
      </w:r>
      <w:r>
        <w:rPr>
          <w:rStyle w:val="CaptionChar"/>
          <w:noProof/>
        </w:rPr>
        <w:t>6</w:t>
      </w:r>
      <w:r w:rsidR="007A2BDD" w:rsidRPr="0056208B">
        <w:fldChar w:fldCharType="end"/>
      </w:r>
      <w:r w:rsidR="007A2BDD" w:rsidRPr="0056208B">
        <w:t xml:space="preserve"> </w:t>
      </w:r>
      <w:r w:rsidR="00495401" w:rsidRPr="0056208B">
        <w:t>for the warming-up of the cryogenic users, whether passively or actively (with QCELL heaters if available):</w:t>
      </w:r>
    </w:p>
    <w:p w14:paraId="5F28D08B" w14:textId="752DEA07" w:rsidR="00495401" w:rsidRPr="0056208B" w:rsidRDefault="000520D3">
      <w:pPr>
        <w:pStyle w:val="RequirementList"/>
        <w:numPr>
          <w:ilvl w:val="0"/>
          <w:numId w:val="71"/>
        </w:numPr>
      </w:pPr>
      <w:r w:rsidRPr="0056208B">
        <w:t>“</w:t>
      </w:r>
      <w:r w:rsidR="00495401" w:rsidRPr="0056208B">
        <w:t>Warm-up to 4.5</w:t>
      </w:r>
      <w:r w:rsidR="00495401" w:rsidRPr="0056208B">
        <w:rPr>
          <w:rFonts w:ascii="Arial" w:hAnsi="Arial" w:cs="Arial"/>
        </w:rPr>
        <w:t> </w:t>
      </w:r>
      <w:r w:rsidR="00495401" w:rsidRPr="0056208B">
        <w:t>K</w:t>
      </w:r>
      <w:r w:rsidRPr="0056208B">
        <w:t>”</w:t>
      </w:r>
      <w:r w:rsidR="00495401" w:rsidRPr="0056208B">
        <w:t xml:space="preserve"> by stopping the VLP Compressors (QRB/CC)</w:t>
      </w:r>
    </w:p>
    <w:p w14:paraId="3BD55F3B" w14:textId="1D421FDE" w:rsidR="00495401" w:rsidRPr="0056208B" w:rsidRDefault="00D17E22">
      <w:pPr>
        <w:pStyle w:val="RequirementList"/>
        <w:numPr>
          <w:ilvl w:val="0"/>
          <w:numId w:val="71"/>
        </w:numPr>
      </w:pPr>
      <w:r w:rsidRPr="0056208B">
        <w:t>“LHe e</w:t>
      </w:r>
      <w:r w:rsidR="00495401" w:rsidRPr="0056208B">
        <w:t>mptying</w:t>
      </w:r>
      <w:r w:rsidRPr="0056208B">
        <w:t>”</w:t>
      </w:r>
      <w:r w:rsidR="00495401" w:rsidRPr="0056208B">
        <w:t xml:space="preserve"> of the liquid helium baths by evaporation, optionally using electrical heaters, and stopping level controls</w:t>
      </w:r>
    </w:p>
    <w:p w14:paraId="4CFEF9E6" w14:textId="21FE9E49" w:rsidR="00961556" w:rsidRPr="0056208B" w:rsidRDefault="00EA1F75">
      <w:pPr>
        <w:pStyle w:val="RequirementList"/>
        <w:numPr>
          <w:ilvl w:val="0"/>
          <w:numId w:val="71"/>
        </w:numPr>
      </w:pPr>
      <w:r w:rsidRPr="0056208B">
        <w:t>“</w:t>
      </w:r>
      <w:r w:rsidR="00495401" w:rsidRPr="0056208B">
        <w:t xml:space="preserve">Warm-up </w:t>
      </w:r>
      <w:r w:rsidR="00961556" w:rsidRPr="0056208B">
        <w:t>to TS</w:t>
      </w:r>
      <w:r w:rsidRPr="0056208B">
        <w:t>”</w:t>
      </w:r>
    </w:p>
    <w:p w14:paraId="03B32225" w14:textId="5202CB73" w:rsidR="00495401" w:rsidRPr="0056208B" w:rsidRDefault="00EA1F75">
      <w:pPr>
        <w:pStyle w:val="RequirementList"/>
        <w:numPr>
          <w:ilvl w:val="0"/>
          <w:numId w:val="71"/>
        </w:numPr>
      </w:pPr>
      <w:r w:rsidRPr="0056208B">
        <w:t>“</w:t>
      </w:r>
      <w:r w:rsidR="00961556" w:rsidRPr="0056208B">
        <w:t>Warm up to T</w:t>
      </w:r>
      <w:r w:rsidR="00961556" w:rsidRPr="0056208B">
        <w:rPr>
          <w:vertAlign w:val="subscript"/>
        </w:rPr>
        <w:t>ambient</w:t>
      </w:r>
      <w:r w:rsidRPr="0056208B">
        <w:t>”</w:t>
      </w:r>
    </w:p>
    <w:p w14:paraId="0A319267" w14:textId="2AA12B7C" w:rsidR="00495401" w:rsidRPr="0056208B" w:rsidRDefault="00495401" w:rsidP="000527F7">
      <w:pPr>
        <w:pStyle w:val="SysReq3"/>
        <w:rPr>
          <w:sz w:val="18"/>
          <w:lang w:val="en-GB"/>
        </w:rPr>
      </w:pPr>
      <w:r w:rsidRPr="0056208B">
        <w:rPr>
          <w:lang w:val="en-GB"/>
        </w:rPr>
        <w:t xml:space="preserve">In their offer, the Applicant shall indicate </w:t>
      </w:r>
      <w:r w:rsidR="00C574E0" w:rsidRPr="0056208B">
        <w:rPr>
          <w:lang w:val="en-GB"/>
        </w:rPr>
        <w:t xml:space="preserve">and motivate </w:t>
      </w:r>
      <w:r w:rsidRPr="0056208B">
        <w:rPr>
          <w:lang w:val="en-GB"/>
        </w:rPr>
        <w:t>the expected duration of each main phase of the warm-up process.</w:t>
      </w:r>
    </w:p>
    <w:p w14:paraId="2ACA2C4C" w14:textId="77777777" w:rsidR="009C5A24" w:rsidRPr="0056208B" w:rsidRDefault="003C355C" w:rsidP="00B5535E">
      <w:pPr>
        <w:pStyle w:val="Heading3numbered"/>
      </w:pPr>
      <w:bookmarkStart w:id="3042" w:name="_Toc200491791"/>
      <w:bookmarkStart w:id="3043" w:name="_Toc202536088"/>
      <w:bookmarkStart w:id="3044" w:name="_Toc202536874"/>
      <w:bookmarkEnd w:id="3041"/>
      <w:r w:rsidRPr="0056208B">
        <w:t>Other operational scenarios</w:t>
      </w:r>
      <w:bookmarkEnd w:id="3042"/>
      <w:bookmarkEnd w:id="3043"/>
      <w:bookmarkEnd w:id="3044"/>
    </w:p>
    <w:p w14:paraId="29121FE6" w14:textId="77777777" w:rsidR="009C5A24" w:rsidRPr="0056208B" w:rsidRDefault="009C5A24" w:rsidP="00B5535E">
      <w:pPr>
        <w:pStyle w:val="Heading40"/>
        <w:rPr>
          <w:rStyle w:val="Strong"/>
          <w:lang w:val="en-GB"/>
        </w:rPr>
      </w:pPr>
      <w:bookmarkStart w:id="3045" w:name="_Toc200491792"/>
      <w:bookmarkStart w:id="3046" w:name="_Toc202536089"/>
      <w:bookmarkStart w:id="3047" w:name="_Hlk205978157"/>
      <w:r w:rsidRPr="0056208B">
        <w:rPr>
          <w:rStyle w:val="Strong"/>
          <w:lang w:val="en-GB"/>
        </w:rPr>
        <w:t>Purging and Conditioning</w:t>
      </w:r>
      <w:bookmarkEnd w:id="3045"/>
      <w:bookmarkEnd w:id="3046"/>
    </w:p>
    <w:p w14:paraId="375E8E8D" w14:textId="77777777" w:rsidR="00E12718" w:rsidRPr="0056208B" w:rsidRDefault="00E12718" w:rsidP="00575005">
      <w:pPr>
        <w:pStyle w:val="RequirementList"/>
      </w:pPr>
      <w:bookmarkStart w:id="3048" w:name="_Toc200491793"/>
      <w:bookmarkEnd w:id="3047"/>
      <w:r w:rsidRPr="0056208B">
        <w:t xml:space="preserve">The Contractor may </w:t>
      </w:r>
      <w:commentRangeStart w:id="3049"/>
      <w:r w:rsidRPr="0056208B">
        <w:t>implement</w:t>
      </w:r>
      <w:commentRangeEnd w:id="3049"/>
      <w:r w:rsidR="000D34C6" w:rsidRPr="0056208B">
        <w:rPr>
          <w:rStyle w:val="CommentReference"/>
          <w:rFonts w:ascii="Segoe UI" w:hAnsi="Segoe UI"/>
        </w:rPr>
        <w:commentReference w:id="3049"/>
      </w:r>
      <w:r w:rsidRPr="0056208B">
        <w:t xml:space="preserve"> a manual purging, manual conditioning, and manual initial preparation of the QPLANT.</w:t>
      </w:r>
    </w:p>
    <w:p w14:paraId="418F8273" w14:textId="77777777" w:rsidR="001413A4" w:rsidRPr="0056208B" w:rsidRDefault="001413A4">
      <w:pPr>
        <w:pStyle w:val="RequirementList"/>
        <w:numPr>
          <w:ilvl w:val="0"/>
          <w:numId w:val="70"/>
        </w:numPr>
      </w:pPr>
      <w:r w:rsidRPr="0056208B">
        <w:t>If a manual approach is selected, the Contractor shall provide a detailed step</w:t>
      </w:r>
      <w:r w:rsidRPr="0056208B">
        <w:noBreakHyphen/>
        <w:t>by</w:t>
      </w:r>
      <w:r w:rsidRPr="0056208B">
        <w:noBreakHyphen/>
        <w:t>step procedure, including instrumentation checks, purge</w:t>
      </w:r>
      <w:r w:rsidRPr="0056208B">
        <w:noBreakHyphen/>
        <w:t>gas quality requirements, vent routing, and acceptance criteria for oxygen</w:t>
      </w:r>
      <w:r w:rsidRPr="0056208B">
        <w:noBreakHyphen/>
        <w:t>free readiness.</w:t>
      </w:r>
    </w:p>
    <w:p w14:paraId="398C5DB4" w14:textId="54CFC04E" w:rsidR="001413A4" w:rsidRPr="0056208B" w:rsidRDefault="00FE32FB" w:rsidP="00575005">
      <w:pPr>
        <w:pStyle w:val="RequirementList"/>
      </w:pPr>
      <w:r w:rsidRPr="0056208B">
        <w:t xml:space="preserve">The QPLANT shall adhere to the </w:t>
      </w:r>
      <w:r w:rsidR="001413A4" w:rsidRPr="0056208B">
        <w:t>purge</w:t>
      </w:r>
      <w:r w:rsidR="001413A4" w:rsidRPr="0056208B">
        <w:noBreakHyphen/>
        <w:t>parameter table (pressure, flow</w:t>
      </w:r>
      <w:r w:rsidR="001413A4" w:rsidRPr="0056208B">
        <w:noBreakHyphen/>
        <w:t xml:space="preserve">rate, duration, allowable residual O₂) </w:t>
      </w:r>
      <w:r w:rsidRPr="0056208B">
        <w:t xml:space="preserve">provided by </w:t>
      </w:r>
      <w:r w:rsidR="001413A4" w:rsidRPr="0056208B">
        <w:t>SCK</w:t>
      </w:r>
      <w:r w:rsidR="001413A4" w:rsidRPr="0056208B">
        <w:rPr>
          <w:rFonts w:ascii="Arial" w:hAnsi="Arial" w:cs="Arial"/>
        </w:rPr>
        <w:t> </w:t>
      </w:r>
      <w:r w:rsidR="001413A4" w:rsidRPr="0056208B">
        <w:t xml:space="preserve">CEN </w:t>
      </w:r>
      <w:r w:rsidR="00AC72D1" w:rsidRPr="0056208B">
        <w:t>during contract execution</w:t>
      </w:r>
      <w:r w:rsidR="001413A4" w:rsidRPr="0056208B">
        <w:t>.</w:t>
      </w:r>
    </w:p>
    <w:p w14:paraId="564E0804" w14:textId="2BB6B151" w:rsidR="00890AB4" w:rsidRPr="0056208B" w:rsidRDefault="00890AB4" w:rsidP="00204873">
      <w:pPr>
        <w:pStyle w:val="RequirementList"/>
        <w:numPr>
          <w:ilvl w:val="0"/>
          <w:numId w:val="0"/>
        </w:numPr>
        <w:rPr>
          <w:rStyle w:val="Strong"/>
          <w:rFonts w:eastAsia="Times New Roman" w:cs="Segoe UI"/>
          <w:sz w:val="20"/>
          <w:szCs w:val="20"/>
          <w:shd w:val="clear" w:color="auto" w:fill="FFFFFF"/>
        </w:rPr>
      </w:pPr>
      <w:r w:rsidRPr="0056208B">
        <w:rPr>
          <w:rStyle w:val="Strong"/>
          <w:rFonts w:eastAsia="Times New Roman" w:cs="Segoe UI"/>
          <w:sz w:val="20"/>
          <w:szCs w:val="20"/>
          <w:shd w:val="clear" w:color="auto" w:fill="FFFFFF"/>
        </w:rPr>
        <w:t xml:space="preserve">LHe </w:t>
      </w:r>
      <w:r w:rsidRPr="0056208B">
        <w:rPr>
          <w:rStyle w:val="Strong"/>
        </w:rPr>
        <w:t>filling</w:t>
      </w:r>
      <w:r w:rsidRPr="0056208B">
        <w:rPr>
          <w:rStyle w:val="Strong"/>
          <w:rFonts w:eastAsia="Times New Roman" w:cs="Segoe UI"/>
          <w:sz w:val="20"/>
          <w:szCs w:val="20"/>
          <w:shd w:val="clear" w:color="auto" w:fill="FFFFFF"/>
        </w:rPr>
        <w:t xml:space="preserve"> and emptying</w:t>
      </w:r>
    </w:p>
    <w:p w14:paraId="4108DB5A" w14:textId="0C1529F1" w:rsidR="00BD414B" w:rsidRPr="0056208B" w:rsidRDefault="00BD414B" w:rsidP="00575005">
      <w:pPr>
        <w:pStyle w:val="RequirementList"/>
      </w:pPr>
      <w:r w:rsidRPr="0056208B">
        <w:t xml:space="preserve">The QPLANT shall </w:t>
      </w:r>
      <w:r w:rsidR="00546B75" w:rsidRPr="0056208B">
        <w:t>facilitate</w:t>
      </w:r>
      <w:r w:rsidRPr="0056208B">
        <w:t xml:space="preserve"> an average retention rate of 0.8</w:t>
      </w:r>
      <w:r w:rsidRPr="0056208B">
        <w:rPr>
          <w:rFonts w:ascii="Arial" w:hAnsi="Arial" w:cs="Arial"/>
        </w:rPr>
        <w:t> </w:t>
      </w:r>
      <w:r w:rsidRPr="0056208B">
        <w:t>g/s</w:t>
      </w:r>
      <w:r w:rsidRPr="0056208B">
        <w:rPr>
          <w:rFonts w:ascii="Arial" w:hAnsi="Arial" w:cs="Arial"/>
        </w:rPr>
        <w:t> </w:t>
      </w:r>
      <w:r w:rsidRPr="0056208B">
        <w:t>LHe per individual QCELL (24</w:t>
      </w:r>
      <w:r w:rsidRPr="0056208B">
        <w:rPr>
          <w:rFonts w:ascii="Arial" w:hAnsi="Arial" w:cs="Arial"/>
        </w:rPr>
        <w:t> </w:t>
      </w:r>
      <w:r w:rsidRPr="0056208B">
        <w:t>g/s total) during the filling process.</w:t>
      </w:r>
    </w:p>
    <w:p w14:paraId="1536D4B1" w14:textId="44D5CC5B" w:rsidR="00334014" w:rsidRPr="0056208B" w:rsidRDefault="00334014" w:rsidP="00575005">
      <w:pPr>
        <w:pStyle w:val="RequirementList"/>
      </w:pPr>
      <w:r w:rsidRPr="0056208B">
        <w:lastRenderedPageBreak/>
        <w:t>During LHe filling, the QPLANT shall provide 2</w:t>
      </w:r>
      <w:r w:rsidRPr="0056208B">
        <w:rPr>
          <w:rFonts w:ascii="Arial" w:hAnsi="Arial" w:cs="Arial"/>
        </w:rPr>
        <w:t> </w:t>
      </w:r>
      <w:r w:rsidRPr="0056208B">
        <w:t>900</w:t>
      </w:r>
      <w:r w:rsidRPr="0056208B">
        <w:rPr>
          <w:rFonts w:ascii="Arial" w:hAnsi="Arial" w:cs="Arial"/>
        </w:rPr>
        <w:t> </w:t>
      </w:r>
      <w:r w:rsidRPr="0056208B">
        <w:t>L of LHe to the users.</w:t>
      </w:r>
    </w:p>
    <w:p w14:paraId="2D662731" w14:textId="72C0D3AF" w:rsidR="00F81D52" w:rsidRPr="0056208B" w:rsidRDefault="00F81D52" w:rsidP="00F81D52">
      <w:pPr>
        <w:pStyle w:val="RequirementList"/>
      </w:pPr>
      <w:commentRangeStart w:id="3050"/>
      <w:commentRangeStart w:id="3051"/>
      <w:r w:rsidRPr="0056208B">
        <w:t>The</w:t>
      </w:r>
      <w:commentRangeEnd w:id="3050"/>
      <w:r w:rsidRPr="0056208B">
        <w:rPr>
          <w:rStyle w:val="CommentReference"/>
          <w:rFonts w:ascii="Segoe UI" w:hAnsi="Segoe UI"/>
        </w:rPr>
        <w:commentReference w:id="3050"/>
      </w:r>
      <w:commentRangeEnd w:id="3051"/>
      <w:r w:rsidR="00EE76C7" w:rsidRPr="0056208B">
        <w:rPr>
          <w:rStyle w:val="CommentReference"/>
          <w:rFonts w:ascii="Segoe UI" w:hAnsi="Segoe UI"/>
        </w:rPr>
        <w:commentReference w:id="3051"/>
      </w:r>
      <w:r w:rsidRPr="0056208B">
        <w:t xml:space="preserve"> Contractor shall assume that LHe filling and emptying occurs when cryogenic users </w:t>
      </w:r>
      <w:commentRangeStart w:id="3052"/>
      <w:r w:rsidRPr="0056208B">
        <w:t>are</w:t>
      </w:r>
      <w:commentRangeEnd w:id="3052"/>
      <w:r w:rsidRPr="0056208B">
        <w:rPr>
          <w:rStyle w:val="CommentReference"/>
          <w:rFonts w:ascii="Segoe UI" w:hAnsi="Segoe UI"/>
        </w:rPr>
        <w:commentReference w:id="3052"/>
      </w:r>
      <w:r w:rsidRPr="0056208B">
        <w:t xml:space="preserve"> at 4.5</w:t>
      </w:r>
      <w:r w:rsidRPr="0056208B">
        <w:rPr>
          <w:rFonts w:ascii="Arial" w:hAnsi="Arial" w:cs="Arial"/>
        </w:rPr>
        <w:t> </w:t>
      </w:r>
      <w:r w:rsidRPr="0056208B">
        <w:t>K and header</w:t>
      </w:r>
      <w:r w:rsidRPr="0056208B">
        <w:rPr>
          <w:rFonts w:ascii="Arial" w:hAnsi="Arial" w:cs="Arial"/>
        </w:rPr>
        <w:t> </w:t>
      </w:r>
      <w:r w:rsidRPr="0056208B">
        <w:t>A conditions are met before JT expansion</w:t>
      </w:r>
      <w:r w:rsidR="00F44EB2" w:rsidRPr="0056208B">
        <w:t xml:space="preserve"> (as per QRB-A interface conditions during normal operation</w:t>
      </w:r>
      <w:r w:rsidR="006A16B6" w:rsidRPr="0056208B">
        <w:t>)</w:t>
      </w:r>
    </w:p>
    <w:p w14:paraId="4BEA998B" w14:textId="464A46A6" w:rsidR="00EE76C7" w:rsidRPr="0056208B" w:rsidRDefault="00EE76C7" w:rsidP="000527F7">
      <w:pPr>
        <w:pStyle w:val="SysReq3"/>
        <w:rPr>
          <w:lang w:val="en-GB"/>
        </w:rPr>
      </w:pPr>
      <w:r w:rsidRPr="0056208B">
        <w:rPr>
          <w:lang w:val="en-GB"/>
        </w:rPr>
        <w:t xml:space="preserve">In their offer, the Applicant shall: </w:t>
      </w:r>
    </w:p>
    <w:p w14:paraId="02113F25" w14:textId="77777777" w:rsidR="00EE76C7" w:rsidRPr="0056208B" w:rsidRDefault="00EE76C7">
      <w:pPr>
        <w:pStyle w:val="SysReq3"/>
        <w:numPr>
          <w:ilvl w:val="0"/>
          <w:numId w:val="82"/>
        </w:numPr>
        <w:rPr>
          <w:lang w:val="en-GB"/>
        </w:rPr>
      </w:pPr>
      <w:r w:rsidRPr="0056208B">
        <w:rPr>
          <w:lang w:val="en-GB"/>
        </w:rPr>
        <w:t>State the expected duration of the LHe filling phase and the maximum LHe filling rate the QPLANT can produce.</w:t>
      </w:r>
    </w:p>
    <w:p w14:paraId="6AB01327" w14:textId="77777777" w:rsidR="00EE76C7" w:rsidRPr="0056208B" w:rsidRDefault="00EE76C7">
      <w:pPr>
        <w:pStyle w:val="SysReq3"/>
        <w:numPr>
          <w:ilvl w:val="0"/>
          <w:numId w:val="82"/>
        </w:numPr>
        <w:rPr>
          <w:lang w:val="en-GB"/>
        </w:rPr>
      </w:pPr>
      <w:r w:rsidRPr="0056208B">
        <w:rPr>
          <w:lang w:val="en-GB"/>
        </w:rPr>
        <w:t>State the expected duration of the LHe emptying phase and the maximum continuous emptying flow rate the QPLANT can accommodate while preserving the helium inventory.</w:t>
      </w:r>
    </w:p>
    <w:p w14:paraId="19AD95DE" w14:textId="61A12637" w:rsidR="00334014" w:rsidRPr="0056208B" w:rsidRDefault="00334014" w:rsidP="00EE76C7">
      <w:pPr>
        <w:pStyle w:val="RequirementList"/>
      </w:pPr>
      <w:r w:rsidRPr="0056208B">
        <w:t xml:space="preserve">The Contractor shall </w:t>
      </w:r>
      <w:r w:rsidR="00EB0012" w:rsidRPr="0056208B">
        <w:t xml:space="preserve">facilitate the following two </w:t>
      </w:r>
      <w:r w:rsidR="00403EC3" w:rsidRPr="0056208B">
        <w:t>evaporation</w:t>
      </w:r>
      <w:r w:rsidR="00EB0012" w:rsidRPr="0056208B">
        <w:t xml:space="preserve"> possibilities</w:t>
      </w:r>
      <w:r w:rsidRPr="0056208B">
        <w:t>:</w:t>
      </w:r>
    </w:p>
    <w:p w14:paraId="335B3214" w14:textId="68D37407" w:rsidR="00334014" w:rsidRPr="0056208B" w:rsidRDefault="00A16174" w:rsidP="00990AC6">
      <w:pPr>
        <w:pStyle w:val="RequirementList"/>
        <w:numPr>
          <w:ilvl w:val="1"/>
          <w:numId w:val="15"/>
        </w:numPr>
      </w:pPr>
      <w:r w:rsidRPr="0056208B">
        <w:t>S</w:t>
      </w:r>
      <w:r w:rsidR="00334014" w:rsidRPr="0056208B">
        <w:t>tatic heat loads only</w:t>
      </w:r>
      <w:r w:rsidRPr="0056208B">
        <w:t xml:space="preserve"> (Minimum evaporation rate</w:t>
      </w:r>
      <w:r w:rsidR="00334014" w:rsidRPr="0056208B">
        <w:t>).</w:t>
      </w:r>
    </w:p>
    <w:p w14:paraId="65DD35A5" w14:textId="77777777" w:rsidR="00BA3233" w:rsidRPr="0056208B" w:rsidRDefault="00BA3233" w:rsidP="00990AC6">
      <w:pPr>
        <w:pStyle w:val="RequirementList"/>
        <w:numPr>
          <w:ilvl w:val="1"/>
          <w:numId w:val="15"/>
        </w:numPr>
      </w:pPr>
      <w:r w:rsidRPr="0056208B">
        <w:t xml:space="preserve">QCELL heaters sped up. </w:t>
      </w:r>
    </w:p>
    <w:p w14:paraId="29C023F7" w14:textId="7E3451A9" w:rsidR="00201A98" w:rsidRPr="0056208B" w:rsidRDefault="00201A98" w:rsidP="00575005">
      <w:pPr>
        <w:pStyle w:val="RequirementList"/>
      </w:pPr>
      <w:bookmarkStart w:id="3053" w:name="_Toc200491796"/>
      <w:bookmarkStart w:id="3054" w:name="_Toc200491800"/>
      <w:r w:rsidRPr="0056208B">
        <w:t>The emptying phase shall be considered both as part of the full warm</w:t>
      </w:r>
      <w:r w:rsidRPr="0056208B">
        <w:noBreakHyphen/>
        <w:t>up sequence (2 K → 300 K) and as a stand</w:t>
      </w:r>
      <w:r w:rsidRPr="0056208B">
        <w:noBreakHyphen/>
        <w:t xml:space="preserve">alone transitional operation (for example: 2 </w:t>
      </w:r>
      <w:commentRangeStart w:id="3055"/>
      <w:r w:rsidRPr="0056208B">
        <w:t>K</w:t>
      </w:r>
      <w:commentRangeEnd w:id="3055"/>
      <w:r w:rsidR="002B4D6D" w:rsidRPr="0056208B">
        <w:rPr>
          <w:rStyle w:val="CommentReference"/>
          <w:rFonts w:ascii="Segoe UI" w:hAnsi="Segoe UI"/>
        </w:rPr>
        <w:commentReference w:id="3055"/>
      </w:r>
      <w:r w:rsidRPr="0056208B">
        <w:t xml:space="preserve"> Standby → 4.5 K Standby → 4.5 K Empty → 4.5 K Standby) to permit short maintenance windows. See Figure 5 for the state</w:t>
      </w:r>
      <w:r w:rsidRPr="0056208B">
        <w:noBreakHyphen/>
        <w:t>transition diagram.</w:t>
      </w:r>
      <w:r w:rsidRPr="0056208B" w:rsidDel="00201A98">
        <w:t xml:space="preserve"> </w:t>
      </w:r>
    </w:p>
    <w:p w14:paraId="56FD89D8" w14:textId="2AD14D7E" w:rsidR="00244819" w:rsidRPr="0056208B" w:rsidRDefault="00244819" w:rsidP="00244819">
      <w:pPr>
        <w:pStyle w:val="RequirementList"/>
      </w:pPr>
      <w:r w:rsidRPr="0056208B">
        <w:t>The helium inventory shall remain in QCELL and only be transferred to QINFRA storage for extended long</w:t>
      </w:r>
      <w:r w:rsidRPr="0056208B">
        <w:noBreakHyphen/>
        <w:t>term unavailability (LTU) or planned access. Any planned transfer of inventory shall:</w:t>
      </w:r>
    </w:p>
    <w:p w14:paraId="6E91F92A" w14:textId="77777777" w:rsidR="00244819" w:rsidRPr="0056208B" w:rsidRDefault="00244819" w:rsidP="00244819">
      <w:pPr>
        <w:pStyle w:val="RequirementList"/>
        <w:numPr>
          <w:ilvl w:val="1"/>
          <w:numId w:val="15"/>
        </w:numPr>
      </w:pPr>
      <w:r w:rsidRPr="0056208B">
        <w:t xml:space="preserve">Require specified monitoring and controls while inventory remains in QCELL (pressure/temperature telemetry, alarms, periodic leak checks). </w:t>
      </w:r>
    </w:p>
    <w:p w14:paraId="037EB431" w14:textId="75EE8FCE" w:rsidR="00201A98" w:rsidRPr="0056208B" w:rsidRDefault="00244819" w:rsidP="00990AC6">
      <w:pPr>
        <w:pStyle w:val="RequirementList"/>
        <w:numPr>
          <w:ilvl w:val="1"/>
          <w:numId w:val="15"/>
        </w:numPr>
      </w:pPr>
      <w:r w:rsidRPr="0056208B">
        <w:t xml:space="preserve">Require documented isolation and valve configurations and confirmatory checks before any inventory transfer </w:t>
      </w:r>
      <w:r w:rsidR="00201A98" w:rsidRPr="0056208B">
        <w:t>venting.</w:t>
      </w:r>
    </w:p>
    <w:p w14:paraId="5684FB1F" w14:textId="77777777" w:rsidR="00AF7B8E" w:rsidRPr="0056208B" w:rsidRDefault="00AF7B8E" w:rsidP="007C77C7">
      <w:pPr>
        <w:pStyle w:val="Heading2numbered"/>
      </w:pPr>
      <w:bookmarkStart w:id="3056" w:name="_Toc202536091"/>
      <w:bookmarkStart w:id="3057" w:name="_Toc202536875"/>
      <w:bookmarkStart w:id="3058" w:name="_Toc200491824"/>
      <w:bookmarkEnd w:id="3048"/>
      <w:bookmarkEnd w:id="3053"/>
      <w:bookmarkEnd w:id="3054"/>
      <w:r w:rsidRPr="0056208B">
        <w:t>Performance Requirements</w:t>
      </w:r>
      <w:bookmarkEnd w:id="3056"/>
      <w:bookmarkEnd w:id="3057"/>
    </w:p>
    <w:p w14:paraId="21E2505C" w14:textId="3CB76209" w:rsidR="00CB70C0" w:rsidRPr="0056208B" w:rsidRDefault="00CB70C0" w:rsidP="00575005">
      <w:pPr>
        <w:pStyle w:val="RequirementList"/>
      </w:pPr>
      <w:r w:rsidRPr="0056208B">
        <w:t xml:space="preserve">The </w:t>
      </w:r>
      <w:r w:rsidR="00F4094D" w:rsidRPr="0056208B">
        <w:t xml:space="preserve">QPLANT </w:t>
      </w:r>
      <w:r w:rsidRPr="0056208B">
        <w:t xml:space="preserve">shall </w:t>
      </w:r>
      <w:r w:rsidR="00F4094D" w:rsidRPr="0056208B">
        <w:t>be sized for the following</w:t>
      </w:r>
      <w:r w:rsidRPr="0056208B">
        <w:t xml:space="preserve"> two</w:t>
      </w:r>
      <w:r w:rsidR="006956FC" w:rsidRPr="0056208B">
        <w:t xml:space="preserve"> </w:t>
      </w:r>
      <w:r w:rsidRPr="0056208B">
        <w:t>Design Points:</w:t>
      </w:r>
    </w:p>
    <w:p w14:paraId="372AA4E5" w14:textId="24F42B1A" w:rsidR="00CB70C0" w:rsidRPr="0056208B" w:rsidRDefault="00CB70C0" w:rsidP="00A6664B">
      <w:pPr>
        <w:pStyle w:val="RequirementList"/>
        <w:numPr>
          <w:ilvl w:val="1"/>
          <w:numId w:val="15"/>
        </w:numPr>
      </w:pPr>
      <w:r w:rsidRPr="0056208B">
        <w:t>Nominal Design Point: operational scenario “2K operation” with 30 QCELLs.</w:t>
      </w:r>
    </w:p>
    <w:p w14:paraId="7642338F" w14:textId="168FFCEB" w:rsidR="00CB70C0" w:rsidRPr="0056208B" w:rsidRDefault="00CB70C0" w:rsidP="00A6664B">
      <w:pPr>
        <w:pStyle w:val="RequirementList"/>
        <w:numPr>
          <w:ilvl w:val="1"/>
          <w:numId w:val="15"/>
        </w:numPr>
      </w:pPr>
      <w:r w:rsidRPr="0056208B">
        <w:t>Minimal Design Point: operational scenario “2K standby” with 24 QCELLs</w:t>
      </w:r>
      <w:r w:rsidR="00566C14" w:rsidRPr="0056208B">
        <w:t>.</w:t>
      </w:r>
    </w:p>
    <w:p w14:paraId="6B04F152" w14:textId="57EB293B" w:rsidR="00AF7B8E" w:rsidRPr="0056208B" w:rsidRDefault="00AF7B8E" w:rsidP="00575005">
      <w:pPr>
        <w:pStyle w:val="RequirementList"/>
        <w:rPr>
          <w:rStyle w:val="Style1Char"/>
          <w:rFonts w:eastAsia="Calibri"/>
        </w:rPr>
      </w:pPr>
      <w:bookmarkStart w:id="3059" w:name="_Toc200491805"/>
      <w:r w:rsidRPr="0056208B">
        <w:t xml:space="preserve">The QPLANT shall be designed for the heat loads defined in </w:t>
      </w:r>
      <w:r w:rsidRPr="0056208B">
        <w:rPr>
          <w:rStyle w:val="Style1Char"/>
          <w:rFonts w:eastAsia="Calibri"/>
        </w:rPr>
        <w:fldChar w:fldCharType="begin"/>
      </w:r>
      <w:r w:rsidRPr="0056208B">
        <w:rPr>
          <w:rStyle w:val="Style1Char"/>
          <w:rFonts w:eastAsia="Calibri"/>
        </w:rPr>
        <w:instrText xml:space="preserve"> REF _Ref201493671 \h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Table 3</w:t>
      </w:r>
      <w:r w:rsidRPr="0056208B">
        <w:rPr>
          <w:rStyle w:val="Style1Char"/>
          <w:rFonts w:eastAsia="Calibri"/>
        </w:rPr>
        <w:fldChar w:fldCharType="end"/>
      </w:r>
      <w:bookmarkEnd w:id="3059"/>
      <w:r w:rsidR="00C14DD3" w:rsidRPr="0056208B">
        <w:rPr>
          <w:rStyle w:val="Style1Char"/>
          <w:rFonts w:eastAsia="Calibri"/>
          <w:color w:val="auto"/>
        </w:rPr>
        <w:t>.</w:t>
      </w:r>
    </w:p>
    <w:p w14:paraId="37AABA38" w14:textId="0D9A57C3" w:rsidR="00AF7B8E" w:rsidRPr="0056208B" w:rsidRDefault="00AF7B8E" w:rsidP="00771AC9">
      <w:pPr>
        <w:pStyle w:val="Caption"/>
        <w:keepNext/>
        <w:keepLines/>
        <w:ind w:firstLine="357"/>
      </w:pPr>
      <w:bookmarkStart w:id="3060" w:name="_Toc200491806"/>
      <w:bookmarkStart w:id="3061" w:name="_Ref201493671"/>
      <w:bookmarkStart w:id="3062" w:name="_Toc201310413"/>
      <w:bookmarkStart w:id="3063" w:name="_Toc209530021"/>
      <w:bookmarkEnd w:id="3060"/>
      <w:r w:rsidRPr="0056208B">
        <w:t xml:space="preserve">Table </w:t>
      </w:r>
      <w:r w:rsidRPr="0056208B">
        <w:fldChar w:fldCharType="begin"/>
      </w:r>
      <w:r w:rsidRPr="0056208B">
        <w:instrText xml:space="preserve"> SEQ Table \* ARABIC </w:instrText>
      </w:r>
      <w:r w:rsidRPr="0056208B">
        <w:fldChar w:fldCharType="separate"/>
      </w:r>
      <w:r w:rsidR="00D62D30">
        <w:rPr>
          <w:noProof/>
        </w:rPr>
        <w:t>3</w:t>
      </w:r>
      <w:r w:rsidRPr="0056208B">
        <w:fldChar w:fldCharType="end"/>
      </w:r>
      <w:bookmarkEnd w:id="3061"/>
      <w:r w:rsidRPr="0056208B">
        <w:t> </w:t>
      </w:r>
      <w:r w:rsidR="00460774" w:rsidRPr="0056208B">
        <w:t>Heat Loads Summary f</w:t>
      </w:r>
      <w:r w:rsidR="00473926" w:rsidRPr="0056208B">
        <w:t>rom</w:t>
      </w:r>
      <w:r w:rsidR="00460774" w:rsidRPr="0056208B">
        <w:t xml:space="preserve"> QCELLs and Cryogenic Distribution</w:t>
      </w:r>
      <w:bookmarkEnd w:id="3062"/>
      <w:bookmarkEnd w:id="3063"/>
    </w:p>
    <w:tbl>
      <w:tblPr>
        <w:tblStyle w:val="TableGrid"/>
        <w:tblW w:w="10058"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Look w:val="04A0" w:firstRow="1" w:lastRow="0" w:firstColumn="1" w:lastColumn="0" w:noHBand="0" w:noVBand="1"/>
      </w:tblPr>
      <w:tblGrid>
        <w:gridCol w:w="1902"/>
        <w:gridCol w:w="1009"/>
        <w:gridCol w:w="1009"/>
        <w:gridCol w:w="1116"/>
        <w:gridCol w:w="1247"/>
        <w:gridCol w:w="1134"/>
        <w:gridCol w:w="1515"/>
        <w:gridCol w:w="1126"/>
      </w:tblGrid>
      <w:tr w:rsidR="007A02BC" w:rsidRPr="0056208B" w14:paraId="68480172" w14:textId="77777777" w:rsidTr="00C14DD3">
        <w:trPr>
          <w:cantSplit/>
          <w:trHeight w:val="646"/>
          <w:jc w:val="center"/>
        </w:trPr>
        <w:tc>
          <w:tcPr>
            <w:tcW w:w="1902" w:type="dxa"/>
            <w:vMerge w:val="restart"/>
            <w:shd w:val="clear" w:color="auto" w:fill="EBD9ED" w:themeFill="accent2" w:themeFillTint="33"/>
            <w:vAlign w:val="center"/>
          </w:tcPr>
          <w:p w14:paraId="2BB6D1AF" w14:textId="78BFA7EA" w:rsidR="007A02BC" w:rsidRPr="0056208B" w:rsidRDefault="007A02BC" w:rsidP="00AF7B8E">
            <w:pPr>
              <w:spacing w:before="40" w:after="20"/>
              <w:jc w:val="center"/>
              <w:rPr>
                <w:rFonts w:ascii="Aptos" w:hAnsi="Aptos" w:cs="Lucida Sans Unicode"/>
                <w:sz w:val="18"/>
                <w:szCs w:val="18"/>
                <w:lang w:eastAsia="fr-FR"/>
              </w:rPr>
            </w:pPr>
            <w:r w:rsidRPr="0056208B">
              <w:rPr>
                <w:rFonts w:ascii="Aptos" w:eastAsia="Times New Roman" w:hAnsi="Aptos" w:cs="Lucida Sans Unicode"/>
                <w:color w:val="562873" w:themeColor="accent1"/>
                <w:sz w:val="18"/>
                <w:szCs w:val="18"/>
              </w:rPr>
              <w:t>Operational Scenario</w:t>
            </w:r>
          </w:p>
        </w:tc>
        <w:tc>
          <w:tcPr>
            <w:tcW w:w="2018" w:type="dxa"/>
            <w:gridSpan w:val="2"/>
            <w:shd w:val="clear" w:color="auto" w:fill="EBD9ED" w:themeFill="accent2" w:themeFillTint="33"/>
            <w:vAlign w:val="center"/>
          </w:tcPr>
          <w:p w14:paraId="1F96EA29" w14:textId="6EF1DF58" w:rsidR="007A02BC" w:rsidRPr="0056208B" w:rsidRDefault="007A02BC" w:rsidP="00AF7B8E">
            <w:pPr>
              <w:spacing w:before="40" w:after="20"/>
              <w:ind w:left="-103" w:right="-110"/>
              <w:jc w:val="center"/>
              <w:rPr>
                <w:rFonts w:ascii="Aptos" w:eastAsia="Times New Roman" w:hAnsi="Aptos" w:cs="Lucida Sans Unicode"/>
                <w:color w:val="562873" w:themeColor="accent1"/>
                <w:sz w:val="18"/>
                <w:szCs w:val="18"/>
              </w:rPr>
            </w:pPr>
            <w:r w:rsidRPr="0056208B">
              <w:rPr>
                <w:rFonts w:ascii="Aptos" w:eastAsia="Times New Roman" w:hAnsi="Aptos" w:cs="Lucida Sans Unicode"/>
                <w:b/>
                <w:bCs/>
                <w:color w:val="562873" w:themeColor="accent1"/>
                <w:sz w:val="18"/>
                <w:szCs w:val="18"/>
              </w:rPr>
              <w:t>Isothermal</w:t>
            </w:r>
            <w:r w:rsidRPr="0056208B">
              <w:rPr>
                <w:rFonts w:ascii="Aptos" w:eastAsia="Times New Roman" w:hAnsi="Aptos" w:cs="Lucida Sans Unicode"/>
                <w:color w:val="562873" w:themeColor="accent1"/>
                <w:sz w:val="18"/>
                <w:szCs w:val="18"/>
              </w:rPr>
              <w:t xml:space="preserve"> Heat Loads [W]</w:t>
            </w:r>
          </w:p>
        </w:tc>
        <w:tc>
          <w:tcPr>
            <w:tcW w:w="5012" w:type="dxa"/>
            <w:gridSpan w:val="4"/>
            <w:shd w:val="clear" w:color="auto" w:fill="EBD9ED" w:themeFill="accent2" w:themeFillTint="33"/>
            <w:vAlign w:val="center"/>
          </w:tcPr>
          <w:p w14:paraId="7BA1FA96" w14:textId="21E6B60E" w:rsidR="007A02BC" w:rsidRPr="0056208B" w:rsidRDefault="007A02BC" w:rsidP="00AF7B8E">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b/>
                <w:bCs/>
                <w:color w:val="562873" w:themeColor="accent1"/>
                <w:sz w:val="18"/>
                <w:szCs w:val="18"/>
              </w:rPr>
              <w:t>Non-Isothermal</w:t>
            </w:r>
            <w:r w:rsidRPr="0056208B">
              <w:rPr>
                <w:rFonts w:ascii="Aptos" w:eastAsia="Times New Roman" w:hAnsi="Aptos" w:cs="Lucida Sans Unicode"/>
                <w:color w:val="562873" w:themeColor="accent1"/>
                <w:sz w:val="18"/>
                <w:szCs w:val="18"/>
              </w:rPr>
              <w:t xml:space="preserve"> Heat Loads </w:t>
            </w:r>
            <w:r w:rsidRPr="0056208B">
              <w:rPr>
                <w:rFonts w:ascii="Aptos" w:eastAsia="Times New Roman" w:hAnsi="Aptos" w:cs="Lucida Sans Unicode"/>
                <w:color w:val="562873" w:themeColor="accent1"/>
                <w:sz w:val="18"/>
                <w:szCs w:val="18"/>
              </w:rPr>
              <w:br/>
              <w:t>[W]</w:t>
            </w:r>
          </w:p>
        </w:tc>
        <w:tc>
          <w:tcPr>
            <w:tcW w:w="1126" w:type="dxa"/>
            <w:vMerge w:val="restart"/>
            <w:shd w:val="clear" w:color="auto" w:fill="EBD9ED" w:themeFill="accent2" w:themeFillTint="33"/>
            <w:vAlign w:val="center"/>
          </w:tcPr>
          <w:p w14:paraId="10174894" w14:textId="2B4E59EC" w:rsidR="007A02BC" w:rsidRPr="0056208B" w:rsidRDefault="007A02BC" w:rsidP="00AF7B8E">
            <w:pPr>
              <w:pStyle w:val="AASemiBold"/>
              <w:spacing w:before="40" w:after="20"/>
              <w:ind w:left="-103" w:right="-110"/>
              <w:jc w:val="center"/>
              <w:rPr>
                <w:rFonts w:ascii="Aptos" w:hAnsi="Aptos" w:cs="Lucida Sans Unicode"/>
                <w:sz w:val="18"/>
                <w:szCs w:val="18"/>
                <w:lang w:eastAsia="fr-FR"/>
              </w:rPr>
            </w:pPr>
            <w:commentRangeStart w:id="3064"/>
            <w:commentRangeStart w:id="3065"/>
            <w:r w:rsidRPr="0056208B">
              <w:rPr>
                <w:rFonts w:ascii="Aptos" w:hAnsi="Aptos" w:cs="Lucida Sans Unicode"/>
                <w:sz w:val="18"/>
                <w:szCs w:val="18"/>
                <w:lang w:eastAsia="fr-FR"/>
              </w:rPr>
              <w:t xml:space="preserve">Indicative Equiv. Refrigeration Power,  </w:t>
            </w:r>
            <w:r w:rsidRPr="0056208B">
              <w:rPr>
                <w:rFonts w:ascii="Aptos" w:hAnsi="Aptos" w:cs="Lucida Sans Unicode"/>
                <w:sz w:val="18"/>
                <w:szCs w:val="18"/>
                <w:lang w:eastAsia="fr-FR"/>
              </w:rPr>
              <w:br/>
              <w:t>[</w:t>
            </w:r>
            <w:r w:rsidRPr="0056208B">
              <w:rPr>
                <w:rFonts w:ascii="Aptos" w:hAnsi="Aptos" w:cs="Lucida Sans Unicode"/>
                <w:b/>
                <w:bCs/>
                <w:sz w:val="18"/>
                <w:szCs w:val="18"/>
                <w:lang w:eastAsia="fr-FR"/>
              </w:rPr>
              <w:t>W @ 4.5K</w:t>
            </w:r>
            <w:commentRangeEnd w:id="3064"/>
            <w:r w:rsidRPr="0056208B">
              <w:rPr>
                <w:rStyle w:val="CommentReference"/>
                <w:rFonts w:ascii="Segoe UI" w:hAnsi="Segoe UI"/>
                <w:b/>
                <w:bCs/>
                <w:color w:val="auto"/>
              </w:rPr>
              <w:commentReference w:id="3064"/>
            </w:r>
            <w:commentRangeEnd w:id="3065"/>
            <w:r w:rsidRPr="0056208B">
              <w:rPr>
                <w:rStyle w:val="CommentReference"/>
                <w:rFonts w:ascii="Segoe UI" w:hAnsi="Segoe UI"/>
                <w:b/>
                <w:bCs/>
                <w:color w:val="auto"/>
              </w:rPr>
              <w:commentReference w:id="3065"/>
            </w:r>
            <w:r w:rsidRPr="0056208B">
              <w:rPr>
                <w:rFonts w:ascii="Aptos" w:hAnsi="Aptos" w:cs="Lucida Sans Unicode"/>
                <w:sz w:val="18"/>
                <w:szCs w:val="18"/>
                <w:lang w:eastAsia="fr-FR"/>
              </w:rPr>
              <w:t>]</w:t>
            </w:r>
          </w:p>
        </w:tc>
      </w:tr>
      <w:tr w:rsidR="007A02BC" w:rsidRPr="0056208B" w14:paraId="09E26B48" w14:textId="77777777" w:rsidTr="007A02BC">
        <w:trPr>
          <w:cantSplit/>
          <w:trHeight w:val="595"/>
          <w:jc w:val="center"/>
        </w:trPr>
        <w:tc>
          <w:tcPr>
            <w:tcW w:w="1902" w:type="dxa"/>
            <w:vMerge/>
            <w:shd w:val="clear" w:color="auto" w:fill="EBD9ED" w:themeFill="accent2" w:themeFillTint="33"/>
            <w:vAlign w:val="center"/>
          </w:tcPr>
          <w:p w14:paraId="2D6C6EA6" w14:textId="77777777" w:rsidR="007A02BC" w:rsidRPr="0056208B" w:rsidRDefault="007A02BC" w:rsidP="00AF7B8E">
            <w:pPr>
              <w:spacing w:before="40" w:after="20"/>
              <w:jc w:val="center"/>
              <w:rPr>
                <w:rFonts w:ascii="Aptos" w:hAnsi="Aptos" w:cs="Lucida Sans Unicode"/>
                <w:sz w:val="16"/>
                <w:szCs w:val="16"/>
                <w:lang w:eastAsia="fr-FR"/>
              </w:rPr>
            </w:pPr>
          </w:p>
        </w:tc>
        <w:tc>
          <w:tcPr>
            <w:tcW w:w="1009" w:type="dxa"/>
            <w:vMerge w:val="restart"/>
            <w:shd w:val="clear" w:color="auto" w:fill="EBD9ED" w:themeFill="accent2" w:themeFillTint="33"/>
            <w:vAlign w:val="center"/>
          </w:tcPr>
          <w:p w14:paraId="33DD8FED" w14:textId="77777777"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b/>
                <w:bCs/>
                <w:sz w:val="18"/>
                <w:szCs w:val="18"/>
                <w:lang w:eastAsia="fr-FR"/>
              </w:rPr>
              <w:t>Bath at 2K</w:t>
            </w:r>
            <w:r w:rsidRPr="0056208B">
              <w:rPr>
                <w:rFonts w:ascii="Aptos" w:hAnsi="Aptos" w:cs="Lucida Sans Unicode"/>
                <w:sz w:val="18"/>
                <w:szCs w:val="18"/>
                <w:lang w:eastAsia="fr-FR"/>
              </w:rPr>
              <w:t xml:space="preserve"> </w:t>
            </w:r>
            <w:r w:rsidRPr="0056208B">
              <w:rPr>
                <w:rFonts w:ascii="Aptos" w:hAnsi="Aptos" w:cs="Lucida Sans Unicode"/>
                <w:sz w:val="16"/>
                <w:szCs w:val="16"/>
                <w:lang w:eastAsia="fr-FR"/>
              </w:rPr>
              <w:t>(q</w:t>
            </w:r>
            <w:r w:rsidRPr="0056208B">
              <w:rPr>
                <w:rFonts w:ascii="Aptos" w:hAnsi="Aptos" w:cs="Lucida Sans Unicode"/>
                <w:sz w:val="16"/>
                <w:szCs w:val="16"/>
                <w:vertAlign w:val="subscript"/>
                <w:lang w:eastAsia="fr-FR"/>
              </w:rPr>
              <w:t>CAV</w:t>
            </w:r>
            <w:r w:rsidRPr="0056208B">
              <w:rPr>
                <w:rFonts w:ascii="Aptos" w:hAnsi="Aptos" w:cs="Lucida Sans Unicode"/>
                <w:sz w:val="16"/>
                <w:szCs w:val="16"/>
                <w:lang w:eastAsia="fr-FR"/>
              </w:rPr>
              <w:t>)</w:t>
            </w:r>
          </w:p>
        </w:tc>
        <w:tc>
          <w:tcPr>
            <w:tcW w:w="1009" w:type="dxa"/>
            <w:vMerge w:val="restart"/>
            <w:shd w:val="clear" w:color="auto" w:fill="EBD9ED" w:themeFill="accent2" w:themeFillTint="33"/>
            <w:vAlign w:val="center"/>
          </w:tcPr>
          <w:p w14:paraId="55E744B9" w14:textId="77777777"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b/>
                <w:bCs/>
                <w:sz w:val="18"/>
                <w:szCs w:val="18"/>
                <w:lang w:eastAsia="fr-FR"/>
              </w:rPr>
              <w:t>Bath at 4K</w:t>
            </w:r>
            <w:r w:rsidRPr="0056208B">
              <w:rPr>
                <w:rFonts w:ascii="Aptos" w:hAnsi="Aptos" w:cs="Lucida Sans Unicode"/>
                <w:sz w:val="18"/>
                <w:szCs w:val="18"/>
                <w:lang w:eastAsia="fr-FR"/>
              </w:rPr>
              <w:t xml:space="preserve"> </w:t>
            </w:r>
            <w:r w:rsidRPr="0056208B">
              <w:rPr>
                <w:rFonts w:ascii="Aptos" w:hAnsi="Aptos" w:cs="Lucida Sans Unicode"/>
                <w:sz w:val="16"/>
                <w:szCs w:val="16"/>
                <w:lang w:eastAsia="fr-FR"/>
              </w:rPr>
              <w:t>(q</w:t>
            </w:r>
            <w:r w:rsidRPr="0056208B">
              <w:rPr>
                <w:rFonts w:ascii="Aptos" w:hAnsi="Aptos" w:cs="Lucida Sans Unicode"/>
                <w:sz w:val="16"/>
                <w:szCs w:val="16"/>
                <w:vertAlign w:val="subscript"/>
                <w:lang w:eastAsia="fr-FR"/>
              </w:rPr>
              <w:t>CAV</w:t>
            </w:r>
            <w:r w:rsidRPr="0056208B">
              <w:rPr>
                <w:rFonts w:ascii="Aptos" w:hAnsi="Aptos" w:cs="Lucida Sans Unicode"/>
                <w:sz w:val="16"/>
                <w:szCs w:val="16"/>
                <w:lang w:eastAsia="fr-FR"/>
              </w:rPr>
              <w:t>)</w:t>
            </w:r>
          </w:p>
        </w:tc>
        <w:tc>
          <w:tcPr>
            <w:tcW w:w="1116" w:type="dxa"/>
            <w:shd w:val="clear" w:color="auto" w:fill="EBD9ED" w:themeFill="accent2" w:themeFillTint="33"/>
            <w:vAlign w:val="center"/>
          </w:tcPr>
          <w:p w14:paraId="37F0A338" w14:textId="77777777"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sz w:val="16"/>
                <w:szCs w:val="16"/>
                <w:lang w:eastAsia="fr-FR"/>
              </w:rPr>
              <w:t>VLP return line</w:t>
            </w:r>
          </w:p>
          <w:p w14:paraId="10DF4876" w14:textId="77777777"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sz w:val="16"/>
                <w:szCs w:val="16"/>
                <w:lang w:eastAsia="fr-FR"/>
              </w:rPr>
              <w:t>3.5K-3.7K (qI</w:t>
            </w:r>
            <w:r w:rsidRPr="0056208B">
              <w:rPr>
                <w:rFonts w:ascii="Aptos" w:hAnsi="Aptos" w:cs="Lucida Sans Unicode"/>
                <w:sz w:val="16"/>
                <w:szCs w:val="16"/>
                <w:vertAlign w:val="subscript"/>
                <w:lang w:eastAsia="fr-FR"/>
              </w:rPr>
              <w:t>B</w:t>
            </w:r>
            <w:r w:rsidRPr="0056208B">
              <w:rPr>
                <w:rFonts w:ascii="Aptos" w:hAnsi="Aptos" w:cs="Lucida Sans Unicode"/>
                <w:sz w:val="16"/>
                <w:szCs w:val="16"/>
                <w:lang w:eastAsia="fr-FR"/>
              </w:rPr>
              <w:t>)</w:t>
            </w:r>
          </w:p>
        </w:tc>
        <w:tc>
          <w:tcPr>
            <w:tcW w:w="1247" w:type="dxa"/>
            <w:shd w:val="clear" w:color="auto" w:fill="EBD9ED" w:themeFill="accent2" w:themeFillTint="33"/>
            <w:vAlign w:val="center"/>
          </w:tcPr>
          <w:p w14:paraId="15177015" w14:textId="3722C4F1"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sz w:val="16"/>
                <w:szCs w:val="16"/>
                <w:lang w:eastAsia="fr-FR"/>
              </w:rPr>
              <w:t>SHe supply line</w:t>
            </w:r>
          </w:p>
          <w:p w14:paraId="53217C8F" w14:textId="77777777"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sz w:val="16"/>
                <w:szCs w:val="16"/>
                <w:lang w:eastAsia="fr-FR"/>
              </w:rPr>
              <w:t>4.5K (qI</w:t>
            </w:r>
            <w:r w:rsidRPr="0056208B">
              <w:rPr>
                <w:rFonts w:ascii="Aptos" w:hAnsi="Aptos" w:cs="Lucida Sans Unicode"/>
                <w:sz w:val="16"/>
                <w:szCs w:val="16"/>
                <w:vertAlign w:val="subscript"/>
                <w:lang w:eastAsia="fr-FR"/>
              </w:rPr>
              <w:t>A</w:t>
            </w:r>
            <w:r w:rsidRPr="0056208B">
              <w:rPr>
                <w:rFonts w:ascii="Aptos" w:hAnsi="Aptos" w:cs="Lucida Sans Unicode"/>
                <w:sz w:val="16"/>
                <w:szCs w:val="16"/>
                <w:lang w:eastAsia="fr-FR"/>
              </w:rPr>
              <w:t>)</w:t>
            </w:r>
          </w:p>
        </w:tc>
        <w:tc>
          <w:tcPr>
            <w:tcW w:w="1134" w:type="dxa"/>
            <w:shd w:val="clear" w:color="auto" w:fill="EBD9ED" w:themeFill="accent2" w:themeFillTint="33"/>
            <w:vAlign w:val="center"/>
          </w:tcPr>
          <w:p w14:paraId="1DF86951" w14:textId="112853BF"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sz w:val="16"/>
                <w:szCs w:val="16"/>
                <w:lang w:eastAsia="fr-FR"/>
              </w:rPr>
              <w:t>TS (40-60K)</w:t>
            </w:r>
          </w:p>
          <w:p w14:paraId="5DED0065" w14:textId="77777777" w:rsidR="007A02BC" w:rsidRPr="0056208B" w:rsidRDefault="007A02BC" w:rsidP="00AF7B8E">
            <w:pPr>
              <w:spacing w:before="40" w:after="20"/>
              <w:ind w:left="-103" w:right="-110"/>
              <w:jc w:val="center"/>
              <w:rPr>
                <w:rFonts w:ascii="Aptos" w:hAnsi="Aptos" w:cs="Lucida Sans Unicode"/>
                <w:sz w:val="16"/>
                <w:szCs w:val="16"/>
                <w:lang w:eastAsia="fr-FR"/>
              </w:rPr>
            </w:pPr>
            <w:r w:rsidRPr="0056208B">
              <w:rPr>
                <w:rFonts w:ascii="Aptos" w:hAnsi="Aptos" w:cs="Lucida Sans Unicode"/>
                <w:color w:val="562873" w:themeColor="accent1"/>
                <w:sz w:val="16"/>
                <w:szCs w:val="16"/>
                <w:lang w:eastAsia="fr-FR"/>
              </w:rPr>
              <w:t>(q</w:t>
            </w:r>
            <w:r w:rsidRPr="0056208B">
              <w:rPr>
                <w:rFonts w:ascii="Aptos" w:hAnsi="Aptos" w:cs="Lucida Sans Unicode"/>
                <w:color w:val="562873" w:themeColor="accent1"/>
                <w:sz w:val="16"/>
                <w:szCs w:val="16"/>
                <w:vertAlign w:val="subscript"/>
                <w:lang w:eastAsia="fr-FR"/>
              </w:rPr>
              <w:t>TS</w:t>
            </w:r>
            <w:r w:rsidRPr="0056208B">
              <w:rPr>
                <w:rFonts w:ascii="Aptos" w:hAnsi="Aptos" w:cs="Lucida Sans Unicode"/>
                <w:color w:val="562873" w:themeColor="accent1"/>
                <w:sz w:val="16"/>
                <w:szCs w:val="16"/>
                <w:lang w:eastAsia="fr-FR"/>
              </w:rPr>
              <w:t>+ qI</w:t>
            </w:r>
            <w:r w:rsidRPr="0056208B">
              <w:rPr>
                <w:rFonts w:ascii="Aptos" w:hAnsi="Aptos" w:cs="Lucida Sans Unicode"/>
                <w:color w:val="562873" w:themeColor="accent1"/>
                <w:sz w:val="16"/>
                <w:szCs w:val="16"/>
                <w:vertAlign w:val="subscript"/>
                <w:lang w:eastAsia="fr-FR"/>
              </w:rPr>
              <w:t>E</w:t>
            </w:r>
            <w:r w:rsidRPr="0056208B">
              <w:rPr>
                <w:rFonts w:ascii="Aptos" w:hAnsi="Aptos" w:cs="Lucida Sans Unicode"/>
                <w:color w:val="562873" w:themeColor="accent1"/>
                <w:sz w:val="16"/>
                <w:szCs w:val="16"/>
                <w:lang w:eastAsia="fr-FR"/>
              </w:rPr>
              <w:t xml:space="preserve"> + qI</w:t>
            </w:r>
            <w:r w:rsidRPr="0056208B">
              <w:rPr>
                <w:rFonts w:ascii="Aptos" w:hAnsi="Aptos" w:cs="Lucida Sans Unicode"/>
                <w:color w:val="562873" w:themeColor="accent1"/>
                <w:sz w:val="16"/>
                <w:szCs w:val="16"/>
                <w:vertAlign w:val="subscript"/>
                <w:lang w:eastAsia="fr-FR"/>
              </w:rPr>
              <w:t>D</w:t>
            </w:r>
            <w:r w:rsidRPr="0056208B">
              <w:rPr>
                <w:rFonts w:ascii="Aptos" w:hAnsi="Aptos" w:cs="Lucida Sans Unicode"/>
                <w:color w:val="562873" w:themeColor="accent1"/>
                <w:sz w:val="16"/>
                <w:szCs w:val="16"/>
                <w:lang w:eastAsia="fr-FR"/>
              </w:rPr>
              <w:t>)</w:t>
            </w:r>
          </w:p>
        </w:tc>
        <w:tc>
          <w:tcPr>
            <w:tcW w:w="1515" w:type="dxa"/>
            <w:shd w:val="clear" w:color="auto" w:fill="EBD9ED" w:themeFill="accent2" w:themeFillTint="33"/>
            <w:vAlign w:val="center"/>
          </w:tcPr>
          <w:p w14:paraId="683516D4" w14:textId="77777777" w:rsidR="007A02BC" w:rsidRPr="0056208B" w:rsidRDefault="007A02BC" w:rsidP="00AF7B8E">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sz w:val="16"/>
                <w:szCs w:val="16"/>
                <w:lang w:eastAsia="fr-FR"/>
              </w:rPr>
              <w:t>Mass Flow (g/s) for couplers 4.5-300K (q</w:t>
            </w:r>
            <w:r w:rsidRPr="0056208B">
              <w:rPr>
                <w:rFonts w:ascii="Aptos" w:hAnsi="Aptos" w:cs="Lucida Sans Unicode"/>
                <w:sz w:val="16"/>
                <w:szCs w:val="16"/>
                <w:vertAlign w:val="subscript"/>
                <w:lang w:eastAsia="fr-FR"/>
              </w:rPr>
              <w:t>CPL</w:t>
            </w:r>
            <w:r w:rsidRPr="0056208B">
              <w:rPr>
                <w:rFonts w:ascii="Aptos" w:hAnsi="Aptos" w:cs="Lucida Sans Unicode"/>
                <w:sz w:val="16"/>
                <w:szCs w:val="16"/>
                <w:lang w:eastAsia="fr-FR"/>
              </w:rPr>
              <w:t>)</w:t>
            </w:r>
          </w:p>
        </w:tc>
        <w:tc>
          <w:tcPr>
            <w:tcW w:w="1126" w:type="dxa"/>
            <w:vMerge/>
            <w:shd w:val="clear" w:color="auto" w:fill="EBD9ED" w:themeFill="accent2" w:themeFillTint="33"/>
            <w:vAlign w:val="center"/>
          </w:tcPr>
          <w:p w14:paraId="57B9B1AF" w14:textId="77777777" w:rsidR="007A02BC" w:rsidRPr="0056208B" w:rsidRDefault="007A02BC" w:rsidP="00AF7B8E">
            <w:pPr>
              <w:spacing w:before="40" w:after="20"/>
              <w:ind w:left="-103" w:right="-110"/>
              <w:jc w:val="center"/>
              <w:rPr>
                <w:rFonts w:ascii="Aptos" w:hAnsi="Aptos" w:cs="Lucida Sans Unicode"/>
                <w:sz w:val="18"/>
                <w:szCs w:val="18"/>
                <w:lang w:eastAsia="fr-FR"/>
              </w:rPr>
            </w:pPr>
          </w:p>
        </w:tc>
      </w:tr>
      <w:tr w:rsidR="007A02BC" w:rsidRPr="0056208B" w14:paraId="43EF6B9F" w14:textId="77777777" w:rsidTr="007A02BC">
        <w:trPr>
          <w:cantSplit/>
          <w:trHeight w:val="595"/>
          <w:jc w:val="center"/>
        </w:trPr>
        <w:tc>
          <w:tcPr>
            <w:tcW w:w="1902" w:type="dxa"/>
            <w:vMerge/>
            <w:shd w:val="clear" w:color="auto" w:fill="EBD9ED" w:themeFill="accent2" w:themeFillTint="33"/>
            <w:vAlign w:val="center"/>
          </w:tcPr>
          <w:p w14:paraId="3569EFF4" w14:textId="77777777" w:rsidR="007A02BC" w:rsidRPr="0056208B" w:rsidRDefault="007A02BC" w:rsidP="008A1DD5">
            <w:pPr>
              <w:spacing w:before="40" w:after="20"/>
              <w:jc w:val="center"/>
              <w:rPr>
                <w:rFonts w:ascii="Aptos" w:hAnsi="Aptos" w:cs="Lucida Sans Unicode"/>
                <w:sz w:val="16"/>
                <w:szCs w:val="16"/>
                <w:lang w:eastAsia="fr-FR"/>
              </w:rPr>
            </w:pPr>
          </w:p>
        </w:tc>
        <w:tc>
          <w:tcPr>
            <w:tcW w:w="1009" w:type="dxa"/>
            <w:vMerge/>
            <w:shd w:val="clear" w:color="auto" w:fill="EBD9ED" w:themeFill="accent2" w:themeFillTint="33"/>
            <w:vAlign w:val="center"/>
          </w:tcPr>
          <w:p w14:paraId="3C273011" w14:textId="77777777" w:rsidR="007A02BC" w:rsidRPr="0056208B" w:rsidRDefault="007A02BC" w:rsidP="008A1DD5">
            <w:pPr>
              <w:pStyle w:val="AASemiBold"/>
              <w:spacing w:before="40" w:after="20"/>
              <w:ind w:left="-103" w:right="-110"/>
              <w:jc w:val="center"/>
              <w:rPr>
                <w:rFonts w:ascii="Aptos" w:hAnsi="Aptos" w:cs="Lucida Sans Unicode"/>
                <w:sz w:val="16"/>
                <w:szCs w:val="16"/>
                <w:lang w:eastAsia="fr-FR"/>
              </w:rPr>
            </w:pPr>
          </w:p>
        </w:tc>
        <w:tc>
          <w:tcPr>
            <w:tcW w:w="1009" w:type="dxa"/>
            <w:vMerge/>
            <w:shd w:val="clear" w:color="auto" w:fill="EBD9ED" w:themeFill="accent2" w:themeFillTint="33"/>
            <w:vAlign w:val="center"/>
          </w:tcPr>
          <w:p w14:paraId="466BE081" w14:textId="77777777" w:rsidR="007A02BC" w:rsidRPr="0056208B" w:rsidRDefault="007A02BC" w:rsidP="008A1DD5">
            <w:pPr>
              <w:pStyle w:val="AASemiBold"/>
              <w:spacing w:before="40" w:after="20"/>
              <w:ind w:left="-103" w:right="-110"/>
              <w:jc w:val="center"/>
              <w:rPr>
                <w:rFonts w:ascii="Aptos" w:hAnsi="Aptos" w:cs="Lucida Sans Unicode"/>
                <w:sz w:val="16"/>
                <w:szCs w:val="16"/>
                <w:lang w:eastAsia="fr-FR"/>
              </w:rPr>
            </w:pPr>
          </w:p>
        </w:tc>
        <w:tc>
          <w:tcPr>
            <w:tcW w:w="1116" w:type="dxa"/>
            <w:shd w:val="clear" w:color="auto" w:fill="EBD9ED" w:themeFill="accent2" w:themeFillTint="33"/>
            <w:vAlign w:val="center"/>
          </w:tcPr>
          <w:p w14:paraId="0BF91739" w14:textId="350D69EE" w:rsidR="007A02BC" w:rsidRPr="0056208B" w:rsidRDefault="007A02BC" w:rsidP="008A1DD5">
            <w:pPr>
              <w:pStyle w:val="AASemiBold"/>
              <w:spacing w:before="40" w:after="20"/>
              <w:ind w:left="-103" w:right="-110"/>
              <w:jc w:val="center"/>
              <w:rPr>
                <w:rFonts w:ascii="Aptos" w:hAnsi="Aptos" w:cs="Lucida Sans Unicode"/>
                <w:b/>
                <w:bCs/>
                <w:sz w:val="16"/>
                <w:szCs w:val="16"/>
                <w:lang w:eastAsia="fr-FR"/>
              </w:rPr>
            </w:pPr>
            <w:r w:rsidRPr="0056208B">
              <w:rPr>
                <w:rFonts w:ascii="Aptos" w:hAnsi="Aptos" w:cs="Lucida Sans Unicode"/>
                <w:b/>
                <w:bCs/>
                <w:sz w:val="16"/>
                <w:szCs w:val="16"/>
                <w:lang w:eastAsia="fr-FR"/>
              </w:rPr>
              <w:t>QRB-A</w:t>
            </w:r>
          </w:p>
        </w:tc>
        <w:tc>
          <w:tcPr>
            <w:tcW w:w="1247" w:type="dxa"/>
            <w:shd w:val="clear" w:color="auto" w:fill="EBD9ED" w:themeFill="accent2" w:themeFillTint="33"/>
            <w:vAlign w:val="center"/>
          </w:tcPr>
          <w:p w14:paraId="6DFCAA90" w14:textId="5EA59046" w:rsidR="007A02BC" w:rsidRPr="0056208B" w:rsidRDefault="007A02BC" w:rsidP="008A1DD5">
            <w:pPr>
              <w:pStyle w:val="AASemiBold"/>
              <w:spacing w:before="40" w:after="20"/>
              <w:ind w:left="-103" w:right="-110"/>
              <w:jc w:val="center"/>
              <w:rPr>
                <w:rFonts w:ascii="Aptos" w:hAnsi="Aptos" w:cs="Lucida Sans Unicode"/>
                <w:b/>
                <w:bCs/>
                <w:sz w:val="16"/>
                <w:szCs w:val="16"/>
                <w:lang w:eastAsia="fr-FR"/>
              </w:rPr>
            </w:pPr>
            <w:r w:rsidRPr="0056208B">
              <w:rPr>
                <w:rFonts w:ascii="Aptos" w:hAnsi="Aptos" w:cs="Lucida Sans Unicode"/>
                <w:b/>
                <w:bCs/>
                <w:sz w:val="16"/>
                <w:szCs w:val="16"/>
                <w:lang w:eastAsia="fr-FR"/>
              </w:rPr>
              <w:t>QRB-B</w:t>
            </w:r>
          </w:p>
        </w:tc>
        <w:tc>
          <w:tcPr>
            <w:tcW w:w="1134" w:type="dxa"/>
            <w:shd w:val="clear" w:color="auto" w:fill="EBD9ED" w:themeFill="accent2" w:themeFillTint="33"/>
            <w:vAlign w:val="center"/>
          </w:tcPr>
          <w:p w14:paraId="33909705" w14:textId="109CABD8" w:rsidR="007A02BC" w:rsidRPr="0056208B" w:rsidRDefault="007A02BC" w:rsidP="008A1DD5">
            <w:pPr>
              <w:pStyle w:val="AASemiBold"/>
              <w:spacing w:before="40" w:after="20"/>
              <w:ind w:left="-103" w:right="-110"/>
              <w:jc w:val="center"/>
              <w:rPr>
                <w:rFonts w:ascii="Aptos" w:hAnsi="Aptos" w:cs="Lucida Sans Unicode"/>
                <w:b/>
                <w:bCs/>
                <w:sz w:val="16"/>
                <w:szCs w:val="16"/>
                <w:lang w:eastAsia="fr-FR"/>
              </w:rPr>
            </w:pPr>
            <w:r w:rsidRPr="0056208B">
              <w:rPr>
                <w:rFonts w:ascii="Aptos" w:hAnsi="Aptos" w:cs="Lucida Sans Unicode"/>
                <w:b/>
                <w:bCs/>
                <w:sz w:val="16"/>
                <w:szCs w:val="16"/>
                <w:lang w:eastAsia="fr-FR"/>
              </w:rPr>
              <w:t>QRB-D, QRB-E</w:t>
            </w:r>
          </w:p>
        </w:tc>
        <w:tc>
          <w:tcPr>
            <w:tcW w:w="1515" w:type="dxa"/>
            <w:shd w:val="clear" w:color="auto" w:fill="EBD9ED" w:themeFill="accent2" w:themeFillTint="33"/>
            <w:vAlign w:val="center"/>
          </w:tcPr>
          <w:p w14:paraId="4CFE72B5" w14:textId="2CD3ECE2" w:rsidR="007A02BC" w:rsidRPr="0056208B" w:rsidRDefault="007A02BC" w:rsidP="008A1DD5">
            <w:pPr>
              <w:pStyle w:val="AASemiBold"/>
              <w:spacing w:before="40" w:after="20"/>
              <w:ind w:left="-103" w:right="-110"/>
              <w:jc w:val="center"/>
              <w:rPr>
                <w:rFonts w:ascii="Aptos" w:hAnsi="Aptos" w:cs="Lucida Sans Unicode"/>
                <w:sz w:val="16"/>
                <w:szCs w:val="16"/>
                <w:lang w:eastAsia="fr-FR"/>
              </w:rPr>
            </w:pPr>
            <w:r w:rsidRPr="0056208B">
              <w:rPr>
                <w:rFonts w:ascii="Aptos" w:hAnsi="Aptos" w:cs="Lucida Sans Unicode"/>
                <w:b/>
                <w:bCs/>
                <w:sz w:val="16"/>
                <w:szCs w:val="16"/>
                <w:lang w:eastAsia="fr-FR"/>
              </w:rPr>
              <w:t>QRB-W</w:t>
            </w:r>
            <w:r w:rsidRPr="0056208B">
              <w:rPr>
                <w:rFonts w:ascii="Aptos" w:hAnsi="Aptos" w:cs="Lucida Sans Unicode"/>
                <w:sz w:val="16"/>
                <w:szCs w:val="16"/>
                <w:lang w:eastAsia="fr-FR"/>
              </w:rPr>
              <w:t xml:space="preserve"> (via QINFRA-W)</w:t>
            </w:r>
          </w:p>
        </w:tc>
        <w:tc>
          <w:tcPr>
            <w:tcW w:w="1126" w:type="dxa"/>
            <w:vMerge/>
            <w:shd w:val="clear" w:color="auto" w:fill="EBD9ED" w:themeFill="accent2" w:themeFillTint="33"/>
            <w:vAlign w:val="center"/>
          </w:tcPr>
          <w:p w14:paraId="58836610" w14:textId="77777777" w:rsidR="007A02BC" w:rsidRPr="0056208B" w:rsidRDefault="007A02BC" w:rsidP="008A1DD5">
            <w:pPr>
              <w:spacing w:before="40" w:after="20"/>
              <w:ind w:left="-103" w:right="-110"/>
              <w:jc w:val="center"/>
              <w:rPr>
                <w:rFonts w:ascii="Aptos" w:hAnsi="Aptos" w:cs="Lucida Sans Unicode"/>
                <w:sz w:val="18"/>
                <w:szCs w:val="18"/>
                <w:lang w:eastAsia="fr-FR"/>
              </w:rPr>
            </w:pPr>
          </w:p>
        </w:tc>
      </w:tr>
      <w:tr w:rsidR="008A1DD5" w:rsidRPr="0056208B" w14:paraId="0506DE35" w14:textId="77777777" w:rsidTr="007A02BC">
        <w:trPr>
          <w:cantSplit/>
          <w:trHeight w:val="646"/>
          <w:jc w:val="center"/>
        </w:trPr>
        <w:tc>
          <w:tcPr>
            <w:tcW w:w="1902" w:type="dxa"/>
            <w:vAlign w:val="center"/>
          </w:tcPr>
          <w:p w14:paraId="4E3A616D" w14:textId="54415708" w:rsidR="008A1DD5" w:rsidRPr="0056208B" w:rsidRDefault="008A1DD5" w:rsidP="008A1DD5">
            <w:pPr>
              <w:spacing w:before="40" w:after="20"/>
              <w:ind w:left="-118" w:right="-109"/>
              <w:jc w:val="center"/>
              <w:rPr>
                <w:rFonts w:ascii="Aptos" w:eastAsia="Times New Roman" w:hAnsi="Aptos" w:cs="Lucida Sans Unicode"/>
                <w:color w:val="562873" w:themeColor="accent1"/>
                <w:sz w:val="18"/>
                <w:szCs w:val="18"/>
              </w:rPr>
            </w:pPr>
            <w:r w:rsidRPr="0056208B">
              <w:rPr>
                <w:rFonts w:ascii="Aptos" w:eastAsia="Times New Roman" w:hAnsi="Aptos" w:cs="Lucida Sans Unicode"/>
                <w:color w:val="562873" w:themeColor="accent1"/>
                <w:sz w:val="18"/>
                <w:szCs w:val="18"/>
              </w:rPr>
              <w:t>2K Operation for 30QM:</w:t>
            </w:r>
          </w:p>
          <w:p w14:paraId="30B87C3F" w14:textId="77777777" w:rsidR="008A1DD5" w:rsidRPr="0056208B" w:rsidRDefault="008A1DD5" w:rsidP="008A1DD5">
            <w:pPr>
              <w:spacing w:before="40" w:after="20"/>
              <w:ind w:left="-118" w:right="-109"/>
              <w:jc w:val="center"/>
              <w:rPr>
                <w:rFonts w:ascii="Aptos" w:hAnsi="Aptos" w:cs="Lucida Sans Unicode"/>
                <w:sz w:val="18"/>
                <w:szCs w:val="18"/>
                <w:lang w:eastAsia="fr-FR"/>
              </w:rPr>
            </w:pPr>
            <w:r w:rsidRPr="0056208B">
              <w:rPr>
                <w:rFonts w:ascii="Aptos" w:eastAsia="Times New Roman" w:hAnsi="Aptos" w:cs="Lucida Sans Unicode"/>
                <w:color w:val="562873" w:themeColor="accent1"/>
                <w:sz w:val="18"/>
                <w:szCs w:val="18"/>
              </w:rPr>
              <w:t>Nominal Design Point</w:t>
            </w:r>
          </w:p>
        </w:tc>
        <w:tc>
          <w:tcPr>
            <w:tcW w:w="1009" w:type="dxa"/>
            <w:vAlign w:val="center"/>
          </w:tcPr>
          <w:p w14:paraId="30835B13"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900</w:t>
            </w:r>
          </w:p>
        </w:tc>
        <w:tc>
          <w:tcPr>
            <w:tcW w:w="1009" w:type="dxa"/>
            <w:vAlign w:val="center"/>
          </w:tcPr>
          <w:p w14:paraId="3A49A7BE"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116" w:type="dxa"/>
            <w:vAlign w:val="center"/>
          </w:tcPr>
          <w:p w14:paraId="36B4F492"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40</w:t>
            </w:r>
          </w:p>
        </w:tc>
        <w:tc>
          <w:tcPr>
            <w:tcW w:w="1247" w:type="dxa"/>
            <w:vAlign w:val="center"/>
          </w:tcPr>
          <w:p w14:paraId="571768FE"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20</w:t>
            </w:r>
          </w:p>
        </w:tc>
        <w:tc>
          <w:tcPr>
            <w:tcW w:w="1134" w:type="dxa"/>
            <w:vAlign w:val="center"/>
          </w:tcPr>
          <w:p w14:paraId="3823BDF4"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8600</w:t>
            </w:r>
          </w:p>
        </w:tc>
        <w:tc>
          <w:tcPr>
            <w:tcW w:w="1515" w:type="dxa"/>
            <w:vAlign w:val="center"/>
          </w:tcPr>
          <w:p w14:paraId="4E3AFFC6"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2</w:t>
            </w:r>
          </w:p>
        </w:tc>
        <w:tc>
          <w:tcPr>
            <w:tcW w:w="1126" w:type="dxa"/>
            <w:vAlign w:val="center"/>
          </w:tcPr>
          <w:p w14:paraId="4873295E"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3430</w:t>
            </w:r>
          </w:p>
        </w:tc>
      </w:tr>
      <w:tr w:rsidR="008A1DD5" w:rsidRPr="0056208B" w14:paraId="71A966BE" w14:textId="77777777" w:rsidTr="007A02BC">
        <w:trPr>
          <w:cantSplit/>
          <w:trHeight w:val="646"/>
          <w:jc w:val="center"/>
        </w:trPr>
        <w:tc>
          <w:tcPr>
            <w:tcW w:w="1902" w:type="dxa"/>
            <w:vAlign w:val="center"/>
          </w:tcPr>
          <w:p w14:paraId="73874FAC" w14:textId="716F3A3D" w:rsidR="008A1DD5" w:rsidRPr="0056208B" w:rsidRDefault="008A1DD5" w:rsidP="008A1DD5">
            <w:pPr>
              <w:spacing w:before="40" w:after="20"/>
              <w:jc w:val="center"/>
              <w:rPr>
                <w:rFonts w:ascii="Aptos" w:eastAsia="Times New Roman" w:hAnsi="Aptos" w:cs="Lucida Sans Unicode"/>
                <w:color w:val="562873" w:themeColor="accent1"/>
                <w:sz w:val="18"/>
                <w:szCs w:val="18"/>
              </w:rPr>
            </w:pPr>
            <w:r w:rsidRPr="0056208B">
              <w:rPr>
                <w:rFonts w:ascii="Aptos" w:eastAsia="Times New Roman" w:hAnsi="Aptos" w:cs="Lucida Sans Unicode"/>
                <w:color w:val="562873" w:themeColor="accent1"/>
                <w:sz w:val="18"/>
                <w:szCs w:val="18"/>
              </w:rPr>
              <w:t>2K Standby for 24QM:</w:t>
            </w:r>
          </w:p>
          <w:p w14:paraId="29087112" w14:textId="77777777" w:rsidR="008A1DD5" w:rsidRPr="0056208B" w:rsidRDefault="008A1DD5" w:rsidP="008A1DD5">
            <w:pPr>
              <w:spacing w:before="40" w:after="20"/>
              <w:jc w:val="center"/>
              <w:rPr>
                <w:rFonts w:ascii="Aptos" w:hAnsi="Aptos" w:cs="Lucida Sans Unicode"/>
                <w:sz w:val="18"/>
                <w:szCs w:val="18"/>
                <w:lang w:eastAsia="fr-FR"/>
              </w:rPr>
            </w:pPr>
            <w:r w:rsidRPr="0056208B">
              <w:rPr>
                <w:rFonts w:ascii="Aptos" w:eastAsia="Times New Roman" w:hAnsi="Aptos" w:cs="Lucida Sans Unicode"/>
                <w:color w:val="562873" w:themeColor="accent1"/>
                <w:sz w:val="18"/>
                <w:szCs w:val="18"/>
              </w:rPr>
              <w:t>Minimal Design Point</w:t>
            </w:r>
          </w:p>
        </w:tc>
        <w:tc>
          <w:tcPr>
            <w:tcW w:w="1009" w:type="dxa"/>
            <w:vAlign w:val="center"/>
          </w:tcPr>
          <w:p w14:paraId="43E6957B"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340</w:t>
            </w:r>
          </w:p>
        </w:tc>
        <w:tc>
          <w:tcPr>
            <w:tcW w:w="1009" w:type="dxa"/>
            <w:vAlign w:val="center"/>
          </w:tcPr>
          <w:p w14:paraId="000176A4"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116" w:type="dxa"/>
            <w:vAlign w:val="center"/>
          </w:tcPr>
          <w:p w14:paraId="533114B8"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30</w:t>
            </w:r>
          </w:p>
        </w:tc>
        <w:tc>
          <w:tcPr>
            <w:tcW w:w="1247" w:type="dxa"/>
            <w:vAlign w:val="center"/>
          </w:tcPr>
          <w:p w14:paraId="1CF4B7F4"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10</w:t>
            </w:r>
          </w:p>
        </w:tc>
        <w:tc>
          <w:tcPr>
            <w:tcW w:w="1134" w:type="dxa"/>
            <w:vAlign w:val="center"/>
          </w:tcPr>
          <w:p w14:paraId="7341DC8F"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5100</w:t>
            </w:r>
          </w:p>
        </w:tc>
        <w:tc>
          <w:tcPr>
            <w:tcW w:w="1515" w:type="dxa"/>
            <w:vAlign w:val="center"/>
          </w:tcPr>
          <w:p w14:paraId="40B760BF"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1</w:t>
            </w:r>
          </w:p>
        </w:tc>
        <w:tc>
          <w:tcPr>
            <w:tcW w:w="1126" w:type="dxa"/>
            <w:vAlign w:val="center"/>
          </w:tcPr>
          <w:p w14:paraId="56075088" w14:textId="4535B53A" w:rsidR="008A1DD5" w:rsidRPr="0056208B" w:rsidRDefault="008A1DD5" w:rsidP="008A1DD5">
            <w:pPr>
              <w:spacing w:before="40" w:after="20"/>
              <w:ind w:left="-103" w:right="-110"/>
              <w:jc w:val="center"/>
              <w:rPr>
                <w:rFonts w:ascii="Aptos" w:hAnsi="Aptos" w:cs="Lucida Sans Unicode"/>
                <w:sz w:val="18"/>
                <w:szCs w:val="18"/>
                <w:lang w:eastAsia="fr-FR"/>
              </w:rPr>
            </w:pPr>
            <w:commentRangeStart w:id="3066"/>
            <w:commentRangeStart w:id="3067"/>
            <w:r w:rsidRPr="0056208B">
              <w:rPr>
                <w:rFonts w:ascii="Aptos" w:hAnsi="Aptos" w:cs="Lucida Sans Unicode"/>
                <w:sz w:val="18"/>
                <w:szCs w:val="18"/>
                <w:lang w:eastAsia="fr-FR"/>
              </w:rPr>
              <w:t>1490</w:t>
            </w:r>
            <w:r w:rsidRPr="0056208B">
              <w:rPr>
                <w:rStyle w:val="FootnoteReference"/>
                <w:rFonts w:ascii="Aptos" w:hAnsi="Aptos" w:cs="Lucida Sans Unicode"/>
                <w:color w:val="7030A0"/>
                <w:sz w:val="18"/>
                <w:szCs w:val="18"/>
                <w:lang w:eastAsia="fr-FR"/>
              </w:rPr>
              <w:footnoteReference w:id="2"/>
            </w:r>
            <w:commentRangeEnd w:id="3066"/>
            <w:r w:rsidRPr="0056208B">
              <w:rPr>
                <w:rStyle w:val="CommentReference"/>
              </w:rPr>
              <w:commentReference w:id="3066"/>
            </w:r>
            <w:commentRangeEnd w:id="3067"/>
            <w:r w:rsidR="00D84FE8" w:rsidRPr="0056208B">
              <w:rPr>
                <w:rStyle w:val="CommentReference"/>
              </w:rPr>
              <w:commentReference w:id="3067"/>
            </w:r>
          </w:p>
        </w:tc>
      </w:tr>
      <w:tr w:rsidR="008A1DD5" w:rsidRPr="0056208B" w14:paraId="179449D7" w14:textId="77777777" w:rsidTr="007A02BC">
        <w:trPr>
          <w:cantSplit/>
          <w:trHeight w:val="646"/>
          <w:jc w:val="center"/>
        </w:trPr>
        <w:tc>
          <w:tcPr>
            <w:tcW w:w="1902" w:type="dxa"/>
            <w:vAlign w:val="center"/>
          </w:tcPr>
          <w:p w14:paraId="0AD77219" w14:textId="0CF52657" w:rsidR="008A1DD5" w:rsidRPr="0056208B" w:rsidRDefault="008A1DD5" w:rsidP="008A1DD5">
            <w:pPr>
              <w:spacing w:before="40" w:after="20"/>
              <w:jc w:val="center"/>
              <w:rPr>
                <w:rFonts w:ascii="Aptos" w:eastAsia="Times New Roman" w:hAnsi="Aptos" w:cs="Lucida Sans Unicode"/>
                <w:color w:val="562873" w:themeColor="accent1"/>
                <w:sz w:val="18"/>
                <w:szCs w:val="18"/>
              </w:rPr>
            </w:pPr>
            <w:r w:rsidRPr="0056208B">
              <w:rPr>
                <w:rFonts w:ascii="Aptos" w:eastAsia="Times New Roman" w:hAnsi="Aptos" w:cs="Lucida Sans Unicode"/>
                <w:color w:val="562873" w:themeColor="accent1"/>
                <w:sz w:val="18"/>
                <w:szCs w:val="18"/>
              </w:rPr>
              <w:t>4.5K Standby for 30 QM</w:t>
            </w:r>
          </w:p>
        </w:tc>
        <w:tc>
          <w:tcPr>
            <w:tcW w:w="1009" w:type="dxa"/>
            <w:vAlign w:val="center"/>
          </w:tcPr>
          <w:p w14:paraId="0640F24A"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009" w:type="dxa"/>
            <w:vAlign w:val="center"/>
          </w:tcPr>
          <w:p w14:paraId="049BC61F" w14:textId="77777777" w:rsidR="008A1DD5" w:rsidRPr="0056208B" w:rsidRDefault="008A1DD5" w:rsidP="008A1DD5">
            <w:pPr>
              <w:spacing w:before="40" w:after="20"/>
              <w:ind w:left="-103" w:right="-110"/>
              <w:jc w:val="center"/>
              <w:rPr>
                <w:rFonts w:ascii="Aptos" w:hAnsi="Aptos" w:cs="Lucida Sans Unicode"/>
                <w:sz w:val="18"/>
                <w:szCs w:val="18"/>
                <w:vertAlign w:val="superscript"/>
                <w:lang w:eastAsia="fr-FR"/>
              </w:rPr>
            </w:pPr>
            <w:r w:rsidRPr="0056208B">
              <w:rPr>
                <w:rFonts w:ascii="Aptos" w:eastAsia="Times New Roman" w:hAnsi="Aptos" w:cs="Lucida Sans Unicode"/>
                <w:sz w:val="18"/>
                <w:szCs w:val="18"/>
              </w:rPr>
              <w:t>560</w:t>
            </w:r>
          </w:p>
        </w:tc>
        <w:tc>
          <w:tcPr>
            <w:tcW w:w="1116" w:type="dxa"/>
            <w:vAlign w:val="center"/>
          </w:tcPr>
          <w:p w14:paraId="670C4071"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247" w:type="dxa"/>
            <w:vAlign w:val="center"/>
          </w:tcPr>
          <w:p w14:paraId="5C111D32"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11</w:t>
            </w:r>
          </w:p>
        </w:tc>
        <w:tc>
          <w:tcPr>
            <w:tcW w:w="1134" w:type="dxa"/>
            <w:vAlign w:val="center"/>
          </w:tcPr>
          <w:p w14:paraId="1799E175"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8600</w:t>
            </w:r>
          </w:p>
        </w:tc>
        <w:tc>
          <w:tcPr>
            <w:tcW w:w="1515" w:type="dxa"/>
            <w:vAlign w:val="center"/>
          </w:tcPr>
          <w:p w14:paraId="056AF443"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2</w:t>
            </w:r>
          </w:p>
        </w:tc>
        <w:tc>
          <w:tcPr>
            <w:tcW w:w="1126" w:type="dxa"/>
            <w:vAlign w:val="center"/>
          </w:tcPr>
          <w:p w14:paraId="73296F00"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1640</w:t>
            </w:r>
          </w:p>
        </w:tc>
      </w:tr>
      <w:tr w:rsidR="008A1DD5" w:rsidRPr="0056208B" w14:paraId="7F94C93B" w14:textId="77777777" w:rsidTr="007A02BC">
        <w:trPr>
          <w:cantSplit/>
          <w:trHeight w:val="646"/>
          <w:jc w:val="center"/>
        </w:trPr>
        <w:tc>
          <w:tcPr>
            <w:tcW w:w="1902" w:type="dxa"/>
            <w:vAlign w:val="center"/>
          </w:tcPr>
          <w:p w14:paraId="2EE173E1" w14:textId="68044B6D" w:rsidR="008A1DD5" w:rsidRPr="0056208B" w:rsidRDefault="008A1DD5" w:rsidP="008A1DD5">
            <w:pPr>
              <w:spacing w:before="40" w:after="20"/>
              <w:jc w:val="center"/>
              <w:rPr>
                <w:rFonts w:ascii="Aptos" w:hAnsi="Aptos" w:cs="Lucida Sans Unicode"/>
                <w:sz w:val="18"/>
                <w:szCs w:val="18"/>
                <w:lang w:eastAsia="fr-FR"/>
              </w:rPr>
            </w:pPr>
            <w:r w:rsidRPr="0056208B">
              <w:rPr>
                <w:rFonts w:ascii="Aptos" w:eastAsia="Times New Roman" w:hAnsi="Aptos" w:cs="Lucida Sans Unicode"/>
                <w:color w:val="562873" w:themeColor="accent1"/>
                <w:sz w:val="18"/>
                <w:szCs w:val="18"/>
              </w:rPr>
              <w:t>TS Standby for 30QM</w:t>
            </w:r>
          </w:p>
        </w:tc>
        <w:tc>
          <w:tcPr>
            <w:tcW w:w="1009" w:type="dxa"/>
            <w:vAlign w:val="center"/>
          </w:tcPr>
          <w:p w14:paraId="1A27501D"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009" w:type="dxa"/>
            <w:vAlign w:val="center"/>
          </w:tcPr>
          <w:p w14:paraId="7139260C"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116" w:type="dxa"/>
            <w:vAlign w:val="center"/>
          </w:tcPr>
          <w:p w14:paraId="38759F6F"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247" w:type="dxa"/>
            <w:vAlign w:val="center"/>
          </w:tcPr>
          <w:p w14:paraId="13722F95"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eastAsia="Times New Roman" w:hAnsi="Aptos" w:cs="Lucida Sans Unicode"/>
                <w:sz w:val="18"/>
                <w:szCs w:val="18"/>
              </w:rPr>
              <w:t>~0</w:t>
            </w:r>
          </w:p>
        </w:tc>
        <w:tc>
          <w:tcPr>
            <w:tcW w:w="1134" w:type="dxa"/>
            <w:vAlign w:val="center"/>
          </w:tcPr>
          <w:p w14:paraId="1E981AD5"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8600</w:t>
            </w:r>
          </w:p>
        </w:tc>
        <w:tc>
          <w:tcPr>
            <w:tcW w:w="1515" w:type="dxa"/>
            <w:vAlign w:val="center"/>
          </w:tcPr>
          <w:p w14:paraId="4C4A1D98"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~1 (40k-300k)</w:t>
            </w:r>
          </w:p>
        </w:tc>
        <w:tc>
          <w:tcPr>
            <w:tcW w:w="1126" w:type="dxa"/>
            <w:vAlign w:val="center"/>
          </w:tcPr>
          <w:p w14:paraId="525E1D3F" w14:textId="77777777" w:rsidR="008A1DD5" w:rsidRPr="0056208B" w:rsidRDefault="008A1DD5" w:rsidP="008A1DD5">
            <w:pPr>
              <w:spacing w:before="40" w:after="20"/>
              <w:ind w:left="-103" w:right="-110"/>
              <w:jc w:val="center"/>
              <w:rPr>
                <w:rFonts w:ascii="Aptos" w:hAnsi="Aptos" w:cs="Lucida Sans Unicode"/>
                <w:sz w:val="18"/>
                <w:szCs w:val="18"/>
                <w:lang w:eastAsia="fr-FR"/>
              </w:rPr>
            </w:pPr>
            <w:r w:rsidRPr="0056208B">
              <w:rPr>
                <w:rFonts w:ascii="Aptos" w:hAnsi="Aptos" w:cs="Lucida Sans Unicode"/>
                <w:sz w:val="18"/>
                <w:szCs w:val="18"/>
                <w:lang w:eastAsia="fr-FR"/>
              </w:rPr>
              <w:t>720</w:t>
            </w:r>
          </w:p>
        </w:tc>
      </w:tr>
    </w:tbl>
    <w:p w14:paraId="09F8EA5A" w14:textId="74C3B05C" w:rsidR="00AF7B8E" w:rsidRPr="0056208B" w:rsidRDefault="00AF7B8E" w:rsidP="00575005">
      <w:pPr>
        <w:pStyle w:val="RequirementList"/>
      </w:pPr>
      <w:bookmarkStart w:id="3068" w:name="_Toc200491807"/>
      <w:r w:rsidRPr="0056208B">
        <w:lastRenderedPageBreak/>
        <w:t>The QPLANT shall support the fluid conditions at the QRB</w:t>
      </w:r>
      <w:r w:rsidR="00433638" w:rsidRPr="0056208B">
        <w:t xml:space="preserve"> interface</w:t>
      </w:r>
      <w:r w:rsidRPr="0056208B">
        <w:t xml:space="preserve"> </w:t>
      </w:r>
      <w:r w:rsidR="004B0BD6" w:rsidRPr="0056208B">
        <w:t xml:space="preserve">for HP-A, VLP-B and CPLR-W </w:t>
      </w:r>
      <w:r w:rsidRPr="0056208B">
        <w:t xml:space="preserve">listed in </w:t>
      </w:r>
      <w:r w:rsidRPr="0056208B">
        <w:rPr>
          <w:rStyle w:val="Style1Char"/>
          <w:rFonts w:eastAsia="Calibri" w:cs="Segoe UI"/>
        </w:rPr>
        <w:fldChar w:fldCharType="begin"/>
      </w:r>
      <w:r w:rsidRPr="0056208B">
        <w:rPr>
          <w:rStyle w:val="Style1Char"/>
          <w:rFonts w:eastAsia="Calibri" w:cs="Segoe UI"/>
        </w:rPr>
        <w:instrText xml:space="preserve"> REF _Ref192161189 \h  \* MERGEFORMAT </w:instrText>
      </w:r>
      <w:r w:rsidRPr="0056208B">
        <w:rPr>
          <w:rStyle w:val="Style1Char"/>
          <w:rFonts w:eastAsia="Calibri" w:cs="Segoe UI"/>
        </w:rPr>
      </w:r>
      <w:r w:rsidRPr="0056208B">
        <w:rPr>
          <w:rStyle w:val="Style1Char"/>
          <w:rFonts w:eastAsia="Calibri" w:cs="Segoe UI"/>
        </w:rPr>
        <w:fldChar w:fldCharType="separate"/>
      </w:r>
      <w:r w:rsidR="00D62D30" w:rsidRPr="00D62D30">
        <w:rPr>
          <w:rStyle w:val="Style1Char"/>
          <w:rFonts w:eastAsia="Calibri" w:cs="Segoe UI"/>
        </w:rPr>
        <w:t>Table 4</w:t>
      </w:r>
      <w:r w:rsidRPr="0056208B">
        <w:rPr>
          <w:rStyle w:val="Style1Char"/>
          <w:rFonts w:eastAsia="Calibri" w:cs="Segoe UI"/>
        </w:rPr>
        <w:fldChar w:fldCharType="end"/>
      </w:r>
      <w:r w:rsidRPr="0056208B">
        <w:rPr>
          <w:rStyle w:val="Style1Char"/>
          <w:rFonts w:eastAsia="Calibri" w:cs="Segoe UI"/>
          <w:color w:val="auto"/>
        </w:rPr>
        <w:t>.</w:t>
      </w:r>
      <w:bookmarkEnd w:id="3068"/>
    </w:p>
    <w:p w14:paraId="2D43335F" w14:textId="4247DF83" w:rsidR="00AF7B8E" w:rsidRPr="0056208B" w:rsidRDefault="00AF7B8E" w:rsidP="00575005">
      <w:pPr>
        <w:pStyle w:val="RequirementList"/>
      </w:pPr>
      <w:r w:rsidRPr="0056208B">
        <w:t>For the Thermal Shield circuits (</w:t>
      </w:r>
      <w:r w:rsidR="00A209D4" w:rsidRPr="0056208B">
        <w:t xml:space="preserve">“TS-Supply D” and </w:t>
      </w:r>
      <w:r w:rsidRPr="0056208B">
        <w:t>“</w:t>
      </w:r>
      <w:r w:rsidR="00A209D4" w:rsidRPr="0056208B">
        <w:t>TS Return -E</w:t>
      </w:r>
      <w:r w:rsidRPr="0056208B">
        <w:t>”</w:t>
      </w:r>
      <w:r w:rsidR="00BA4F74" w:rsidRPr="0056208B">
        <w:t>)</w:t>
      </w:r>
      <w:r w:rsidRPr="0056208B">
        <w:t>, the Contractor shall optimize the mass flow, temperatures, and pressures to improve the overall efficiency or capital investment.</w:t>
      </w:r>
      <w:r w:rsidR="00BA4F74" w:rsidRPr="0056208B">
        <w:t xml:space="preserve"> The respective values listed in in </w:t>
      </w:r>
      <w:r w:rsidR="00BA4F74" w:rsidRPr="0056208B">
        <w:rPr>
          <w:rStyle w:val="Style1Char"/>
          <w:rFonts w:eastAsia="Calibri" w:cs="Segoe UI"/>
        </w:rPr>
        <w:fldChar w:fldCharType="begin"/>
      </w:r>
      <w:r w:rsidR="00BA4F74" w:rsidRPr="0056208B">
        <w:rPr>
          <w:rStyle w:val="Style1Char"/>
          <w:rFonts w:eastAsia="Calibri" w:cs="Segoe UI"/>
        </w:rPr>
        <w:instrText xml:space="preserve"> REF _Ref192161189 \h  \* MERGEFORMAT </w:instrText>
      </w:r>
      <w:r w:rsidR="00BA4F74" w:rsidRPr="0056208B">
        <w:rPr>
          <w:rStyle w:val="Style1Char"/>
          <w:rFonts w:eastAsia="Calibri" w:cs="Segoe UI"/>
        </w:rPr>
      </w:r>
      <w:r w:rsidR="00BA4F74" w:rsidRPr="0056208B">
        <w:rPr>
          <w:rStyle w:val="Style1Char"/>
          <w:rFonts w:eastAsia="Calibri" w:cs="Segoe UI"/>
        </w:rPr>
        <w:fldChar w:fldCharType="separate"/>
      </w:r>
      <w:r w:rsidR="00D62D30" w:rsidRPr="00D62D30">
        <w:rPr>
          <w:rStyle w:val="Style1Char"/>
          <w:rFonts w:eastAsia="Calibri" w:cs="Segoe UI"/>
        </w:rPr>
        <w:t>Table 4</w:t>
      </w:r>
      <w:r w:rsidR="00BA4F74" w:rsidRPr="0056208B">
        <w:rPr>
          <w:rStyle w:val="Style1Char"/>
          <w:rFonts w:eastAsia="Calibri" w:cs="Segoe UI"/>
        </w:rPr>
        <w:fldChar w:fldCharType="end"/>
      </w:r>
      <w:r w:rsidR="00BA4F74" w:rsidRPr="0056208B">
        <w:t xml:space="preserve"> are the only indicative values.</w:t>
      </w:r>
    </w:p>
    <w:p w14:paraId="06169197" w14:textId="2533D9EB" w:rsidR="00AF7B8E" w:rsidRPr="0056208B" w:rsidRDefault="00AF7B8E" w:rsidP="000527F7">
      <w:pPr>
        <w:pStyle w:val="SysReq3"/>
        <w:rPr>
          <w:lang w:val="en-GB"/>
        </w:rPr>
      </w:pPr>
      <w:r w:rsidRPr="0056208B">
        <w:rPr>
          <w:lang w:val="en-GB"/>
        </w:rPr>
        <w:t>In the offer, the Applicant shall indicate the mass flow, temperatures, and pressures of the Thermal Shield circuit</w:t>
      </w:r>
      <w:r w:rsidR="00D94457" w:rsidRPr="0056208B">
        <w:rPr>
          <w:lang w:val="en-GB"/>
        </w:rPr>
        <w:t>s</w:t>
      </w:r>
      <w:r w:rsidR="00456768" w:rsidRPr="0056208B">
        <w:rPr>
          <w:lang w:val="en-GB"/>
        </w:rPr>
        <w:t>.</w:t>
      </w:r>
    </w:p>
    <w:p w14:paraId="2ADC0BAC" w14:textId="076CFC07" w:rsidR="00AF7B8E" w:rsidRPr="0056208B" w:rsidRDefault="00AF7B8E" w:rsidP="00A068BF">
      <w:pPr>
        <w:pStyle w:val="Caption"/>
        <w:keepNext/>
        <w:keepLines/>
        <w:contextualSpacing/>
      </w:pPr>
      <w:bookmarkStart w:id="3069" w:name="_Ref192161189"/>
      <w:bookmarkStart w:id="3070" w:name="_Toc201310414"/>
      <w:bookmarkStart w:id="3071" w:name="_Toc209530022"/>
      <w:r w:rsidRPr="0056208B">
        <w:rPr>
          <w:rStyle w:val="CaptioncenteredChar"/>
          <w:sz w:val="18"/>
          <w:lang w:val="en-GB"/>
        </w:rPr>
        <w:t xml:space="preserve">Table </w:t>
      </w:r>
      <w:r w:rsidRPr="0056208B">
        <w:rPr>
          <w:rStyle w:val="CaptioncenteredChar"/>
          <w:iCs/>
          <w:sz w:val="18"/>
          <w:lang w:val="en-GB"/>
        </w:rPr>
        <w:fldChar w:fldCharType="begin"/>
      </w:r>
      <w:r w:rsidRPr="0056208B">
        <w:rPr>
          <w:rStyle w:val="CaptioncenteredChar"/>
          <w:sz w:val="18"/>
          <w:lang w:val="en-GB"/>
        </w:rPr>
        <w:instrText xml:space="preserve"> SEQ Table \* ARABIC </w:instrText>
      </w:r>
      <w:r w:rsidRPr="0056208B">
        <w:rPr>
          <w:rStyle w:val="CaptioncenteredChar"/>
          <w:iCs/>
          <w:sz w:val="18"/>
          <w:lang w:val="en-GB"/>
        </w:rPr>
        <w:fldChar w:fldCharType="separate"/>
      </w:r>
      <w:r w:rsidR="00D62D30">
        <w:rPr>
          <w:rStyle w:val="CaptioncenteredChar"/>
          <w:noProof/>
          <w:sz w:val="18"/>
          <w:lang w:val="en-GB"/>
        </w:rPr>
        <w:t>4</w:t>
      </w:r>
      <w:r w:rsidRPr="0056208B">
        <w:rPr>
          <w:rStyle w:val="CaptioncenteredChar"/>
          <w:iCs/>
          <w:sz w:val="18"/>
          <w:lang w:val="en-GB"/>
        </w:rPr>
        <w:fldChar w:fldCharType="end"/>
      </w:r>
      <w:bookmarkEnd w:id="3069"/>
      <w:r w:rsidRPr="0056208B">
        <w:rPr>
          <w:rStyle w:val="CaptioncenteredChar"/>
          <w:sz w:val="18"/>
          <w:lang w:val="en-GB"/>
        </w:rPr>
        <w:t> </w:t>
      </w:r>
      <w:bookmarkEnd w:id="3070"/>
      <w:r w:rsidR="00771AC9" w:rsidRPr="0056208B">
        <w:rPr>
          <w:rStyle w:val="CaptioncenteredChar"/>
          <w:sz w:val="18"/>
          <w:lang w:val="en-GB" w:eastAsia="fr-FR"/>
        </w:rPr>
        <w:t>Fluid Conditions at the Refrigerator Cold Box Interfaces for Different Operating Scenarios</w:t>
      </w:r>
      <w:bookmarkEnd w:id="3071"/>
    </w:p>
    <w:tbl>
      <w:tblPr>
        <w:tblStyle w:val="TableGrid2"/>
        <w:tblW w:w="10206"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1980"/>
        <w:gridCol w:w="1422"/>
        <w:gridCol w:w="1701"/>
        <w:gridCol w:w="1701"/>
        <w:gridCol w:w="1701"/>
        <w:gridCol w:w="1701"/>
      </w:tblGrid>
      <w:tr w:rsidR="00771AC9" w:rsidRPr="0056208B" w14:paraId="3EC9CF34" w14:textId="77777777" w:rsidTr="00771AC9">
        <w:trPr>
          <w:cantSplit/>
          <w:jc w:val="center"/>
        </w:trPr>
        <w:tc>
          <w:tcPr>
            <w:tcW w:w="1980" w:type="dxa"/>
            <w:shd w:val="clear" w:color="auto" w:fill="EBD9ED" w:themeFill="accent2" w:themeFillTint="33"/>
            <w:vAlign w:val="center"/>
            <w:hideMark/>
          </w:tcPr>
          <w:p w14:paraId="56B899B4"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Interface QRB</w:t>
            </w:r>
          </w:p>
        </w:tc>
        <w:tc>
          <w:tcPr>
            <w:tcW w:w="1422" w:type="dxa"/>
            <w:shd w:val="clear" w:color="auto" w:fill="EBD9ED" w:themeFill="accent2" w:themeFillTint="33"/>
            <w:vAlign w:val="center"/>
            <w:hideMark/>
          </w:tcPr>
          <w:p w14:paraId="02ED6E87"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 xml:space="preserve">High Pressure (HP) - </w:t>
            </w:r>
            <w:r w:rsidRPr="0056208B">
              <w:rPr>
                <w:rFonts w:ascii="Aptos" w:eastAsia="Times New Roman" w:hAnsi="Aptos" w:cs="Lucida Sans Unicode"/>
                <w:b/>
                <w:bCs/>
                <w:color w:val="562873" w:themeColor="accent1"/>
                <w:sz w:val="18"/>
                <w:szCs w:val="18"/>
                <w:lang w:eastAsia="en-US"/>
              </w:rPr>
              <w:t>A</w:t>
            </w:r>
          </w:p>
        </w:tc>
        <w:tc>
          <w:tcPr>
            <w:tcW w:w="1701" w:type="dxa"/>
            <w:shd w:val="clear" w:color="auto" w:fill="EBD9ED" w:themeFill="accent2" w:themeFillTint="33"/>
            <w:vAlign w:val="center"/>
          </w:tcPr>
          <w:p w14:paraId="69B5E63D"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 xml:space="preserve">Very Low Pressure (VLP) - </w:t>
            </w:r>
            <w:r w:rsidRPr="0056208B">
              <w:rPr>
                <w:rFonts w:ascii="Aptos" w:eastAsia="Times New Roman" w:hAnsi="Aptos" w:cs="Lucida Sans Unicode"/>
                <w:b/>
                <w:bCs/>
                <w:color w:val="562873" w:themeColor="accent1"/>
                <w:sz w:val="18"/>
                <w:szCs w:val="18"/>
                <w:lang w:eastAsia="en-US"/>
              </w:rPr>
              <w:t>B</w:t>
            </w:r>
          </w:p>
        </w:tc>
        <w:tc>
          <w:tcPr>
            <w:tcW w:w="1701" w:type="dxa"/>
            <w:shd w:val="clear" w:color="auto" w:fill="EBD9ED" w:themeFill="accent2" w:themeFillTint="33"/>
            <w:vAlign w:val="center"/>
          </w:tcPr>
          <w:p w14:paraId="024EB105"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 xml:space="preserve">Coupler Return (CPLR) - </w:t>
            </w:r>
            <w:r w:rsidRPr="0056208B">
              <w:rPr>
                <w:rFonts w:ascii="Aptos" w:eastAsia="Times New Roman" w:hAnsi="Aptos" w:cs="Lucida Sans Unicode"/>
                <w:b/>
                <w:bCs/>
                <w:color w:val="562873" w:themeColor="accent1"/>
                <w:sz w:val="18"/>
                <w:szCs w:val="18"/>
                <w:lang w:eastAsia="en-US"/>
              </w:rPr>
              <w:t>W</w:t>
            </w:r>
          </w:p>
        </w:tc>
        <w:tc>
          <w:tcPr>
            <w:tcW w:w="1701" w:type="dxa"/>
            <w:shd w:val="clear" w:color="auto" w:fill="EBD9ED" w:themeFill="accent2" w:themeFillTint="33"/>
            <w:vAlign w:val="center"/>
          </w:tcPr>
          <w:p w14:paraId="1FE9C4CA"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 xml:space="preserve">TS Supply - </w:t>
            </w:r>
            <w:r w:rsidRPr="0056208B">
              <w:rPr>
                <w:rFonts w:ascii="Aptos" w:eastAsia="Times New Roman" w:hAnsi="Aptos" w:cs="Lucida Sans Unicode"/>
                <w:b/>
                <w:bCs/>
                <w:color w:val="562873" w:themeColor="accent1"/>
                <w:sz w:val="18"/>
                <w:szCs w:val="18"/>
                <w:lang w:eastAsia="en-US"/>
              </w:rPr>
              <w:t>D</w:t>
            </w:r>
          </w:p>
        </w:tc>
        <w:tc>
          <w:tcPr>
            <w:tcW w:w="1701" w:type="dxa"/>
            <w:shd w:val="clear" w:color="auto" w:fill="EBD9ED" w:themeFill="accent2" w:themeFillTint="33"/>
            <w:vAlign w:val="center"/>
          </w:tcPr>
          <w:p w14:paraId="662F4729"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 xml:space="preserve">TS Return - </w:t>
            </w:r>
            <w:r w:rsidRPr="0056208B">
              <w:rPr>
                <w:rFonts w:ascii="Aptos" w:eastAsia="Times New Roman" w:hAnsi="Aptos" w:cs="Lucida Sans Unicode"/>
                <w:b/>
                <w:bCs/>
                <w:color w:val="562873" w:themeColor="accent1"/>
                <w:sz w:val="18"/>
                <w:szCs w:val="18"/>
                <w:lang w:eastAsia="en-US"/>
              </w:rPr>
              <w:t>E</w:t>
            </w:r>
          </w:p>
        </w:tc>
      </w:tr>
      <w:tr w:rsidR="00771AC9" w:rsidRPr="0056208B" w14:paraId="3D8BEF81" w14:textId="77777777" w:rsidTr="009725B9">
        <w:trPr>
          <w:cantSplit/>
          <w:jc w:val="center"/>
        </w:trPr>
        <w:tc>
          <w:tcPr>
            <w:tcW w:w="10206" w:type="dxa"/>
            <w:gridSpan w:val="6"/>
            <w:shd w:val="clear" w:color="auto" w:fill="EBD9ED" w:themeFill="accent2" w:themeFillTint="33"/>
            <w:vAlign w:val="center"/>
            <w:hideMark/>
          </w:tcPr>
          <w:p w14:paraId="5F1ED987" w14:textId="77777777" w:rsidR="00771AC9" w:rsidRPr="0056208B" w:rsidRDefault="00771AC9" w:rsidP="00771AC9">
            <w:pPr>
              <w:spacing w:before="40" w:after="20"/>
              <w:jc w:val="center"/>
              <w:rPr>
                <w:rFonts w:ascii="Aptos" w:eastAsia="Times New Roman" w:hAnsi="Aptos"/>
                <w:sz w:val="18"/>
                <w:szCs w:val="18"/>
                <w:lang w:eastAsia="en-GB"/>
              </w:rPr>
            </w:pPr>
            <w:r w:rsidRPr="0056208B">
              <w:rPr>
                <w:rFonts w:ascii="Aptos" w:eastAsia="Times New Roman" w:hAnsi="Aptos" w:cs="Lucida Sans Unicode"/>
                <w:color w:val="562873" w:themeColor="accent1"/>
                <w:sz w:val="18"/>
                <w:szCs w:val="18"/>
                <w:lang w:eastAsia="en-US"/>
              </w:rPr>
              <w:t>Operating Mode: 2 K Operation</w:t>
            </w:r>
          </w:p>
        </w:tc>
      </w:tr>
      <w:tr w:rsidR="00771AC9" w:rsidRPr="0056208B" w14:paraId="3431A40D" w14:textId="77777777" w:rsidTr="009725B9">
        <w:trPr>
          <w:cantSplit/>
          <w:jc w:val="center"/>
        </w:trPr>
        <w:tc>
          <w:tcPr>
            <w:tcW w:w="1980" w:type="dxa"/>
            <w:vAlign w:val="center"/>
            <w:hideMark/>
          </w:tcPr>
          <w:p w14:paraId="3C6FEB13" w14:textId="77777777" w:rsidR="00771AC9" w:rsidRPr="0056208B" w:rsidRDefault="00771AC9" w:rsidP="00771AC9">
            <w:pPr>
              <w:spacing w:before="0"/>
              <w:rPr>
                <w:rFonts w:ascii="Aptos" w:eastAsia="Times New Roman" w:hAnsi="Aptos"/>
                <w:sz w:val="18"/>
                <w:szCs w:val="18"/>
                <w:lang w:eastAsia="en-GB"/>
              </w:rPr>
            </w:pPr>
            <w:r w:rsidRPr="0056208B">
              <w:rPr>
                <w:rFonts w:ascii="Aptos" w:eastAsia="Times New Roman" w:hAnsi="Aptos"/>
                <w:sz w:val="18"/>
                <w:szCs w:val="18"/>
                <w:lang w:eastAsia="en-GB"/>
              </w:rPr>
              <w:t>Pressure (bar)</w:t>
            </w:r>
          </w:p>
        </w:tc>
        <w:tc>
          <w:tcPr>
            <w:tcW w:w="1422" w:type="dxa"/>
            <w:vAlign w:val="center"/>
            <w:hideMark/>
          </w:tcPr>
          <w:p w14:paraId="2C9A0F1F"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3.0</w:t>
            </w:r>
          </w:p>
        </w:tc>
        <w:tc>
          <w:tcPr>
            <w:tcW w:w="1701" w:type="dxa"/>
            <w:vAlign w:val="center"/>
            <w:hideMark/>
          </w:tcPr>
          <w:p w14:paraId="2D42DC39"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0.026</w:t>
            </w:r>
          </w:p>
        </w:tc>
        <w:tc>
          <w:tcPr>
            <w:tcW w:w="1701" w:type="dxa"/>
            <w:vAlign w:val="center"/>
            <w:hideMark/>
          </w:tcPr>
          <w:p w14:paraId="790746E1"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1.1</w:t>
            </w:r>
          </w:p>
        </w:tc>
        <w:tc>
          <w:tcPr>
            <w:tcW w:w="1701" w:type="dxa"/>
            <w:vAlign w:val="center"/>
            <w:hideMark/>
          </w:tcPr>
          <w:p w14:paraId="27370D37" w14:textId="1766B11F"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14.0</w:t>
            </w:r>
          </w:p>
        </w:tc>
        <w:tc>
          <w:tcPr>
            <w:tcW w:w="1701" w:type="dxa"/>
            <w:vAlign w:val="center"/>
            <w:hideMark/>
          </w:tcPr>
          <w:p w14:paraId="0602CAFB" w14:textId="432D3153"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13.0</w:t>
            </w:r>
          </w:p>
        </w:tc>
      </w:tr>
      <w:tr w:rsidR="00771AC9" w:rsidRPr="0056208B" w14:paraId="3DF6F301" w14:textId="77777777" w:rsidTr="009725B9">
        <w:trPr>
          <w:cantSplit/>
          <w:jc w:val="center"/>
        </w:trPr>
        <w:tc>
          <w:tcPr>
            <w:tcW w:w="1980" w:type="dxa"/>
            <w:vAlign w:val="center"/>
            <w:hideMark/>
          </w:tcPr>
          <w:p w14:paraId="6F6F4848" w14:textId="77777777" w:rsidR="00771AC9" w:rsidRPr="0056208B" w:rsidRDefault="00771AC9" w:rsidP="00771AC9">
            <w:pPr>
              <w:spacing w:before="0"/>
              <w:rPr>
                <w:rFonts w:ascii="Aptos" w:eastAsia="Times New Roman" w:hAnsi="Aptos"/>
                <w:sz w:val="18"/>
                <w:szCs w:val="18"/>
                <w:lang w:eastAsia="en-GB"/>
              </w:rPr>
            </w:pPr>
            <w:r w:rsidRPr="0056208B">
              <w:rPr>
                <w:rFonts w:ascii="Aptos" w:eastAsia="Times New Roman" w:hAnsi="Aptos"/>
                <w:sz w:val="18"/>
                <w:szCs w:val="18"/>
                <w:lang w:eastAsia="en-GB"/>
              </w:rPr>
              <w:t>Temperature (K)</w:t>
            </w:r>
          </w:p>
        </w:tc>
        <w:tc>
          <w:tcPr>
            <w:tcW w:w="1422" w:type="dxa"/>
            <w:vAlign w:val="center"/>
            <w:hideMark/>
          </w:tcPr>
          <w:p w14:paraId="1B34EFE3"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4.5</w:t>
            </w:r>
          </w:p>
        </w:tc>
        <w:tc>
          <w:tcPr>
            <w:tcW w:w="1701" w:type="dxa"/>
            <w:vAlign w:val="center"/>
            <w:hideMark/>
          </w:tcPr>
          <w:p w14:paraId="58E3A983"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3.5</w:t>
            </w:r>
          </w:p>
        </w:tc>
        <w:tc>
          <w:tcPr>
            <w:tcW w:w="1701" w:type="dxa"/>
            <w:vAlign w:val="center"/>
            <w:hideMark/>
          </w:tcPr>
          <w:p w14:paraId="30EADC75"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300</w:t>
            </w:r>
          </w:p>
        </w:tc>
        <w:tc>
          <w:tcPr>
            <w:tcW w:w="1701" w:type="dxa"/>
            <w:vAlign w:val="center"/>
            <w:hideMark/>
          </w:tcPr>
          <w:p w14:paraId="3D18547D"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40</w:t>
            </w:r>
          </w:p>
        </w:tc>
        <w:tc>
          <w:tcPr>
            <w:tcW w:w="1701" w:type="dxa"/>
            <w:vAlign w:val="center"/>
            <w:hideMark/>
          </w:tcPr>
          <w:p w14:paraId="696E0D09"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60</w:t>
            </w:r>
          </w:p>
        </w:tc>
      </w:tr>
      <w:tr w:rsidR="00771AC9" w:rsidRPr="0056208B" w14:paraId="25B054A1" w14:textId="77777777" w:rsidTr="009725B9">
        <w:trPr>
          <w:cantSplit/>
          <w:jc w:val="center"/>
        </w:trPr>
        <w:tc>
          <w:tcPr>
            <w:tcW w:w="1980" w:type="dxa"/>
            <w:tcBorders>
              <w:bottom w:val="single" w:sz="4" w:space="0" w:color="7030A0"/>
            </w:tcBorders>
            <w:vAlign w:val="center"/>
            <w:hideMark/>
          </w:tcPr>
          <w:p w14:paraId="45D533F2" w14:textId="77777777" w:rsidR="00771AC9" w:rsidRPr="0056208B" w:rsidRDefault="00771AC9" w:rsidP="00771AC9">
            <w:pPr>
              <w:spacing w:before="0"/>
              <w:rPr>
                <w:rFonts w:ascii="Aptos" w:eastAsia="Times New Roman" w:hAnsi="Aptos"/>
                <w:sz w:val="18"/>
                <w:szCs w:val="18"/>
                <w:lang w:eastAsia="en-GB"/>
              </w:rPr>
            </w:pPr>
            <w:r w:rsidRPr="0056208B">
              <w:rPr>
                <w:rFonts w:ascii="Aptos" w:eastAsia="Times New Roman" w:hAnsi="Aptos"/>
                <w:sz w:val="18"/>
                <w:szCs w:val="18"/>
                <w:lang w:eastAsia="en-GB"/>
              </w:rPr>
              <w:t>Mass Flow Rate (g/s)</w:t>
            </w:r>
          </w:p>
        </w:tc>
        <w:tc>
          <w:tcPr>
            <w:tcW w:w="1422" w:type="dxa"/>
            <w:tcBorders>
              <w:bottom w:val="single" w:sz="4" w:space="0" w:color="7030A0"/>
            </w:tcBorders>
            <w:vAlign w:val="center"/>
            <w:hideMark/>
          </w:tcPr>
          <w:p w14:paraId="1F36A8CD"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47</w:t>
            </w:r>
          </w:p>
        </w:tc>
        <w:tc>
          <w:tcPr>
            <w:tcW w:w="1701" w:type="dxa"/>
            <w:tcBorders>
              <w:bottom w:val="single" w:sz="4" w:space="0" w:color="7030A0"/>
            </w:tcBorders>
            <w:vAlign w:val="center"/>
            <w:hideMark/>
          </w:tcPr>
          <w:p w14:paraId="0EF68ACE"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45</w:t>
            </w:r>
          </w:p>
        </w:tc>
        <w:tc>
          <w:tcPr>
            <w:tcW w:w="1701" w:type="dxa"/>
            <w:tcBorders>
              <w:bottom w:val="single" w:sz="4" w:space="0" w:color="7030A0"/>
            </w:tcBorders>
            <w:vAlign w:val="center"/>
            <w:hideMark/>
          </w:tcPr>
          <w:p w14:paraId="2337BB82"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2</w:t>
            </w:r>
          </w:p>
        </w:tc>
        <w:tc>
          <w:tcPr>
            <w:tcW w:w="1701" w:type="dxa"/>
            <w:tcBorders>
              <w:bottom w:val="single" w:sz="4" w:space="0" w:color="7030A0"/>
            </w:tcBorders>
            <w:vAlign w:val="center"/>
            <w:hideMark/>
          </w:tcPr>
          <w:p w14:paraId="2C212652" w14:textId="54DD769A"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81</w:t>
            </w:r>
          </w:p>
        </w:tc>
        <w:tc>
          <w:tcPr>
            <w:tcW w:w="1701" w:type="dxa"/>
            <w:tcBorders>
              <w:bottom w:val="single" w:sz="4" w:space="0" w:color="7030A0"/>
            </w:tcBorders>
            <w:vAlign w:val="center"/>
            <w:hideMark/>
          </w:tcPr>
          <w:p w14:paraId="0EC7E531" w14:textId="09671DE2"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81</w:t>
            </w:r>
          </w:p>
        </w:tc>
      </w:tr>
      <w:tr w:rsidR="00771AC9" w:rsidRPr="0056208B" w14:paraId="6511BA15" w14:textId="77777777" w:rsidTr="009725B9">
        <w:trPr>
          <w:cantSplit/>
          <w:jc w:val="center"/>
        </w:trPr>
        <w:tc>
          <w:tcPr>
            <w:tcW w:w="10206" w:type="dxa"/>
            <w:gridSpan w:val="6"/>
            <w:shd w:val="clear" w:color="auto" w:fill="EBD9ED" w:themeFill="accent2" w:themeFillTint="33"/>
            <w:vAlign w:val="center"/>
          </w:tcPr>
          <w:p w14:paraId="78AB776E" w14:textId="77777777" w:rsidR="00771AC9" w:rsidRPr="0056208B" w:rsidRDefault="00771AC9" w:rsidP="00771AC9">
            <w:pPr>
              <w:spacing w:before="40" w:after="20"/>
              <w:jc w:val="center"/>
              <w:rPr>
                <w:rFonts w:ascii="Aptos" w:eastAsia="Times New Roman" w:hAnsi="Aptos" w:cs="Lucida Sans Unicode"/>
                <w:color w:val="562873" w:themeColor="accent1"/>
                <w:sz w:val="18"/>
                <w:szCs w:val="18"/>
                <w:lang w:eastAsia="en-US"/>
              </w:rPr>
            </w:pPr>
            <w:r w:rsidRPr="0056208B">
              <w:rPr>
                <w:rFonts w:ascii="Aptos" w:eastAsia="Times New Roman" w:hAnsi="Aptos" w:cs="Lucida Sans Unicode"/>
                <w:color w:val="562873" w:themeColor="accent1"/>
                <w:sz w:val="18"/>
                <w:szCs w:val="18"/>
                <w:lang w:eastAsia="en-US"/>
              </w:rPr>
              <w:t>Operating Mode: 2 K Standby</w:t>
            </w:r>
          </w:p>
        </w:tc>
      </w:tr>
      <w:tr w:rsidR="00771AC9" w:rsidRPr="0056208B" w14:paraId="3A4584AE" w14:textId="77777777" w:rsidTr="009725B9">
        <w:trPr>
          <w:cantSplit/>
          <w:jc w:val="center"/>
        </w:trPr>
        <w:tc>
          <w:tcPr>
            <w:tcW w:w="1980" w:type="dxa"/>
            <w:vAlign w:val="center"/>
            <w:hideMark/>
          </w:tcPr>
          <w:p w14:paraId="741CB308" w14:textId="77777777" w:rsidR="00771AC9" w:rsidRPr="0056208B" w:rsidRDefault="00771AC9" w:rsidP="00771AC9">
            <w:pPr>
              <w:spacing w:before="0"/>
              <w:rPr>
                <w:rFonts w:ascii="Aptos" w:eastAsia="Times New Roman" w:hAnsi="Aptos"/>
                <w:sz w:val="18"/>
                <w:szCs w:val="18"/>
                <w:lang w:eastAsia="en-GB"/>
              </w:rPr>
            </w:pPr>
            <w:r w:rsidRPr="0056208B">
              <w:rPr>
                <w:rFonts w:ascii="Aptos" w:eastAsia="Times New Roman" w:hAnsi="Aptos"/>
                <w:sz w:val="18"/>
                <w:szCs w:val="18"/>
                <w:lang w:eastAsia="en-GB"/>
              </w:rPr>
              <w:t>Pressure (bar)</w:t>
            </w:r>
          </w:p>
        </w:tc>
        <w:tc>
          <w:tcPr>
            <w:tcW w:w="1422" w:type="dxa"/>
            <w:vAlign w:val="center"/>
            <w:hideMark/>
          </w:tcPr>
          <w:p w14:paraId="0C0D4055"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3.0</w:t>
            </w:r>
          </w:p>
        </w:tc>
        <w:tc>
          <w:tcPr>
            <w:tcW w:w="1701" w:type="dxa"/>
            <w:vAlign w:val="center"/>
            <w:hideMark/>
          </w:tcPr>
          <w:p w14:paraId="7369AB42"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0.029</w:t>
            </w:r>
          </w:p>
        </w:tc>
        <w:tc>
          <w:tcPr>
            <w:tcW w:w="1701" w:type="dxa"/>
            <w:vAlign w:val="center"/>
            <w:hideMark/>
          </w:tcPr>
          <w:p w14:paraId="37DBED87"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1.1</w:t>
            </w:r>
          </w:p>
        </w:tc>
        <w:tc>
          <w:tcPr>
            <w:tcW w:w="1701" w:type="dxa"/>
            <w:vAlign w:val="center"/>
            <w:hideMark/>
          </w:tcPr>
          <w:p w14:paraId="0B3412E9" w14:textId="08044C06"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14.0</w:t>
            </w:r>
          </w:p>
        </w:tc>
        <w:tc>
          <w:tcPr>
            <w:tcW w:w="1701" w:type="dxa"/>
            <w:vAlign w:val="center"/>
            <w:hideMark/>
          </w:tcPr>
          <w:p w14:paraId="67C63754" w14:textId="37CA09E1"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13.0 </w:t>
            </w:r>
          </w:p>
        </w:tc>
      </w:tr>
      <w:tr w:rsidR="00771AC9" w:rsidRPr="0056208B" w14:paraId="68F577E1" w14:textId="77777777" w:rsidTr="009725B9">
        <w:trPr>
          <w:cantSplit/>
          <w:jc w:val="center"/>
        </w:trPr>
        <w:tc>
          <w:tcPr>
            <w:tcW w:w="1980" w:type="dxa"/>
            <w:vAlign w:val="center"/>
            <w:hideMark/>
          </w:tcPr>
          <w:p w14:paraId="17FFE805" w14:textId="77777777" w:rsidR="00771AC9" w:rsidRPr="0056208B" w:rsidRDefault="00771AC9" w:rsidP="00771AC9">
            <w:pPr>
              <w:spacing w:before="0"/>
              <w:rPr>
                <w:rFonts w:ascii="Aptos" w:eastAsia="Times New Roman" w:hAnsi="Aptos"/>
                <w:sz w:val="18"/>
                <w:szCs w:val="18"/>
                <w:lang w:eastAsia="en-GB"/>
              </w:rPr>
            </w:pPr>
            <w:r w:rsidRPr="0056208B">
              <w:rPr>
                <w:rFonts w:ascii="Aptos" w:eastAsia="Times New Roman" w:hAnsi="Aptos"/>
                <w:sz w:val="18"/>
                <w:szCs w:val="18"/>
                <w:lang w:eastAsia="en-GB"/>
              </w:rPr>
              <w:t>Temperature (K)</w:t>
            </w:r>
          </w:p>
        </w:tc>
        <w:tc>
          <w:tcPr>
            <w:tcW w:w="1422" w:type="dxa"/>
            <w:vAlign w:val="center"/>
            <w:hideMark/>
          </w:tcPr>
          <w:p w14:paraId="4F74D55E"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4.5</w:t>
            </w:r>
          </w:p>
        </w:tc>
        <w:tc>
          <w:tcPr>
            <w:tcW w:w="1701" w:type="dxa"/>
            <w:vAlign w:val="center"/>
            <w:hideMark/>
          </w:tcPr>
          <w:p w14:paraId="502A50E9"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4.2</w:t>
            </w:r>
          </w:p>
        </w:tc>
        <w:tc>
          <w:tcPr>
            <w:tcW w:w="1701" w:type="dxa"/>
            <w:vAlign w:val="center"/>
            <w:hideMark/>
          </w:tcPr>
          <w:p w14:paraId="026EEBB7"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300</w:t>
            </w:r>
          </w:p>
        </w:tc>
        <w:tc>
          <w:tcPr>
            <w:tcW w:w="1701" w:type="dxa"/>
            <w:vAlign w:val="center"/>
            <w:hideMark/>
          </w:tcPr>
          <w:p w14:paraId="745582A0"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40</w:t>
            </w:r>
          </w:p>
        </w:tc>
        <w:tc>
          <w:tcPr>
            <w:tcW w:w="1701" w:type="dxa"/>
            <w:vAlign w:val="center"/>
            <w:hideMark/>
          </w:tcPr>
          <w:p w14:paraId="0F812858"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 60</w:t>
            </w:r>
          </w:p>
        </w:tc>
      </w:tr>
      <w:tr w:rsidR="00771AC9" w:rsidRPr="0056208B" w14:paraId="59644CFE" w14:textId="77777777" w:rsidTr="009725B9">
        <w:trPr>
          <w:cantSplit/>
          <w:jc w:val="center"/>
        </w:trPr>
        <w:tc>
          <w:tcPr>
            <w:tcW w:w="1980" w:type="dxa"/>
            <w:vAlign w:val="center"/>
            <w:hideMark/>
          </w:tcPr>
          <w:p w14:paraId="2C04F09F" w14:textId="77777777" w:rsidR="00771AC9" w:rsidRPr="0056208B" w:rsidRDefault="00771AC9" w:rsidP="00771AC9">
            <w:pPr>
              <w:spacing w:before="0"/>
              <w:rPr>
                <w:rFonts w:ascii="Aptos" w:eastAsia="Times New Roman" w:hAnsi="Aptos"/>
                <w:sz w:val="18"/>
                <w:szCs w:val="18"/>
                <w:lang w:eastAsia="en-GB"/>
              </w:rPr>
            </w:pPr>
            <w:r w:rsidRPr="0056208B">
              <w:rPr>
                <w:rFonts w:ascii="Aptos" w:eastAsia="Times New Roman" w:hAnsi="Aptos"/>
                <w:sz w:val="18"/>
                <w:szCs w:val="18"/>
                <w:lang w:eastAsia="en-GB"/>
              </w:rPr>
              <w:t>Mass Flow Rate (g/s)</w:t>
            </w:r>
          </w:p>
        </w:tc>
        <w:tc>
          <w:tcPr>
            <w:tcW w:w="1422" w:type="dxa"/>
            <w:vAlign w:val="center"/>
            <w:hideMark/>
          </w:tcPr>
          <w:p w14:paraId="548FBD3B"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18</w:t>
            </w:r>
          </w:p>
        </w:tc>
        <w:tc>
          <w:tcPr>
            <w:tcW w:w="1701" w:type="dxa"/>
            <w:vAlign w:val="center"/>
            <w:hideMark/>
          </w:tcPr>
          <w:p w14:paraId="295B667D"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17</w:t>
            </w:r>
          </w:p>
        </w:tc>
        <w:tc>
          <w:tcPr>
            <w:tcW w:w="1701" w:type="dxa"/>
            <w:vAlign w:val="center"/>
            <w:hideMark/>
          </w:tcPr>
          <w:p w14:paraId="32778C06" w14:textId="7777777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1</w:t>
            </w:r>
          </w:p>
        </w:tc>
        <w:tc>
          <w:tcPr>
            <w:tcW w:w="1701" w:type="dxa"/>
            <w:vAlign w:val="center"/>
            <w:hideMark/>
          </w:tcPr>
          <w:p w14:paraId="2F438804" w14:textId="77FB5479"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48</w:t>
            </w:r>
          </w:p>
        </w:tc>
        <w:tc>
          <w:tcPr>
            <w:tcW w:w="1701" w:type="dxa"/>
            <w:vAlign w:val="center"/>
            <w:hideMark/>
          </w:tcPr>
          <w:p w14:paraId="4CC5C005" w14:textId="0190A707" w:rsidR="00771AC9" w:rsidRPr="0056208B" w:rsidRDefault="00771AC9" w:rsidP="00771AC9">
            <w:pPr>
              <w:spacing w:before="0"/>
              <w:jc w:val="center"/>
              <w:rPr>
                <w:rFonts w:ascii="Aptos" w:eastAsia="Times New Roman" w:hAnsi="Aptos"/>
                <w:sz w:val="18"/>
                <w:szCs w:val="18"/>
                <w:lang w:eastAsia="en-GB"/>
              </w:rPr>
            </w:pPr>
            <w:r w:rsidRPr="0056208B">
              <w:rPr>
                <w:rFonts w:ascii="Aptos" w:eastAsia="Times New Roman" w:hAnsi="Aptos"/>
                <w:sz w:val="18"/>
                <w:szCs w:val="18"/>
                <w:lang w:eastAsia="en-GB"/>
              </w:rPr>
              <w:t>48</w:t>
            </w:r>
          </w:p>
        </w:tc>
      </w:tr>
    </w:tbl>
    <w:p w14:paraId="77EA898E" w14:textId="77777777" w:rsidR="00AF7B8E" w:rsidRPr="0056208B" w:rsidRDefault="00AF7B8E" w:rsidP="007C77C7">
      <w:pPr>
        <w:pStyle w:val="Heading2numbered"/>
      </w:pPr>
      <w:bookmarkStart w:id="3072" w:name="_Toc202536092"/>
      <w:bookmarkStart w:id="3073" w:name="_Toc202536876"/>
      <w:r w:rsidRPr="0056208B">
        <w:t xml:space="preserve">Reliability </w:t>
      </w:r>
      <w:bookmarkEnd w:id="3058"/>
      <w:r w:rsidRPr="0056208B">
        <w:t>Requirements</w:t>
      </w:r>
      <w:bookmarkEnd w:id="3072"/>
      <w:bookmarkEnd w:id="3073"/>
    </w:p>
    <w:p w14:paraId="7BAC1241" w14:textId="35807597" w:rsidR="00AF7B8E" w:rsidRPr="0056208B" w:rsidRDefault="00AF7B8E" w:rsidP="00575005">
      <w:pPr>
        <w:pStyle w:val="RequirementList"/>
      </w:pPr>
      <w:bookmarkStart w:id="3074" w:name="_Toc200491825"/>
      <w:r w:rsidRPr="0056208B">
        <w:t>The QPLANT shall apply proven processes and be based on industrially proven technologies.</w:t>
      </w:r>
      <w:bookmarkEnd w:id="3074"/>
    </w:p>
    <w:p w14:paraId="2C20BDCA" w14:textId="0DEE8B11" w:rsidR="00884542" w:rsidRPr="0056208B" w:rsidRDefault="00892808" w:rsidP="00575005">
      <w:pPr>
        <w:pStyle w:val="RequirementList"/>
      </w:pPr>
      <w:r w:rsidRPr="0056208B">
        <w:t xml:space="preserve">For </w:t>
      </w:r>
      <w:r w:rsidR="00C04223" w:rsidRPr="0056208B">
        <w:t xml:space="preserve">failures </w:t>
      </w:r>
      <w:r w:rsidR="00F97DF0" w:rsidRPr="0056208B">
        <w:t xml:space="preserve">resulting in a </w:t>
      </w:r>
      <w:r w:rsidR="00F9663B" w:rsidRPr="0056208B">
        <w:t xml:space="preserve">unplanned </w:t>
      </w:r>
      <w:r w:rsidR="007B5CF3" w:rsidRPr="0056208B">
        <w:t xml:space="preserve">transition out of the “2K operation” scenario, </w:t>
      </w:r>
      <w:r w:rsidRPr="0056208B">
        <w:t xml:space="preserve">the MTBF shall be </w:t>
      </w:r>
      <w:r w:rsidR="00884542" w:rsidRPr="0056208B">
        <w:t xml:space="preserve">higher than </w:t>
      </w:r>
      <w:r w:rsidR="004009EB" w:rsidRPr="0056208B">
        <w:t>5</w:t>
      </w:r>
      <w:r w:rsidR="00884542" w:rsidRPr="0056208B">
        <w:t xml:space="preserve"> years.</w:t>
      </w:r>
    </w:p>
    <w:p w14:paraId="23BF69B4" w14:textId="4F187EF0" w:rsidR="00A51A48" w:rsidRPr="0056208B" w:rsidRDefault="00A51A48" w:rsidP="00A51A48">
      <w:pPr>
        <w:pStyle w:val="RequirementList"/>
      </w:pPr>
      <w:r w:rsidRPr="0056208B">
        <w:t>For failures resulting in a unplanned transition to the “4.5K</w:t>
      </w:r>
      <w:r w:rsidR="00183D0D" w:rsidRPr="0056208B">
        <w:t xml:space="preserve"> standby”</w:t>
      </w:r>
      <w:r w:rsidR="00CD48E7" w:rsidRPr="0056208B">
        <w:t xml:space="preserve"> scenario</w:t>
      </w:r>
      <w:r w:rsidRPr="0056208B">
        <w:t>, the MTBF shall be higher than 1</w:t>
      </w:r>
      <w:r w:rsidR="004009EB" w:rsidRPr="0056208B">
        <w:t xml:space="preserve">0 </w:t>
      </w:r>
      <w:r w:rsidRPr="0056208B">
        <w:t>years.</w:t>
      </w:r>
    </w:p>
    <w:p w14:paraId="38F1C568" w14:textId="5844C232" w:rsidR="00750829" w:rsidRPr="0056208B" w:rsidRDefault="00750829" w:rsidP="00575005">
      <w:pPr>
        <w:pStyle w:val="RequirementList"/>
      </w:pPr>
      <w:r w:rsidRPr="0056208B">
        <w:t xml:space="preserve">For failures resulting in a </w:t>
      </w:r>
      <w:r w:rsidR="00F9663B" w:rsidRPr="0056208B">
        <w:t xml:space="preserve">unplanned </w:t>
      </w:r>
      <w:r w:rsidRPr="0056208B">
        <w:t>warm up of the linac to &gt; 4.5K, the MTBF shall be higher than 15 years</w:t>
      </w:r>
      <w:r w:rsidR="004577DD" w:rsidRPr="0056208B">
        <w:t>.</w:t>
      </w:r>
    </w:p>
    <w:p w14:paraId="07F0E528" w14:textId="79B10BC0" w:rsidR="003771D2" w:rsidRPr="0056208B" w:rsidRDefault="003771D2" w:rsidP="000527F7">
      <w:pPr>
        <w:pStyle w:val="SysReq3"/>
        <w:rPr>
          <w:lang w:val="en-GB"/>
        </w:rPr>
      </w:pPr>
      <w:r w:rsidRPr="0056208B">
        <w:rPr>
          <w:lang w:val="en-GB"/>
        </w:rPr>
        <w:t xml:space="preserve">In the offer, the Applicant shall provide a substantiated justification for the MTBF </w:t>
      </w:r>
      <w:r w:rsidR="000C07B2" w:rsidRPr="0056208B">
        <w:rPr>
          <w:lang w:val="en-GB"/>
        </w:rPr>
        <w:t>of the QPLANT</w:t>
      </w:r>
      <w:r w:rsidRPr="0056208B">
        <w:rPr>
          <w:lang w:val="en-GB"/>
        </w:rPr>
        <w:t>, including</w:t>
      </w:r>
      <w:r w:rsidR="003B3DBF" w:rsidRPr="0056208B">
        <w:rPr>
          <w:lang w:val="en-GB"/>
        </w:rPr>
        <w:t xml:space="preserve"> but not limited to</w:t>
      </w:r>
      <w:r w:rsidRPr="0056208B">
        <w:rPr>
          <w:lang w:val="en-GB"/>
        </w:rPr>
        <w:t>:</w:t>
      </w:r>
    </w:p>
    <w:p w14:paraId="250E9135" w14:textId="0CE71D07" w:rsidR="003771D2" w:rsidRPr="0056208B" w:rsidRDefault="0057656F">
      <w:pPr>
        <w:pStyle w:val="SysReq3"/>
        <w:numPr>
          <w:ilvl w:val="0"/>
          <w:numId w:val="74"/>
        </w:numPr>
        <w:rPr>
          <w:lang w:val="en-GB"/>
        </w:rPr>
      </w:pPr>
      <w:r w:rsidRPr="0056208B">
        <w:rPr>
          <w:lang w:val="en-GB"/>
        </w:rPr>
        <w:t>A</w:t>
      </w:r>
      <w:r w:rsidR="003771D2" w:rsidRPr="0056208B">
        <w:rPr>
          <w:lang w:val="en-GB"/>
        </w:rPr>
        <w:t>pplied redundancy (e.g., N+1, 2oo3)</w:t>
      </w:r>
    </w:p>
    <w:p w14:paraId="3AE554F4" w14:textId="668352AD" w:rsidR="003771D2" w:rsidRPr="0056208B" w:rsidRDefault="003771D2">
      <w:pPr>
        <w:pStyle w:val="SysReq3"/>
        <w:numPr>
          <w:ilvl w:val="0"/>
          <w:numId w:val="74"/>
        </w:numPr>
        <w:rPr>
          <w:lang w:val="en-GB"/>
        </w:rPr>
      </w:pPr>
      <w:r w:rsidRPr="0056208B">
        <w:rPr>
          <w:lang w:val="en-GB"/>
        </w:rPr>
        <w:t xml:space="preserve">MTBF values </w:t>
      </w:r>
      <w:r w:rsidR="00272232" w:rsidRPr="0056208B">
        <w:rPr>
          <w:lang w:val="en-GB"/>
        </w:rPr>
        <w:t xml:space="preserve">for each </w:t>
      </w:r>
      <w:r w:rsidRPr="0056208B">
        <w:rPr>
          <w:lang w:val="en-GB"/>
        </w:rPr>
        <w:t>critical component, with supporting data</w:t>
      </w:r>
    </w:p>
    <w:p w14:paraId="0AF8DF0C" w14:textId="77777777" w:rsidR="003771D2" w:rsidRPr="0056208B" w:rsidRDefault="003771D2">
      <w:pPr>
        <w:pStyle w:val="SysReq3"/>
        <w:numPr>
          <w:ilvl w:val="0"/>
          <w:numId w:val="74"/>
        </w:numPr>
        <w:rPr>
          <w:lang w:val="en-GB"/>
        </w:rPr>
      </w:pPr>
      <w:r w:rsidRPr="0056208B">
        <w:rPr>
          <w:lang w:val="en-GB"/>
        </w:rPr>
        <w:t>Summary RAMI considerations and lifecycle-impacting design choice</w:t>
      </w:r>
    </w:p>
    <w:p w14:paraId="08919100" w14:textId="77777777" w:rsidR="003771D2" w:rsidRPr="0056208B" w:rsidRDefault="003771D2">
      <w:pPr>
        <w:pStyle w:val="SysReq3"/>
        <w:numPr>
          <w:ilvl w:val="0"/>
          <w:numId w:val="74"/>
        </w:numPr>
        <w:rPr>
          <w:lang w:val="en-GB"/>
        </w:rPr>
      </w:pPr>
      <w:r w:rsidRPr="0056208B">
        <w:rPr>
          <w:lang w:val="en-GB"/>
        </w:rPr>
        <w:t>Outline of RCM strategy supporting availability objectives</w:t>
      </w:r>
    </w:p>
    <w:p w14:paraId="60E04E71" w14:textId="4726B2AB" w:rsidR="003771D2" w:rsidRPr="0056208B" w:rsidRDefault="003771D2">
      <w:pPr>
        <w:pStyle w:val="SysReq3"/>
        <w:numPr>
          <w:ilvl w:val="0"/>
          <w:numId w:val="74"/>
        </w:numPr>
        <w:rPr>
          <w:lang w:val="en-GB"/>
        </w:rPr>
      </w:pPr>
      <w:r w:rsidRPr="0056208B">
        <w:rPr>
          <w:lang w:val="en-GB"/>
        </w:rPr>
        <w:t>Key failure modes and corresponding mitigation measures (FO, FC, NO, NC for critical isolation or segmentation valves shall be provided for the LOOP and at least one other scenario (main interfacing valves of QRB and WCS)</w:t>
      </w:r>
    </w:p>
    <w:p w14:paraId="1DCB0A38" w14:textId="459DD0E4" w:rsidR="00AF7B8E" w:rsidRPr="0056208B" w:rsidRDefault="00170D3C" w:rsidP="00575005">
      <w:pPr>
        <w:pStyle w:val="RequirementList"/>
      </w:pPr>
      <w:bookmarkStart w:id="3075" w:name="_Toc200491827"/>
      <w:r w:rsidRPr="0056208B">
        <w:t>Latest by the end of the Phase 1, t</w:t>
      </w:r>
      <w:r w:rsidR="00AF7B8E" w:rsidRPr="0056208B">
        <w:t xml:space="preserve">he Contractor shall </w:t>
      </w:r>
      <w:r w:rsidR="004638BC" w:rsidRPr="0056208B">
        <w:t xml:space="preserve">submit the </w:t>
      </w:r>
      <w:r w:rsidR="00386C99" w:rsidRPr="0056208B">
        <w:t xml:space="preserve">detailed </w:t>
      </w:r>
      <w:r w:rsidR="00AF7B8E" w:rsidRPr="0056208B">
        <w:t>MTBF</w:t>
      </w:r>
      <w:r w:rsidR="006370C9" w:rsidRPr="0056208B">
        <w:t xml:space="preserve"> cal</w:t>
      </w:r>
      <w:r w:rsidR="00FD1F0E" w:rsidRPr="0056208B">
        <w:t>c</w:t>
      </w:r>
      <w:r w:rsidR="006370C9" w:rsidRPr="0056208B">
        <w:t>ulation</w:t>
      </w:r>
      <w:r w:rsidR="00AF7B8E" w:rsidRPr="0056208B">
        <w:t xml:space="preserve"> </w:t>
      </w:r>
      <w:r w:rsidR="00531FAC" w:rsidRPr="0056208B">
        <w:t>demonstrating the compliance</w:t>
      </w:r>
      <w:r w:rsidR="00AF7B8E" w:rsidRPr="0056208B">
        <w:t xml:space="preserve"> </w:t>
      </w:r>
      <w:r w:rsidR="00531FAC" w:rsidRPr="0056208B">
        <w:t xml:space="preserve">of the detailed design with the MTBF requirements </w:t>
      </w:r>
      <w:r w:rsidR="00802A71" w:rsidRPr="0056208B">
        <w:t>to SCK CEN</w:t>
      </w:r>
      <w:r w:rsidR="00BF0DBB" w:rsidRPr="0056208B">
        <w:t xml:space="preserve"> </w:t>
      </w:r>
      <w:r w:rsidR="00AF7B8E" w:rsidRPr="0056208B">
        <w:t xml:space="preserve">for </w:t>
      </w:r>
      <w:r w:rsidR="00BF0DBB" w:rsidRPr="0056208B">
        <w:t>review and subsequent approval.</w:t>
      </w:r>
      <w:bookmarkEnd w:id="3075"/>
      <w:r w:rsidR="00516390" w:rsidRPr="0056208B">
        <w:t xml:space="preserve"> The Contractor shall substantiate the MTBF values by manufacturer data (OEM or COTS), field performance records, or predictive reliability models. The level of detail shall be proportionate to the component’s criticality in the overall system reliability and availability architecture.  The Contractor shall also provide a component-level (LRU) replacement schedule for the expected lifetime duration of at least 40 years, including MTBF data, estimated downtime impact, and cost per intervention.</w:t>
      </w:r>
    </w:p>
    <w:p w14:paraId="0697A942" w14:textId="77777777" w:rsidR="009F52A7" w:rsidRPr="0056208B" w:rsidRDefault="0099049B" w:rsidP="00997496">
      <w:pPr>
        <w:pStyle w:val="Heading2numbered"/>
        <w:keepNext/>
        <w:keepLines/>
        <w:ind w:left="578" w:hanging="578"/>
      </w:pPr>
      <w:bookmarkStart w:id="3076" w:name="_Toc200491815"/>
      <w:bookmarkStart w:id="3077" w:name="_Toc202536094"/>
      <w:bookmarkStart w:id="3078" w:name="_Toc202536878"/>
      <w:r w:rsidRPr="0056208B">
        <w:t xml:space="preserve">QPLANT </w:t>
      </w:r>
      <w:r w:rsidR="00766AC3" w:rsidRPr="0056208B">
        <w:t>D</w:t>
      </w:r>
      <w:r w:rsidR="00AE42B7" w:rsidRPr="0056208B">
        <w:t>esign</w:t>
      </w:r>
      <w:bookmarkEnd w:id="3076"/>
      <w:r w:rsidRPr="0056208B">
        <w:t xml:space="preserve"> &amp; </w:t>
      </w:r>
      <w:r w:rsidR="00F8501B" w:rsidRPr="0056208B">
        <w:t>Construction Requirements</w:t>
      </w:r>
      <w:bookmarkEnd w:id="3077"/>
      <w:bookmarkEnd w:id="3078"/>
    </w:p>
    <w:p w14:paraId="09255C00" w14:textId="03D801E2" w:rsidR="008B0D3C" w:rsidRPr="0056208B" w:rsidRDefault="008B0D3C" w:rsidP="008B0D3C">
      <w:pPr>
        <w:pStyle w:val="regular"/>
        <w:rPr>
          <w:rFonts w:cs="Segoe UI"/>
          <w:i/>
          <w:u w:color="034694" w:themeColor="accent4"/>
          <w:lang w:eastAsia="fr-FR"/>
        </w:rPr>
      </w:pPr>
      <w:r w:rsidRPr="0056208B">
        <w:rPr>
          <w:rFonts w:cs="Segoe UI"/>
          <w:i/>
          <w:u w:color="034694" w:themeColor="accent4"/>
          <w:lang w:eastAsia="fr-FR"/>
        </w:rPr>
        <w:t>In the offer, the Applicant shall describe and justify the system architecture and configuration and provide the key specifications of the main components</w:t>
      </w:r>
    </w:p>
    <w:p w14:paraId="0344F3EA" w14:textId="4083B58E" w:rsidR="00156247" w:rsidRPr="0056208B" w:rsidRDefault="007C1033" w:rsidP="00B5535E">
      <w:pPr>
        <w:pStyle w:val="Heading3numbered"/>
      </w:pPr>
      <w:r w:rsidRPr="0056208B">
        <w:t>Units</w:t>
      </w:r>
    </w:p>
    <w:p w14:paraId="074E0E8F" w14:textId="2D485773" w:rsidR="00156247" w:rsidRPr="0056208B" w:rsidRDefault="00997496" w:rsidP="00575005">
      <w:pPr>
        <w:pStyle w:val="RequirementList"/>
      </w:pPr>
      <w:bookmarkStart w:id="3079" w:name="_Toc200491817"/>
      <w:r w:rsidRPr="0056208B">
        <w:t>All pressure values shall be stated as absolute</w:t>
      </w:r>
      <w:r w:rsidR="00D73357" w:rsidRPr="0056208B">
        <w:t xml:space="preserve"> values</w:t>
      </w:r>
      <w:r w:rsidRPr="0056208B">
        <w:t xml:space="preserve"> in bar</w:t>
      </w:r>
      <w:r w:rsidR="00960605" w:rsidRPr="0056208B">
        <w:t>(</w:t>
      </w:r>
      <w:r w:rsidR="000A7E1A" w:rsidRPr="0056208B">
        <w:t>a</w:t>
      </w:r>
      <w:r w:rsidR="00960605" w:rsidRPr="0056208B">
        <w:t>)</w:t>
      </w:r>
      <w:r w:rsidRPr="0056208B">
        <w:t xml:space="preserve"> or mbar</w:t>
      </w:r>
      <w:r w:rsidR="00960605" w:rsidRPr="0056208B">
        <w:t>(</w:t>
      </w:r>
      <w:r w:rsidR="000A7E1A" w:rsidRPr="0056208B">
        <w:t>a</w:t>
      </w:r>
      <w:r w:rsidR="00960605" w:rsidRPr="0056208B">
        <w:t>)</w:t>
      </w:r>
      <w:r w:rsidRPr="0056208B">
        <w:t xml:space="preserve">  </w:t>
      </w:r>
      <w:bookmarkEnd w:id="3079"/>
    </w:p>
    <w:p w14:paraId="0EDAB284" w14:textId="750E1700" w:rsidR="0051482C" w:rsidRPr="0056208B" w:rsidRDefault="00997496" w:rsidP="00AD0221">
      <w:pPr>
        <w:pStyle w:val="RequirementList"/>
      </w:pPr>
      <w:r w:rsidRPr="0056208B">
        <w:lastRenderedPageBreak/>
        <w:t>All other units shall follow the International System of Units (SI)</w:t>
      </w:r>
      <w:r w:rsidR="00D73357" w:rsidRPr="0056208B">
        <w:t>,</w:t>
      </w:r>
      <w:r w:rsidR="00352FF0" w:rsidRPr="0056208B">
        <w:t xml:space="preserve"> </w:t>
      </w:r>
      <w:r w:rsidR="00D73357" w:rsidRPr="0056208B">
        <w:t>with</w:t>
      </w:r>
      <w:r w:rsidRPr="0056208B">
        <w:t xml:space="preserve"> exception </w:t>
      </w:r>
      <w:r w:rsidR="00D73357" w:rsidRPr="0056208B">
        <w:t xml:space="preserve">of </w:t>
      </w:r>
      <w:r w:rsidRPr="0056208B">
        <w:t xml:space="preserve">flow in g/s </w:t>
      </w:r>
      <w:r w:rsidR="00D73357" w:rsidRPr="0056208B">
        <w:t>(</w:t>
      </w:r>
      <w:r w:rsidRPr="0056208B">
        <w:t>not kg/s</w:t>
      </w:r>
      <w:r w:rsidR="00D73357" w:rsidRPr="0056208B">
        <w:t>)</w:t>
      </w:r>
    </w:p>
    <w:p w14:paraId="09EB6B67" w14:textId="77777777" w:rsidR="00DE0934" w:rsidRPr="0056208B" w:rsidRDefault="00DE0934" w:rsidP="00DE0934">
      <w:pPr>
        <w:pStyle w:val="Heading3numbered"/>
      </w:pPr>
      <w:bookmarkStart w:id="3080" w:name="_Toc200491819"/>
      <w:bookmarkStart w:id="3081" w:name="_Toc202536096"/>
      <w:bookmarkStart w:id="3082" w:name="_Toc202536880"/>
      <w:r w:rsidRPr="0056208B">
        <w:t>3D Model</w:t>
      </w:r>
    </w:p>
    <w:p w14:paraId="278403D8" w14:textId="77777777" w:rsidR="00DE0934" w:rsidRPr="0056208B" w:rsidRDefault="00DE0934" w:rsidP="00DE0934">
      <w:pPr>
        <w:pStyle w:val="RequirementList"/>
      </w:pPr>
      <w:r w:rsidRPr="0056208B">
        <w:t>The Contractor shall deliver a detailed 3D CAD model of the QPLANT and associated components to ensure interoperability, detailed design accuracy, and lifecycle integration:</w:t>
      </w:r>
    </w:p>
    <w:p w14:paraId="0E943C81" w14:textId="77777777" w:rsidR="00DE0934" w:rsidRPr="0056208B" w:rsidRDefault="00DE0934" w:rsidP="00DE0934">
      <w:pPr>
        <w:pStyle w:val="RequirementList"/>
      </w:pPr>
      <w:r w:rsidRPr="0056208B">
        <w:t>The Contractor shall submit a preliminary 3D model in the Concept Design phase.</w:t>
      </w:r>
    </w:p>
    <w:p w14:paraId="67E1DBD4" w14:textId="77777777" w:rsidR="00DE0934" w:rsidRPr="0056208B" w:rsidRDefault="00DE0934" w:rsidP="00DE0934">
      <w:pPr>
        <w:pStyle w:val="RequirementList"/>
        <w:numPr>
          <w:ilvl w:val="1"/>
          <w:numId w:val="15"/>
        </w:numPr>
      </w:pPr>
      <w:r w:rsidRPr="0056208B">
        <w:t>The file format shall be STEP AP242 format</w:t>
      </w:r>
    </w:p>
    <w:p w14:paraId="5EBB5258" w14:textId="77777777" w:rsidR="00DE0934" w:rsidRPr="0056208B" w:rsidRDefault="00DE0934" w:rsidP="00DE0934">
      <w:pPr>
        <w:pStyle w:val="RequirementList"/>
        <w:numPr>
          <w:ilvl w:val="1"/>
          <w:numId w:val="15"/>
        </w:numPr>
      </w:pPr>
      <w:r w:rsidRPr="0056208B">
        <w:t>The Level of Detail (LOD) shall be at least LOD 200.</w:t>
      </w:r>
    </w:p>
    <w:p w14:paraId="5352DD3F" w14:textId="77777777" w:rsidR="00DE0934" w:rsidRPr="0056208B" w:rsidRDefault="00DE0934" w:rsidP="00DE0934">
      <w:pPr>
        <w:pStyle w:val="RequirementList"/>
        <w:numPr>
          <w:ilvl w:val="1"/>
          <w:numId w:val="15"/>
        </w:numPr>
      </w:pPr>
      <w:r w:rsidRPr="0056208B">
        <w:t xml:space="preserve">The model shall include a first indication of the location of all external interfaces (to SCK CEN support systems and infrastructure and QLM) </w:t>
      </w:r>
    </w:p>
    <w:p w14:paraId="2CFEAD94" w14:textId="77777777" w:rsidR="00DE0934" w:rsidRPr="0056208B" w:rsidRDefault="00DE0934" w:rsidP="00DE0934">
      <w:pPr>
        <w:pStyle w:val="RequirementList"/>
      </w:pPr>
      <w:r w:rsidRPr="0056208B">
        <w:t>The Contractor shall submit an updated 3D model in the Final Design phase.</w:t>
      </w:r>
    </w:p>
    <w:p w14:paraId="4155CBA0" w14:textId="77777777" w:rsidR="00DE0934" w:rsidRPr="0056208B" w:rsidRDefault="00DE0934" w:rsidP="00DE0934">
      <w:pPr>
        <w:pStyle w:val="RequirementList"/>
        <w:numPr>
          <w:ilvl w:val="1"/>
          <w:numId w:val="15"/>
        </w:numPr>
      </w:pPr>
      <w:r w:rsidRPr="0056208B">
        <w:t xml:space="preserve">The file format shall be </w:t>
      </w:r>
      <w:commentRangeStart w:id="3083"/>
      <w:commentRangeStart w:id="3084"/>
      <w:r w:rsidRPr="0056208B">
        <w:t>STEP AP242</w:t>
      </w:r>
      <w:commentRangeEnd w:id="3083"/>
      <w:r w:rsidRPr="0056208B">
        <w:rPr>
          <w:rStyle w:val="CommentReference"/>
          <w:rFonts w:ascii="Segoe UI" w:hAnsi="Segoe UI"/>
        </w:rPr>
        <w:commentReference w:id="3083"/>
      </w:r>
      <w:commentRangeEnd w:id="3084"/>
      <w:r w:rsidRPr="0056208B">
        <w:rPr>
          <w:rStyle w:val="CommentReference"/>
          <w:rFonts w:ascii="Segoe UI" w:hAnsi="Segoe UI"/>
        </w:rPr>
        <w:commentReference w:id="3084"/>
      </w:r>
      <w:r w:rsidRPr="0056208B">
        <w:t xml:space="preserve"> format.</w:t>
      </w:r>
    </w:p>
    <w:p w14:paraId="13719032" w14:textId="77777777" w:rsidR="00DE0934" w:rsidRPr="0056208B" w:rsidRDefault="00DE0934" w:rsidP="00DE0934">
      <w:pPr>
        <w:pStyle w:val="RequirementList"/>
        <w:numPr>
          <w:ilvl w:val="1"/>
          <w:numId w:val="15"/>
        </w:numPr>
      </w:pPr>
      <w:r w:rsidRPr="0056208B">
        <w:t>The 3D model shall include metadata such as component IDs, geometric data, material properties, kinematic information, assembly information</w:t>
      </w:r>
      <w:commentRangeStart w:id="3085"/>
      <w:commentRangeEnd w:id="3085"/>
      <w:r w:rsidRPr="0056208B">
        <w:rPr>
          <w:rStyle w:val="CommentReference"/>
          <w:rFonts w:ascii="Segoe UI" w:hAnsi="Segoe UI"/>
        </w:rPr>
        <w:commentReference w:id="3085"/>
      </w:r>
      <w:r w:rsidRPr="0056208B">
        <w:t>.</w:t>
      </w:r>
    </w:p>
    <w:p w14:paraId="06B58431" w14:textId="77777777" w:rsidR="00DE0934" w:rsidRPr="0056208B" w:rsidRDefault="00DE0934" w:rsidP="00DE0934">
      <w:pPr>
        <w:pStyle w:val="RequirementList"/>
        <w:numPr>
          <w:ilvl w:val="1"/>
          <w:numId w:val="15"/>
        </w:numPr>
      </w:pPr>
      <w:commentRangeStart w:id="3086"/>
      <w:r w:rsidRPr="0056208B">
        <w:t>The Level of Detail (LOD) shall be 400</w:t>
      </w:r>
      <w:commentRangeEnd w:id="3086"/>
      <w:r w:rsidRPr="0056208B">
        <w:rPr>
          <w:rStyle w:val="CommentReference"/>
          <w:rFonts w:ascii="Segoe UI" w:hAnsi="Segoe UI"/>
        </w:rPr>
        <w:commentReference w:id="3086"/>
      </w:r>
      <w:r w:rsidRPr="0056208B">
        <w:t xml:space="preserve"> (final installation-ready models).</w:t>
      </w:r>
    </w:p>
    <w:p w14:paraId="7C9CFDD9" w14:textId="77777777" w:rsidR="00DE0934" w:rsidRPr="0056208B" w:rsidRDefault="00DE0934" w:rsidP="00DE0934">
      <w:pPr>
        <w:pStyle w:val="RequirementList"/>
        <w:numPr>
          <w:ilvl w:val="1"/>
          <w:numId w:val="15"/>
        </w:numPr>
      </w:pPr>
      <w:r w:rsidRPr="0056208B">
        <w:t>The models shall include the terminal points to the SCK CEN provided site infrastructure and support systems (water cooling, MIT, ….).</w:t>
      </w:r>
    </w:p>
    <w:p w14:paraId="2DC37AEC" w14:textId="77777777" w:rsidR="00DE0934" w:rsidRPr="0056208B" w:rsidRDefault="00DE0934" w:rsidP="00DE0934">
      <w:pPr>
        <w:pStyle w:val="RequirementList"/>
      </w:pPr>
      <w:r w:rsidRPr="0056208B">
        <w:t>The Contractor shall submit an as built 3D model before the FAT.</w:t>
      </w:r>
    </w:p>
    <w:p w14:paraId="3F4F8AC6" w14:textId="77777777" w:rsidR="00DE0934" w:rsidRPr="0056208B" w:rsidRDefault="00DE0934" w:rsidP="00DE0934">
      <w:pPr>
        <w:pStyle w:val="RequirementList"/>
        <w:numPr>
          <w:ilvl w:val="1"/>
          <w:numId w:val="15"/>
        </w:numPr>
      </w:pPr>
      <w:r w:rsidRPr="0056208B">
        <w:t>The Level of Detail (LOD) shall be LOD 500</w:t>
      </w:r>
    </w:p>
    <w:p w14:paraId="698B9C01" w14:textId="77777777" w:rsidR="00DE0934" w:rsidRPr="0056208B" w:rsidRDefault="00DE0934" w:rsidP="000527F7">
      <w:pPr>
        <w:pStyle w:val="SysReq3"/>
        <w:rPr>
          <w:lang w:val="en-GB"/>
        </w:rPr>
      </w:pPr>
      <w:r w:rsidRPr="0056208B">
        <w:rPr>
          <w:lang w:val="en-GB"/>
        </w:rPr>
        <w:t>In the offer, the Applicant shall present the tools that he shall implement to allow SCK CEN to review the models (SCK CEN internally uses BIMS 360 and PTC CREO).</w:t>
      </w:r>
    </w:p>
    <w:p w14:paraId="2BECB68B" w14:textId="77777777" w:rsidR="00DE0934" w:rsidRPr="0056208B" w:rsidRDefault="00DE0934" w:rsidP="000527F7">
      <w:pPr>
        <w:pStyle w:val="SysReq3"/>
        <w:rPr>
          <w:lang w:val="en-GB"/>
        </w:rPr>
      </w:pPr>
      <w:r w:rsidRPr="0056208B">
        <w:rPr>
          <w:lang w:val="en-GB"/>
        </w:rPr>
        <w:t>In the offer, the Applicant shall provide a preliminary model of the QPLANT with at least LOD 100 in STEP AP242 format.</w:t>
      </w:r>
    </w:p>
    <w:p w14:paraId="576129BE" w14:textId="0E5F4597" w:rsidR="002468F0" w:rsidRPr="0056208B" w:rsidRDefault="002468F0" w:rsidP="00B94A3D">
      <w:pPr>
        <w:pStyle w:val="Heading3numbered"/>
        <w:keepNext/>
        <w:keepLines/>
      </w:pPr>
      <w:r w:rsidRPr="0056208B">
        <w:t>Energy</w:t>
      </w:r>
      <w:r w:rsidR="0099049B" w:rsidRPr="0056208B">
        <w:t>-</w:t>
      </w:r>
      <w:r w:rsidRPr="0056208B">
        <w:t>efficiency</w:t>
      </w:r>
      <w:bookmarkEnd w:id="3080"/>
      <w:bookmarkEnd w:id="3081"/>
      <w:bookmarkEnd w:id="3082"/>
    </w:p>
    <w:p w14:paraId="5E911C7F" w14:textId="5E3F39CA" w:rsidR="00272E66" w:rsidRPr="0056208B" w:rsidRDefault="00451341" w:rsidP="00451341">
      <w:pPr>
        <w:pStyle w:val="RequirementList"/>
      </w:pPr>
      <w:r w:rsidRPr="0056208B">
        <w:t>The QPLANT shall have a invCOP ≤</w:t>
      </w:r>
      <w:r w:rsidRPr="0056208B">
        <w:rPr>
          <w:rFonts w:ascii="Arial" w:hAnsi="Arial" w:cs="Arial"/>
        </w:rPr>
        <w:t> </w:t>
      </w:r>
      <w:r w:rsidRPr="0056208B">
        <w:t>380</w:t>
      </w:r>
      <w:r w:rsidRPr="0056208B">
        <w:rPr>
          <w:rFonts w:ascii="Arial" w:hAnsi="Arial" w:cs="Arial"/>
        </w:rPr>
        <w:t> </w:t>
      </w:r>
      <w:r w:rsidRPr="0056208B">
        <w:t>W/W  at the Nominal Design Point.</w:t>
      </w:r>
    </w:p>
    <w:p w14:paraId="798561EF" w14:textId="77777777" w:rsidR="00272E66" w:rsidRPr="00097C6B" w:rsidRDefault="00272E66" w:rsidP="00575005">
      <w:pPr>
        <w:pStyle w:val="RequirementList"/>
      </w:pPr>
      <w:bookmarkStart w:id="3087" w:name="_Toc200491823"/>
      <w:commentRangeStart w:id="3088"/>
      <w:r w:rsidRPr="00097C6B">
        <w:t>Any deviation greater than 5% from the claimed inverse COP at final acceptance shall trigger contractual review, including performance non-conformity, penalties, or corrective actions</w:t>
      </w:r>
      <w:commentRangeEnd w:id="3088"/>
      <w:r w:rsidRPr="00097C6B">
        <w:rPr>
          <w:rStyle w:val="CommentReference"/>
          <w:sz w:val="18"/>
          <w:szCs w:val="22"/>
        </w:rPr>
        <w:commentReference w:id="3088"/>
      </w:r>
      <w:r w:rsidRPr="00097C6B">
        <w:t>.</w:t>
      </w:r>
      <w:bookmarkEnd w:id="3087"/>
    </w:p>
    <w:p w14:paraId="0D0B05A3" w14:textId="331AF718" w:rsidR="00272E66" w:rsidRPr="0056208B" w:rsidRDefault="00272E66" w:rsidP="000527F7">
      <w:pPr>
        <w:pStyle w:val="SysReq3"/>
        <w:rPr>
          <w:lang w:val="en-GB"/>
        </w:rPr>
      </w:pPr>
      <w:r w:rsidRPr="0056208B">
        <w:rPr>
          <w:lang w:val="en-GB"/>
        </w:rPr>
        <w:t xml:space="preserve">In the offer the Applicant shall state </w:t>
      </w:r>
      <w:r w:rsidR="00477D3C" w:rsidRPr="0056208B">
        <w:rPr>
          <w:lang w:val="en-GB"/>
        </w:rPr>
        <w:t xml:space="preserve">and </w:t>
      </w:r>
      <w:r w:rsidR="009710DD" w:rsidRPr="0056208B">
        <w:rPr>
          <w:lang w:val="en-GB"/>
        </w:rPr>
        <w:t>substantiate</w:t>
      </w:r>
      <w:r w:rsidR="00477D3C" w:rsidRPr="0056208B">
        <w:rPr>
          <w:lang w:val="en-GB"/>
        </w:rPr>
        <w:t xml:space="preserve"> </w:t>
      </w:r>
      <w:r w:rsidR="009710DD" w:rsidRPr="0056208B">
        <w:rPr>
          <w:lang w:val="en-GB"/>
        </w:rPr>
        <w:t xml:space="preserve">the </w:t>
      </w:r>
      <w:r w:rsidRPr="0056208B">
        <w:rPr>
          <w:iCs/>
          <w:lang w:val="en-GB"/>
        </w:rPr>
        <w:t>invCOP</w:t>
      </w:r>
      <w:r w:rsidRPr="0056208B">
        <w:rPr>
          <w:lang w:val="en-GB"/>
        </w:rPr>
        <w:t xml:space="preserve"> for </w:t>
      </w:r>
      <w:r w:rsidR="00353C26" w:rsidRPr="0056208B">
        <w:rPr>
          <w:lang w:val="en-GB"/>
        </w:rPr>
        <w:t xml:space="preserve">the </w:t>
      </w:r>
      <w:r w:rsidR="00435F5E" w:rsidRPr="0056208B">
        <w:rPr>
          <w:lang w:val="en-GB"/>
        </w:rPr>
        <w:t>all operational</w:t>
      </w:r>
      <w:r w:rsidR="004C00BC" w:rsidRPr="0056208B">
        <w:rPr>
          <w:lang w:val="en-GB"/>
        </w:rPr>
        <w:t xml:space="preserve"> </w:t>
      </w:r>
      <w:r w:rsidRPr="0056208B">
        <w:rPr>
          <w:lang w:val="en-GB"/>
        </w:rPr>
        <w:t>scenarios</w:t>
      </w:r>
      <w:r w:rsidR="00353C26" w:rsidRPr="0056208B">
        <w:rPr>
          <w:lang w:val="en-GB"/>
        </w:rPr>
        <w:t>,</w:t>
      </w:r>
      <w:r w:rsidR="004C00BC" w:rsidRPr="0056208B">
        <w:rPr>
          <w:lang w:val="en-GB"/>
        </w:rPr>
        <w:t xml:space="preserve"> both</w:t>
      </w:r>
      <w:r w:rsidR="00353C26" w:rsidRPr="0056208B">
        <w:rPr>
          <w:lang w:val="en-GB"/>
        </w:rPr>
        <w:t xml:space="preserve"> </w:t>
      </w:r>
      <w:r w:rsidRPr="0056208B">
        <w:rPr>
          <w:lang w:val="en-GB"/>
        </w:rPr>
        <w:t>for initia</w:t>
      </w:r>
      <w:r w:rsidR="004C00BC" w:rsidRPr="0056208B">
        <w:rPr>
          <w:lang w:val="en-GB"/>
        </w:rPr>
        <w:t>l (24 QCELLs)</w:t>
      </w:r>
      <w:r w:rsidRPr="0056208B">
        <w:rPr>
          <w:lang w:val="en-GB"/>
        </w:rPr>
        <w:t xml:space="preserve"> and </w:t>
      </w:r>
      <w:r w:rsidR="004C00BC" w:rsidRPr="0056208B">
        <w:rPr>
          <w:lang w:val="en-GB"/>
        </w:rPr>
        <w:t xml:space="preserve">nominal </w:t>
      </w:r>
      <w:r w:rsidRPr="0056208B">
        <w:rPr>
          <w:lang w:val="en-GB"/>
        </w:rPr>
        <w:t xml:space="preserve">design </w:t>
      </w:r>
      <w:r w:rsidR="004C00BC" w:rsidRPr="0056208B">
        <w:rPr>
          <w:lang w:val="en-GB"/>
        </w:rPr>
        <w:t xml:space="preserve">(30 QCELLs) </w:t>
      </w:r>
      <w:r w:rsidRPr="0056208B">
        <w:rPr>
          <w:lang w:val="en-GB"/>
        </w:rPr>
        <w:t>configuration</w:t>
      </w:r>
      <w:r w:rsidR="004C00BC" w:rsidRPr="0056208B">
        <w:rPr>
          <w:lang w:val="en-GB"/>
        </w:rPr>
        <w:t>s</w:t>
      </w:r>
      <w:r w:rsidR="00352FF0" w:rsidRPr="0056208B">
        <w:rPr>
          <w:lang w:val="en-GB"/>
        </w:rPr>
        <w:t>.</w:t>
      </w:r>
      <w:r w:rsidR="00437A2D" w:rsidRPr="0056208B">
        <w:rPr>
          <w:lang w:val="en-GB"/>
        </w:rPr>
        <w:t xml:space="preserve"> Lower invCOP val</w:t>
      </w:r>
      <w:r w:rsidR="00735B7D" w:rsidRPr="0056208B">
        <w:rPr>
          <w:lang w:val="en-GB"/>
        </w:rPr>
        <w:t>u</w:t>
      </w:r>
      <w:r w:rsidR="00437A2D" w:rsidRPr="0056208B">
        <w:rPr>
          <w:lang w:val="en-GB"/>
        </w:rPr>
        <w:t>es are considered an advantage.</w:t>
      </w:r>
    </w:p>
    <w:p w14:paraId="184B477D" w14:textId="208E0556" w:rsidR="00272E66" w:rsidRPr="0056208B" w:rsidRDefault="0098722F" w:rsidP="00D655FC">
      <w:pPr>
        <w:pStyle w:val="RequirementList"/>
      </w:pPr>
      <w:r w:rsidRPr="0056208B">
        <w:t xml:space="preserve">At least at each contractual stage and report it in every design reviews, </w:t>
      </w:r>
      <w:r w:rsidR="00DD300C" w:rsidRPr="0056208B">
        <w:t xml:space="preserve">The Contractor shall </w:t>
      </w:r>
      <w:r w:rsidR="004E6BDB" w:rsidRPr="0056208B">
        <w:t xml:space="preserve">validate compliance </w:t>
      </w:r>
      <w:r w:rsidR="00C279A0" w:rsidRPr="0056208B">
        <w:t>of the QPLANT to</w:t>
      </w:r>
      <w:r w:rsidR="004E6BDB" w:rsidRPr="0056208B">
        <w:t xml:space="preserve"> the invCOP </w:t>
      </w:r>
      <w:r w:rsidR="00C279A0" w:rsidRPr="0056208B">
        <w:t xml:space="preserve">that the </w:t>
      </w:r>
      <w:r w:rsidR="00D655FC" w:rsidRPr="0056208B">
        <w:t>Contractor</w:t>
      </w:r>
      <w:r w:rsidR="00C279A0" w:rsidRPr="0056208B">
        <w:t xml:space="preserve"> committed to in their offer</w:t>
      </w:r>
      <w:r w:rsidR="00D655FC" w:rsidRPr="0056208B">
        <w:t xml:space="preserve">. </w:t>
      </w:r>
      <w:r w:rsidR="004159F7" w:rsidRPr="0056208B">
        <w:t xml:space="preserve">The Contractor shall apply </w:t>
      </w:r>
      <w:r w:rsidR="00272E66" w:rsidRPr="0056208B">
        <w:t>mutually agreed calorimetric, flow</w:t>
      </w:r>
      <w:r w:rsidR="00272E66" w:rsidRPr="0056208B">
        <w:noBreakHyphen/>
        <w:t>based, or standardized test methods (e.g., ISO</w:t>
      </w:r>
      <w:r w:rsidR="00272E66" w:rsidRPr="0056208B">
        <w:rPr>
          <w:rFonts w:ascii="Arial" w:hAnsi="Arial" w:cs="Arial"/>
        </w:rPr>
        <w:t> </w:t>
      </w:r>
      <w:r w:rsidR="00272E66" w:rsidRPr="0056208B">
        <w:t>5167, EN</w:t>
      </w:r>
      <w:r w:rsidR="00272E66" w:rsidRPr="0056208B">
        <w:rPr>
          <w:rFonts w:ascii="Arial" w:hAnsi="Arial" w:cs="Arial"/>
        </w:rPr>
        <w:t> </w:t>
      </w:r>
      <w:r w:rsidR="00272E66" w:rsidRPr="0056208B">
        <w:t>13445).</w:t>
      </w:r>
    </w:p>
    <w:p w14:paraId="426E628F" w14:textId="3BE8A3A8" w:rsidR="007B2B9B" w:rsidRPr="0056208B" w:rsidRDefault="00435F5E" w:rsidP="000527F7">
      <w:pPr>
        <w:pStyle w:val="SysReq3"/>
        <w:rPr>
          <w:lang w:val="en-GB"/>
        </w:rPr>
      </w:pPr>
      <w:r w:rsidRPr="0056208B">
        <w:rPr>
          <w:lang w:val="en-GB"/>
        </w:rPr>
        <w:t xml:space="preserve">In the offer, the </w:t>
      </w:r>
      <w:r w:rsidR="007B2B9B" w:rsidRPr="0056208B">
        <w:rPr>
          <w:lang w:val="en-GB"/>
        </w:rPr>
        <w:t>A</w:t>
      </w:r>
      <w:r w:rsidRPr="0056208B">
        <w:rPr>
          <w:lang w:val="en-GB"/>
        </w:rPr>
        <w:t>pplicant shall include the electrical power measurement method they will apply</w:t>
      </w:r>
      <w:r w:rsidR="008E0E38" w:rsidRPr="0056208B">
        <w:rPr>
          <w:lang w:val="en-GB"/>
        </w:rPr>
        <w:t xml:space="preserve"> within the </w:t>
      </w:r>
      <w:r w:rsidRPr="0056208B">
        <w:rPr>
          <w:lang w:val="en-GB"/>
        </w:rPr>
        <w:t>QPLANT, specifying</w:t>
      </w:r>
      <w:r w:rsidR="0036435A" w:rsidRPr="0056208B">
        <w:rPr>
          <w:lang w:val="en-GB"/>
        </w:rPr>
        <w:t xml:space="preserve"> </w:t>
      </w:r>
      <w:r w:rsidRPr="0056208B">
        <w:rPr>
          <w:lang w:val="en-GB"/>
        </w:rPr>
        <w:t xml:space="preserve">the level of integration (e.g., total plant consumption including auxiliaries, compressors, control systems) and the measurement uncertainty.  </w:t>
      </w:r>
    </w:p>
    <w:p w14:paraId="6264AFCA" w14:textId="631A20AD" w:rsidR="00435F5E" w:rsidRPr="0056208B" w:rsidRDefault="007B2B9B" w:rsidP="000527F7">
      <w:pPr>
        <w:pStyle w:val="SysReq3"/>
        <w:rPr>
          <w:lang w:val="en-GB"/>
        </w:rPr>
      </w:pPr>
      <w:r w:rsidRPr="0056208B">
        <w:rPr>
          <w:lang w:val="en-GB"/>
        </w:rPr>
        <w:t xml:space="preserve">In the offer, the Applicant </w:t>
      </w:r>
      <w:r w:rsidR="00435F5E" w:rsidRPr="0056208B">
        <w:rPr>
          <w:lang w:val="en-GB"/>
        </w:rPr>
        <w:t>shall specify the corresponding reciprocal measurement methodology expected to be applied by SCK CEN, to validate claimed energy figures</w:t>
      </w:r>
    </w:p>
    <w:p w14:paraId="2927447D" w14:textId="55BEF253" w:rsidR="007430BD" w:rsidRPr="0056208B" w:rsidRDefault="00F8501B" w:rsidP="00272E66">
      <w:pPr>
        <w:pStyle w:val="Heading3numbered"/>
        <w:keepNext/>
        <w:keepLines/>
      </w:pPr>
      <w:bookmarkStart w:id="3089" w:name="_Toc202536099"/>
      <w:bookmarkStart w:id="3090" w:name="_Toc202536881"/>
      <w:r w:rsidRPr="0056208B">
        <w:t>Design</w:t>
      </w:r>
      <w:r w:rsidR="0099049B" w:rsidRPr="0056208B">
        <w:t xml:space="preserve">, Materials </w:t>
      </w:r>
      <w:bookmarkEnd w:id="3089"/>
      <w:bookmarkEnd w:id="3090"/>
    </w:p>
    <w:p w14:paraId="0BA9EC71" w14:textId="77777777" w:rsidR="007430BD" w:rsidRPr="0056208B" w:rsidRDefault="007430BD" w:rsidP="00B5535E">
      <w:pPr>
        <w:pStyle w:val="Heading4numbered"/>
        <w:rPr>
          <w:lang w:val="en-GB"/>
        </w:rPr>
      </w:pPr>
      <w:bookmarkStart w:id="3091" w:name="_Toc200491847"/>
      <w:bookmarkStart w:id="3092" w:name="_Toc202536101"/>
      <w:r w:rsidRPr="0056208B">
        <w:rPr>
          <w:lang w:val="en-GB"/>
        </w:rPr>
        <w:t xml:space="preserve">Material </w:t>
      </w:r>
      <w:r w:rsidR="00D81083" w:rsidRPr="0056208B">
        <w:rPr>
          <w:lang w:val="en-GB"/>
        </w:rPr>
        <w:t>R</w:t>
      </w:r>
      <w:r w:rsidRPr="0056208B">
        <w:rPr>
          <w:lang w:val="en-GB"/>
        </w:rPr>
        <w:t>equirements</w:t>
      </w:r>
      <w:bookmarkEnd w:id="3091"/>
      <w:bookmarkEnd w:id="3092"/>
    </w:p>
    <w:p w14:paraId="10E062BA" w14:textId="58A00CDA" w:rsidR="007C7EC4" w:rsidRPr="0056208B" w:rsidRDefault="007C7EC4" w:rsidP="00575005">
      <w:pPr>
        <w:pStyle w:val="RequirementList"/>
      </w:pPr>
      <w:r w:rsidRPr="0056208B">
        <w:t>All materials shall be delivered with traceable certificates</w:t>
      </w:r>
      <w:r w:rsidR="001D2D04" w:rsidRPr="0056208B">
        <w:t>.</w:t>
      </w:r>
    </w:p>
    <w:p w14:paraId="0B382B7A" w14:textId="59D756EA" w:rsidR="007C7EC4" w:rsidRDefault="007C7EC4" w:rsidP="00575005">
      <w:pPr>
        <w:pStyle w:val="RequirementList"/>
      </w:pPr>
      <w:r w:rsidRPr="0056208B">
        <w:t xml:space="preserve">Steel Piping for support systems (applicable to all cooling water (PS01/PAB12), heat recovery (HV06), or specific gaseous utilities such as Instrument Air and Gaseous Nitrogen) shall follow the specifications in </w:t>
      </w:r>
      <w:commentRangeStart w:id="3093"/>
      <w:r w:rsidRPr="0056208B">
        <w:rPr>
          <w:rStyle w:val="Style1Char"/>
          <w:rFonts w:eastAsia="Calibri"/>
        </w:rPr>
        <w:t>AD 4</w:t>
      </w:r>
      <w:commentRangeEnd w:id="3093"/>
      <w:r w:rsidR="00D24795" w:rsidRPr="0056208B">
        <w:rPr>
          <w:rStyle w:val="CommentReference"/>
          <w:rFonts w:ascii="Segoe UI" w:hAnsi="Segoe UI"/>
        </w:rPr>
        <w:commentReference w:id="3093"/>
      </w:r>
      <w:r w:rsidRPr="0056208B">
        <w:t>.</w:t>
      </w:r>
    </w:p>
    <w:p w14:paraId="696E048C" w14:textId="77777777" w:rsidR="00603B13" w:rsidRPr="0056208B" w:rsidRDefault="00603B13" w:rsidP="00603B13">
      <w:pPr>
        <w:pStyle w:val="Heading4numbered"/>
        <w:rPr>
          <w:lang w:val="en-GB"/>
        </w:rPr>
      </w:pPr>
      <w:bookmarkStart w:id="3094" w:name="_Toc200491875"/>
      <w:bookmarkStart w:id="3095" w:name="_Toc202536108"/>
      <w:bookmarkStart w:id="3096" w:name="_Toc200491932"/>
      <w:bookmarkStart w:id="3097" w:name="_Toc202536118"/>
      <w:bookmarkStart w:id="3098" w:name="_Toc202536887"/>
      <w:r w:rsidRPr="0056208B">
        <w:rPr>
          <w:lang w:val="en-GB"/>
        </w:rPr>
        <w:lastRenderedPageBreak/>
        <w:t>Cleaning and surface treatment</w:t>
      </w:r>
      <w:bookmarkEnd w:id="3094"/>
      <w:bookmarkEnd w:id="3095"/>
    </w:p>
    <w:p w14:paraId="3CB15E21" w14:textId="77777777" w:rsidR="00603B13" w:rsidRPr="00603B13" w:rsidRDefault="00603B13" w:rsidP="00603B13">
      <w:pPr>
        <w:pStyle w:val="RequirementList"/>
      </w:pPr>
      <w:bookmarkStart w:id="3099" w:name="_Toc200491876"/>
      <w:r w:rsidRPr="00603B13">
        <w:t xml:space="preserve">All welding and brazing surfaces shall be cleaned before assembly, using proper solvents and water to remove any trace of acid flux, organic depositions and any other dirt and dust.  </w:t>
      </w:r>
      <w:bookmarkEnd w:id="3099"/>
    </w:p>
    <w:p w14:paraId="3B6F04BA" w14:textId="0D8EF1E7" w:rsidR="00603B13" w:rsidRPr="0056208B" w:rsidRDefault="00603B13" w:rsidP="00947266">
      <w:pPr>
        <w:pStyle w:val="RequirementList"/>
      </w:pPr>
      <w:bookmarkStart w:id="3100" w:name="_Toc200491877"/>
      <w:r w:rsidRPr="00603B13">
        <w:t xml:space="preserve">All metallic surfaces </w:t>
      </w:r>
      <w:r w:rsidR="002D2F57">
        <w:t xml:space="preserve">in contact with He </w:t>
      </w:r>
      <w:r w:rsidRPr="00603B13">
        <w:t xml:space="preserve">shall be cleaned, pickled, and passivated.  </w:t>
      </w:r>
      <w:r w:rsidR="009043FA">
        <w:t>P</w:t>
      </w:r>
      <w:r w:rsidR="009043FA" w:rsidRPr="00603B13">
        <w:t>rior to helium leak testing</w:t>
      </w:r>
      <w:r w:rsidR="009043FA" w:rsidRPr="00603B13">
        <w:t xml:space="preserve"> </w:t>
      </w:r>
      <w:r w:rsidR="00947266">
        <w:t xml:space="preserve">all involved </w:t>
      </w:r>
      <w:r w:rsidRPr="00603B13">
        <w:t xml:space="preserve">components </w:t>
      </w:r>
      <w:r w:rsidR="00947266">
        <w:t xml:space="preserve">in contact with He </w:t>
      </w:r>
      <w:r w:rsidRPr="00603B13">
        <w:t xml:space="preserve">shall </w:t>
      </w:r>
      <w:r w:rsidR="00947266">
        <w:t xml:space="preserve">once again be </w:t>
      </w:r>
      <w:r w:rsidRPr="00603B13">
        <w:t>cleaning (degreasing, cleaning, and drying).</w:t>
      </w:r>
      <w:bookmarkEnd w:id="3096"/>
      <w:bookmarkEnd w:id="3097"/>
      <w:bookmarkEnd w:id="3098"/>
      <w:bookmarkEnd w:id="3100"/>
    </w:p>
    <w:p w14:paraId="2019DECA" w14:textId="57461785" w:rsidR="007C6EB6" w:rsidRPr="0056208B" w:rsidRDefault="007C6EB6" w:rsidP="00AF404E">
      <w:pPr>
        <w:pStyle w:val="Heading4numbered"/>
        <w:rPr>
          <w:lang w:val="en-GB"/>
        </w:rPr>
      </w:pPr>
      <w:bookmarkStart w:id="3101" w:name="_Toc200491867"/>
      <w:bookmarkStart w:id="3102" w:name="_Toc200491868"/>
      <w:bookmarkStart w:id="3103" w:name="_Toc202536106"/>
      <w:bookmarkEnd w:id="3101"/>
      <w:r w:rsidRPr="0056208B">
        <w:rPr>
          <w:lang w:val="en-GB"/>
        </w:rPr>
        <w:t>Bellows</w:t>
      </w:r>
      <w:bookmarkEnd w:id="3102"/>
      <w:bookmarkEnd w:id="3103"/>
    </w:p>
    <w:p w14:paraId="1B84BEC8" w14:textId="05FB5FB8" w:rsidR="007C6EB6" w:rsidRPr="0056208B" w:rsidRDefault="00062718" w:rsidP="00575005">
      <w:pPr>
        <w:pStyle w:val="RequirementList"/>
      </w:pPr>
      <w:bookmarkStart w:id="3104" w:name="_Toc200491869"/>
      <w:r w:rsidRPr="0056208B">
        <w:t>B</w:t>
      </w:r>
      <w:r w:rsidR="00BD552B" w:rsidRPr="0056208B">
        <w:t>ellows to compensate thermal contraction shall be avoided through proper piping design</w:t>
      </w:r>
      <w:r w:rsidR="00352FF0" w:rsidRPr="0056208B">
        <w:t xml:space="preserve">.  </w:t>
      </w:r>
      <w:r w:rsidR="00BD552B" w:rsidRPr="0056208B">
        <w:t>If unavoidable, the Contractor shall seek SCK</w:t>
      </w:r>
      <w:r w:rsidR="00BD552B" w:rsidRPr="0056208B">
        <w:rPr>
          <w:rFonts w:ascii="Arial" w:hAnsi="Arial" w:cs="Arial"/>
        </w:rPr>
        <w:t> </w:t>
      </w:r>
      <w:r w:rsidR="00BD552B" w:rsidRPr="0056208B">
        <w:t xml:space="preserve">CEN approval for the location and type of </w:t>
      </w:r>
      <w:bookmarkEnd w:id="3104"/>
      <w:r w:rsidR="00C353C1" w:rsidRPr="0056208B">
        <w:t>bellows.</w:t>
      </w:r>
    </w:p>
    <w:p w14:paraId="16B0EE58" w14:textId="2B0A5968" w:rsidR="00543AC3" w:rsidRPr="0056208B" w:rsidRDefault="00543AC3" w:rsidP="00543AC3">
      <w:pPr>
        <w:pStyle w:val="RequirementList"/>
        <w:numPr>
          <w:ilvl w:val="0"/>
          <w:numId w:val="0"/>
        </w:numPr>
        <w:ind w:left="360"/>
        <w:rPr>
          <w:rFonts w:ascii="Segoe UI" w:hAnsi="Segoe UI" w:cs="Segoe UI"/>
          <w:i/>
          <w:szCs w:val="20"/>
          <w:u w:color="034694" w:themeColor="accent4"/>
          <w:lang w:eastAsia="fr-FR"/>
        </w:rPr>
      </w:pPr>
      <w:r w:rsidRPr="0056208B">
        <w:rPr>
          <w:rFonts w:ascii="Segoe UI" w:hAnsi="Segoe UI" w:cs="Segoe UI"/>
          <w:i/>
          <w:szCs w:val="20"/>
          <w:u w:color="034694" w:themeColor="accent4"/>
          <w:lang w:eastAsia="fr-FR"/>
        </w:rPr>
        <w:t>In the offer, the Applicant shall include a preliminary list of unavoidable bellows</w:t>
      </w:r>
      <w:r w:rsidR="002F343D" w:rsidRPr="0056208B">
        <w:rPr>
          <w:rFonts w:ascii="Segoe UI" w:hAnsi="Segoe UI" w:cs="Segoe UI"/>
          <w:i/>
          <w:szCs w:val="20"/>
          <w:u w:color="034694" w:themeColor="accent4"/>
          <w:lang w:eastAsia="fr-FR"/>
        </w:rPr>
        <w:t xml:space="preserve"> (if any)</w:t>
      </w:r>
      <w:r w:rsidRPr="0056208B">
        <w:rPr>
          <w:rFonts w:ascii="Segoe UI" w:hAnsi="Segoe UI" w:cs="Segoe UI"/>
          <w:i/>
          <w:szCs w:val="20"/>
          <w:u w:color="034694" w:themeColor="accent4"/>
          <w:lang w:eastAsia="fr-FR"/>
        </w:rPr>
        <w:t>.</w:t>
      </w:r>
    </w:p>
    <w:p w14:paraId="34238CAE" w14:textId="77777777" w:rsidR="00E31085" w:rsidRPr="0056208B" w:rsidRDefault="00E31085" w:rsidP="00E31085">
      <w:pPr>
        <w:pStyle w:val="Heading4numbered"/>
        <w:rPr>
          <w:lang w:val="en-GB"/>
        </w:rPr>
      </w:pPr>
      <w:bookmarkStart w:id="3105" w:name="_Toc200491865"/>
      <w:bookmarkStart w:id="3106" w:name="_Toc202536105"/>
      <w:bookmarkStart w:id="3107" w:name="_Toc200491860"/>
      <w:bookmarkStart w:id="3108" w:name="_Toc202536104"/>
      <w:bookmarkStart w:id="3109" w:name="_Toc200491808"/>
      <w:bookmarkStart w:id="3110" w:name="_Toc202536093"/>
      <w:bookmarkStart w:id="3111" w:name="_Toc202536877"/>
      <w:bookmarkStart w:id="3112" w:name="_Toc200491878"/>
      <w:bookmarkStart w:id="3113" w:name="_Toc202536109"/>
      <w:bookmarkStart w:id="3114" w:name="_Toc202536882"/>
      <w:r w:rsidRPr="0056208B">
        <w:rPr>
          <w:lang w:val="en-GB"/>
        </w:rPr>
        <w:t>Joints and seals</w:t>
      </w:r>
      <w:bookmarkEnd w:id="3105"/>
      <w:bookmarkEnd w:id="3106"/>
    </w:p>
    <w:p w14:paraId="52D8C215" w14:textId="77777777" w:rsidR="00E31085" w:rsidRPr="0056208B" w:rsidRDefault="00E31085" w:rsidP="00E31085">
      <w:pPr>
        <w:pStyle w:val="RequirementList"/>
      </w:pPr>
      <w:bookmarkStart w:id="3115" w:name="_Toc200491866"/>
      <w:r w:rsidRPr="0056208B">
        <w:t>Dismountable joints in the QRB below room temperature are not recommended and shall be subject to approval by SCK CEN.  At ambient temperature, metal and Viton O-rings are allowed.</w:t>
      </w:r>
      <w:bookmarkEnd w:id="3115"/>
    </w:p>
    <w:p w14:paraId="279B1D5B" w14:textId="7CAC4ED4" w:rsidR="002A11E8" w:rsidRPr="0056208B" w:rsidRDefault="002A11E8" w:rsidP="002A11E8">
      <w:pPr>
        <w:pStyle w:val="Heading4numbered"/>
        <w:rPr>
          <w:lang w:val="en-GB"/>
        </w:rPr>
      </w:pPr>
      <w:r w:rsidRPr="0056208B">
        <w:rPr>
          <w:lang w:val="en-GB"/>
        </w:rPr>
        <w:t>Valve requirements</w:t>
      </w:r>
      <w:bookmarkEnd w:id="3107"/>
      <w:bookmarkEnd w:id="3108"/>
    </w:p>
    <w:p w14:paraId="1FC2B8C0" w14:textId="4A91F5F5" w:rsidR="002A11E8" w:rsidRPr="0056208B" w:rsidRDefault="002A11E8" w:rsidP="002A11E8">
      <w:pPr>
        <w:pStyle w:val="RequirementList"/>
      </w:pPr>
      <w:r w:rsidRPr="0056208B">
        <w:t xml:space="preserve">The cryogenic valves inside </w:t>
      </w:r>
      <w:r w:rsidR="00C16CDA" w:rsidRPr="0056208B">
        <w:t xml:space="preserve">the </w:t>
      </w:r>
      <w:r w:rsidRPr="0056208B">
        <w:t>QRB shall be of the extended-spindle type, sealing by metallic bellows.</w:t>
      </w:r>
    </w:p>
    <w:p w14:paraId="0C365E44" w14:textId="4987A235" w:rsidR="002A11E8" w:rsidRPr="0056208B" w:rsidRDefault="002A11E8" w:rsidP="002A11E8">
      <w:pPr>
        <w:pStyle w:val="RequirementList"/>
      </w:pPr>
      <w:bookmarkStart w:id="3116" w:name="_Toc200491863"/>
      <w:r w:rsidRPr="0056208B">
        <w:t>Ambient</w:t>
      </w:r>
      <w:r w:rsidRPr="0056208B">
        <w:noBreakHyphen/>
        <w:t xml:space="preserve">temperature control valves shall follow </w:t>
      </w:r>
      <w:commentRangeStart w:id="3117"/>
      <w:r w:rsidRPr="0056208B">
        <w:rPr>
          <w:rStyle w:val="Style1Char"/>
          <w:rFonts w:eastAsia="Calibri"/>
        </w:rPr>
        <w:t>AD 9</w:t>
      </w:r>
      <w:commentRangeEnd w:id="3117"/>
      <w:r w:rsidR="00C82900" w:rsidRPr="0056208B">
        <w:rPr>
          <w:rStyle w:val="CommentReference"/>
          <w:rFonts w:ascii="Segoe UI" w:hAnsi="Segoe UI"/>
        </w:rPr>
        <w:commentReference w:id="3117"/>
      </w:r>
      <w:r w:rsidRPr="0056208B">
        <w:t>.</w:t>
      </w:r>
    </w:p>
    <w:p w14:paraId="6FFFED7D" w14:textId="732B5BBC" w:rsidR="006D27B3" w:rsidRPr="006D27B3" w:rsidRDefault="006D27B3" w:rsidP="006D27B3">
      <w:pPr>
        <w:pStyle w:val="RequirementList"/>
      </w:pPr>
      <w:bookmarkStart w:id="3118" w:name="_Toc200491864"/>
      <w:bookmarkEnd w:id="3116"/>
      <w:r w:rsidRPr="006D27B3">
        <w:t>All helium shut-off valves</w:t>
      </w:r>
      <w:r w:rsidR="008237B1">
        <w:t xml:space="preserve"> </w:t>
      </w:r>
      <w:r w:rsidR="001175BC">
        <w:t>(</w:t>
      </w:r>
      <w:r w:rsidRPr="006D27B3">
        <w:t>independent of helium temperature</w:t>
      </w:r>
      <w:r w:rsidR="001175BC">
        <w:t>)</w:t>
      </w:r>
      <w:r w:rsidR="008237B1">
        <w:t xml:space="preserve"> </w:t>
      </w:r>
      <w:r w:rsidRPr="006D27B3">
        <w:t>shall comply with the following requirements:</w:t>
      </w:r>
    </w:p>
    <w:p w14:paraId="4846D74F" w14:textId="77777777" w:rsidR="006D27B3" w:rsidRPr="006D27B3" w:rsidRDefault="006D27B3" w:rsidP="006D27B3">
      <w:pPr>
        <w:pStyle w:val="RequirementList"/>
        <w:numPr>
          <w:ilvl w:val="1"/>
          <w:numId w:val="15"/>
        </w:numPr>
      </w:pPr>
      <w:r w:rsidRPr="006D27B3">
        <w:t>Valve Type Selection</w:t>
      </w:r>
    </w:p>
    <w:p w14:paraId="60BED820" w14:textId="77777777" w:rsidR="006D27B3" w:rsidRPr="006D27B3" w:rsidRDefault="006D27B3" w:rsidP="006D27B3">
      <w:pPr>
        <w:pStyle w:val="RequirementList"/>
        <w:numPr>
          <w:ilvl w:val="0"/>
          <w:numId w:val="71"/>
        </w:numPr>
      </w:pPr>
      <w:r w:rsidRPr="006D27B3">
        <w:t>Ball valves shall be employed for nominal sizes up to and including DN100, unless otherwise justified by process or safety requirements.</w:t>
      </w:r>
    </w:p>
    <w:p w14:paraId="14762915" w14:textId="77777777" w:rsidR="006D27B3" w:rsidRPr="006D27B3" w:rsidRDefault="006D27B3" w:rsidP="006D27B3">
      <w:pPr>
        <w:pStyle w:val="RequirementList"/>
        <w:numPr>
          <w:ilvl w:val="0"/>
          <w:numId w:val="71"/>
        </w:numPr>
      </w:pPr>
      <w:r w:rsidRPr="006D27B3">
        <w:t>Butterfly valves shall be employed for nominal sizes above DN100, except where specific process conditions (such as full tightness at cryogenic temperature or throttling requirements) necessitate alternative selection.</w:t>
      </w:r>
    </w:p>
    <w:p w14:paraId="1412BBDC" w14:textId="77777777" w:rsidR="006D27B3" w:rsidRPr="006D27B3" w:rsidRDefault="006D27B3" w:rsidP="006D27B3">
      <w:pPr>
        <w:pStyle w:val="RequirementList"/>
        <w:numPr>
          <w:ilvl w:val="1"/>
          <w:numId w:val="15"/>
        </w:numPr>
      </w:pPr>
      <w:commentRangeStart w:id="3119"/>
      <w:r w:rsidRPr="006D27B3">
        <w:t>Performance Requirements</w:t>
      </w:r>
    </w:p>
    <w:p w14:paraId="2DBDA75D" w14:textId="77777777" w:rsidR="006D27B3" w:rsidRPr="006D27B3" w:rsidRDefault="006D27B3" w:rsidP="006D27B3">
      <w:pPr>
        <w:pStyle w:val="RequirementList"/>
        <w:numPr>
          <w:ilvl w:val="0"/>
          <w:numId w:val="71"/>
        </w:numPr>
      </w:pPr>
      <w:r w:rsidRPr="006D27B3">
        <w:t>Valves shall be suitable for repeated cycling between ambient and cryogenic temperatures without loss of sealing integrity or functional performance.</w:t>
      </w:r>
    </w:p>
    <w:p w14:paraId="5FCA565A" w14:textId="77777777" w:rsidR="006D27B3" w:rsidRPr="006D27B3" w:rsidRDefault="006D27B3" w:rsidP="006D27B3">
      <w:pPr>
        <w:pStyle w:val="RequirementList"/>
        <w:numPr>
          <w:ilvl w:val="1"/>
          <w:numId w:val="15"/>
        </w:numPr>
      </w:pPr>
      <w:r w:rsidRPr="006D27B3">
        <w:t>Design and Material Compatibility</w:t>
      </w:r>
    </w:p>
    <w:p w14:paraId="705FA40B" w14:textId="77777777" w:rsidR="006D27B3" w:rsidRPr="006D27B3" w:rsidRDefault="006D27B3" w:rsidP="006D27B3">
      <w:pPr>
        <w:pStyle w:val="RequirementList"/>
        <w:numPr>
          <w:ilvl w:val="0"/>
          <w:numId w:val="71"/>
        </w:numPr>
      </w:pPr>
      <w:r w:rsidRPr="006D27B3">
        <w:t>Valve materials, seat design, and actuation shall be compatible with helium service across all specified temperature ranges, including resistance to embrittlement, permeation, and thermal contraction.</w:t>
      </w:r>
      <w:commentRangeEnd w:id="3119"/>
      <w:r w:rsidR="00B00862">
        <w:rPr>
          <w:rStyle w:val="CommentReference"/>
          <w:rFonts w:ascii="Segoe UI" w:hAnsi="Segoe UI"/>
        </w:rPr>
        <w:commentReference w:id="3119"/>
      </w:r>
    </w:p>
    <w:p w14:paraId="202522AC" w14:textId="77777777" w:rsidR="006D27B3" w:rsidRPr="006D27B3" w:rsidRDefault="006D27B3" w:rsidP="006D27B3">
      <w:pPr>
        <w:pStyle w:val="RequirementList"/>
        <w:numPr>
          <w:ilvl w:val="1"/>
          <w:numId w:val="15"/>
        </w:numPr>
      </w:pPr>
      <w:r w:rsidRPr="006D27B3">
        <w:t>Qualification and Documentation</w:t>
      </w:r>
    </w:p>
    <w:p w14:paraId="37B8E41F" w14:textId="3084EB73" w:rsidR="006D27B3" w:rsidRPr="006D27B3" w:rsidRDefault="006D27B3" w:rsidP="00B00862">
      <w:pPr>
        <w:pStyle w:val="RequirementList"/>
        <w:numPr>
          <w:ilvl w:val="0"/>
          <w:numId w:val="71"/>
        </w:numPr>
      </w:pPr>
      <w:r w:rsidRPr="006D27B3">
        <w:t>The Contractor shall submit documentation of type testing or qualification records demonstrating suitability for helium and cryogenic operation in accordance with EN 1626 and EN 12516-1/2</w:t>
      </w:r>
      <w:r w:rsidR="00B00862">
        <w:t xml:space="preserve"> as </w:t>
      </w:r>
      <w:r w:rsidRPr="006D27B3">
        <w:t>part of the Conceptual Design file in L</w:t>
      </w:r>
      <w:r w:rsidR="00546A5A">
        <w:t>CP</w:t>
      </w:r>
      <w:r w:rsidRPr="006D27B3">
        <w:t>1.</w:t>
      </w:r>
    </w:p>
    <w:p w14:paraId="4B1440D1" w14:textId="77777777" w:rsidR="006D27B3" w:rsidRPr="006D27B3" w:rsidRDefault="006D27B3" w:rsidP="006D27B3">
      <w:pPr>
        <w:pStyle w:val="RequirementList"/>
        <w:numPr>
          <w:ilvl w:val="1"/>
          <w:numId w:val="15"/>
        </w:numPr>
      </w:pPr>
      <w:r w:rsidRPr="006D27B3">
        <w:t>Installation Requirements</w:t>
      </w:r>
    </w:p>
    <w:p w14:paraId="63077DAC" w14:textId="77777777" w:rsidR="006D27B3" w:rsidRPr="006D27B3" w:rsidRDefault="006D27B3" w:rsidP="006D27B3">
      <w:pPr>
        <w:pStyle w:val="RequirementList"/>
        <w:numPr>
          <w:ilvl w:val="0"/>
          <w:numId w:val="71"/>
        </w:numPr>
      </w:pPr>
      <w:r w:rsidRPr="006D27B3">
        <w:t>Shut-off valves shall be welded to the pipework and preferably to the top plates of the QRB.</w:t>
      </w:r>
    </w:p>
    <w:p w14:paraId="1784602C" w14:textId="77777777" w:rsidR="00BF60F2" w:rsidRPr="0056208B" w:rsidRDefault="00095E33" w:rsidP="00AC345E">
      <w:pPr>
        <w:pStyle w:val="RequirementList"/>
      </w:pPr>
      <w:bookmarkStart w:id="3120" w:name="_Toc200491871"/>
      <w:bookmarkStart w:id="3121" w:name="_Toc202536107"/>
      <w:bookmarkEnd w:id="3118"/>
      <w:r w:rsidRPr="0056208B">
        <w:t>Every</w:t>
      </w:r>
      <w:r w:rsidR="00AC345E" w:rsidRPr="0056208B">
        <w:t xml:space="preserve"> control valves shall be equipped with</w:t>
      </w:r>
    </w:p>
    <w:p w14:paraId="2D515626" w14:textId="77777777" w:rsidR="00BF60F2" w:rsidRPr="0056208B" w:rsidRDefault="00AC345E" w:rsidP="00BF60F2">
      <w:pPr>
        <w:pStyle w:val="RequirementList"/>
        <w:numPr>
          <w:ilvl w:val="1"/>
          <w:numId w:val="15"/>
        </w:numPr>
      </w:pPr>
      <w:r w:rsidRPr="0056208B">
        <w:t>electro-pneumatic positioners</w:t>
      </w:r>
    </w:p>
    <w:p w14:paraId="4D114962" w14:textId="3E8D65B4" w:rsidR="00AC345E" w:rsidRPr="0056208B" w:rsidRDefault="00BF60F2" w:rsidP="00BF60F2">
      <w:pPr>
        <w:pStyle w:val="RequirementList"/>
        <w:numPr>
          <w:ilvl w:val="1"/>
          <w:numId w:val="15"/>
        </w:numPr>
      </w:pPr>
      <w:r w:rsidRPr="0056208B">
        <w:t xml:space="preserve">a </w:t>
      </w:r>
      <w:r w:rsidR="00AC345E" w:rsidRPr="0056208B">
        <w:t>digital position-feedback.</w:t>
      </w:r>
      <w:r w:rsidRPr="0056208B">
        <w:t xml:space="preserve"> This </w:t>
      </w:r>
      <w:r w:rsidR="00AC345E" w:rsidRPr="0056208B">
        <w:t>signal</w:t>
      </w:r>
      <w:r w:rsidRPr="0056208B">
        <w:t>s</w:t>
      </w:r>
      <w:r w:rsidR="00AC345E" w:rsidRPr="0056208B">
        <w:t xml:space="preserve"> </w:t>
      </w:r>
      <w:r w:rsidR="0027727B" w:rsidRPr="0056208B">
        <w:t xml:space="preserve">shall be </w:t>
      </w:r>
      <w:r w:rsidR="00AC345E" w:rsidRPr="0056208B">
        <w:t>continuously monitored by the QPLANT:CIS.</w:t>
      </w:r>
    </w:p>
    <w:p w14:paraId="2B3912DD" w14:textId="5E5D9E67" w:rsidR="00AC345E" w:rsidRPr="0056208B" w:rsidRDefault="00AC345E" w:rsidP="00AC345E">
      <w:pPr>
        <w:pStyle w:val="RequirementList"/>
      </w:pPr>
      <w:r w:rsidRPr="0056208B">
        <w:t>Manual on/off valves that are safety-relevant or operationally critical (as identified in the approved reliability and safety analyses) shall be equipped with two independent end-switches confirming their mechanical position (open/closed) during operation. The Contractor shall submit the list of such valves for SCK CEN approval during the detailed-design phase.</w:t>
      </w:r>
    </w:p>
    <w:p w14:paraId="2FF7541D" w14:textId="06D0DEA7" w:rsidR="00AC345E" w:rsidRPr="0056208B" w:rsidRDefault="00AC345E" w:rsidP="00AC345E">
      <w:pPr>
        <w:pStyle w:val="Heading4numbered"/>
        <w:rPr>
          <w:lang w:val="en-GB"/>
        </w:rPr>
      </w:pPr>
      <w:r w:rsidRPr="0056208B">
        <w:rPr>
          <w:lang w:val="en-GB"/>
        </w:rPr>
        <w:t>Helium guard</w:t>
      </w:r>
      <w:r w:rsidR="005D4407" w:rsidRPr="0056208B">
        <w:rPr>
          <w:lang w:val="en-GB"/>
        </w:rPr>
        <w:t xml:space="preserve"> </w:t>
      </w:r>
    </w:p>
    <w:p w14:paraId="3E62A0F2" w14:textId="77777777" w:rsidR="00AC345E" w:rsidRPr="0056208B" w:rsidRDefault="00AC345E" w:rsidP="00AC345E">
      <w:pPr>
        <w:pStyle w:val="RequirementList"/>
      </w:pPr>
      <w:bookmarkStart w:id="3122" w:name="_Toc200491879"/>
      <w:r w:rsidRPr="0056208B">
        <w:t>Every component operating below atmospheric pressure shall be protected from air ingress by a helium guard filled with helium with a pressure higher than 1.05 Bar(a).</w:t>
      </w:r>
      <w:bookmarkEnd w:id="3122"/>
    </w:p>
    <w:p w14:paraId="68C53788" w14:textId="77777777" w:rsidR="00AC345E" w:rsidRPr="0056208B" w:rsidRDefault="00AC345E" w:rsidP="00AC345E">
      <w:pPr>
        <w:pStyle w:val="RequirementList"/>
      </w:pPr>
      <w:bookmarkStart w:id="3123" w:name="_Toc200491880"/>
      <w:r w:rsidRPr="0056208B">
        <w:t>Each helium guard segment shall equipped with a manual isolation valve to help locate leaks.</w:t>
      </w:r>
      <w:bookmarkEnd w:id="3123"/>
    </w:p>
    <w:p w14:paraId="70F05184" w14:textId="77777777" w:rsidR="00AC345E" w:rsidRPr="0056208B" w:rsidRDefault="00AC345E" w:rsidP="00AC345E">
      <w:pPr>
        <w:pStyle w:val="RequirementList"/>
      </w:pPr>
      <w:bookmarkStart w:id="3124" w:name="_Toc200491881"/>
      <w:r w:rsidRPr="0056208B">
        <w:lastRenderedPageBreak/>
        <w:t>The helium guard pressure shall be remotely monitored by a pressure transmitter which is connected to the QPLANT:CIS.</w:t>
      </w:r>
      <w:bookmarkEnd w:id="3124"/>
    </w:p>
    <w:p w14:paraId="4E74317C" w14:textId="77777777" w:rsidR="00AC345E" w:rsidRPr="0056208B" w:rsidRDefault="00AC345E" w:rsidP="00AC345E">
      <w:pPr>
        <w:pStyle w:val="RequirementList"/>
      </w:pPr>
      <w:bookmarkStart w:id="3125" w:name="_Toc200491882"/>
      <w:r w:rsidRPr="0056208B">
        <w:t>All static seals, which are not welded and operating between atmospheric air and sub-atmospheric helium, shall be doubled. The space between the seals shall have a connection to the helium guard system.</w:t>
      </w:r>
      <w:bookmarkEnd w:id="3125"/>
    </w:p>
    <w:p w14:paraId="0BF7EF2F" w14:textId="77777777" w:rsidR="00AC345E" w:rsidRPr="0056208B" w:rsidRDefault="00AC345E" w:rsidP="00AC345E">
      <w:pPr>
        <w:pStyle w:val="Heading4numbered"/>
        <w:rPr>
          <w:lang w:val="en-GB"/>
        </w:rPr>
      </w:pPr>
      <w:bookmarkStart w:id="3126" w:name="_Toc200491883"/>
      <w:bookmarkStart w:id="3127" w:name="_Toc202536110"/>
      <w:bookmarkStart w:id="3128" w:name="_Toc202536883"/>
      <w:r w:rsidRPr="0056208B">
        <w:rPr>
          <w:lang w:val="en-GB"/>
        </w:rPr>
        <w:t>Insulation vacuum system</w:t>
      </w:r>
      <w:bookmarkStart w:id="3129" w:name="_Toc200491885"/>
      <w:bookmarkEnd w:id="3126"/>
      <w:bookmarkEnd w:id="3127"/>
      <w:bookmarkEnd w:id="3128"/>
      <w:r w:rsidRPr="0056208B">
        <w:rPr>
          <w:lang w:val="en-GB"/>
        </w:rPr>
        <w:t xml:space="preserve"> of the QRB</w:t>
      </w:r>
    </w:p>
    <w:p w14:paraId="419F97EB" w14:textId="77777777" w:rsidR="00AC345E" w:rsidRPr="0056208B" w:rsidRDefault="00AC345E" w:rsidP="00AC345E">
      <w:pPr>
        <w:pStyle w:val="RequirementList"/>
        <w:ind w:left="644"/>
      </w:pPr>
      <w:r w:rsidRPr="0056208B">
        <w:t>The QRB shall be equipped with a dedicated vacuum pumping system.</w:t>
      </w:r>
      <w:bookmarkStart w:id="3130" w:name="_Toc200491886"/>
      <w:bookmarkEnd w:id="3129"/>
    </w:p>
    <w:p w14:paraId="2293F4E7" w14:textId="77777777" w:rsidR="00AC345E" w:rsidRPr="0056208B" w:rsidRDefault="00AC345E" w:rsidP="00AC345E">
      <w:pPr>
        <w:pStyle w:val="RequirementList"/>
        <w:ind w:left="644"/>
      </w:pPr>
      <w:r w:rsidRPr="0056208B">
        <w:t>The pump down of the QRB from atmospheric pressure to less than 10</w:t>
      </w:r>
      <w:r w:rsidRPr="0056208B">
        <w:rPr>
          <w:vertAlign w:val="superscript"/>
        </w:rPr>
        <w:t>-5</w:t>
      </w:r>
      <w:r w:rsidRPr="0056208B">
        <w:t xml:space="preserve"> mbar shall take less than one week.</w:t>
      </w:r>
      <w:bookmarkEnd w:id="3130"/>
    </w:p>
    <w:p w14:paraId="2127164A" w14:textId="77777777" w:rsidR="00AC345E" w:rsidRPr="0056208B" w:rsidRDefault="00AC345E" w:rsidP="00AC345E">
      <w:pPr>
        <w:pStyle w:val="RequirementList"/>
        <w:ind w:left="644"/>
      </w:pPr>
      <w:bookmarkStart w:id="3131" w:name="_Toc200491889"/>
      <w:r w:rsidRPr="0056208B">
        <w:t xml:space="preserve">The QRB vacuum shall be protected by a fast-acting isolation valve between the turbo pump and associated roughing pump. </w:t>
      </w:r>
    </w:p>
    <w:p w14:paraId="738EDC96" w14:textId="77777777" w:rsidR="00AC345E" w:rsidRPr="0056208B" w:rsidRDefault="00AC345E" w:rsidP="00AC345E">
      <w:pPr>
        <w:pStyle w:val="RequirementList"/>
        <w:ind w:left="644"/>
      </w:pPr>
      <w:r w:rsidRPr="0056208B">
        <w:t>A dedicated flange shall be provided between the Turbo- and associated roughing pump for connection of a leak detector.</w:t>
      </w:r>
      <w:bookmarkStart w:id="3132" w:name="_Toc200491891"/>
      <w:bookmarkEnd w:id="3131"/>
      <w:bookmarkEnd w:id="3132"/>
    </w:p>
    <w:p w14:paraId="4AB1602D" w14:textId="77777777" w:rsidR="00AC345E" w:rsidRPr="0056208B" w:rsidRDefault="00AC345E" w:rsidP="00AC345E">
      <w:pPr>
        <w:pStyle w:val="RequirementList"/>
        <w:ind w:left="644"/>
      </w:pPr>
      <w:r w:rsidRPr="0056208B">
        <w:t>The</w:t>
      </w:r>
      <w:r w:rsidRPr="0056208B">
        <w:t xml:space="preserve"> </w:t>
      </w:r>
      <w:r w:rsidRPr="0056208B">
        <w:t>pump down of the vacuum system shall be fully automated.</w:t>
      </w:r>
    </w:p>
    <w:p w14:paraId="11C37797" w14:textId="77777777" w:rsidR="00AC345E" w:rsidRPr="0056208B" w:rsidRDefault="00AC345E" w:rsidP="00AC345E">
      <w:pPr>
        <w:pStyle w:val="RequirementList"/>
        <w:ind w:left="644"/>
      </w:pPr>
      <w:r w:rsidRPr="0056208B">
        <w:t>All valve actuators and vacuum gauges shall fully exposed to MCS.</w:t>
      </w:r>
    </w:p>
    <w:p w14:paraId="258DC3C0" w14:textId="7C29A4B9" w:rsidR="00C1434E" w:rsidRPr="0056208B" w:rsidRDefault="00097C6B" w:rsidP="00C1434E">
      <w:pPr>
        <w:pStyle w:val="Heading3numbered"/>
      </w:pPr>
      <w:bookmarkStart w:id="3133" w:name="_Toc200491887"/>
      <w:r w:rsidRPr="00097C6B">
        <w:t>Pending completion of a risk assessment for asphyxiation hazards, if operation of the roughing pump presents an asphyxiation risk, the exhaust shall be routed outside the building via a dedicated pipe. This requirement shall be confirmed and finalized no later than the Conceptual Design phase.</w:t>
      </w:r>
      <w:bookmarkEnd w:id="3133"/>
      <w:r w:rsidR="00C1434E" w:rsidRPr="0056208B">
        <w:t>Instrumentation</w:t>
      </w:r>
    </w:p>
    <w:p w14:paraId="4A9B528C" w14:textId="77777777" w:rsidR="00C1434E" w:rsidRPr="0056208B" w:rsidRDefault="00C1434E" w:rsidP="00C1434E">
      <w:pPr>
        <w:pStyle w:val="RequirementList"/>
      </w:pPr>
      <w:bookmarkStart w:id="3134" w:name="_Toc200491935"/>
      <w:r w:rsidRPr="0056208B">
        <w:t>The Contractor shall furnish and install all instrumentation required to:</w:t>
      </w:r>
    </w:p>
    <w:p w14:paraId="43BAAEBC" w14:textId="77777777" w:rsidR="00C1434E" w:rsidRPr="0056208B" w:rsidRDefault="00C1434E">
      <w:pPr>
        <w:pStyle w:val="RequirementList"/>
        <w:numPr>
          <w:ilvl w:val="0"/>
          <w:numId w:val="20"/>
        </w:numPr>
      </w:pPr>
      <w:r w:rsidRPr="0056208B">
        <w:t>enable automatic control of all QPLANT operational scenarios.</w:t>
      </w:r>
    </w:p>
    <w:p w14:paraId="6BCE2F05" w14:textId="77777777" w:rsidR="00C1434E" w:rsidRPr="0056208B" w:rsidRDefault="00C1434E">
      <w:pPr>
        <w:pStyle w:val="RequirementList"/>
        <w:numPr>
          <w:ilvl w:val="0"/>
          <w:numId w:val="20"/>
        </w:numPr>
      </w:pPr>
      <w:r w:rsidRPr="0056208B">
        <w:t>maintain safe operating conditions; and</w:t>
      </w:r>
    </w:p>
    <w:p w14:paraId="5FEED304" w14:textId="77777777" w:rsidR="00C1434E" w:rsidRPr="0056208B" w:rsidRDefault="00C1434E">
      <w:pPr>
        <w:pStyle w:val="RequirementList"/>
        <w:numPr>
          <w:ilvl w:val="0"/>
          <w:numId w:val="20"/>
        </w:numPr>
      </w:pPr>
      <w:r w:rsidRPr="0056208B">
        <w:t>verify compliance with the specified performance criteria during acceptance testing.</w:t>
      </w:r>
    </w:p>
    <w:p w14:paraId="68223890" w14:textId="77777777" w:rsidR="00C1434E" w:rsidRPr="0056208B" w:rsidRDefault="00C1434E" w:rsidP="00C1434E">
      <w:pPr>
        <w:pStyle w:val="RequirementList"/>
        <w:numPr>
          <w:ilvl w:val="0"/>
          <w:numId w:val="0"/>
        </w:numPr>
        <w:ind w:left="720"/>
      </w:pPr>
      <w:r w:rsidRPr="0056208B">
        <w:t>The Contractor shall demonstrate, by reference to internationally recognised calibration certificates or equivalent traceable documentation, that every measuring instrument supplied is suitable for its intended purpose.</w:t>
      </w:r>
      <w:bookmarkEnd w:id="3134"/>
      <w:r w:rsidRPr="0056208B">
        <w:t xml:space="preserve"> </w:t>
      </w:r>
    </w:p>
    <w:p w14:paraId="3F53139E" w14:textId="77777777" w:rsidR="005D4407" w:rsidRPr="0056208B" w:rsidRDefault="00C1434E" w:rsidP="0003012A">
      <w:pPr>
        <w:pStyle w:val="RequirementList"/>
      </w:pPr>
      <w:bookmarkStart w:id="3135" w:name="_Toc200491937"/>
      <w:r w:rsidRPr="0056208B">
        <w:t xml:space="preserve">The Contractor shall define the instrumentation layout and measurement ranges and submit the documentation to SCK CEN for review and approval at the Detailed-Design stage.  </w:t>
      </w:r>
      <w:bookmarkStart w:id="3136" w:name="_Ref192250729"/>
      <w:bookmarkStart w:id="3137" w:name="_Toc200491938"/>
      <w:bookmarkEnd w:id="3135"/>
    </w:p>
    <w:p w14:paraId="6218AC96" w14:textId="15FA531C" w:rsidR="00C1434E" w:rsidRPr="0056208B" w:rsidRDefault="00C1434E" w:rsidP="0003012A">
      <w:pPr>
        <w:pStyle w:val="RequirementList"/>
      </w:pPr>
      <w:r w:rsidRPr="0056208B">
        <w:t>The complete, as-built wiring diagram of the instrumentation and control circuits shall be included in the Deliverables package.</w:t>
      </w:r>
      <w:bookmarkEnd w:id="3136"/>
      <w:bookmarkEnd w:id="3137"/>
    </w:p>
    <w:p w14:paraId="7420D82B" w14:textId="3166E61A" w:rsidR="00430378" w:rsidRPr="0056208B" w:rsidRDefault="00430378" w:rsidP="00430378">
      <w:pPr>
        <w:pStyle w:val="RequirementList"/>
      </w:pPr>
      <w:r w:rsidRPr="0056208B">
        <w:t>The Contractor shall submit a complete set of documentation for each instrumentation element including but not limited to calibration curves, power rating, location, and protection set points</w:t>
      </w:r>
      <w:r w:rsidR="00FB6749" w:rsidRPr="0056208B">
        <w:t xml:space="preserve"> (where applicable)</w:t>
      </w:r>
      <w:r w:rsidRPr="0056208B">
        <w:t>.</w:t>
      </w:r>
    </w:p>
    <w:p w14:paraId="67A1E8FB" w14:textId="549154F7" w:rsidR="00C1434E" w:rsidRPr="0056208B" w:rsidRDefault="00C1434E" w:rsidP="001D6005">
      <w:pPr>
        <w:pStyle w:val="Heading4numbered"/>
        <w:rPr>
          <w:rStyle w:val="Strong"/>
          <w:b w:val="0"/>
          <w:color w:val="034694"/>
          <w:lang w:val="en-GB"/>
        </w:rPr>
      </w:pPr>
      <w:bookmarkStart w:id="3138" w:name="_Toc200491942"/>
      <w:bookmarkStart w:id="3139" w:name="_Toc202536121"/>
      <w:r w:rsidRPr="0056208B">
        <w:rPr>
          <w:rStyle w:val="Strong"/>
          <w:b w:val="0"/>
          <w:color w:val="034694"/>
          <w:lang w:val="en-GB"/>
        </w:rPr>
        <w:t>Heaters</w:t>
      </w:r>
      <w:bookmarkEnd w:id="3138"/>
      <w:bookmarkEnd w:id="3139"/>
    </w:p>
    <w:p w14:paraId="4973D401" w14:textId="073CA0A8" w:rsidR="00C1434E" w:rsidRPr="0056208B" w:rsidRDefault="00C1434E" w:rsidP="00C1434E">
      <w:pPr>
        <w:pStyle w:val="RequirementList"/>
      </w:pPr>
      <w:bookmarkStart w:id="3140" w:name="_Toc200491943"/>
      <w:r w:rsidRPr="0056208B">
        <w:t>Each electrical heater shall incorporate a temperature control ensuring the specified maximum sheath or process temperature is not exceeded.</w:t>
      </w:r>
    </w:p>
    <w:p w14:paraId="7B98F6A3" w14:textId="5A1237BE" w:rsidR="00C1434E" w:rsidRPr="0056208B" w:rsidRDefault="00C1434E" w:rsidP="00C1434E">
      <w:pPr>
        <w:pStyle w:val="RequirementList"/>
      </w:pPr>
      <w:bookmarkStart w:id="3141" w:name="_Ref192502870"/>
      <w:bookmarkStart w:id="3142" w:name="_Toc200491944"/>
      <w:bookmarkEnd w:id="3140"/>
      <w:r w:rsidRPr="0056208B">
        <w:t xml:space="preserve">Heating elements needed for normal control or operation shall either (a) be replaceable without breaking the insulation vacuum, or (b) be </w:t>
      </w:r>
      <w:r w:rsidR="00D91619" w:rsidRPr="0056208B">
        <w:t>implemented</w:t>
      </w:r>
      <w:r w:rsidRPr="0056208B">
        <w:t xml:space="preserve"> redundant</w:t>
      </w:r>
      <w:r w:rsidR="00D91619" w:rsidRPr="0056208B">
        <w:t>ly</w:t>
      </w:r>
      <w:r w:rsidRPr="0056208B">
        <w:t>.</w:t>
      </w:r>
    </w:p>
    <w:p w14:paraId="363AC7F9" w14:textId="48A9E7FE" w:rsidR="00C1434E" w:rsidRPr="0056208B" w:rsidRDefault="00C1434E" w:rsidP="00C1434E">
      <w:pPr>
        <w:pStyle w:val="RequirementList"/>
      </w:pPr>
      <w:bookmarkStart w:id="3143" w:name="_Toc200491945"/>
      <w:bookmarkEnd w:id="3141"/>
      <w:bookmarkEnd w:id="3142"/>
      <w:r w:rsidRPr="0056208B">
        <w:t xml:space="preserve">Real-time heater power </w:t>
      </w:r>
      <w:r w:rsidR="00AE109C" w:rsidRPr="0056208B">
        <w:t>measurements</w:t>
      </w:r>
      <w:r w:rsidRPr="0056208B">
        <w:t xml:space="preserve"> shall be transmitted to the QPLANT:CIS for trending and alarm purposes. </w:t>
      </w:r>
    </w:p>
    <w:bookmarkEnd w:id="3143"/>
    <w:p w14:paraId="089BCE49" w14:textId="2C7C2DCB" w:rsidR="006D27B3" w:rsidRPr="00FF48B0" w:rsidRDefault="006D27B3" w:rsidP="00FF48B0">
      <w:pPr>
        <w:pStyle w:val="RequirementList"/>
      </w:pPr>
      <w:r w:rsidRPr="00FF48B0">
        <w:t>RTM-065</w:t>
      </w:r>
      <w:r w:rsidRPr="00FF48B0">
        <w:br/>
        <w:t>All heater circuits shall successfully pass a dielectric test in accordance with applicable IEC/EN standards:</w:t>
      </w:r>
    </w:p>
    <w:p w14:paraId="5C458190" w14:textId="77777777" w:rsidR="006D27B3" w:rsidRPr="00FF48B0" w:rsidRDefault="006D27B3" w:rsidP="00FF48B0">
      <w:pPr>
        <w:pStyle w:val="RequirementList"/>
        <w:numPr>
          <w:ilvl w:val="1"/>
          <w:numId w:val="15"/>
        </w:numPr>
      </w:pPr>
      <w:r w:rsidRPr="00FF48B0">
        <w:t>Test Stages</w:t>
      </w:r>
    </w:p>
    <w:p w14:paraId="7188503E" w14:textId="77777777" w:rsidR="006D27B3" w:rsidRPr="00FF48B0" w:rsidRDefault="006D27B3" w:rsidP="00FF48B0">
      <w:pPr>
        <w:pStyle w:val="RequirementList"/>
        <w:numPr>
          <w:ilvl w:val="1"/>
          <w:numId w:val="15"/>
        </w:numPr>
      </w:pPr>
      <w:r w:rsidRPr="00FF48B0">
        <w:t>A dielectric test shall be performed after each major installation phase.</w:t>
      </w:r>
    </w:p>
    <w:p w14:paraId="157B600C" w14:textId="77777777" w:rsidR="006D27B3" w:rsidRPr="00FF48B0" w:rsidRDefault="006D27B3" w:rsidP="00FF48B0">
      <w:pPr>
        <w:pStyle w:val="RequirementList"/>
        <w:numPr>
          <w:ilvl w:val="1"/>
          <w:numId w:val="15"/>
        </w:numPr>
      </w:pPr>
      <w:r w:rsidRPr="00FF48B0">
        <w:t>A final dielectric test shall be performed at hand-over.</w:t>
      </w:r>
    </w:p>
    <w:p w14:paraId="39207A36" w14:textId="77777777" w:rsidR="006D27B3" w:rsidRPr="00FF48B0" w:rsidRDefault="006D27B3" w:rsidP="00FF48B0">
      <w:pPr>
        <w:pStyle w:val="RequirementList"/>
        <w:numPr>
          <w:ilvl w:val="1"/>
          <w:numId w:val="15"/>
        </w:numPr>
      </w:pPr>
      <w:r w:rsidRPr="00FF48B0">
        <w:t>Acceptance Criteria</w:t>
      </w:r>
    </w:p>
    <w:p w14:paraId="2DFD38E5" w14:textId="77777777" w:rsidR="006D27B3" w:rsidRPr="006D27B3" w:rsidRDefault="006D27B3" w:rsidP="006D27B3">
      <w:pPr>
        <w:numPr>
          <w:ilvl w:val="1"/>
          <w:numId w:val="15"/>
        </w:numPr>
        <w:spacing w:before="100" w:beforeAutospacing="1" w:after="100" w:afterAutospacing="1" w:line="240" w:lineRule="auto"/>
        <w:rPr>
          <w:rFonts w:ascii="Times New Roman" w:eastAsia="Times New Roman" w:hAnsi="Times New Roman"/>
          <w:sz w:val="24"/>
          <w:szCs w:val="24"/>
          <w:lang w:val="en-US"/>
        </w:rPr>
      </w:pPr>
      <w:r w:rsidRPr="006D27B3">
        <w:rPr>
          <w:rFonts w:ascii="Times New Roman" w:eastAsia="Times New Roman" w:hAnsi="Times New Roman"/>
          <w:sz w:val="24"/>
          <w:szCs w:val="24"/>
          <w:lang w:val="en-US"/>
        </w:rPr>
        <w:lastRenderedPageBreak/>
        <w:t>No breakdown of insulation or abnormal leakage current shall occur under the specified test voltage and duration.</w:t>
      </w:r>
    </w:p>
    <w:p w14:paraId="4CFE9227" w14:textId="7AA857F6" w:rsidR="006D27B3" w:rsidRPr="006D27B3" w:rsidRDefault="006D27B3" w:rsidP="006D27B3">
      <w:pPr>
        <w:numPr>
          <w:ilvl w:val="1"/>
          <w:numId w:val="15"/>
        </w:numPr>
        <w:spacing w:before="100" w:beforeAutospacing="1" w:after="100" w:afterAutospacing="1" w:line="240" w:lineRule="auto"/>
        <w:rPr>
          <w:rFonts w:ascii="Times New Roman" w:eastAsia="Times New Roman" w:hAnsi="Times New Roman"/>
          <w:sz w:val="24"/>
          <w:szCs w:val="24"/>
          <w:lang w:val="en-US"/>
        </w:rPr>
      </w:pPr>
      <w:r w:rsidRPr="006D27B3">
        <w:rPr>
          <w:rFonts w:ascii="Times New Roman" w:eastAsia="Times New Roman" w:hAnsi="Times New Roman"/>
          <w:sz w:val="24"/>
          <w:szCs w:val="24"/>
          <w:lang w:val="en-US"/>
        </w:rPr>
        <w:t>.</w:t>
      </w:r>
    </w:p>
    <w:p w14:paraId="57FFCD41" w14:textId="77777777" w:rsidR="00C1434E" w:rsidRPr="0056208B" w:rsidRDefault="00C1434E" w:rsidP="001D6005">
      <w:pPr>
        <w:pStyle w:val="Heading4numbered"/>
        <w:rPr>
          <w:rStyle w:val="Strong"/>
          <w:b w:val="0"/>
          <w:color w:val="034694"/>
          <w:lang w:val="en-GB"/>
        </w:rPr>
      </w:pPr>
      <w:bookmarkStart w:id="3144" w:name="_Toc200491948"/>
      <w:bookmarkStart w:id="3145" w:name="_Toc202536122"/>
      <w:r w:rsidRPr="0056208B">
        <w:rPr>
          <w:rStyle w:val="Strong"/>
          <w:b w:val="0"/>
          <w:color w:val="034694"/>
          <w:lang w:val="en-GB"/>
        </w:rPr>
        <w:t>Temperature measurements</w:t>
      </w:r>
      <w:bookmarkEnd w:id="3144"/>
      <w:bookmarkEnd w:id="3145"/>
    </w:p>
    <w:p w14:paraId="484C8FE0" w14:textId="047D3D0C" w:rsidR="00C1434E" w:rsidRPr="0056208B" w:rsidRDefault="00C1434E" w:rsidP="00C1434E">
      <w:pPr>
        <w:pStyle w:val="RequirementList"/>
      </w:pPr>
      <w:bookmarkStart w:id="3146" w:name="_Toc200491952"/>
      <w:r w:rsidRPr="0056208B">
        <w:t>Temperature measurements (including the whole thermometry chain) shall meet the requirement</w:t>
      </w:r>
      <w:r w:rsidR="00CA405F" w:rsidRPr="0056208B">
        <w:t>s listed</w:t>
      </w:r>
      <w:r w:rsidRPr="0056208B">
        <w:t xml:space="preserve"> in </w:t>
      </w:r>
      <w:r w:rsidRPr="0056208B">
        <w:rPr>
          <w:rStyle w:val="Style1Char"/>
          <w:rFonts w:eastAsia="Calibri"/>
        </w:rPr>
        <w:fldChar w:fldCharType="begin"/>
      </w:r>
      <w:r w:rsidRPr="0056208B">
        <w:rPr>
          <w:rStyle w:val="Style1Char"/>
          <w:rFonts w:eastAsia="Calibri"/>
        </w:rPr>
        <w:instrText xml:space="preserve"> REF _Ref185259881 \h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Table 5</w:t>
      </w:r>
      <w:r w:rsidRPr="0056208B">
        <w:rPr>
          <w:rStyle w:val="Style1Char"/>
          <w:rFonts w:eastAsia="Calibri"/>
        </w:rPr>
        <w:fldChar w:fldCharType="end"/>
      </w:r>
      <w:r w:rsidRPr="0056208B">
        <w:rPr>
          <w:rStyle w:val="Style1Char"/>
          <w:rFonts w:eastAsia="Calibri"/>
        </w:rPr>
        <w:t>.</w:t>
      </w:r>
      <w:bookmarkEnd w:id="3146"/>
    </w:p>
    <w:p w14:paraId="595257DA" w14:textId="20647E37" w:rsidR="00C1434E" w:rsidRPr="0056208B" w:rsidRDefault="00C1434E" w:rsidP="00C1434E">
      <w:pPr>
        <w:pStyle w:val="Caption"/>
      </w:pPr>
      <w:bookmarkStart w:id="3147" w:name="_Ref185259881"/>
      <w:bookmarkStart w:id="3148" w:name="_Toc201310416"/>
      <w:bookmarkStart w:id="3149" w:name="_Toc209530023"/>
      <w:r w:rsidRPr="0056208B">
        <w:t xml:space="preserve">Table </w:t>
      </w:r>
      <w:r w:rsidRPr="0056208B">
        <w:fldChar w:fldCharType="begin"/>
      </w:r>
      <w:r w:rsidRPr="0056208B">
        <w:instrText xml:space="preserve"> SEQ Table \* ARABIC </w:instrText>
      </w:r>
      <w:r w:rsidRPr="0056208B">
        <w:fldChar w:fldCharType="separate"/>
      </w:r>
      <w:r w:rsidR="00D62D30">
        <w:rPr>
          <w:noProof/>
        </w:rPr>
        <w:t>5</w:t>
      </w:r>
      <w:r w:rsidRPr="0056208B">
        <w:fldChar w:fldCharType="end"/>
      </w:r>
      <w:bookmarkEnd w:id="3147"/>
      <w:r w:rsidRPr="0056208B">
        <w:t xml:space="preserve"> Temperature measurement precision</w:t>
      </w:r>
      <w:bookmarkEnd w:id="3148"/>
      <w:bookmarkEnd w:id="3149"/>
    </w:p>
    <w:tbl>
      <w:tblPr>
        <w:tblW w:w="8370"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4410"/>
        <w:gridCol w:w="1320"/>
        <w:gridCol w:w="1320"/>
        <w:gridCol w:w="1320"/>
      </w:tblGrid>
      <w:tr w:rsidR="00C1434E" w:rsidRPr="0056208B" w14:paraId="741328FD" w14:textId="77777777" w:rsidTr="0003012A">
        <w:trPr>
          <w:trHeight w:val="375"/>
          <w:jc w:val="center"/>
        </w:trPr>
        <w:tc>
          <w:tcPr>
            <w:tcW w:w="4410" w:type="dxa"/>
            <w:shd w:val="clear" w:color="auto" w:fill="EBD9ED" w:themeFill="accent2" w:themeFillTint="33"/>
            <w:vAlign w:val="center"/>
          </w:tcPr>
          <w:p w14:paraId="470118EB" w14:textId="77777777" w:rsidR="00C1434E" w:rsidRPr="0056208B" w:rsidRDefault="00C1434E" w:rsidP="0003012A">
            <w:pPr>
              <w:pStyle w:val="AASemiBold"/>
              <w:rPr>
                <w:rFonts w:ascii="Aptos" w:hAnsi="Aptos"/>
                <w:b/>
                <w:bCs/>
                <w:color w:val="7030A0"/>
                <w:sz w:val="18"/>
                <w:szCs w:val="18"/>
              </w:rPr>
            </w:pPr>
            <w:r w:rsidRPr="0056208B">
              <w:rPr>
                <w:rFonts w:ascii="Aptos" w:hAnsi="Aptos"/>
                <w:color w:val="7030A0"/>
                <w:sz w:val="18"/>
                <w:szCs w:val="18"/>
              </w:rPr>
              <w:t>Nominal Temperature</w:t>
            </w:r>
          </w:p>
        </w:tc>
        <w:tc>
          <w:tcPr>
            <w:tcW w:w="1320" w:type="dxa"/>
            <w:shd w:val="clear" w:color="auto" w:fill="EBD9ED" w:themeFill="accent2" w:themeFillTint="33"/>
            <w:vAlign w:val="center"/>
          </w:tcPr>
          <w:p w14:paraId="1025B73B" w14:textId="77777777" w:rsidR="00C1434E" w:rsidRPr="0056208B" w:rsidRDefault="00C1434E" w:rsidP="0003012A">
            <w:pPr>
              <w:pStyle w:val="AASemiBold"/>
              <w:ind w:left="30"/>
              <w:jc w:val="center"/>
              <w:rPr>
                <w:rFonts w:ascii="Aptos" w:hAnsi="Aptos"/>
                <w:b/>
                <w:bCs/>
                <w:color w:val="7030A0"/>
                <w:sz w:val="18"/>
                <w:szCs w:val="18"/>
              </w:rPr>
            </w:pPr>
            <w:r w:rsidRPr="0056208B">
              <w:rPr>
                <w:rFonts w:ascii="Aptos" w:hAnsi="Aptos"/>
                <w:color w:val="7030A0"/>
                <w:sz w:val="18"/>
                <w:szCs w:val="18"/>
              </w:rPr>
              <w:t>&lt; 30 K</w:t>
            </w:r>
          </w:p>
        </w:tc>
        <w:tc>
          <w:tcPr>
            <w:tcW w:w="1320" w:type="dxa"/>
            <w:shd w:val="clear" w:color="auto" w:fill="EBD9ED" w:themeFill="accent2" w:themeFillTint="33"/>
            <w:vAlign w:val="center"/>
          </w:tcPr>
          <w:p w14:paraId="11F30D55" w14:textId="77777777" w:rsidR="00C1434E" w:rsidRPr="0056208B" w:rsidRDefault="00C1434E" w:rsidP="0003012A">
            <w:pPr>
              <w:pStyle w:val="AASemiBold"/>
              <w:ind w:left="30"/>
              <w:jc w:val="center"/>
              <w:rPr>
                <w:rFonts w:ascii="Aptos" w:hAnsi="Aptos"/>
                <w:b/>
                <w:bCs/>
                <w:color w:val="7030A0"/>
                <w:sz w:val="18"/>
                <w:szCs w:val="18"/>
              </w:rPr>
            </w:pPr>
            <w:r w:rsidRPr="0056208B">
              <w:rPr>
                <w:rFonts w:ascii="Aptos" w:hAnsi="Aptos"/>
                <w:color w:val="7030A0"/>
                <w:sz w:val="18"/>
                <w:szCs w:val="18"/>
              </w:rPr>
              <w:t>30 K to 120 K</w:t>
            </w:r>
          </w:p>
        </w:tc>
        <w:tc>
          <w:tcPr>
            <w:tcW w:w="1320" w:type="dxa"/>
            <w:shd w:val="clear" w:color="auto" w:fill="EBD9ED" w:themeFill="accent2" w:themeFillTint="33"/>
            <w:vAlign w:val="center"/>
          </w:tcPr>
          <w:p w14:paraId="34532084" w14:textId="77777777" w:rsidR="00C1434E" w:rsidRPr="0056208B" w:rsidRDefault="00C1434E" w:rsidP="0003012A">
            <w:pPr>
              <w:pStyle w:val="AASemiBold"/>
              <w:ind w:left="30"/>
              <w:jc w:val="center"/>
              <w:rPr>
                <w:rFonts w:ascii="Aptos" w:hAnsi="Aptos"/>
                <w:b/>
                <w:bCs/>
                <w:color w:val="7030A0"/>
                <w:sz w:val="18"/>
                <w:szCs w:val="18"/>
              </w:rPr>
            </w:pPr>
            <w:r w:rsidRPr="0056208B">
              <w:rPr>
                <w:rFonts w:ascii="Aptos" w:hAnsi="Aptos"/>
                <w:color w:val="7030A0"/>
                <w:sz w:val="18"/>
                <w:szCs w:val="18"/>
              </w:rPr>
              <w:t>&gt; 120 K</w:t>
            </w:r>
          </w:p>
        </w:tc>
      </w:tr>
      <w:tr w:rsidR="00C1434E" w:rsidRPr="0056208B" w14:paraId="218EC01C" w14:textId="77777777" w:rsidTr="0003012A">
        <w:trPr>
          <w:trHeight w:val="375"/>
          <w:jc w:val="center"/>
        </w:trPr>
        <w:tc>
          <w:tcPr>
            <w:tcW w:w="4410" w:type="dxa"/>
            <w:vAlign w:val="center"/>
          </w:tcPr>
          <w:p w14:paraId="1E18653A" w14:textId="300EF66C" w:rsidR="00C1434E" w:rsidRPr="0056208B" w:rsidRDefault="00C1434E" w:rsidP="0003012A">
            <w:pPr>
              <w:spacing w:before="40" w:after="20" w:line="240" w:lineRule="auto"/>
              <w:ind w:right="-75"/>
              <w:contextualSpacing/>
              <w:rPr>
                <w:rFonts w:ascii="Aptos" w:hAnsi="Aptos" w:cs="Arial"/>
                <w:color w:val="000000"/>
                <w:sz w:val="18"/>
                <w:szCs w:val="18"/>
              </w:rPr>
            </w:pPr>
            <w:r w:rsidRPr="0056208B">
              <w:rPr>
                <w:rFonts w:ascii="Aptos" w:hAnsi="Aptos" w:cs="Arial"/>
                <w:color w:val="000000"/>
                <w:sz w:val="18"/>
                <w:szCs w:val="18"/>
              </w:rPr>
              <w:t>Accuracy required for standard measurements</w:t>
            </w:r>
          </w:p>
        </w:tc>
        <w:tc>
          <w:tcPr>
            <w:tcW w:w="1320" w:type="dxa"/>
            <w:vAlign w:val="center"/>
          </w:tcPr>
          <w:p w14:paraId="28F02A87" w14:textId="77777777" w:rsidR="00C1434E" w:rsidRPr="0056208B" w:rsidRDefault="00C1434E" w:rsidP="0003012A">
            <w:pPr>
              <w:spacing w:before="40" w:after="20" w:line="240" w:lineRule="auto"/>
              <w:ind w:left="30"/>
              <w:contextualSpacing/>
              <w:jc w:val="center"/>
              <w:rPr>
                <w:rFonts w:ascii="Aptos" w:hAnsi="Aptos" w:cs="Arial"/>
                <w:color w:val="000000"/>
                <w:sz w:val="18"/>
                <w:szCs w:val="18"/>
              </w:rPr>
            </w:pPr>
            <w:r w:rsidRPr="0056208B">
              <w:rPr>
                <w:rFonts w:ascii="Aptos" w:hAnsi="Aptos"/>
                <w:sz w:val="18"/>
                <w:szCs w:val="18"/>
              </w:rPr>
              <w:t>≤ +/- 100 mK</w:t>
            </w:r>
          </w:p>
        </w:tc>
        <w:tc>
          <w:tcPr>
            <w:tcW w:w="1320" w:type="dxa"/>
            <w:vAlign w:val="center"/>
          </w:tcPr>
          <w:p w14:paraId="209C4952" w14:textId="77777777" w:rsidR="00C1434E" w:rsidRPr="0056208B" w:rsidRDefault="00C1434E" w:rsidP="0003012A">
            <w:pPr>
              <w:spacing w:before="40" w:after="20" w:line="240" w:lineRule="auto"/>
              <w:ind w:left="30"/>
              <w:contextualSpacing/>
              <w:jc w:val="center"/>
              <w:rPr>
                <w:rFonts w:ascii="Aptos" w:hAnsi="Aptos" w:cs="Arial"/>
                <w:color w:val="000000"/>
                <w:sz w:val="18"/>
                <w:szCs w:val="18"/>
              </w:rPr>
            </w:pPr>
            <w:r w:rsidRPr="0056208B">
              <w:rPr>
                <w:rFonts w:ascii="Aptos" w:hAnsi="Aptos" w:cs="Arial"/>
                <w:color w:val="000000"/>
                <w:sz w:val="18"/>
                <w:szCs w:val="18"/>
              </w:rPr>
              <w:t>≤ +/- 500 mK</w:t>
            </w:r>
          </w:p>
        </w:tc>
        <w:tc>
          <w:tcPr>
            <w:tcW w:w="1320" w:type="dxa"/>
            <w:vAlign w:val="center"/>
          </w:tcPr>
          <w:p w14:paraId="26B5A52F" w14:textId="77777777" w:rsidR="00C1434E" w:rsidRPr="0056208B" w:rsidRDefault="00C1434E" w:rsidP="0003012A">
            <w:pPr>
              <w:spacing w:before="40" w:after="20" w:line="240" w:lineRule="auto"/>
              <w:contextualSpacing/>
              <w:jc w:val="center"/>
              <w:rPr>
                <w:rFonts w:ascii="Aptos" w:hAnsi="Aptos" w:cs="Arial"/>
                <w:color w:val="000000"/>
                <w:sz w:val="18"/>
                <w:szCs w:val="18"/>
              </w:rPr>
            </w:pPr>
            <w:r w:rsidRPr="0056208B">
              <w:rPr>
                <w:rFonts w:ascii="Aptos" w:hAnsi="Aptos"/>
                <w:sz w:val="18"/>
                <w:szCs w:val="18"/>
              </w:rPr>
              <w:t>≤ +/- 1 K</w:t>
            </w:r>
          </w:p>
        </w:tc>
      </w:tr>
      <w:tr w:rsidR="00C1434E" w:rsidRPr="0056208B" w14:paraId="330D7C84" w14:textId="77777777" w:rsidTr="0003012A">
        <w:trPr>
          <w:trHeight w:val="375"/>
          <w:jc w:val="center"/>
        </w:trPr>
        <w:tc>
          <w:tcPr>
            <w:tcW w:w="4410" w:type="dxa"/>
            <w:vAlign w:val="center"/>
          </w:tcPr>
          <w:p w14:paraId="7C6CC94F" w14:textId="49106BA5" w:rsidR="00C1434E" w:rsidRPr="0056208B" w:rsidRDefault="00C1434E" w:rsidP="0003012A">
            <w:pPr>
              <w:spacing w:before="40" w:after="20" w:line="240" w:lineRule="auto"/>
              <w:ind w:right="-75"/>
              <w:contextualSpacing/>
              <w:rPr>
                <w:rFonts w:ascii="Aptos" w:hAnsi="Aptos" w:cs="Arial"/>
                <w:color w:val="000000"/>
                <w:sz w:val="18"/>
                <w:szCs w:val="18"/>
              </w:rPr>
            </w:pPr>
            <w:r w:rsidRPr="0056208B">
              <w:rPr>
                <w:rFonts w:ascii="Aptos" w:hAnsi="Aptos" w:cs="Arial"/>
                <w:color w:val="000000"/>
                <w:sz w:val="18"/>
                <w:szCs w:val="18"/>
              </w:rPr>
              <w:t>Accuracy required for high precision measurements</w:t>
            </w:r>
          </w:p>
        </w:tc>
        <w:tc>
          <w:tcPr>
            <w:tcW w:w="1320" w:type="dxa"/>
            <w:vAlign w:val="center"/>
          </w:tcPr>
          <w:p w14:paraId="7473E56A" w14:textId="77777777" w:rsidR="00C1434E" w:rsidRPr="0056208B" w:rsidRDefault="00C1434E" w:rsidP="0003012A">
            <w:pPr>
              <w:spacing w:before="40" w:after="20" w:line="240" w:lineRule="auto"/>
              <w:ind w:left="30"/>
              <w:contextualSpacing/>
              <w:jc w:val="center"/>
              <w:rPr>
                <w:rFonts w:ascii="Aptos" w:hAnsi="Aptos" w:cs="Arial"/>
                <w:color w:val="000000"/>
                <w:sz w:val="18"/>
                <w:szCs w:val="18"/>
              </w:rPr>
            </w:pPr>
            <w:r w:rsidRPr="0056208B">
              <w:rPr>
                <w:rFonts w:ascii="Aptos" w:hAnsi="Aptos"/>
                <w:sz w:val="18"/>
                <w:szCs w:val="18"/>
              </w:rPr>
              <w:t>≤ +/- 50 mK</w:t>
            </w:r>
          </w:p>
        </w:tc>
        <w:tc>
          <w:tcPr>
            <w:tcW w:w="1320" w:type="dxa"/>
            <w:vAlign w:val="center"/>
          </w:tcPr>
          <w:p w14:paraId="1D350E51" w14:textId="77777777" w:rsidR="00C1434E" w:rsidRPr="0056208B" w:rsidRDefault="00C1434E" w:rsidP="0003012A">
            <w:pPr>
              <w:spacing w:before="40" w:after="20" w:line="240" w:lineRule="auto"/>
              <w:ind w:left="30"/>
              <w:contextualSpacing/>
              <w:jc w:val="center"/>
              <w:rPr>
                <w:rFonts w:ascii="Aptos" w:hAnsi="Aptos" w:cs="Arial"/>
                <w:color w:val="000000"/>
                <w:sz w:val="18"/>
                <w:szCs w:val="18"/>
              </w:rPr>
            </w:pPr>
            <w:r w:rsidRPr="0056208B">
              <w:rPr>
                <w:rFonts w:ascii="Aptos" w:hAnsi="Aptos" w:cs="Arial"/>
                <w:color w:val="000000"/>
                <w:sz w:val="18"/>
                <w:szCs w:val="18"/>
              </w:rPr>
              <w:t>≤ +/- 300 mK</w:t>
            </w:r>
          </w:p>
        </w:tc>
        <w:tc>
          <w:tcPr>
            <w:tcW w:w="1320" w:type="dxa"/>
            <w:vAlign w:val="center"/>
          </w:tcPr>
          <w:p w14:paraId="1773082E" w14:textId="77777777" w:rsidR="00C1434E" w:rsidRPr="0056208B" w:rsidRDefault="00C1434E" w:rsidP="0003012A">
            <w:pPr>
              <w:spacing w:before="40" w:after="20" w:line="240" w:lineRule="auto"/>
              <w:contextualSpacing/>
              <w:jc w:val="center"/>
              <w:rPr>
                <w:rFonts w:ascii="Aptos" w:hAnsi="Aptos"/>
                <w:sz w:val="18"/>
                <w:szCs w:val="18"/>
              </w:rPr>
            </w:pPr>
            <w:r w:rsidRPr="0056208B">
              <w:rPr>
                <w:rFonts w:ascii="Aptos" w:hAnsi="Aptos"/>
                <w:sz w:val="18"/>
                <w:szCs w:val="18"/>
              </w:rPr>
              <w:t>not applicable</w:t>
            </w:r>
          </w:p>
        </w:tc>
      </w:tr>
      <w:tr w:rsidR="00C1434E" w:rsidRPr="0056208B" w14:paraId="000C1308" w14:textId="77777777" w:rsidTr="0003012A">
        <w:trPr>
          <w:trHeight w:val="54"/>
          <w:jc w:val="center"/>
        </w:trPr>
        <w:tc>
          <w:tcPr>
            <w:tcW w:w="4410" w:type="dxa"/>
            <w:vAlign w:val="center"/>
          </w:tcPr>
          <w:p w14:paraId="276EA973" w14:textId="77777777" w:rsidR="00C1434E" w:rsidRPr="0056208B" w:rsidRDefault="00C1434E" w:rsidP="0003012A">
            <w:pPr>
              <w:spacing w:before="40" w:after="20" w:line="240" w:lineRule="auto"/>
              <w:ind w:right="-75"/>
              <w:contextualSpacing/>
              <w:rPr>
                <w:rFonts w:ascii="Aptos" w:hAnsi="Aptos" w:cs="Arial"/>
                <w:color w:val="000000"/>
                <w:sz w:val="18"/>
                <w:szCs w:val="18"/>
              </w:rPr>
            </w:pPr>
            <w:r w:rsidRPr="0056208B">
              <w:rPr>
                <w:rFonts w:ascii="Aptos" w:hAnsi="Aptos" w:cs="Arial"/>
                <w:color w:val="000000"/>
                <w:sz w:val="18"/>
                <w:szCs w:val="18"/>
              </w:rPr>
              <w:t>Long term drift for the whole scale</w:t>
            </w:r>
          </w:p>
        </w:tc>
        <w:tc>
          <w:tcPr>
            <w:tcW w:w="1320" w:type="dxa"/>
            <w:vAlign w:val="center"/>
          </w:tcPr>
          <w:p w14:paraId="5B675DEB" w14:textId="77777777" w:rsidR="00C1434E" w:rsidRPr="0056208B" w:rsidRDefault="00C1434E" w:rsidP="0003012A">
            <w:pPr>
              <w:spacing w:before="40" w:after="20" w:line="240" w:lineRule="auto"/>
              <w:ind w:left="30"/>
              <w:contextualSpacing/>
              <w:jc w:val="center"/>
              <w:rPr>
                <w:rFonts w:ascii="Aptos" w:hAnsi="Aptos" w:cs="Arial"/>
                <w:color w:val="000000"/>
                <w:sz w:val="18"/>
                <w:szCs w:val="18"/>
              </w:rPr>
            </w:pPr>
            <w:r w:rsidRPr="0056208B">
              <w:rPr>
                <w:rFonts w:ascii="Aptos" w:hAnsi="Aptos"/>
                <w:sz w:val="18"/>
                <w:szCs w:val="18"/>
              </w:rPr>
              <w:t xml:space="preserve">≤ </w:t>
            </w:r>
            <w:r w:rsidRPr="0056208B">
              <w:rPr>
                <w:rFonts w:ascii="Aptos" w:hAnsi="Aptos" w:cs="Arial"/>
                <w:sz w:val="18"/>
                <w:szCs w:val="18"/>
              </w:rPr>
              <w:t xml:space="preserve">+/- 10 mK </w:t>
            </w:r>
            <w:r w:rsidRPr="0056208B">
              <w:rPr>
                <w:rFonts w:ascii="Aptos" w:hAnsi="Aptos" w:cs="Arial"/>
                <w:color w:val="000000"/>
                <w:sz w:val="18"/>
                <w:szCs w:val="18"/>
              </w:rPr>
              <w:t>per year</w:t>
            </w:r>
          </w:p>
        </w:tc>
        <w:tc>
          <w:tcPr>
            <w:tcW w:w="1320" w:type="dxa"/>
            <w:vAlign w:val="center"/>
          </w:tcPr>
          <w:p w14:paraId="278AE29B" w14:textId="77777777" w:rsidR="00C1434E" w:rsidRPr="0056208B" w:rsidRDefault="00C1434E" w:rsidP="0003012A">
            <w:pPr>
              <w:spacing w:before="40" w:after="20" w:line="240" w:lineRule="auto"/>
              <w:ind w:left="30"/>
              <w:contextualSpacing/>
              <w:jc w:val="center"/>
              <w:rPr>
                <w:rFonts w:ascii="Aptos" w:hAnsi="Aptos" w:cs="Arial"/>
                <w:color w:val="000000"/>
                <w:sz w:val="18"/>
                <w:szCs w:val="18"/>
              </w:rPr>
            </w:pPr>
            <w:r w:rsidRPr="0056208B">
              <w:rPr>
                <w:rFonts w:ascii="Aptos" w:hAnsi="Aptos" w:cs="Arial"/>
                <w:color w:val="000000"/>
                <w:sz w:val="18"/>
                <w:szCs w:val="18"/>
              </w:rPr>
              <w:t>≤ +/- 50 mK</w:t>
            </w:r>
            <w:r w:rsidRPr="0056208B">
              <w:rPr>
                <w:rFonts w:ascii="Aptos" w:hAnsi="Aptos" w:cs="Arial"/>
                <w:color w:val="000000"/>
                <w:sz w:val="18"/>
                <w:szCs w:val="18"/>
              </w:rPr>
              <w:br/>
              <w:t>per year</w:t>
            </w:r>
          </w:p>
        </w:tc>
        <w:tc>
          <w:tcPr>
            <w:tcW w:w="1320" w:type="dxa"/>
            <w:vAlign w:val="center"/>
          </w:tcPr>
          <w:p w14:paraId="16240CCF" w14:textId="77777777" w:rsidR="00C1434E" w:rsidRPr="0056208B" w:rsidRDefault="00C1434E" w:rsidP="0003012A">
            <w:pPr>
              <w:spacing w:before="40" w:after="20" w:line="240" w:lineRule="auto"/>
              <w:contextualSpacing/>
              <w:jc w:val="center"/>
              <w:rPr>
                <w:rFonts w:ascii="Aptos" w:hAnsi="Aptos" w:cs="Arial"/>
                <w:color w:val="000000"/>
                <w:sz w:val="18"/>
                <w:szCs w:val="18"/>
              </w:rPr>
            </w:pPr>
            <w:r w:rsidRPr="0056208B">
              <w:rPr>
                <w:rFonts w:ascii="Aptos" w:hAnsi="Aptos"/>
                <w:sz w:val="18"/>
                <w:szCs w:val="18"/>
              </w:rPr>
              <w:t>≤</w:t>
            </w:r>
            <w:r w:rsidRPr="0056208B">
              <w:rPr>
                <w:rFonts w:ascii="Aptos" w:hAnsi="Aptos" w:cs="Arial"/>
                <w:sz w:val="18"/>
                <w:szCs w:val="18"/>
              </w:rPr>
              <w:t xml:space="preserve"> +/- 100 mK</w:t>
            </w:r>
            <w:r w:rsidRPr="0056208B">
              <w:rPr>
                <w:rFonts w:ascii="Aptos" w:hAnsi="Aptos" w:cs="Arial"/>
                <w:sz w:val="18"/>
                <w:szCs w:val="18"/>
              </w:rPr>
              <w:br/>
            </w:r>
            <w:r w:rsidRPr="0056208B">
              <w:rPr>
                <w:rFonts w:ascii="Aptos" w:hAnsi="Aptos" w:cs="Arial"/>
                <w:color w:val="000000"/>
                <w:sz w:val="18"/>
                <w:szCs w:val="18"/>
              </w:rPr>
              <w:t>per year</w:t>
            </w:r>
          </w:p>
        </w:tc>
      </w:tr>
    </w:tbl>
    <w:p w14:paraId="6A42C55D" w14:textId="77777777" w:rsidR="00C1434E" w:rsidRPr="0056208B" w:rsidRDefault="00C1434E" w:rsidP="00C1434E"/>
    <w:p w14:paraId="1E9A681D" w14:textId="3E10F794" w:rsidR="00C1434E" w:rsidRPr="0056208B" w:rsidRDefault="00F23D01" w:rsidP="00C1434E">
      <w:pPr>
        <w:pStyle w:val="RequirementList"/>
      </w:pPr>
      <w:bookmarkStart w:id="3150" w:name="_Toc200491953"/>
      <w:r w:rsidRPr="0056208B">
        <w:t>For each temperature measurement, t</w:t>
      </w:r>
      <w:r w:rsidR="00C1434E" w:rsidRPr="0056208B">
        <w:t>he</w:t>
      </w:r>
      <w:r w:rsidRPr="0056208B">
        <w:t xml:space="preserve"> Contractor shall submit a proposal</w:t>
      </w:r>
      <w:r w:rsidR="00C1434E" w:rsidRPr="0056208B">
        <w:t xml:space="preserve"> </w:t>
      </w:r>
      <w:r w:rsidRPr="0056208B">
        <w:t>of classification (</w:t>
      </w:r>
      <w:r w:rsidR="00C1434E" w:rsidRPr="0056208B">
        <w:t xml:space="preserve">standard </w:t>
      </w:r>
      <w:r w:rsidRPr="0056208B">
        <w:t xml:space="preserve">or </w:t>
      </w:r>
      <w:r w:rsidR="00C1434E" w:rsidRPr="0056208B">
        <w:t>high precision</w:t>
      </w:r>
      <w:r w:rsidR="006746DA" w:rsidRPr="0056208B">
        <w:t xml:space="preserve"> as defined in  </w:t>
      </w:r>
      <w:r w:rsidR="006746DA" w:rsidRPr="0056208B">
        <w:rPr>
          <w:rStyle w:val="Style1Char"/>
          <w:rFonts w:eastAsia="Calibri"/>
        </w:rPr>
        <w:fldChar w:fldCharType="begin"/>
      </w:r>
      <w:r w:rsidR="006746DA" w:rsidRPr="0056208B">
        <w:rPr>
          <w:rStyle w:val="Style1Char"/>
          <w:rFonts w:eastAsia="Calibri"/>
        </w:rPr>
        <w:instrText xml:space="preserve"> REF _Ref185259881 \h  \* MERGEFORMAT </w:instrText>
      </w:r>
      <w:r w:rsidR="006746DA" w:rsidRPr="0056208B">
        <w:rPr>
          <w:rStyle w:val="Style1Char"/>
          <w:rFonts w:eastAsia="Calibri"/>
        </w:rPr>
      </w:r>
      <w:r w:rsidR="006746DA" w:rsidRPr="0056208B">
        <w:rPr>
          <w:rStyle w:val="Style1Char"/>
          <w:rFonts w:eastAsia="Calibri"/>
        </w:rPr>
        <w:fldChar w:fldCharType="separate"/>
      </w:r>
      <w:r w:rsidR="00D62D30" w:rsidRPr="00D62D30">
        <w:rPr>
          <w:rStyle w:val="Style1Char"/>
          <w:rFonts w:eastAsia="Calibri"/>
        </w:rPr>
        <w:t>Table 5</w:t>
      </w:r>
      <w:r w:rsidR="006746DA" w:rsidRPr="0056208B">
        <w:rPr>
          <w:rStyle w:val="Style1Char"/>
          <w:rFonts w:eastAsia="Calibri"/>
        </w:rPr>
        <w:fldChar w:fldCharType="end"/>
      </w:r>
      <w:r w:rsidRPr="0056208B">
        <w:t xml:space="preserve">) for review and approval </w:t>
      </w:r>
      <w:r w:rsidR="00C1434E" w:rsidRPr="0056208B">
        <w:t>by SCK CEN.</w:t>
      </w:r>
      <w:bookmarkEnd w:id="3150"/>
    </w:p>
    <w:p w14:paraId="67B3194E" w14:textId="77777777" w:rsidR="00DB27AD" w:rsidRPr="0056208B" w:rsidRDefault="00DB27AD" w:rsidP="00DB27AD">
      <w:pPr>
        <w:pStyle w:val="RequirementList"/>
        <w:rPr>
          <w:shd w:val="clear" w:color="auto" w:fill="FFFFFF"/>
        </w:rPr>
      </w:pPr>
      <w:bookmarkStart w:id="3151" w:name="_Ref190782065"/>
      <w:bookmarkStart w:id="3152" w:name="_Toc200491951"/>
      <w:r w:rsidRPr="0056208B">
        <w:rPr>
          <w:shd w:val="clear" w:color="auto" w:fill="FFFFFF"/>
        </w:rPr>
        <w:t>The cabling between each temperature sensing element and its associated signal conditioning device shall be designed and installed to ensure accurate, stable, and noise-immune signal transmission under all specified operating and environmental conditions.</w:t>
      </w:r>
    </w:p>
    <w:p w14:paraId="5CDEC503" w14:textId="77777777" w:rsidR="00DB27AD" w:rsidRPr="0056208B" w:rsidRDefault="00DB27AD" w:rsidP="00DB27AD">
      <w:pPr>
        <w:pStyle w:val="RequirementList"/>
        <w:numPr>
          <w:ilvl w:val="0"/>
          <w:numId w:val="0"/>
        </w:numPr>
        <w:ind w:left="720"/>
        <w:rPr>
          <w:shd w:val="clear" w:color="auto" w:fill="FFFFFF"/>
        </w:rPr>
      </w:pPr>
      <w:r w:rsidRPr="0056208B">
        <w:rPr>
          <w:shd w:val="clear" w:color="auto" w:fill="FFFFFF"/>
        </w:rPr>
        <w:t>The Contractor shall employ shielded, twisted-pair conductors or functionally equivalent solutions to minimise electromagnetic interference (EMI), preserve signal resolution, and enable compensation of lead resistance when required by the selected measurement method (e.g. 3-wire or 4-wire RTDs).</w:t>
      </w:r>
    </w:p>
    <w:p w14:paraId="146E4B17" w14:textId="444012D3" w:rsidR="00DB27AD" w:rsidRPr="0056208B" w:rsidRDefault="00DB27AD" w:rsidP="007B4C42">
      <w:pPr>
        <w:pStyle w:val="RequirementList"/>
        <w:numPr>
          <w:ilvl w:val="0"/>
          <w:numId w:val="0"/>
        </w:numPr>
        <w:ind w:left="709"/>
      </w:pPr>
      <w:r w:rsidRPr="0056208B">
        <w:rPr>
          <w:shd w:val="clear" w:color="auto" w:fill="FFFFFF"/>
        </w:rPr>
        <w:t>The Contractor’s selected cabling solution shall be justified by reference to recognised standards or design practices, such as IEC 60751, IEC 60359, ISA RP12.6, or other EMI mitigation guidelines accepted in industrial instrumentation.</w:t>
      </w:r>
      <w:r w:rsidRPr="0056208B">
        <w:t xml:space="preserve">  Temperature elements outside cold boxes shall be mounted directly in the fluid stream, using a protection tube welded on the pipe.</w:t>
      </w:r>
      <w:bookmarkEnd w:id="3151"/>
      <w:bookmarkEnd w:id="3152"/>
    </w:p>
    <w:p w14:paraId="1ADB7149" w14:textId="0494FF19" w:rsidR="00C1434E" w:rsidRPr="0056208B" w:rsidRDefault="00C1434E" w:rsidP="001D6005">
      <w:pPr>
        <w:pStyle w:val="Heading4numbered"/>
        <w:rPr>
          <w:rStyle w:val="Strong"/>
          <w:b w:val="0"/>
          <w:color w:val="034694"/>
          <w:lang w:val="en-GB"/>
        </w:rPr>
      </w:pPr>
      <w:bookmarkStart w:id="3153" w:name="_Toc200491955"/>
      <w:bookmarkStart w:id="3154" w:name="_Toc200491956"/>
      <w:bookmarkStart w:id="3155" w:name="_Toc202536123"/>
      <w:bookmarkEnd w:id="3153"/>
      <w:r w:rsidRPr="0056208B">
        <w:rPr>
          <w:rStyle w:val="Strong"/>
          <w:b w:val="0"/>
          <w:color w:val="034694"/>
          <w:lang w:val="en-GB"/>
        </w:rPr>
        <w:t>Pressure measurements</w:t>
      </w:r>
      <w:bookmarkEnd w:id="3154"/>
      <w:bookmarkEnd w:id="3155"/>
      <w:r w:rsidR="001E258D" w:rsidRPr="0056208B">
        <w:rPr>
          <w:rStyle w:val="Strong"/>
          <w:b w:val="0"/>
          <w:color w:val="034694"/>
          <w:lang w:val="en-GB"/>
        </w:rPr>
        <w:t xml:space="preserve"> </w:t>
      </w:r>
      <w:r w:rsidR="001E258D" w:rsidRPr="0056208B">
        <w:rPr>
          <w:lang w:val="en-GB"/>
        </w:rPr>
        <w:t>(incl. vacuum gauges)</w:t>
      </w:r>
    </w:p>
    <w:p w14:paraId="6F95AD52" w14:textId="630B213F" w:rsidR="00C1434E" w:rsidRPr="0056208B" w:rsidRDefault="00C1434E" w:rsidP="00C1434E">
      <w:pPr>
        <w:pStyle w:val="RequirementList"/>
      </w:pPr>
      <w:bookmarkStart w:id="3156" w:name="_Toc200491957"/>
      <w:r w:rsidRPr="0056208B">
        <w:t>Each pressure transmitter</w:t>
      </w:r>
      <w:r w:rsidR="002D1F13" w:rsidRPr="0056208B">
        <w:t xml:space="preserve"> </w:t>
      </w:r>
      <w:r w:rsidRPr="0056208B">
        <w:t>shall be installed with</w:t>
      </w:r>
      <w:r w:rsidR="000A79A4" w:rsidRPr="0056208B">
        <w:t xml:space="preserve"> at least</w:t>
      </w:r>
      <w:r w:rsidRPr="0056208B">
        <w:t>:</w:t>
      </w:r>
    </w:p>
    <w:p w14:paraId="5C271EA5" w14:textId="5FF7D222" w:rsidR="00C1434E" w:rsidRPr="0056208B" w:rsidRDefault="00C1434E">
      <w:pPr>
        <w:pStyle w:val="RequirementList"/>
        <w:numPr>
          <w:ilvl w:val="0"/>
          <w:numId w:val="84"/>
        </w:numPr>
      </w:pPr>
      <w:r w:rsidRPr="0056208B">
        <w:t>one isolation valve</w:t>
      </w:r>
      <w:r w:rsidR="002D1F13" w:rsidRPr="0056208B">
        <w:t xml:space="preserve"> to allow safe removal, calibration, or replacement without depressurizing the connected volume or interrupting vacuum operation</w:t>
      </w:r>
    </w:p>
    <w:p w14:paraId="4E748260" w14:textId="04952B08" w:rsidR="00202342" w:rsidRPr="0056208B" w:rsidRDefault="00C1434E">
      <w:pPr>
        <w:pStyle w:val="RequirementList"/>
        <w:numPr>
          <w:ilvl w:val="0"/>
          <w:numId w:val="20"/>
        </w:numPr>
      </w:pPr>
      <w:r w:rsidRPr="0056208B">
        <w:t>one dedicated connection for calibration or venting, also fitted with an isolation valve.</w:t>
      </w:r>
    </w:p>
    <w:p w14:paraId="56C9A908" w14:textId="3D602B62" w:rsidR="00554196" w:rsidRPr="0056208B" w:rsidRDefault="00202342" w:rsidP="00E13F82">
      <w:pPr>
        <w:pStyle w:val="RequirementList"/>
      </w:pPr>
      <w:r w:rsidRPr="0056208B">
        <w:t>Each differential pressure transmitter shall additionally be equipped with a bypass valve and calibration valve.</w:t>
      </w:r>
    </w:p>
    <w:p w14:paraId="2AF56E84" w14:textId="77777777" w:rsidR="00C1434E" w:rsidRPr="0056208B" w:rsidRDefault="00C1434E" w:rsidP="00C1434E">
      <w:pPr>
        <w:pStyle w:val="RequirementList"/>
      </w:pPr>
      <w:bookmarkStart w:id="3157" w:name="_Toc200491958"/>
      <w:bookmarkEnd w:id="3156"/>
      <w:r w:rsidRPr="0056208B">
        <w:t>The measurement ranges of all pressure instruments shall be defined by the Contractor</w:t>
      </w:r>
      <w:commentRangeStart w:id="3158"/>
      <w:r w:rsidRPr="0056208B">
        <w:t xml:space="preserve"> and submitted to SCK CEN for approval</w:t>
      </w:r>
      <w:commentRangeEnd w:id="3158"/>
      <w:r w:rsidR="0077288D" w:rsidRPr="0056208B">
        <w:rPr>
          <w:rStyle w:val="CommentReference"/>
          <w:rFonts w:ascii="Segoe UI" w:hAnsi="Segoe UI"/>
        </w:rPr>
        <w:commentReference w:id="3158"/>
      </w:r>
      <w:r w:rsidRPr="0056208B">
        <w:t>.  Special attention shall be given to the Very Low Pressure (VLP) lines.</w:t>
      </w:r>
    </w:p>
    <w:bookmarkEnd w:id="3157"/>
    <w:p w14:paraId="249D98B1" w14:textId="77777777" w:rsidR="00C1434E" w:rsidRPr="0056208B" w:rsidRDefault="00C1434E" w:rsidP="00C1434E">
      <w:pPr>
        <w:pStyle w:val="RequirementList"/>
      </w:pPr>
      <w:r w:rsidRPr="0056208B">
        <w:t>All pressure transmitters shall withstand, without de-calibration or damage, any pressure from vacuum up to the Operating Pressure defined by the relevant safety valve setting.</w:t>
      </w:r>
    </w:p>
    <w:p w14:paraId="4CF796DE" w14:textId="77777777" w:rsidR="00C1434E" w:rsidRPr="0056208B" w:rsidRDefault="00C1434E" w:rsidP="00C1434E">
      <w:pPr>
        <w:pStyle w:val="RequirementList"/>
      </w:pPr>
      <w:r w:rsidRPr="0056208B">
        <w:t>Long-term drift of pressure instruments shall not exceed ±0.5 % of the maximum span per year.</w:t>
      </w:r>
    </w:p>
    <w:p w14:paraId="516390F3" w14:textId="77777777" w:rsidR="00C1434E" w:rsidRPr="0056208B" w:rsidRDefault="00C1434E" w:rsidP="00C1434E">
      <w:pPr>
        <w:pStyle w:val="RequirementList"/>
      </w:pPr>
      <w:r w:rsidRPr="0056208B">
        <w:t>The accuracy for absolute pressure measurement shall be better than ±0.5 % of the calibrated span.</w:t>
      </w:r>
    </w:p>
    <w:p w14:paraId="5837CB06" w14:textId="079C4EE7" w:rsidR="00C1434E" w:rsidRPr="0056208B" w:rsidRDefault="00C1434E" w:rsidP="00202342">
      <w:pPr>
        <w:pStyle w:val="RequirementList"/>
      </w:pPr>
      <w:r w:rsidRPr="0056208B">
        <w:t>The accuracy for differential pressure measurement shall be better than ±0.25 % of the calibrated span.</w:t>
      </w:r>
    </w:p>
    <w:p w14:paraId="6E808B68" w14:textId="77777777" w:rsidR="00F2249A" w:rsidRPr="0056208B" w:rsidRDefault="00C1434E" w:rsidP="00F2249A">
      <w:pPr>
        <w:pStyle w:val="RequirementList"/>
      </w:pPr>
      <w:bookmarkStart w:id="3159" w:name="_Toc200491964"/>
      <w:r w:rsidRPr="0056208B">
        <w:t xml:space="preserve">Vacuum pressure measurement shall cover the range from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56208B">
        <w:t xml:space="preserve"> to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oMath>
      <w:r w:rsidRPr="0056208B">
        <w:t xml:space="preserve"> mbar.</w:t>
      </w:r>
      <w:bookmarkEnd w:id="3159"/>
    </w:p>
    <w:p w14:paraId="54B2AD27" w14:textId="53CCAFC9" w:rsidR="00C1434E" w:rsidRPr="0056208B" w:rsidRDefault="00C1434E" w:rsidP="00F2249A">
      <w:pPr>
        <w:pStyle w:val="RequirementList"/>
      </w:pPr>
      <w:r w:rsidRPr="0056208B">
        <w:t>Vacuum gauges shall be capable of withstanding gas inrush without loss of calibration or mechanical damage.</w:t>
      </w:r>
    </w:p>
    <w:p w14:paraId="65A99485" w14:textId="77777777" w:rsidR="00C1434E" w:rsidRPr="0056208B" w:rsidRDefault="00C1434E" w:rsidP="001D6005">
      <w:pPr>
        <w:pStyle w:val="Heading4numbered"/>
        <w:rPr>
          <w:rStyle w:val="Strong"/>
          <w:b w:val="0"/>
          <w:color w:val="034694"/>
          <w:lang w:val="en-GB"/>
        </w:rPr>
      </w:pPr>
      <w:bookmarkStart w:id="3160" w:name="_Toc200491967"/>
      <w:bookmarkStart w:id="3161" w:name="_Toc200491968"/>
      <w:bookmarkStart w:id="3162" w:name="_Toc202536124"/>
      <w:bookmarkEnd w:id="3160"/>
      <w:r w:rsidRPr="0056208B">
        <w:rPr>
          <w:rStyle w:val="Strong"/>
          <w:b w:val="0"/>
          <w:color w:val="034694"/>
          <w:lang w:val="en-GB"/>
        </w:rPr>
        <w:t>Liquid level measurements</w:t>
      </w:r>
      <w:bookmarkEnd w:id="3161"/>
      <w:bookmarkEnd w:id="3162"/>
    </w:p>
    <w:p w14:paraId="35B3ACFA" w14:textId="39734B81" w:rsidR="00C1434E" w:rsidRPr="0056208B" w:rsidRDefault="00C1434E" w:rsidP="00C1434E">
      <w:pPr>
        <w:pStyle w:val="RequirementList"/>
      </w:pPr>
      <w:bookmarkStart w:id="3163" w:name="_Toc200491970"/>
      <w:r w:rsidRPr="0056208B">
        <w:t>The Contractor shall measure the liquid-helium level</w:t>
      </w:r>
      <w:r w:rsidR="00056C01" w:rsidRPr="0056208B">
        <w:t xml:space="preserve"> in the QRB</w:t>
      </w:r>
      <w:r w:rsidRPr="0056208B">
        <w:t xml:space="preserve"> using either differential-pressure </w:t>
      </w:r>
      <w:r w:rsidR="00253B51" w:rsidRPr="0056208B">
        <w:t xml:space="preserve">(qualified for cryogenic service) </w:t>
      </w:r>
      <w:r w:rsidRPr="0056208B">
        <w:t>or</w:t>
      </w:r>
      <w:r w:rsidR="00253B51" w:rsidRPr="0056208B">
        <w:t xml:space="preserve"> </w:t>
      </w:r>
      <w:r w:rsidRPr="0056208B">
        <w:t>superconducting level sensor</w:t>
      </w:r>
      <w:r w:rsidR="00253B51" w:rsidRPr="0056208B">
        <w:t>s</w:t>
      </w:r>
      <w:r w:rsidRPr="0056208B">
        <w:t xml:space="preserve">.  </w:t>
      </w:r>
    </w:p>
    <w:p w14:paraId="48FFB38F" w14:textId="77777777" w:rsidR="00C1434E" w:rsidRPr="0056208B" w:rsidRDefault="00C1434E" w:rsidP="00C1434E">
      <w:pPr>
        <w:pStyle w:val="RequirementList"/>
      </w:pPr>
      <w:r w:rsidRPr="0056208B">
        <w:lastRenderedPageBreak/>
        <w:t>The design, placement and operation of liquid-level sensors shall ensure that their readings are not influenced by:</w:t>
      </w:r>
    </w:p>
    <w:p w14:paraId="14984C65" w14:textId="77777777" w:rsidR="00C1434E" w:rsidRPr="0056208B" w:rsidRDefault="00C1434E">
      <w:pPr>
        <w:pStyle w:val="RequirementList"/>
        <w:numPr>
          <w:ilvl w:val="0"/>
          <w:numId w:val="20"/>
        </w:numPr>
      </w:pPr>
      <w:r w:rsidRPr="0056208B">
        <w:t>bubbles generated by electrical heaters; or</w:t>
      </w:r>
    </w:p>
    <w:p w14:paraId="31B77132" w14:textId="77777777" w:rsidR="00C1434E" w:rsidRPr="0056208B" w:rsidRDefault="00C1434E">
      <w:pPr>
        <w:pStyle w:val="RequirementList"/>
        <w:numPr>
          <w:ilvl w:val="0"/>
          <w:numId w:val="20"/>
        </w:numPr>
      </w:pPr>
      <w:r w:rsidRPr="0056208B">
        <w:t>flow turbulence or other hydraulic disturbances inside the vessel.</w:t>
      </w:r>
    </w:p>
    <w:p w14:paraId="657E4EF9" w14:textId="77777777" w:rsidR="00C1434E" w:rsidRPr="0056208B" w:rsidRDefault="00C1434E" w:rsidP="00C1434E">
      <w:pPr>
        <w:pStyle w:val="RequirementList"/>
      </w:pPr>
      <w:r w:rsidRPr="0056208B">
        <w:t>Liquid-level readings shall be displayed to operators as a percentage of the nominal working volume.</w:t>
      </w:r>
    </w:p>
    <w:p w14:paraId="39A88F0F" w14:textId="77777777" w:rsidR="00C1434E" w:rsidRPr="0056208B" w:rsidRDefault="00C1434E" w:rsidP="00C1434E">
      <w:pPr>
        <w:pStyle w:val="RequirementList"/>
        <w:numPr>
          <w:ilvl w:val="0"/>
          <w:numId w:val="0"/>
        </w:numPr>
        <w:ind w:left="720"/>
      </w:pPr>
      <w:r w:rsidRPr="0056208B">
        <w:t>The indicated value (including repeatability, hysteresis, and calibration drift) shall be accurate to:</w:t>
      </w:r>
    </w:p>
    <w:p w14:paraId="1284FBCF" w14:textId="77777777" w:rsidR="00C1434E" w:rsidRPr="0056208B" w:rsidRDefault="00C1434E">
      <w:pPr>
        <w:pStyle w:val="RequirementList"/>
        <w:numPr>
          <w:ilvl w:val="0"/>
          <w:numId w:val="20"/>
        </w:numPr>
      </w:pPr>
      <w:r w:rsidRPr="0056208B">
        <w:t xml:space="preserve">   ± 2 percentage points of full scale for liquid helium; and</w:t>
      </w:r>
    </w:p>
    <w:p w14:paraId="12BCE102" w14:textId="77777777" w:rsidR="00C1434E" w:rsidRPr="0056208B" w:rsidRDefault="00C1434E">
      <w:pPr>
        <w:pStyle w:val="RequirementList"/>
        <w:numPr>
          <w:ilvl w:val="0"/>
          <w:numId w:val="20"/>
        </w:numPr>
      </w:pPr>
      <w:r w:rsidRPr="0056208B">
        <w:t xml:space="preserve">   ± 5 percentage points of full scale for all other cryogenic fluids.</w:t>
      </w:r>
    </w:p>
    <w:p w14:paraId="7310D507" w14:textId="4448BF71" w:rsidR="00C1434E" w:rsidRPr="0056208B" w:rsidRDefault="00C44131" w:rsidP="001D6005">
      <w:pPr>
        <w:pStyle w:val="Heading4numbered"/>
        <w:rPr>
          <w:rStyle w:val="Strong"/>
          <w:b w:val="0"/>
          <w:color w:val="034694"/>
          <w:lang w:val="en-GB"/>
        </w:rPr>
      </w:pPr>
      <w:bookmarkStart w:id="3164" w:name="_Toc200491972"/>
      <w:bookmarkStart w:id="3165" w:name="_Toc200491973"/>
      <w:bookmarkStart w:id="3166" w:name="_Toc202536125"/>
      <w:bookmarkEnd w:id="3163"/>
      <w:bookmarkEnd w:id="3164"/>
      <w:r w:rsidRPr="0056208B">
        <w:rPr>
          <w:rStyle w:val="Strong"/>
          <w:b w:val="0"/>
          <w:color w:val="034694"/>
          <w:lang w:val="en-GB"/>
        </w:rPr>
        <w:t>Helium f</w:t>
      </w:r>
      <w:r w:rsidR="00C1434E" w:rsidRPr="0056208B">
        <w:rPr>
          <w:rStyle w:val="Strong"/>
          <w:b w:val="0"/>
          <w:color w:val="034694"/>
          <w:lang w:val="en-GB"/>
        </w:rPr>
        <w:t>low rate measurements</w:t>
      </w:r>
      <w:bookmarkEnd w:id="3165"/>
      <w:bookmarkEnd w:id="3166"/>
    </w:p>
    <w:p w14:paraId="67C95C6F" w14:textId="4C443F41" w:rsidR="00C1434E" w:rsidRPr="0056208B" w:rsidRDefault="00595BFA" w:rsidP="00C1434E">
      <w:pPr>
        <w:pStyle w:val="RequirementList"/>
      </w:pPr>
      <w:bookmarkStart w:id="3167" w:name="_Toc200491974"/>
      <w:r w:rsidRPr="0056208B">
        <w:t>The a</w:t>
      </w:r>
      <w:r w:rsidR="00C1434E" w:rsidRPr="0056208B">
        <w:t xml:space="preserve">ccuracy </w:t>
      </w:r>
      <w:r w:rsidRPr="0056208B">
        <w:t xml:space="preserve">of helium flow rate measurements at cryogenic temperature </w:t>
      </w:r>
      <w:r w:rsidR="00C1434E" w:rsidRPr="0056208B">
        <w:t>shall be better than 5% of the full range.</w:t>
      </w:r>
      <w:bookmarkEnd w:id="3167"/>
    </w:p>
    <w:p w14:paraId="32EC07EF" w14:textId="0A5D3E85" w:rsidR="00C1434E" w:rsidRPr="0056208B" w:rsidRDefault="00C1434E" w:rsidP="00C1434E">
      <w:pPr>
        <w:pStyle w:val="RequirementList"/>
      </w:pPr>
      <w:bookmarkStart w:id="3168" w:name="_Toc200491975"/>
      <w:r w:rsidRPr="0056208B">
        <w:t>For helium flow rate measurements at room temperature</w:t>
      </w:r>
      <w:r w:rsidR="007063BD" w:rsidRPr="0056208B">
        <w:t xml:space="preserve"> t</w:t>
      </w:r>
      <w:r w:rsidRPr="0056208B">
        <w:t>he accuracy required shall be better than 2% of the calibrated span.</w:t>
      </w:r>
      <w:bookmarkEnd w:id="3168"/>
    </w:p>
    <w:p w14:paraId="23F92E19" w14:textId="77777777" w:rsidR="00C1434E" w:rsidRPr="0056208B" w:rsidRDefault="00C1434E" w:rsidP="00C1434E">
      <w:pPr>
        <w:rPr>
          <w:sz w:val="4"/>
          <w:szCs w:val="4"/>
        </w:rPr>
      </w:pPr>
    </w:p>
    <w:p w14:paraId="296A397E" w14:textId="29871E39" w:rsidR="00C1434E" w:rsidRPr="0056208B" w:rsidRDefault="004E6304" w:rsidP="001D6005">
      <w:pPr>
        <w:pStyle w:val="Heading4numbered"/>
        <w:rPr>
          <w:rStyle w:val="Strong"/>
          <w:b w:val="0"/>
          <w:color w:val="034694"/>
          <w:lang w:val="en-GB"/>
        </w:rPr>
      </w:pPr>
      <w:bookmarkStart w:id="3169" w:name="_Toc200491977"/>
      <w:bookmarkStart w:id="3170" w:name="_Toc202536126"/>
      <w:r w:rsidRPr="0056208B">
        <w:rPr>
          <w:rStyle w:val="Strong"/>
          <w:b w:val="0"/>
          <w:color w:val="034694"/>
          <w:lang w:val="en-GB"/>
        </w:rPr>
        <w:t xml:space="preserve">Helium </w:t>
      </w:r>
      <w:r w:rsidR="00C1434E" w:rsidRPr="0056208B">
        <w:rPr>
          <w:rStyle w:val="Strong"/>
          <w:b w:val="0"/>
          <w:color w:val="034694"/>
          <w:lang w:val="en-GB"/>
        </w:rPr>
        <w:t>Impurity measurements</w:t>
      </w:r>
      <w:bookmarkEnd w:id="3169"/>
      <w:bookmarkEnd w:id="3170"/>
    </w:p>
    <w:p w14:paraId="6B2C6A64" w14:textId="3296D97A" w:rsidR="00C1434E" w:rsidRPr="0056208B" w:rsidRDefault="00C1434E" w:rsidP="000B1C2F">
      <w:pPr>
        <w:pStyle w:val="Heading5numbered"/>
        <w:rPr>
          <w:rStyle w:val="Strong"/>
          <w:b w:val="0"/>
          <w:color w:val="034694"/>
          <w:lang w:val="en-GB"/>
        </w:rPr>
      </w:pPr>
      <w:bookmarkStart w:id="3171" w:name="_Toc200491978"/>
      <w:bookmarkStart w:id="3172" w:name="_Toc202536127"/>
      <w:r w:rsidRPr="0056208B">
        <w:rPr>
          <w:rStyle w:val="Strong"/>
          <w:b w:val="0"/>
          <w:color w:val="034694"/>
          <w:lang w:val="en-GB"/>
        </w:rPr>
        <w:t>Pick-ups and sampling</w:t>
      </w:r>
      <w:bookmarkEnd w:id="3171"/>
      <w:bookmarkEnd w:id="3172"/>
    </w:p>
    <w:p w14:paraId="21FA7371" w14:textId="77777777" w:rsidR="00C1434E" w:rsidRPr="0056208B" w:rsidRDefault="00C1434E" w:rsidP="00C1434E">
      <w:pPr>
        <w:pStyle w:val="RequirementList"/>
      </w:pPr>
      <w:bookmarkStart w:id="3173" w:name="_Toc200491979"/>
      <w:r w:rsidRPr="0056208B">
        <w:t xml:space="preserve">The location of sampling points </w:t>
      </w:r>
      <w:commentRangeStart w:id="3174"/>
      <w:r w:rsidRPr="0056208B">
        <w:t>shall be agreed with SCK CEN</w:t>
      </w:r>
      <w:commentRangeEnd w:id="3174"/>
      <w:r w:rsidR="00995F47" w:rsidRPr="0056208B">
        <w:rPr>
          <w:rStyle w:val="CommentReference"/>
          <w:rFonts w:ascii="Segoe UI" w:hAnsi="Segoe UI"/>
        </w:rPr>
        <w:commentReference w:id="3174"/>
      </w:r>
      <w:r w:rsidRPr="0056208B">
        <w:t>.</w:t>
      </w:r>
      <w:bookmarkEnd w:id="3173"/>
    </w:p>
    <w:p w14:paraId="202B8C4C" w14:textId="2B7B5EEE" w:rsidR="00C1434E" w:rsidRPr="0056208B" w:rsidRDefault="00C1434E" w:rsidP="00C1434E">
      <w:pPr>
        <w:pStyle w:val="RequirementList"/>
      </w:pPr>
      <w:bookmarkStart w:id="3175" w:name="_Toc200491980"/>
      <w:r w:rsidRPr="0056208B">
        <w:t xml:space="preserve">Two dedicated gas analyser shall be installed </w:t>
      </w:r>
      <w:r w:rsidR="00331887" w:rsidRPr="0056208B">
        <w:t xml:space="preserve">- </w:t>
      </w:r>
      <w:r w:rsidRPr="0056208B">
        <w:t>one in the compressor room and the second one in the cold box room.</w:t>
      </w:r>
      <w:bookmarkEnd w:id="3175"/>
    </w:p>
    <w:p w14:paraId="41B1F5B5" w14:textId="77777777" w:rsidR="00C1434E" w:rsidRPr="0056208B" w:rsidRDefault="00C1434E" w:rsidP="00C1434E">
      <w:pPr>
        <w:pStyle w:val="RequirementList"/>
      </w:pPr>
      <w:bookmarkStart w:id="3176" w:name="_Toc200491981"/>
      <w:commentRangeStart w:id="3177"/>
      <w:r w:rsidRPr="0056208B">
        <w:t>All capillaries used for permanent monitoring shall end at the gas analysis.  These sampling lines shall be provided with at least a pressure regulator, a proper removable filter element and a manual process isolation valve.</w:t>
      </w:r>
      <w:bookmarkEnd w:id="3176"/>
      <w:commentRangeEnd w:id="3177"/>
      <w:r w:rsidR="003E2632" w:rsidRPr="0056208B">
        <w:rPr>
          <w:rStyle w:val="CommentReference"/>
          <w:rFonts w:ascii="Segoe UI" w:hAnsi="Segoe UI"/>
        </w:rPr>
        <w:commentReference w:id="3177"/>
      </w:r>
    </w:p>
    <w:p w14:paraId="632C0023" w14:textId="79F5E4F9" w:rsidR="00C1434E" w:rsidRPr="0056208B" w:rsidRDefault="00C1434E" w:rsidP="00C1434E">
      <w:pPr>
        <w:pStyle w:val="RequirementList"/>
      </w:pPr>
      <w:bookmarkStart w:id="3178" w:name="_Toc200491982"/>
      <w:r w:rsidRPr="0056208B">
        <w:t xml:space="preserve">Temporary sampling points shall </w:t>
      </w:r>
      <w:r w:rsidR="000F1FA7" w:rsidRPr="0056208B">
        <w:t xml:space="preserve">be </w:t>
      </w:r>
      <w:r w:rsidRPr="0056208B">
        <w:t xml:space="preserve">equipped with </w:t>
      </w:r>
      <w:r w:rsidR="00B55075" w:rsidRPr="0056208B">
        <w:t xml:space="preserve">at least </w:t>
      </w:r>
      <w:r w:rsidRPr="0056208B">
        <w:t xml:space="preserve">a manual process isolation valve and </w:t>
      </w:r>
      <w:r w:rsidR="00542BB0" w:rsidRPr="0056208B">
        <w:t xml:space="preserve">a </w:t>
      </w:r>
      <w:r w:rsidRPr="0056208B">
        <w:t>plug.</w:t>
      </w:r>
      <w:bookmarkEnd w:id="3178"/>
    </w:p>
    <w:p w14:paraId="2A0E2152" w14:textId="77777777" w:rsidR="00C1434E" w:rsidRPr="0056208B" w:rsidRDefault="00C1434E" w:rsidP="00C1434E">
      <w:pPr>
        <w:pStyle w:val="RequirementList"/>
      </w:pPr>
      <w:bookmarkStart w:id="3179" w:name="_Toc200491983"/>
      <w:r w:rsidRPr="0056208B">
        <w:t>Each gas analyser shall be equipped with a dedicated calibration line.</w:t>
      </w:r>
      <w:bookmarkEnd w:id="3179"/>
    </w:p>
    <w:p w14:paraId="7B212220" w14:textId="77777777" w:rsidR="00C1434E" w:rsidRPr="0056208B" w:rsidRDefault="00C1434E" w:rsidP="00C1434E">
      <w:pPr>
        <w:pStyle w:val="RequirementList"/>
      </w:pPr>
      <w:bookmarkStart w:id="3180" w:name="_Toc200491985"/>
      <w:r w:rsidRPr="0056208B">
        <w:t>The analysed gas samples shall be sent back to the Low Pressure  Line of the WCS</w:t>
      </w:r>
      <w:bookmarkEnd w:id="3180"/>
      <w:r w:rsidRPr="0056208B">
        <w:t xml:space="preserve"> (WCS-LP)</w:t>
      </w:r>
    </w:p>
    <w:p w14:paraId="41270F93" w14:textId="77777777" w:rsidR="00C1434E" w:rsidRPr="0056208B" w:rsidRDefault="00C1434E" w:rsidP="000B1C2F">
      <w:pPr>
        <w:pStyle w:val="Heading5numbered"/>
        <w:rPr>
          <w:rStyle w:val="Strong"/>
          <w:b w:val="0"/>
          <w:color w:val="034694"/>
          <w:lang w:val="en-GB"/>
        </w:rPr>
      </w:pPr>
      <w:bookmarkStart w:id="3181" w:name="_Toc200491986"/>
      <w:bookmarkStart w:id="3182" w:name="_Toc202536128"/>
      <w:r w:rsidRPr="0056208B">
        <w:rPr>
          <w:rStyle w:val="Strong"/>
          <w:b w:val="0"/>
          <w:color w:val="034694"/>
          <w:lang w:val="en-GB"/>
        </w:rPr>
        <w:t>Gas analysis requirements</w:t>
      </w:r>
      <w:bookmarkEnd w:id="3181"/>
      <w:bookmarkEnd w:id="3182"/>
    </w:p>
    <w:p w14:paraId="19124F13" w14:textId="50E38330" w:rsidR="00B337CB" w:rsidRPr="0056208B" w:rsidRDefault="00C1434E" w:rsidP="00C1434E">
      <w:pPr>
        <w:pStyle w:val="RequirementList"/>
      </w:pPr>
      <w:bookmarkStart w:id="3183" w:name="_Toc200491989"/>
      <w:r w:rsidRPr="0056208B">
        <w:t>The Contractor shall implement continuous measurement of moisture and nitrogen content in the helium gas stream</w:t>
      </w:r>
      <w:r w:rsidR="00AB6935" w:rsidRPr="0056208B">
        <w:t xml:space="preserve"> with the following performance:</w:t>
      </w:r>
    </w:p>
    <w:p w14:paraId="1396AC69" w14:textId="77777777" w:rsidR="00AB6935" w:rsidRPr="0056208B" w:rsidRDefault="00AB6935">
      <w:pPr>
        <w:pStyle w:val="RequirementList"/>
        <w:numPr>
          <w:ilvl w:val="0"/>
          <w:numId w:val="84"/>
        </w:numPr>
      </w:pPr>
      <w:r w:rsidRPr="0056208B">
        <w:t>measurement range of 0–100 ppm by volume for both moisture and nitrogen.</w:t>
      </w:r>
    </w:p>
    <w:p w14:paraId="0714BE2C" w14:textId="77777777" w:rsidR="00AB6935" w:rsidRPr="0056208B" w:rsidRDefault="00AB6935">
      <w:pPr>
        <w:pStyle w:val="RequirementList"/>
        <w:numPr>
          <w:ilvl w:val="0"/>
          <w:numId w:val="84"/>
        </w:numPr>
      </w:pPr>
      <w:r w:rsidRPr="0056208B">
        <w:t>measurement accuracy better than or equal to ±1 ppm by volume across the entire range.</w:t>
      </w:r>
    </w:p>
    <w:p w14:paraId="1E17476B" w14:textId="77777777" w:rsidR="00260F13" w:rsidRPr="0056208B" w:rsidRDefault="00AB6935">
      <w:pPr>
        <w:pStyle w:val="RequirementList"/>
        <w:numPr>
          <w:ilvl w:val="0"/>
          <w:numId w:val="84"/>
        </w:numPr>
      </w:pPr>
      <w:r w:rsidRPr="0056208B">
        <w:t xml:space="preserve"> Long-term drift shall not exceed ±1 ppm by volume per year.  </w:t>
      </w:r>
    </w:p>
    <w:p w14:paraId="51FFAA8A" w14:textId="46D5BE48" w:rsidR="00C1434E" w:rsidRPr="0056208B" w:rsidRDefault="00260F13" w:rsidP="00260F13">
      <w:pPr>
        <w:pStyle w:val="RequirementList"/>
      </w:pPr>
      <w:r w:rsidRPr="0056208B">
        <w:t xml:space="preserve">The Contractor shall implement a </w:t>
      </w:r>
      <w:r w:rsidR="00AB6935" w:rsidRPr="0056208B">
        <w:t>residual hydrocarbons measure</w:t>
      </w:r>
      <w:r w:rsidRPr="0056208B">
        <w:t>ment in the compressor room,</w:t>
      </w:r>
      <w:bookmarkEnd w:id="3183"/>
    </w:p>
    <w:p w14:paraId="478E53C6" w14:textId="18B4A8E0" w:rsidR="007C7A43" w:rsidRPr="0056208B" w:rsidRDefault="007C7A43" w:rsidP="007C7A43">
      <w:pPr>
        <w:pStyle w:val="RequirementList"/>
      </w:pPr>
      <w:r w:rsidRPr="0056208B">
        <w:t>The gas analyser shall trigger alarms on the QPLANT:CIS in the event of any anomaly or deviation from specified thresholds.</w:t>
      </w:r>
    </w:p>
    <w:p w14:paraId="5F4C6F01" w14:textId="25A8D62F" w:rsidR="00D81D09" w:rsidRPr="0056208B" w:rsidRDefault="004D0252" w:rsidP="00D81D09">
      <w:pPr>
        <w:pStyle w:val="Heading3numbered"/>
      </w:pPr>
      <w:commentRangeStart w:id="3184"/>
      <w:r w:rsidRPr="0056208B">
        <w:t>Welding</w:t>
      </w:r>
      <w:bookmarkEnd w:id="3120"/>
      <w:bookmarkEnd w:id="3121"/>
      <w:commentRangeEnd w:id="3184"/>
      <w:r w:rsidR="006B773D" w:rsidRPr="0056208B">
        <w:rPr>
          <w:rStyle w:val="CommentReference"/>
          <w:rFonts w:eastAsia="Calibri"/>
          <w:color w:val="auto"/>
        </w:rPr>
        <w:commentReference w:id="3184"/>
      </w:r>
    </w:p>
    <w:p w14:paraId="1C980EAB" w14:textId="77777777" w:rsidR="00D81D09" w:rsidRPr="0056208B" w:rsidRDefault="00D81D09" w:rsidP="00D81D09">
      <w:pPr>
        <w:pStyle w:val="regular"/>
      </w:pPr>
      <w:r w:rsidRPr="0056208B">
        <w:t>The Contractor shall comply with the following requirements:</w:t>
      </w:r>
    </w:p>
    <w:p w14:paraId="107774FD" w14:textId="77777777" w:rsidR="00D81D09" w:rsidRPr="0056208B" w:rsidRDefault="00D81D09">
      <w:pPr>
        <w:pStyle w:val="regular"/>
        <w:numPr>
          <w:ilvl w:val="0"/>
          <w:numId w:val="86"/>
        </w:numPr>
      </w:pPr>
      <w:r w:rsidRPr="0056208B">
        <w:t>All welds shall be completed by welders who are certified in accordance with EN ISO 9606-1 and/or EN ISO 14732 (latest edition) or equivalent.</w:t>
      </w:r>
    </w:p>
    <w:p w14:paraId="51CFD098" w14:textId="77777777" w:rsidR="00D81D09" w:rsidRPr="0056208B" w:rsidRDefault="00D81D09">
      <w:pPr>
        <w:pStyle w:val="regular"/>
        <w:numPr>
          <w:ilvl w:val="0"/>
          <w:numId w:val="86"/>
        </w:numPr>
      </w:pPr>
      <w:r w:rsidRPr="0056208B">
        <w:t>All operating modes for each type of welding shall be qualified in accordance with EN ISO 15614-1, or equivalent.</w:t>
      </w:r>
    </w:p>
    <w:p w14:paraId="2C824A63" w14:textId="77777777" w:rsidR="00D81D09" w:rsidRPr="0056208B" w:rsidRDefault="00D81D09">
      <w:pPr>
        <w:pStyle w:val="regular"/>
        <w:numPr>
          <w:ilvl w:val="0"/>
          <w:numId w:val="86"/>
        </w:numPr>
      </w:pPr>
      <w:r w:rsidRPr="0056208B">
        <w:lastRenderedPageBreak/>
        <w:t>The staff carrying out the non-destructive testing shall be qualified in accordance with ISO 9712, level 2, industrial sectors.</w:t>
      </w:r>
    </w:p>
    <w:p w14:paraId="44C49438" w14:textId="7FBF73B7" w:rsidR="00D81D09" w:rsidRPr="0056208B" w:rsidRDefault="00D81D09">
      <w:pPr>
        <w:pStyle w:val="regular"/>
        <w:numPr>
          <w:ilvl w:val="0"/>
          <w:numId w:val="86"/>
        </w:numPr>
      </w:pPr>
      <w:r w:rsidRPr="0056208B">
        <w:t>The welding procedures shall comply to EN 15614-1(/A1, and /A2)</w:t>
      </w:r>
    </w:p>
    <w:p w14:paraId="1F1F7E14" w14:textId="0C6880E9" w:rsidR="004D0252" w:rsidRPr="0056208B" w:rsidRDefault="004D0252" w:rsidP="004D0252">
      <w:pPr>
        <w:pStyle w:val="RequirementList"/>
      </w:pPr>
      <w:bookmarkStart w:id="3185" w:name="_Toc200491872"/>
      <w:r w:rsidRPr="0056208B">
        <w:t>All permanent junctions shall be welded.  Brazing is permitted only in exceptional cases and subject to prior approval</w:t>
      </w:r>
      <w:r w:rsidR="00470FAC" w:rsidRPr="0056208B">
        <w:t xml:space="preserve"> by SCK CEN</w:t>
      </w:r>
      <w:r w:rsidRPr="0056208B">
        <w:t>.</w:t>
      </w:r>
    </w:p>
    <w:p w14:paraId="58C9BCC1" w14:textId="55740603" w:rsidR="00D81D09" w:rsidRPr="0056208B" w:rsidRDefault="004D0252" w:rsidP="00D81D09">
      <w:pPr>
        <w:pStyle w:val="RequirementList"/>
      </w:pPr>
      <w:r w:rsidRPr="0056208B">
        <w:t>All junctions separating helium and water circuits shall be welded</w:t>
      </w:r>
      <w:r w:rsidR="00334B63" w:rsidRPr="0056208B">
        <w:t xml:space="preserve"> </w:t>
      </w:r>
      <w:r w:rsidRPr="0056208B">
        <w:t>with the weld located on the water side.</w:t>
      </w:r>
    </w:p>
    <w:p w14:paraId="158377AD" w14:textId="191DFB1E" w:rsidR="004D215B" w:rsidRPr="0056208B" w:rsidRDefault="004D215B" w:rsidP="004D215B">
      <w:pPr>
        <w:pStyle w:val="Heading4numbered"/>
        <w:rPr>
          <w:lang w:val="en-GB"/>
        </w:rPr>
      </w:pPr>
      <w:r w:rsidRPr="0056208B">
        <w:rPr>
          <w:lang w:val="en-GB"/>
        </w:rPr>
        <w:t xml:space="preserve">Weld </w:t>
      </w:r>
      <w:r w:rsidR="00D81D09" w:rsidRPr="0056208B">
        <w:rPr>
          <w:lang w:val="en-GB"/>
        </w:rPr>
        <w:t>inspections</w:t>
      </w:r>
    </w:p>
    <w:p w14:paraId="5497F937" w14:textId="77777777" w:rsidR="00D81D09" w:rsidRPr="0056208B" w:rsidRDefault="00D81D09" w:rsidP="00D81D09">
      <w:pPr>
        <w:pStyle w:val="regular"/>
      </w:pPr>
      <w:r w:rsidRPr="0056208B">
        <w:t>The Contractor shall inspect all welds in compliance with the applicable standards. To this end, the Contractor shall:</w:t>
      </w:r>
    </w:p>
    <w:p w14:paraId="6540A6E5" w14:textId="77777777" w:rsidR="00D81D09" w:rsidRPr="0056208B" w:rsidRDefault="00D81D09">
      <w:pPr>
        <w:pStyle w:val="regular"/>
        <w:numPr>
          <w:ilvl w:val="0"/>
          <w:numId w:val="87"/>
        </w:numPr>
      </w:pPr>
      <w:r w:rsidRPr="0056208B">
        <w:t>Perform radiographic inspections for bulk defects in accordance with EN 17636 and EN 25817 (where applicable).</w:t>
      </w:r>
    </w:p>
    <w:p w14:paraId="7C4F78F4" w14:textId="2DC33951" w:rsidR="00D81D09" w:rsidRPr="0056208B" w:rsidRDefault="00D81D09">
      <w:pPr>
        <w:pStyle w:val="regular"/>
        <w:numPr>
          <w:ilvl w:val="0"/>
          <w:numId w:val="87"/>
        </w:numPr>
      </w:pPr>
      <w:r w:rsidRPr="0056208B">
        <w:t>Perform visual inspections.</w:t>
      </w:r>
    </w:p>
    <w:p w14:paraId="0FE019B6" w14:textId="77777777" w:rsidR="00D81D09" w:rsidRPr="0056208B" w:rsidRDefault="00D81D09">
      <w:pPr>
        <w:pStyle w:val="regular"/>
        <w:numPr>
          <w:ilvl w:val="0"/>
          <w:numId w:val="87"/>
        </w:numPr>
      </w:pPr>
      <w:r w:rsidRPr="0056208B">
        <w:t>Perform endoscopic (visual) inspections on all hidden welds, including but not limited to butt welds, inner welds, and welds in cryogenic piping.</w:t>
      </w:r>
    </w:p>
    <w:p w14:paraId="23471257" w14:textId="77777777" w:rsidR="00D81D09" w:rsidRPr="0056208B" w:rsidRDefault="00D81D09" w:rsidP="00D81D09">
      <w:pPr>
        <w:pStyle w:val="regular"/>
      </w:pPr>
      <w:r w:rsidRPr="0056208B">
        <w:t>The weld examinations shall include, at minimum:</w:t>
      </w:r>
    </w:p>
    <w:p w14:paraId="7897686C" w14:textId="77777777" w:rsidR="00D81D09" w:rsidRPr="0056208B" w:rsidRDefault="00D81D09">
      <w:pPr>
        <w:pStyle w:val="regular"/>
        <w:numPr>
          <w:ilvl w:val="0"/>
          <w:numId w:val="88"/>
        </w:numPr>
      </w:pPr>
      <w:r w:rsidRPr="0056208B">
        <w:t>100% of the longitudinal welds;</w:t>
      </w:r>
    </w:p>
    <w:p w14:paraId="638DE8C0" w14:textId="77777777" w:rsidR="00D81D09" w:rsidRPr="0056208B" w:rsidRDefault="00D81D09">
      <w:pPr>
        <w:pStyle w:val="regular"/>
        <w:numPr>
          <w:ilvl w:val="0"/>
          <w:numId w:val="88"/>
        </w:numPr>
      </w:pPr>
      <w:r w:rsidRPr="0056208B">
        <w:t>100% of the T-junctions;</w:t>
      </w:r>
    </w:p>
    <w:p w14:paraId="5626EEC8" w14:textId="77777777" w:rsidR="00D81D09" w:rsidRPr="0056208B" w:rsidRDefault="00D81D09">
      <w:pPr>
        <w:pStyle w:val="regular"/>
        <w:numPr>
          <w:ilvl w:val="0"/>
          <w:numId w:val="88"/>
        </w:numPr>
      </w:pPr>
      <w:r w:rsidRPr="0056208B">
        <w:t>25% of the circular welds (per welder, evenly distributed over the circular welds performed by that welder).</w:t>
      </w:r>
    </w:p>
    <w:p w14:paraId="2EA3511D" w14:textId="77777777" w:rsidR="00D81D09" w:rsidRPr="0056208B" w:rsidRDefault="00D81D09" w:rsidP="00D81D09">
      <w:pPr>
        <w:pStyle w:val="regular"/>
      </w:pPr>
      <w:r w:rsidRPr="0056208B">
        <w:t>The Contractor shall:</w:t>
      </w:r>
    </w:p>
    <w:p w14:paraId="4A6B92F0" w14:textId="77777777" w:rsidR="00D81D09" w:rsidRPr="0056208B" w:rsidRDefault="00D81D09">
      <w:pPr>
        <w:pStyle w:val="regular"/>
        <w:numPr>
          <w:ilvl w:val="0"/>
          <w:numId w:val="89"/>
        </w:numPr>
      </w:pPr>
      <w:r w:rsidRPr="0056208B">
        <w:t>Indicate in the Manufacturing File which circular welds are selected for inspection.</w:t>
      </w:r>
    </w:p>
    <w:p w14:paraId="1BF0CD04" w14:textId="77777777" w:rsidR="00D81D09" w:rsidRPr="0056208B" w:rsidRDefault="00D81D09">
      <w:pPr>
        <w:pStyle w:val="regular"/>
        <w:numPr>
          <w:ilvl w:val="0"/>
          <w:numId w:val="89"/>
        </w:numPr>
      </w:pPr>
      <w:r w:rsidRPr="0056208B">
        <w:t>Provide the results of the welding inspections to SCK CEN within one week after completion;</w:t>
      </w:r>
    </w:p>
    <w:p w14:paraId="23A88491" w14:textId="77777777" w:rsidR="00D81D09" w:rsidRPr="0056208B" w:rsidRDefault="00D81D09" w:rsidP="00D81D09">
      <w:pPr>
        <w:pStyle w:val="regular"/>
      </w:pPr>
    </w:p>
    <w:p w14:paraId="028A7197" w14:textId="14346515" w:rsidR="00017F54" w:rsidRPr="0056208B" w:rsidRDefault="00017F54" w:rsidP="00017F54">
      <w:pPr>
        <w:pStyle w:val="RequirementList"/>
      </w:pPr>
      <w:r w:rsidRPr="0056208B">
        <w:t>The Contractor shall provide associated valid certificates of the qualified personnel for any on-site welding</w:t>
      </w:r>
    </w:p>
    <w:p w14:paraId="29053942" w14:textId="0D0529B5" w:rsidR="00017F54" w:rsidRPr="0056208B" w:rsidRDefault="00017F54" w:rsidP="00017F54">
      <w:pPr>
        <w:pStyle w:val="RequirementList"/>
      </w:pPr>
      <w:bookmarkStart w:id="3186" w:name="_Toc200492438"/>
      <w:r w:rsidRPr="0056208B">
        <w:t xml:space="preserve">Certified personnel shall conduct the weld inspections, pressure, and leaks tests.  </w:t>
      </w:r>
      <w:bookmarkEnd w:id="3186"/>
    </w:p>
    <w:p w14:paraId="0C48C77C" w14:textId="19F01568" w:rsidR="008D1F01" w:rsidRPr="0056208B" w:rsidRDefault="00017F54" w:rsidP="00017F54">
      <w:pPr>
        <w:pStyle w:val="RequirementList"/>
        <w:rPr>
          <w:shd w:val="clear" w:color="auto" w:fill="FFFFFF"/>
        </w:rPr>
      </w:pPr>
      <w:bookmarkStart w:id="3187" w:name="_Toc200492440"/>
      <w:r w:rsidRPr="0056208B">
        <w:rPr>
          <w:shd w:val="clear" w:color="auto" w:fill="FFFFFF"/>
        </w:rPr>
        <w:t>For tests</w:t>
      </w:r>
      <w:r w:rsidR="003015CA" w:rsidRPr="0056208B">
        <w:rPr>
          <w:shd w:val="clear" w:color="auto" w:fill="FFFFFF"/>
        </w:rPr>
        <w:t xml:space="preserve"> of weld that are performed on-site</w:t>
      </w:r>
      <w:r w:rsidRPr="0056208B">
        <w:rPr>
          <w:shd w:val="clear" w:color="auto" w:fill="FFFFFF"/>
        </w:rPr>
        <w:t xml:space="preserve">, </w:t>
      </w:r>
    </w:p>
    <w:p w14:paraId="7C0DB793" w14:textId="33CCAF06" w:rsidR="00D81D09" w:rsidRPr="0056208B" w:rsidRDefault="00017F54">
      <w:pPr>
        <w:pStyle w:val="RequirementList"/>
        <w:numPr>
          <w:ilvl w:val="0"/>
          <w:numId w:val="83"/>
        </w:numPr>
        <w:rPr>
          <w:shd w:val="clear" w:color="auto" w:fill="FFFFFF"/>
        </w:rPr>
      </w:pPr>
      <w:r w:rsidRPr="0056208B">
        <w:rPr>
          <w:shd w:val="clear" w:color="auto" w:fill="FFFFFF"/>
        </w:rPr>
        <w:t xml:space="preserve">radiography with degree of inspection as required </w:t>
      </w:r>
      <w:r w:rsidR="00242A98" w:rsidRPr="0056208B">
        <w:rPr>
          <w:shd w:val="clear" w:color="auto" w:fill="FFFFFF"/>
        </w:rPr>
        <w:t>by the applicable</w:t>
      </w:r>
      <w:r w:rsidRPr="0056208B">
        <w:rPr>
          <w:shd w:val="clear" w:color="auto" w:fill="FFFFFF"/>
        </w:rPr>
        <w:t xml:space="preserve"> codes.</w:t>
      </w:r>
      <w:bookmarkEnd w:id="3187"/>
    </w:p>
    <w:bookmarkEnd w:id="3185"/>
    <w:p w14:paraId="3B9B72C3" w14:textId="6655F5CE" w:rsidR="003F1E26" w:rsidRPr="0056208B" w:rsidRDefault="003F1E26" w:rsidP="003F1E26">
      <w:pPr>
        <w:pStyle w:val="Heading3numbered"/>
        <w:rPr>
          <w:lang w:eastAsia="fr-FR"/>
        </w:rPr>
      </w:pPr>
      <w:r w:rsidRPr="0056208B">
        <w:rPr>
          <w:lang w:eastAsia="fr-FR"/>
        </w:rPr>
        <w:t>Machine Protection</w:t>
      </w:r>
      <w:bookmarkEnd w:id="3109"/>
      <w:bookmarkEnd w:id="3110"/>
      <w:bookmarkEnd w:id="3111"/>
    </w:p>
    <w:p w14:paraId="4E109F8C" w14:textId="1C62C353" w:rsidR="0028124D" w:rsidRPr="0056208B" w:rsidRDefault="003F1E26" w:rsidP="0028124D">
      <w:pPr>
        <w:pStyle w:val="RequirementList"/>
      </w:pPr>
      <w:bookmarkStart w:id="3188" w:name="_Toc200491813"/>
      <w:r w:rsidRPr="0056208B">
        <w:t xml:space="preserve">The QPLANT shall protect itself </w:t>
      </w:r>
      <w:r w:rsidR="0028124D" w:rsidRPr="0056208B">
        <w:t>against</w:t>
      </w:r>
      <w:r w:rsidR="000A0944" w:rsidRPr="0056208B">
        <w:t>/minimize</w:t>
      </w:r>
      <w:r w:rsidR="0028124D" w:rsidRPr="0056208B">
        <w:t xml:space="preserve"> damage</w:t>
      </w:r>
      <w:r w:rsidR="005C7CD4" w:rsidRPr="0056208B">
        <w:t xml:space="preserve"> as far as reasonably possible</w:t>
      </w:r>
      <w:r w:rsidR="00A81593" w:rsidRPr="0056208B">
        <w:t xml:space="preserve">. The Contractor shall perform a risk </w:t>
      </w:r>
      <w:r w:rsidR="00DD2625" w:rsidRPr="0056208B">
        <w:t xml:space="preserve">analysis  (e.g. HAZOP, FMECA, or equivalent methodology) </w:t>
      </w:r>
      <w:r w:rsidR="00A81593" w:rsidRPr="0056208B">
        <w:t xml:space="preserve">and </w:t>
      </w:r>
      <w:r w:rsidR="00DD2625" w:rsidRPr="0056208B">
        <w:t>implement all required mitigation measures. This shall include</w:t>
      </w:r>
      <w:r w:rsidR="00D31491" w:rsidRPr="0056208B">
        <w:t xml:space="preserve"> but not limited to</w:t>
      </w:r>
      <w:r w:rsidR="00DD2625" w:rsidRPr="0056208B">
        <w:t>:</w:t>
      </w:r>
    </w:p>
    <w:p w14:paraId="3AF0954E" w14:textId="77777777" w:rsidR="003C0C7B" w:rsidRPr="0056208B" w:rsidRDefault="003C0C7B" w:rsidP="00D31491">
      <w:pPr>
        <w:pStyle w:val="RequirementList"/>
        <w:numPr>
          <w:ilvl w:val="1"/>
          <w:numId w:val="15"/>
        </w:numPr>
      </w:pPr>
      <w:r w:rsidRPr="0056208B">
        <w:t>QPLANT external interfaces</w:t>
      </w:r>
    </w:p>
    <w:p w14:paraId="001A5EBE" w14:textId="788B0459" w:rsidR="00D31491" w:rsidRPr="0056208B" w:rsidRDefault="00D31491" w:rsidP="003C0C7B">
      <w:pPr>
        <w:pStyle w:val="RequirementList"/>
        <w:numPr>
          <w:ilvl w:val="2"/>
          <w:numId w:val="15"/>
        </w:numPr>
      </w:pPr>
      <w:r w:rsidRPr="0056208B">
        <w:t>Loss of utility (</w:t>
      </w:r>
      <w:r w:rsidR="00653CE8" w:rsidRPr="0056208B">
        <w:t xml:space="preserve">e.g. </w:t>
      </w:r>
      <w:r w:rsidRPr="0056208B">
        <w:t>electricity, water, compressed air,</w:t>
      </w:r>
      <w:r w:rsidR="00920463" w:rsidRPr="0056208B">
        <w:t xml:space="preserve"> …</w:t>
      </w:r>
      <w:r w:rsidRPr="0056208B">
        <w:t>)</w:t>
      </w:r>
    </w:p>
    <w:p w14:paraId="1E12CAE8" w14:textId="66ECFCDB" w:rsidR="000A3B81" w:rsidRPr="0056208B" w:rsidRDefault="008F46A4" w:rsidP="000A3B81">
      <w:pPr>
        <w:pStyle w:val="RequirementList"/>
        <w:numPr>
          <w:ilvl w:val="2"/>
          <w:numId w:val="15"/>
        </w:numPr>
      </w:pPr>
      <w:r w:rsidRPr="0056208B">
        <w:t>Faulty/missing interface</w:t>
      </w:r>
      <w:r w:rsidR="00A642D2" w:rsidRPr="0056208B">
        <w:t xml:space="preserve"> </w:t>
      </w:r>
      <w:r w:rsidRPr="0056208B">
        <w:t>to the</w:t>
      </w:r>
      <w:r w:rsidR="00A642D2" w:rsidRPr="0056208B">
        <w:t xml:space="preserve"> </w:t>
      </w:r>
      <w:r w:rsidR="00E528BE" w:rsidRPr="0056208B">
        <w:t>MCS</w:t>
      </w:r>
    </w:p>
    <w:p w14:paraId="2161EADD" w14:textId="008E445B" w:rsidR="0028124D" w:rsidRPr="0056208B" w:rsidRDefault="000A3B81" w:rsidP="000A3B81">
      <w:pPr>
        <w:pStyle w:val="RequirementList"/>
        <w:numPr>
          <w:ilvl w:val="2"/>
          <w:numId w:val="15"/>
        </w:numPr>
      </w:pPr>
      <w:r w:rsidRPr="0056208B">
        <w:t>Operation of the users outside the nominal interface parameters</w:t>
      </w:r>
    </w:p>
    <w:p w14:paraId="30854C46" w14:textId="534DADEC" w:rsidR="0028124D" w:rsidRPr="0056208B" w:rsidRDefault="0028124D" w:rsidP="0028124D">
      <w:pPr>
        <w:pStyle w:val="RequirementList"/>
        <w:numPr>
          <w:ilvl w:val="1"/>
          <w:numId w:val="15"/>
        </w:numPr>
      </w:pPr>
      <w:r w:rsidRPr="0056208B">
        <w:t>Operator error</w:t>
      </w:r>
    </w:p>
    <w:p w14:paraId="337701EA" w14:textId="5A6BCF35" w:rsidR="003F1E26" w:rsidRPr="0056208B" w:rsidRDefault="00A75E2B" w:rsidP="00D562E3">
      <w:pPr>
        <w:pStyle w:val="RequirementList"/>
        <w:numPr>
          <w:ilvl w:val="1"/>
          <w:numId w:val="15"/>
        </w:numPr>
      </w:pPr>
      <w:r w:rsidRPr="0056208B">
        <w:t xml:space="preserve">Any </w:t>
      </w:r>
      <w:r w:rsidR="0028124D" w:rsidRPr="0056208B">
        <w:t xml:space="preserve">QPLANT </w:t>
      </w:r>
      <w:r w:rsidR="000A0944" w:rsidRPr="0056208B">
        <w:t xml:space="preserve">internal </w:t>
      </w:r>
      <w:r w:rsidRPr="0056208B">
        <w:t>failure</w:t>
      </w:r>
      <w:r w:rsidR="000A0944" w:rsidRPr="0056208B">
        <w:t xml:space="preserve"> e.g. l</w:t>
      </w:r>
      <w:r w:rsidR="003F1E26" w:rsidRPr="0056208B">
        <w:t>oss of vacuum</w:t>
      </w:r>
      <w:r w:rsidR="00D562E3" w:rsidRPr="0056208B">
        <w:t xml:space="preserve">, </w:t>
      </w:r>
      <w:r w:rsidR="003F1E26" w:rsidRPr="0056208B">
        <w:t>QPLANT trip</w:t>
      </w:r>
    </w:p>
    <w:p w14:paraId="7E0079F6" w14:textId="77777777" w:rsidR="0009055F" w:rsidRPr="0056208B" w:rsidRDefault="0009055F" w:rsidP="0009055F">
      <w:pPr>
        <w:pStyle w:val="RequirementList"/>
      </w:pPr>
      <w:bookmarkStart w:id="3189" w:name="_Toc200491853"/>
      <w:bookmarkStart w:id="3190" w:name="_Toc200491854"/>
      <w:bookmarkEnd w:id="3188"/>
      <w:bookmarkEnd w:id="3189"/>
      <w:r w:rsidRPr="0056208B">
        <w:t>The recovery header (</w:t>
      </w:r>
      <w:commentRangeStart w:id="3191"/>
      <w:r w:rsidRPr="0056208B">
        <w:t>QRB-S</w:t>
      </w:r>
      <w:commentRangeEnd w:id="3191"/>
      <w:r w:rsidR="00754E2A" w:rsidRPr="0056208B">
        <w:rPr>
          <w:rStyle w:val="CommentReference"/>
          <w:rFonts w:ascii="Segoe UI" w:hAnsi="Segoe UI"/>
        </w:rPr>
        <w:commentReference w:id="3191"/>
      </w:r>
      <w:r w:rsidRPr="0056208B">
        <w:t>) shall be protected against over pressures by safety devices and non-return valves.</w:t>
      </w:r>
      <w:bookmarkEnd w:id="3190"/>
    </w:p>
    <w:p w14:paraId="098190DE" w14:textId="7F18BCBC" w:rsidR="007C6EB6" w:rsidRPr="0056208B" w:rsidRDefault="007C6EB6" w:rsidP="00B5535E">
      <w:pPr>
        <w:pStyle w:val="Heading3numbered"/>
      </w:pPr>
      <w:bookmarkStart w:id="3192" w:name="_Toc200491892"/>
      <w:bookmarkStart w:id="3193" w:name="_Toc202536111"/>
      <w:bookmarkStart w:id="3194" w:name="_Toc202536884"/>
      <w:bookmarkEnd w:id="3112"/>
      <w:bookmarkEnd w:id="3113"/>
      <w:bookmarkEnd w:id="3114"/>
      <w:r w:rsidRPr="0056208B">
        <w:lastRenderedPageBreak/>
        <w:t>Purg</w:t>
      </w:r>
      <w:r w:rsidR="000C7452" w:rsidRPr="0056208B">
        <w:t>ing</w:t>
      </w:r>
      <w:bookmarkEnd w:id="3192"/>
      <w:bookmarkEnd w:id="3193"/>
      <w:bookmarkEnd w:id="3194"/>
    </w:p>
    <w:p w14:paraId="4A9F4D38" w14:textId="0E57FC11" w:rsidR="00E60477" w:rsidRPr="0056208B" w:rsidRDefault="00B05895" w:rsidP="00E60477">
      <w:pPr>
        <w:pStyle w:val="RequirementList"/>
        <w:rPr>
          <w:strike/>
        </w:rPr>
      </w:pPr>
      <w:bookmarkStart w:id="3195" w:name="_Toc200491893"/>
      <w:r w:rsidRPr="0056208B">
        <w:t xml:space="preserve">The Contractor shall install all the </w:t>
      </w:r>
      <w:r w:rsidR="00212CF2" w:rsidRPr="0056208B">
        <w:t xml:space="preserve">necessary equipment and connections </w:t>
      </w:r>
      <w:r w:rsidR="00F537EC" w:rsidRPr="0056208B">
        <w:t xml:space="preserve">required </w:t>
      </w:r>
      <w:r w:rsidR="007C6EB6" w:rsidRPr="0056208B">
        <w:t>for</w:t>
      </w:r>
      <w:r w:rsidR="005031F7" w:rsidRPr="0056208B">
        <w:t xml:space="preserve"> the</w:t>
      </w:r>
      <w:r w:rsidR="00212CF2" w:rsidRPr="0056208B">
        <w:t xml:space="preserve"> </w:t>
      </w:r>
      <w:r w:rsidR="00CD2A07" w:rsidRPr="0056208B">
        <w:t xml:space="preserve">remote </w:t>
      </w:r>
      <w:r w:rsidR="00212CF2" w:rsidRPr="0056208B">
        <w:t>purging</w:t>
      </w:r>
      <w:r w:rsidR="00055031" w:rsidRPr="0056208B">
        <w:t xml:space="preserve"> (venting, pumping and filling)</w:t>
      </w:r>
      <w:r w:rsidR="00212CF2" w:rsidRPr="0056208B">
        <w:t xml:space="preserve"> </w:t>
      </w:r>
      <w:r w:rsidR="00C212B4" w:rsidRPr="0056208B">
        <w:t xml:space="preserve">and conditioning </w:t>
      </w:r>
      <w:r w:rsidR="00465010" w:rsidRPr="0056208B">
        <w:t xml:space="preserve">of </w:t>
      </w:r>
      <w:r w:rsidR="00212CF2" w:rsidRPr="0056208B">
        <w:t>the QPLANT</w:t>
      </w:r>
      <w:r w:rsidR="00E50CBD" w:rsidRPr="0056208B">
        <w:t>.</w:t>
      </w:r>
      <w:bookmarkStart w:id="3196" w:name="_Toc200491898"/>
      <w:bookmarkEnd w:id="3195"/>
    </w:p>
    <w:p w14:paraId="4F619866" w14:textId="6779E45C" w:rsidR="00535285" w:rsidRPr="0056208B" w:rsidRDefault="00535285" w:rsidP="00B5535E">
      <w:pPr>
        <w:pStyle w:val="Heading3numbered"/>
      </w:pPr>
      <w:bookmarkStart w:id="3197" w:name="_Toc200491909"/>
      <w:bookmarkStart w:id="3198" w:name="_Toc202536113"/>
      <w:bookmarkStart w:id="3199" w:name="_Toc202536886"/>
      <w:bookmarkEnd w:id="3196"/>
      <w:r w:rsidRPr="0056208B">
        <w:t>Helium Inventory management</w:t>
      </w:r>
      <w:bookmarkEnd w:id="3197"/>
      <w:bookmarkEnd w:id="3198"/>
      <w:bookmarkEnd w:id="3199"/>
    </w:p>
    <w:p w14:paraId="72A025E9" w14:textId="77777777" w:rsidR="00264F18" w:rsidRPr="0056208B" w:rsidRDefault="00B81851" w:rsidP="00A302B1">
      <w:pPr>
        <w:pStyle w:val="RequirementList"/>
      </w:pPr>
      <w:r w:rsidRPr="0056208B">
        <w:t>The QPLANT shall minimize the loss of helium in all operation conditions (including failure modes)</w:t>
      </w:r>
      <w:bookmarkStart w:id="3200" w:name="_Toc200491910"/>
      <w:r w:rsidR="00264F18" w:rsidRPr="0056208B">
        <w:t>.</w:t>
      </w:r>
    </w:p>
    <w:p w14:paraId="4A895CF0" w14:textId="01071DE4" w:rsidR="000B52DF" w:rsidRPr="0056208B" w:rsidRDefault="004A5A6B" w:rsidP="002F4FA7">
      <w:pPr>
        <w:pStyle w:val="RequirementList"/>
      </w:pPr>
      <w:r w:rsidRPr="0056208B">
        <w:t>In normal operation, t</w:t>
      </w:r>
      <w:r w:rsidR="000B52DF" w:rsidRPr="0056208B">
        <w:t>he QPLANT shall loose at maximum 1Nm</w:t>
      </w:r>
      <w:r w:rsidR="000B52DF" w:rsidRPr="0056208B">
        <w:rPr>
          <w:vertAlign w:val="superscript"/>
        </w:rPr>
        <w:t>3</w:t>
      </w:r>
      <w:r w:rsidR="000B52DF" w:rsidRPr="0056208B">
        <w:t xml:space="preserve"> of He per day</w:t>
      </w:r>
      <w:bookmarkStart w:id="3201" w:name="_Toc200491902"/>
      <w:r w:rsidR="00AE67AF" w:rsidRPr="0056208B">
        <w:t>.</w:t>
      </w:r>
    </w:p>
    <w:p w14:paraId="09E80168" w14:textId="71920949" w:rsidR="000527F7" w:rsidRPr="0056208B" w:rsidRDefault="000527F7" w:rsidP="000527F7">
      <w:pPr>
        <w:pStyle w:val="RequirementList"/>
      </w:pPr>
      <w:r w:rsidRPr="0056208B">
        <w:t>The leak rate</w:t>
      </w:r>
      <w:r w:rsidR="00CF2466" w:rsidRPr="0056208B">
        <w:t>s</w:t>
      </w:r>
      <w:r w:rsidRPr="0056208B">
        <w:t xml:space="preserve"> (including all interconnecting piping, joints and components operating at Operating Pressure and ambient temperature) shall not exceed the values defined in </w:t>
      </w:r>
      <w:r w:rsidRPr="0056208B">
        <w:rPr>
          <w:rStyle w:val="Style1Char"/>
          <w:rFonts w:eastAsia="Calibri"/>
        </w:rPr>
        <w:fldChar w:fldCharType="begin"/>
      </w:r>
      <w:r w:rsidRPr="0056208B">
        <w:rPr>
          <w:rStyle w:val="Style1Char"/>
          <w:rFonts w:eastAsia="Calibri"/>
        </w:rPr>
        <w:instrText xml:space="preserve"> REF _Ref184046879 \h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Table 6</w:t>
      </w:r>
      <w:r w:rsidRPr="0056208B">
        <w:rPr>
          <w:rStyle w:val="Style1Char"/>
          <w:rFonts w:eastAsia="Calibri"/>
        </w:rPr>
        <w:fldChar w:fldCharType="end"/>
      </w:r>
      <w:r w:rsidRPr="0056208B">
        <w:t>.  The system shall be qualified for leak-tightness under operational and standby conditions.</w:t>
      </w:r>
      <w:bookmarkEnd w:id="3201"/>
    </w:p>
    <w:p w14:paraId="61C6C7DE" w14:textId="77777777" w:rsidR="000527F7" w:rsidRPr="0056208B" w:rsidRDefault="000527F7" w:rsidP="000527F7">
      <w:pPr>
        <w:pStyle w:val="SysReq3"/>
        <w:rPr>
          <w:lang w:val="en-GB"/>
        </w:rPr>
      </w:pPr>
      <w:bookmarkStart w:id="3202" w:name="_Toc200491903"/>
      <w:r w:rsidRPr="0056208B">
        <w:rPr>
          <w:lang w:val="en-GB"/>
        </w:rPr>
        <w:t>In the offer, the applicant shall explicitly quantify and elaborate:</w:t>
      </w:r>
      <w:bookmarkStart w:id="3203" w:name="_Toc200491904"/>
      <w:bookmarkEnd w:id="3202"/>
    </w:p>
    <w:p w14:paraId="771BB802" w14:textId="648F8EFD" w:rsidR="000527F7" w:rsidRPr="0056208B" w:rsidRDefault="000527F7">
      <w:pPr>
        <w:pStyle w:val="SysReq3"/>
        <w:numPr>
          <w:ilvl w:val="1"/>
          <w:numId w:val="82"/>
        </w:numPr>
        <w:rPr>
          <w:lang w:val="en-GB"/>
        </w:rPr>
      </w:pPr>
      <w:r w:rsidRPr="0056208B">
        <w:rPr>
          <w:lang w:val="en-GB"/>
        </w:rPr>
        <w:t>Expected global and local leak rates, including thresholds for diffusive losses expressed as % loss per year.  Estimated number and types of valves and fittings contributing to leak paths.</w:t>
      </w:r>
      <w:bookmarkEnd w:id="3203"/>
    </w:p>
    <w:p w14:paraId="7D6F0ADA" w14:textId="121DAE60" w:rsidR="000527F7" w:rsidRPr="0056208B" w:rsidRDefault="006314C4">
      <w:pPr>
        <w:pStyle w:val="SysReq3"/>
        <w:numPr>
          <w:ilvl w:val="1"/>
          <w:numId w:val="82"/>
        </w:numPr>
        <w:rPr>
          <w:lang w:val="en-GB"/>
        </w:rPr>
      </w:pPr>
      <w:bookmarkStart w:id="3204" w:name="_Toc200491905"/>
      <w:r w:rsidRPr="0056208B">
        <w:rPr>
          <w:lang w:val="en-GB"/>
        </w:rPr>
        <w:t>T</w:t>
      </w:r>
      <w:r w:rsidR="000527F7" w:rsidRPr="0056208B">
        <w:rPr>
          <w:lang w:val="en-GB"/>
        </w:rPr>
        <w:t>ype of helium leak detection methods, pressure hold test procedures, vacuum decay, or rise time methodologies, and long-term monitoring techniques.  Acceptance criteria for each method and the calibration procedure for leak detection equipment.</w:t>
      </w:r>
      <w:bookmarkEnd w:id="3204"/>
    </w:p>
    <w:p w14:paraId="2FB3A61F" w14:textId="77C49122" w:rsidR="000527F7" w:rsidRPr="0056208B" w:rsidRDefault="000527F7">
      <w:pPr>
        <w:pStyle w:val="SysReq3"/>
        <w:numPr>
          <w:ilvl w:val="1"/>
          <w:numId w:val="82"/>
        </w:numPr>
        <w:rPr>
          <w:lang w:val="en-GB"/>
        </w:rPr>
      </w:pPr>
      <w:bookmarkStart w:id="3205" w:name="_Toc200491906"/>
      <w:r w:rsidRPr="0056208B">
        <w:rPr>
          <w:lang w:val="en-GB"/>
        </w:rPr>
        <w:t>Post-installation and operational phase monitoring strategy, if applicable, including thresholds and frequency</w:t>
      </w:r>
      <w:bookmarkStart w:id="3206" w:name="_Toc200491907"/>
      <w:bookmarkStart w:id="3207" w:name="_Toc200491908"/>
      <w:bookmarkEnd w:id="3205"/>
      <w:bookmarkEnd w:id="3206"/>
      <w:bookmarkEnd w:id="3207"/>
    </w:p>
    <w:p w14:paraId="28E92773" w14:textId="31EE1283" w:rsidR="000527F7" w:rsidRPr="0056208B" w:rsidRDefault="001B0EB7">
      <w:pPr>
        <w:pStyle w:val="SysReq3"/>
        <w:numPr>
          <w:ilvl w:val="1"/>
          <w:numId w:val="82"/>
        </w:numPr>
        <w:rPr>
          <w:lang w:val="en-GB"/>
        </w:rPr>
      </w:pPr>
      <w:r w:rsidRPr="0056208B">
        <w:rPr>
          <w:lang w:val="en-GB"/>
        </w:rPr>
        <w:t>E</w:t>
      </w:r>
      <w:r w:rsidR="000527F7" w:rsidRPr="0056208B">
        <w:rPr>
          <w:lang w:val="en-GB"/>
        </w:rPr>
        <w:t>xpected losses of helium during conventional pump, purge, and conditioning (QPLANT only) and user estimation based on internal volume (total pipe length and 90 l per cavity)</w:t>
      </w:r>
    </w:p>
    <w:p w14:paraId="139B2CB0" w14:textId="378F8816" w:rsidR="000527F7" w:rsidRPr="0056208B" w:rsidRDefault="000527F7" w:rsidP="000527F7">
      <w:pPr>
        <w:pStyle w:val="Caption"/>
        <w:keepNext/>
        <w:ind w:firstLine="709"/>
      </w:pPr>
      <w:bookmarkStart w:id="3208" w:name="_Ref184046879"/>
      <w:bookmarkStart w:id="3209" w:name="_Toc201310415"/>
      <w:bookmarkStart w:id="3210" w:name="_Toc209530024"/>
      <w:r w:rsidRPr="0056208B">
        <w:t xml:space="preserve">Table </w:t>
      </w:r>
      <w:r w:rsidRPr="0056208B">
        <w:fldChar w:fldCharType="begin"/>
      </w:r>
      <w:r w:rsidRPr="0056208B">
        <w:instrText xml:space="preserve"> SEQ Table \* ARABIC </w:instrText>
      </w:r>
      <w:r w:rsidRPr="0056208B">
        <w:fldChar w:fldCharType="separate"/>
      </w:r>
      <w:r w:rsidR="00D62D30">
        <w:rPr>
          <w:noProof/>
        </w:rPr>
        <w:t>6</w:t>
      </w:r>
      <w:r w:rsidRPr="0056208B">
        <w:fldChar w:fldCharType="end"/>
      </w:r>
      <w:bookmarkEnd w:id="3208"/>
      <w:r w:rsidRPr="0056208B">
        <w:t xml:space="preserve"> </w:t>
      </w:r>
      <w:r w:rsidR="00F46735" w:rsidRPr="0056208B">
        <w:t xml:space="preserve">He </w:t>
      </w:r>
      <w:r w:rsidRPr="0056208B">
        <w:t>Leakage requirements</w:t>
      </w:r>
      <w:bookmarkEnd w:id="3209"/>
      <w:r w:rsidR="000E3A70" w:rsidRPr="0056208B">
        <w:t xml:space="preserve"> (excluding </w:t>
      </w:r>
      <w:r w:rsidR="000E3A70" w:rsidRPr="0056208B">
        <w:rPr>
          <w:szCs w:val="16"/>
        </w:rPr>
        <w:t>via permeation and diffusivity)</w:t>
      </w:r>
      <w:bookmarkEnd w:id="3210"/>
    </w:p>
    <w:tbl>
      <w:tblPr>
        <w:tblW w:w="9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8"/>
        <w:gridCol w:w="1808"/>
        <w:gridCol w:w="1738"/>
      </w:tblGrid>
      <w:tr w:rsidR="000527F7" w:rsidRPr="0056208B" w14:paraId="68B3D989" w14:textId="77777777" w:rsidTr="0003012A">
        <w:trPr>
          <w:jc w:val="center"/>
        </w:trPr>
        <w:tc>
          <w:tcPr>
            <w:tcW w:w="5798" w:type="dxa"/>
            <w:shd w:val="clear" w:color="auto" w:fill="EBD9ED" w:themeFill="accent2" w:themeFillTint="33"/>
            <w:vAlign w:val="center"/>
          </w:tcPr>
          <w:p w14:paraId="430E2179" w14:textId="77777777" w:rsidR="000527F7" w:rsidRPr="0056208B" w:rsidRDefault="000527F7" w:rsidP="0003012A">
            <w:pPr>
              <w:pStyle w:val="AASemiBold"/>
              <w:rPr>
                <w:rFonts w:ascii="Aptos" w:hAnsi="Aptos"/>
                <w:sz w:val="16"/>
                <w:szCs w:val="18"/>
              </w:rPr>
            </w:pPr>
            <w:r w:rsidRPr="0056208B">
              <w:rPr>
                <w:rStyle w:val="Strong"/>
                <w:rFonts w:ascii="Aptos" w:hAnsi="Aptos"/>
                <w:sz w:val="16"/>
                <w:szCs w:val="18"/>
              </w:rPr>
              <w:t>Type of components</w:t>
            </w:r>
          </w:p>
        </w:tc>
        <w:tc>
          <w:tcPr>
            <w:tcW w:w="1808" w:type="dxa"/>
            <w:shd w:val="clear" w:color="auto" w:fill="EBD9ED" w:themeFill="accent2" w:themeFillTint="33"/>
            <w:vAlign w:val="center"/>
          </w:tcPr>
          <w:p w14:paraId="1026E804" w14:textId="77777777" w:rsidR="000527F7" w:rsidRPr="0056208B" w:rsidRDefault="000527F7" w:rsidP="0003012A">
            <w:pPr>
              <w:pStyle w:val="AASemiBold"/>
              <w:jc w:val="center"/>
              <w:rPr>
                <w:rFonts w:ascii="Aptos" w:hAnsi="Aptos"/>
                <w:sz w:val="16"/>
                <w:szCs w:val="18"/>
              </w:rPr>
            </w:pPr>
            <w:r w:rsidRPr="0056208B">
              <w:rPr>
                <w:rStyle w:val="Strong"/>
                <w:rFonts w:ascii="Aptos" w:hAnsi="Aptos"/>
                <w:sz w:val="16"/>
                <w:szCs w:val="18"/>
              </w:rPr>
              <w:t>Maximal leak rates</w:t>
            </w:r>
          </w:p>
        </w:tc>
        <w:tc>
          <w:tcPr>
            <w:tcW w:w="1738" w:type="dxa"/>
            <w:shd w:val="clear" w:color="auto" w:fill="EBD9ED" w:themeFill="accent2" w:themeFillTint="33"/>
            <w:vAlign w:val="center"/>
          </w:tcPr>
          <w:p w14:paraId="3F9F98C0" w14:textId="77777777" w:rsidR="000527F7" w:rsidRPr="0056208B" w:rsidRDefault="000527F7" w:rsidP="0003012A">
            <w:pPr>
              <w:pStyle w:val="AASemiBold"/>
              <w:jc w:val="center"/>
              <w:rPr>
                <w:rFonts w:ascii="Aptos" w:hAnsi="Aptos"/>
                <w:sz w:val="16"/>
                <w:szCs w:val="18"/>
              </w:rPr>
            </w:pPr>
            <w:r w:rsidRPr="0056208B">
              <w:rPr>
                <w:rStyle w:val="Strong"/>
                <w:rFonts w:ascii="Aptos" w:hAnsi="Aptos"/>
                <w:sz w:val="16"/>
                <w:szCs w:val="18"/>
              </w:rPr>
              <w:t>Mass flow (g/year)</w:t>
            </w:r>
          </w:p>
        </w:tc>
      </w:tr>
      <w:tr w:rsidR="000527F7" w:rsidRPr="0056208B" w14:paraId="099AF193" w14:textId="77777777" w:rsidTr="0003012A">
        <w:trPr>
          <w:jc w:val="center"/>
        </w:trPr>
        <w:tc>
          <w:tcPr>
            <w:tcW w:w="5798" w:type="dxa"/>
            <w:shd w:val="clear" w:color="auto" w:fill="auto"/>
            <w:vAlign w:val="center"/>
          </w:tcPr>
          <w:p w14:paraId="56AD4A2A" w14:textId="7BB4E2D7" w:rsidR="000527F7" w:rsidRPr="0056208B" w:rsidRDefault="0099670A" w:rsidP="0003012A">
            <w:pPr>
              <w:spacing w:before="40" w:after="20" w:line="240" w:lineRule="auto"/>
              <w:rPr>
                <w:rFonts w:ascii="Aptos" w:hAnsi="Aptos"/>
                <w:sz w:val="16"/>
                <w:szCs w:val="18"/>
              </w:rPr>
            </w:pPr>
            <w:r w:rsidRPr="0056208B">
              <w:rPr>
                <w:rFonts w:ascii="Aptos" w:hAnsi="Aptos"/>
                <w:sz w:val="16"/>
                <w:szCs w:val="18"/>
              </w:rPr>
              <w:t>Per h</w:t>
            </w:r>
            <w:r w:rsidR="000527F7" w:rsidRPr="0056208B">
              <w:rPr>
                <w:rFonts w:ascii="Aptos" w:hAnsi="Aptos"/>
                <w:sz w:val="16"/>
                <w:szCs w:val="18"/>
              </w:rPr>
              <w:t>elium circuits to vacuum</w:t>
            </w:r>
          </w:p>
        </w:tc>
        <w:tc>
          <w:tcPr>
            <w:tcW w:w="1808" w:type="dxa"/>
            <w:shd w:val="clear" w:color="auto" w:fill="auto"/>
            <w:vAlign w:val="center"/>
          </w:tcPr>
          <w:p w14:paraId="51030E97"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⁸</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7D538ED1"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0.050 g/year</w:t>
            </w:r>
          </w:p>
        </w:tc>
      </w:tr>
      <w:tr w:rsidR="000527F7" w:rsidRPr="0056208B" w14:paraId="3E476956" w14:textId="77777777" w:rsidTr="0003012A">
        <w:trPr>
          <w:jc w:val="center"/>
        </w:trPr>
        <w:tc>
          <w:tcPr>
            <w:tcW w:w="5798" w:type="dxa"/>
            <w:shd w:val="clear" w:color="auto" w:fill="auto"/>
            <w:vAlign w:val="center"/>
          </w:tcPr>
          <w:p w14:paraId="18323B71" w14:textId="023173ED" w:rsidR="000527F7" w:rsidRPr="0056208B" w:rsidRDefault="006B773D" w:rsidP="0003012A">
            <w:pPr>
              <w:spacing w:before="40" w:after="20" w:line="240" w:lineRule="auto"/>
              <w:rPr>
                <w:rFonts w:ascii="Aptos" w:hAnsi="Aptos"/>
                <w:sz w:val="16"/>
                <w:szCs w:val="18"/>
              </w:rPr>
            </w:pPr>
            <w:r w:rsidRPr="0056208B">
              <w:rPr>
                <w:rFonts w:ascii="Aptos" w:hAnsi="Aptos"/>
                <w:sz w:val="16"/>
                <w:szCs w:val="18"/>
              </w:rPr>
              <w:t xml:space="preserve">Per </w:t>
            </w:r>
            <w:r w:rsidR="000527F7" w:rsidRPr="0056208B">
              <w:rPr>
                <w:rFonts w:ascii="Aptos" w:hAnsi="Aptos"/>
                <w:sz w:val="16"/>
                <w:szCs w:val="18"/>
              </w:rPr>
              <w:t>helium</w:t>
            </w:r>
            <w:r w:rsidR="0099670A" w:rsidRPr="0056208B">
              <w:rPr>
                <w:rFonts w:ascii="Aptos" w:hAnsi="Aptos"/>
                <w:sz w:val="16"/>
                <w:szCs w:val="18"/>
              </w:rPr>
              <w:t xml:space="preserve"> or helium-</w:t>
            </w:r>
            <w:r w:rsidR="000527F7" w:rsidRPr="0056208B">
              <w:rPr>
                <w:rFonts w:ascii="Aptos" w:hAnsi="Aptos"/>
                <w:sz w:val="16"/>
                <w:szCs w:val="18"/>
              </w:rPr>
              <w:t>oil circuits to the water circuits</w:t>
            </w:r>
          </w:p>
        </w:tc>
        <w:tc>
          <w:tcPr>
            <w:tcW w:w="1808" w:type="dxa"/>
            <w:shd w:val="clear" w:color="auto" w:fill="auto"/>
            <w:vAlign w:val="center"/>
          </w:tcPr>
          <w:p w14:paraId="5A1F29E0"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⁸</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78966FAE"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0.050 g/year</w:t>
            </w:r>
          </w:p>
        </w:tc>
      </w:tr>
      <w:tr w:rsidR="000527F7" w:rsidRPr="0056208B" w14:paraId="2E2D0109" w14:textId="77777777" w:rsidTr="0003012A">
        <w:trPr>
          <w:jc w:val="center"/>
        </w:trPr>
        <w:tc>
          <w:tcPr>
            <w:tcW w:w="5798" w:type="dxa"/>
            <w:shd w:val="clear" w:color="auto" w:fill="auto"/>
            <w:vAlign w:val="center"/>
          </w:tcPr>
          <w:p w14:paraId="54A0DD49" w14:textId="09674C83" w:rsidR="000527F7" w:rsidRPr="0056208B" w:rsidRDefault="0099670A" w:rsidP="0003012A">
            <w:pPr>
              <w:spacing w:before="40" w:after="20" w:line="240" w:lineRule="auto"/>
              <w:rPr>
                <w:rFonts w:ascii="Aptos" w:hAnsi="Aptos"/>
                <w:sz w:val="16"/>
                <w:szCs w:val="18"/>
              </w:rPr>
            </w:pPr>
            <w:r w:rsidRPr="0056208B">
              <w:rPr>
                <w:rFonts w:ascii="Aptos" w:hAnsi="Aptos"/>
                <w:sz w:val="16"/>
                <w:szCs w:val="18"/>
              </w:rPr>
              <w:t xml:space="preserve">Per </w:t>
            </w:r>
            <w:r w:rsidR="000527F7" w:rsidRPr="0056208B">
              <w:rPr>
                <w:rFonts w:ascii="Aptos" w:hAnsi="Aptos"/>
                <w:sz w:val="16"/>
                <w:szCs w:val="18"/>
              </w:rPr>
              <w:t xml:space="preserve">LN2 </w:t>
            </w:r>
            <w:r w:rsidRPr="0056208B">
              <w:rPr>
                <w:rFonts w:ascii="Aptos" w:hAnsi="Aptos"/>
                <w:sz w:val="16"/>
                <w:szCs w:val="18"/>
              </w:rPr>
              <w:t xml:space="preserve">circuit </w:t>
            </w:r>
            <w:r w:rsidR="000527F7" w:rsidRPr="0056208B">
              <w:rPr>
                <w:rFonts w:ascii="Aptos" w:hAnsi="Aptos"/>
                <w:sz w:val="16"/>
                <w:szCs w:val="18"/>
              </w:rPr>
              <w:t>to helium circuits</w:t>
            </w:r>
          </w:p>
        </w:tc>
        <w:tc>
          <w:tcPr>
            <w:tcW w:w="1808" w:type="dxa"/>
            <w:shd w:val="clear" w:color="auto" w:fill="auto"/>
            <w:vAlign w:val="center"/>
          </w:tcPr>
          <w:p w14:paraId="3A561994"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⁸</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1420175D"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0.050 g/year</w:t>
            </w:r>
          </w:p>
        </w:tc>
      </w:tr>
      <w:tr w:rsidR="000527F7" w:rsidRPr="0056208B" w14:paraId="147BF90E" w14:textId="77777777" w:rsidTr="0003012A">
        <w:trPr>
          <w:jc w:val="center"/>
        </w:trPr>
        <w:tc>
          <w:tcPr>
            <w:tcW w:w="5798" w:type="dxa"/>
            <w:shd w:val="clear" w:color="auto" w:fill="auto"/>
            <w:vAlign w:val="center"/>
          </w:tcPr>
          <w:p w14:paraId="0F8D7D3B" w14:textId="46568567" w:rsidR="000527F7" w:rsidRPr="0056208B" w:rsidRDefault="00F46735" w:rsidP="0003012A">
            <w:pPr>
              <w:spacing w:before="40" w:after="20" w:line="240" w:lineRule="auto"/>
              <w:rPr>
                <w:rFonts w:ascii="Aptos" w:hAnsi="Aptos"/>
                <w:sz w:val="16"/>
                <w:szCs w:val="18"/>
              </w:rPr>
            </w:pPr>
            <w:r w:rsidRPr="0056208B">
              <w:rPr>
                <w:rFonts w:ascii="Aptos" w:hAnsi="Aptos"/>
                <w:sz w:val="16"/>
                <w:szCs w:val="18"/>
              </w:rPr>
              <w:t xml:space="preserve">Per </w:t>
            </w:r>
            <w:r w:rsidR="000527F7" w:rsidRPr="0056208B">
              <w:rPr>
                <w:rFonts w:ascii="Aptos" w:hAnsi="Aptos"/>
                <w:sz w:val="16"/>
                <w:szCs w:val="18"/>
              </w:rPr>
              <w:t>helium guard to sub-atmospheric circuits</w:t>
            </w:r>
          </w:p>
        </w:tc>
        <w:tc>
          <w:tcPr>
            <w:tcW w:w="1808" w:type="dxa"/>
            <w:shd w:val="clear" w:color="auto" w:fill="auto"/>
            <w:vAlign w:val="center"/>
          </w:tcPr>
          <w:p w14:paraId="4209F46F"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⁵</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12F3226A"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5.04 g/year</w:t>
            </w:r>
          </w:p>
        </w:tc>
      </w:tr>
      <w:tr w:rsidR="000527F7" w:rsidRPr="0056208B" w14:paraId="769D2AD2" w14:textId="77777777" w:rsidTr="0003012A">
        <w:trPr>
          <w:jc w:val="center"/>
        </w:trPr>
        <w:tc>
          <w:tcPr>
            <w:tcW w:w="5798" w:type="dxa"/>
            <w:shd w:val="clear" w:color="auto" w:fill="auto"/>
            <w:vAlign w:val="center"/>
          </w:tcPr>
          <w:p w14:paraId="730E3891" w14:textId="0C9D8DB9" w:rsidR="000527F7" w:rsidRPr="0056208B" w:rsidRDefault="00F46735" w:rsidP="0003012A">
            <w:pPr>
              <w:spacing w:before="40" w:after="20" w:line="240" w:lineRule="auto"/>
              <w:rPr>
                <w:rFonts w:ascii="Aptos" w:hAnsi="Aptos"/>
                <w:sz w:val="16"/>
                <w:szCs w:val="18"/>
              </w:rPr>
            </w:pPr>
            <w:r w:rsidRPr="0056208B">
              <w:rPr>
                <w:rFonts w:ascii="Aptos" w:hAnsi="Aptos"/>
                <w:sz w:val="16"/>
                <w:szCs w:val="18"/>
              </w:rPr>
              <w:t xml:space="preserve">Per </w:t>
            </w:r>
            <w:r w:rsidR="000527F7" w:rsidRPr="0056208B">
              <w:rPr>
                <w:rFonts w:ascii="Aptos" w:hAnsi="Aptos"/>
                <w:sz w:val="16"/>
                <w:szCs w:val="18"/>
              </w:rPr>
              <w:t>from helium and oil circuits to atmosphere</w:t>
            </w:r>
          </w:p>
        </w:tc>
        <w:tc>
          <w:tcPr>
            <w:tcW w:w="1808" w:type="dxa"/>
            <w:shd w:val="clear" w:color="auto" w:fill="auto"/>
            <w:vAlign w:val="center"/>
          </w:tcPr>
          <w:p w14:paraId="039D1282"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⁵</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3BDBB435"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5.04 g/year</w:t>
            </w:r>
          </w:p>
        </w:tc>
      </w:tr>
      <w:tr w:rsidR="000527F7" w:rsidRPr="0056208B" w14:paraId="5810DF26" w14:textId="77777777" w:rsidTr="0003012A">
        <w:trPr>
          <w:jc w:val="center"/>
        </w:trPr>
        <w:tc>
          <w:tcPr>
            <w:tcW w:w="5798" w:type="dxa"/>
            <w:shd w:val="clear" w:color="auto" w:fill="auto"/>
            <w:vAlign w:val="center"/>
          </w:tcPr>
          <w:p w14:paraId="0680A4C4" w14:textId="45C0E72D" w:rsidR="000527F7" w:rsidRPr="0056208B" w:rsidRDefault="00F46735" w:rsidP="0003012A">
            <w:pPr>
              <w:spacing w:before="40" w:after="20" w:line="240" w:lineRule="auto"/>
              <w:rPr>
                <w:rFonts w:ascii="Aptos" w:hAnsi="Aptos"/>
                <w:sz w:val="16"/>
                <w:szCs w:val="18"/>
              </w:rPr>
            </w:pPr>
            <w:r w:rsidRPr="0056208B">
              <w:rPr>
                <w:rFonts w:ascii="Aptos" w:hAnsi="Aptos"/>
                <w:sz w:val="16"/>
                <w:szCs w:val="18"/>
              </w:rPr>
              <w:t xml:space="preserve">Combined </w:t>
            </w:r>
            <w:r w:rsidR="000527F7" w:rsidRPr="0056208B">
              <w:rPr>
                <w:rFonts w:ascii="Aptos" w:hAnsi="Aptos"/>
                <w:sz w:val="16"/>
                <w:szCs w:val="18"/>
              </w:rPr>
              <w:t>leakage from all heat exchangers of the cold boxes to vacuum vessel</w:t>
            </w:r>
          </w:p>
        </w:tc>
        <w:tc>
          <w:tcPr>
            <w:tcW w:w="1808" w:type="dxa"/>
            <w:shd w:val="clear" w:color="auto" w:fill="auto"/>
            <w:vAlign w:val="center"/>
          </w:tcPr>
          <w:p w14:paraId="103DAB07"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⁵</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28D6EB62"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5.04 g/year</w:t>
            </w:r>
          </w:p>
        </w:tc>
      </w:tr>
      <w:tr w:rsidR="000527F7" w:rsidRPr="0056208B" w14:paraId="22A5B037" w14:textId="77777777" w:rsidTr="0003012A">
        <w:trPr>
          <w:jc w:val="center"/>
        </w:trPr>
        <w:tc>
          <w:tcPr>
            <w:tcW w:w="5798" w:type="dxa"/>
            <w:shd w:val="clear" w:color="auto" w:fill="auto"/>
            <w:vAlign w:val="center"/>
          </w:tcPr>
          <w:p w14:paraId="6BFBB938" w14:textId="3809F901" w:rsidR="000527F7" w:rsidRPr="0056208B" w:rsidRDefault="00F46735" w:rsidP="0003012A">
            <w:pPr>
              <w:spacing w:before="40" w:after="20" w:line="240" w:lineRule="auto"/>
              <w:rPr>
                <w:rFonts w:ascii="Aptos" w:hAnsi="Aptos"/>
                <w:sz w:val="16"/>
                <w:szCs w:val="18"/>
              </w:rPr>
            </w:pPr>
            <w:r w:rsidRPr="0056208B">
              <w:rPr>
                <w:rFonts w:ascii="Aptos" w:hAnsi="Aptos"/>
                <w:sz w:val="16"/>
                <w:szCs w:val="18"/>
              </w:rPr>
              <w:t>Combined</w:t>
            </w:r>
            <w:r w:rsidR="000527F7" w:rsidRPr="0056208B">
              <w:rPr>
                <w:rFonts w:ascii="Aptos" w:hAnsi="Aptos"/>
                <w:sz w:val="16"/>
                <w:szCs w:val="18"/>
              </w:rPr>
              <w:t xml:space="preserve"> leakage from </w:t>
            </w:r>
            <w:r w:rsidR="000F1B6B" w:rsidRPr="0056208B">
              <w:rPr>
                <w:rFonts w:ascii="Aptos" w:hAnsi="Aptos"/>
                <w:sz w:val="16"/>
                <w:szCs w:val="18"/>
              </w:rPr>
              <w:t xml:space="preserve">all </w:t>
            </w:r>
            <w:r w:rsidR="000527F7" w:rsidRPr="0056208B">
              <w:rPr>
                <w:rFonts w:ascii="Aptos" w:hAnsi="Aptos"/>
                <w:sz w:val="16"/>
                <w:szCs w:val="18"/>
              </w:rPr>
              <w:t>helium circuits to vacuum vessels</w:t>
            </w:r>
          </w:p>
        </w:tc>
        <w:tc>
          <w:tcPr>
            <w:tcW w:w="1808" w:type="dxa"/>
            <w:shd w:val="clear" w:color="auto" w:fill="auto"/>
            <w:vAlign w:val="center"/>
          </w:tcPr>
          <w:p w14:paraId="32FD7847"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⁵</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40FC1B07"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5.04 g/year</w:t>
            </w:r>
          </w:p>
        </w:tc>
      </w:tr>
      <w:tr w:rsidR="000527F7" w:rsidRPr="0056208B" w14:paraId="58B39428" w14:textId="77777777" w:rsidTr="0003012A">
        <w:trPr>
          <w:jc w:val="center"/>
        </w:trPr>
        <w:tc>
          <w:tcPr>
            <w:tcW w:w="9344" w:type="dxa"/>
            <w:gridSpan w:val="3"/>
            <w:shd w:val="clear" w:color="auto" w:fill="EBD9ED" w:themeFill="accent2" w:themeFillTint="33"/>
            <w:vAlign w:val="center"/>
          </w:tcPr>
          <w:p w14:paraId="4904D030" w14:textId="77777777" w:rsidR="000527F7" w:rsidRPr="0056208B" w:rsidRDefault="000527F7" w:rsidP="0003012A">
            <w:pPr>
              <w:spacing w:before="40" w:after="20" w:line="240" w:lineRule="auto"/>
              <w:jc w:val="center"/>
              <w:rPr>
                <w:rFonts w:ascii="Aptos" w:hAnsi="Aptos"/>
                <w:b/>
                <w:bCs/>
                <w:color w:val="000000" w:themeColor="text1"/>
                <w:sz w:val="16"/>
                <w:szCs w:val="18"/>
              </w:rPr>
            </w:pPr>
            <w:r w:rsidRPr="0056208B">
              <w:rPr>
                <w:rFonts w:ascii="Aptos" w:hAnsi="Aptos"/>
                <w:b/>
                <w:color w:val="7030A0"/>
                <w:sz w:val="16"/>
                <w:szCs w:val="18"/>
              </w:rPr>
              <w:t>Valves</w:t>
            </w:r>
          </w:p>
        </w:tc>
      </w:tr>
      <w:tr w:rsidR="000527F7" w:rsidRPr="0056208B" w14:paraId="0D25785A" w14:textId="77777777" w:rsidTr="0003012A">
        <w:trPr>
          <w:jc w:val="center"/>
        </w:trPr>
        <w:tc>
          <w:tcPr>
            <w:tcW w:w="5798" w:type="dxa"/>
            <w:shd w:val="clear" w:color="auto" w:fill="auto"/>
            <w:vAlign w:val="center"/>
          </w:tcPr>
          <w:p w14:paraId="7C47B0BF" w14:textId="77777777" w:rsidR="000527F7" w:rsidRPr="0056208B" w:rsidRDefault="000527F7" w:rsidP="0003012A">
            <w:pPr>
              <w:pStyle w:val="AASemiBold"/>
              <w:rPr>
                <w:rStyle w:val="Strong"/>
                <w:rFonts w:ascii="Aptos" w:hAnsi="Aptos"/>
                <w:sz w:val="16"/>
                <w:szCs w:val="18"/>
              </w:rPr>
            </w:pPr>
            <w:r w:rsidRPr="0056208B">
              <w:rPr>
                <w:rStyle w:val="Strong"/>
                <w:rFonts w:ascii="Aptos" w:hAnsi="Aptos"/>
                <w:sz w:val="16"/>
                <w:szCs w:val="18"/>
              </w:rPr>
              <w:t>Leak Type</w:t>
            </w:r>
          </w:p>
        </w:tc>
        <w:tc>
          <w:tcPr>
            <w:tcW w:w="1808" w:type="dxa"/>
            <w:shd w:val="clear" w:color="auto" w:fill="auto"/>
            <w:vAlign w:val="center"/>
          </w:tcPr>
          <w:p w14:paraId="65549701" w14:textId="77777777" w:rsidR="000527F7" w:rsidRPr="0056208B" w:rsidRDefault="000527F7" w:rsidP="0003012A">
            <w:pPr>
              <w:pStyle w:val="AASemiBold"/>
              <w:jc w:val="center"/>
              <w:rPr>
                <w:rStyle w:val="Strong"/>
                <w:rFonts w:ascii="Aptos" w:hAnsi="Aptos"/>
                <w:sz w:val="16"/>
                <w:szCs w:val="18"/>
              </w:rPr>
            </w:pPr>
            <w:r w:rsidRPr="0056208B">
              <w:rPr>
                <w:rStyle w:val="Strong"/>
                <w:rFonts w:ascii="Aptos" w:hAnsi="Aptos"/>
                <w:sz w:val="16"/>
                <w:szCs w:val="18"/>
              </w:rPr>
              <w:t>Leak Rate</w:t>
            </w:r>
          </w:p>
        </w:tc>
        <w:tc>
          <w:tcPr>
            <w:tcW w:w="1738" w:type="dxa"/>
            <w:vAlign w:val="center"/>
          </w:tcPr>
          <w:p w14:paraId="7931F8DF" w14:textId="77777777" w:rsidR="000527F7" w:rsidRPr="0056208B" w:rsidRDefault="000527F7" w:rsidP="0003012A">
            <w:pPr>
              <w:pStyle w:val="AASemiBold"/>
              <w:jc w:val="center"/>
              <w:rPr>
                <w:rStyle w:val="Strong"/>
                <w:rFonts w:ascii="Aptos" w:hAnsi="Aptos"/>
                <w:sz w:val="16"/>
                <w:szCs w:val="18"/>
              </w:rPr>
            </w:pPr>
            <w:r w:rsidRPr="0056208B">
              <w:rPr>
                <w:rStyle w:val="Strong"/>
                <w:rFonts w:ascii="Aptos" w:hAnsi="Aptos"/>
                <w:sz w:val="16"/>
                <w:szCs w:val="18"/>
              </w:rPr>
              <w:t>Mass Flow (g/year)</w:t>
            </w:r>
          </w:p>
        </w:tc>
      </w:tr>
      <w:tr w:rsidR="000527F7" w:rsidRPr="0056208B" w14:paraId="63A3F33E" w14:textId="77777777" w:rsidTr="0003012A">
        <w:trPr>
          <w:jc w:val="center"/>
        </w:trPr>
        <w:tc>
          <w:tcPr>
            <w:tcW w:w="5798" w:type="dxa"/>
            <w:shd w:val="clear" w:color="auto" w:fill="auto"/>
            <w:vAlign w:val="center"/>
          </w:tcPr>
          <w:p w14:paraId="7186D98D" w14:textId="77777777" w:rsidR="000527F7" w:rsidRPr="0056208B" w:rsidRDefault="000527F7" w:rsidP="0003012A">
            <w:pPr>
              <w:spacing w:before="40" w:after="20" w:line="240" w:lineRule="auto"/>
              <w:rPr>
                <w:rFonts w:ascii="Aptos" w:hAnsi="Aptos"/>
                <w:sz w:val="16"/>
                <w:szCs w:val="18"/>
              </w:rPr>
            </w:pPr>
            <w:r w:rsidRPr="0056208B">
              <w:rPr>
                <w:rFonts w:ascii="Aptos" w:hAnsi="Aptos"/>
                <w:sz w:val="16"/>
                <w:szCs w:val="18"/>
              </w:rPr>
              <w:t>Individual leak rate through valve seat</w:t>
            </w:r>
          </w:p>
        </w:tc>
        <w:tc>
          <w:tcPr>
            <w:tcW w:w="1808" w:type="dxa"/>
            <w:shd w:val="clear" w:color="auto" w:fill="auto"/>
            <w:vAlign w:val="center"/>
          </w:tcPr>
          <w:p w14:paraId="5D54F3A7"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⁴</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1F142A35"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504 g/year</w:t>
            </w:r>
            <w:r w:rsidRPr="0056208B">
              <w:rPr>
                <w:rStyle w:val="FootnoteReference"/>
                <w:rFonts w:ascii="Aptos" w:hAnsi="Aptos"/>
                <w:sz w:val="16"/>
                <w:szCs w:val="18"/>
              </w:rPr>
              <w:footnoteReference w:id="3"/>
            </w:r>
          </w:p>
        </w:tc>
      </w:tr>
      <w:tr w:rsidR="000527F7" w:rsidRPr="0056208B" w14:paraId="7AC568FC" w14:textId="77777777" w:rsidTr="0003012A">
        <w:trPr>
          <w:jc w:val="center"/>
        </w:trPr>
        <w:tc>
          <w:tcPr>
            <w:tcW w:w="5798" w:type="dxa"/>
            <w:shd w:val="clear" w:color="auto" w:fill="auto"/>
            <w:vAlign w:val="center"/>
          </w:tcPr>
          <w:p w14:paraId="23B77003" w14:textId="77777777" w:rsidR="000527F7" w:rsidRPr="0056208B" w:rsidRDefault="000527F7" w:rsidP="0003012A">
            <w:pPr>
              <w:spacing w:before="40" w:after="20" w:line="240" w:lineRule="auto"/>
              <w:rPr>
                <w:rFonts w:ascii="Aptos" w:hAnsi="Aptos"/>
                <w:sz w:val="16"/>
                <w:szCs w:val="18"/>
              </w:rPr>
            </w:pPr>
            <w:r w:rsidRPr="0056208B">
              <w:rPr>
                <w:rFonts w:ascii="Aptos" w:hAnsi="Aptos"/>
                <w:sz w:val="16"/>
                <w:szCs w:val="18"/>
              </w:rPr>
              <w:t>Individual leak rate to atmosphere</w:t>
            </w:r>
          </w:p>
        </w:tc>
        <w:tc>
          <w:tcPr>
            <w:tcW w:w="1808" w:type="dxa"/>
            <w:shd w:val="clear" w:color="auto" w:fill="auto"/>
            <w:vAlign w:val="center"/>
          </w:tcPr>
          <w:p w14:paraId="4F50D870"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⁵</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6B8C271D"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5.04 g/year</w:t>
            </w:r>
          </w:p>
        </w:tc>
      </w:tr>
      <w:tr w:rsidR="000527F7" w:rsidRPr="0056208B" w14:paraId="1848B192" w14:textId="77777777" w:rsidTr="0003012A">
        <w:trPr>
          <w:jc w:val="center"/>
        </w:trPr>
        <w:tc>
          <w:tcPr>
            <w:tcW w:w="5798" w:type="dxa"/>
            <w:shd w:val="clear" w:color="auto" w:fill="auto"/>
            <w:vAlign w:val="center"/>
          </w:tcPr>
          <w:p w14:paraId="025989A8" w14:textId="77777777" w:rsidR="000527F7" w:rsidRPr="0056208B" w:rsidRDefault="000527F7" w:rsidP="0003012A">
            <w:pPr>
              <w:spacing w:before="40" w:after="20" w:line="240" w:lineRule="auto"/>
              <w:rPr>
                <w:rFonts w:ascii="Aptos" w:hAnsi="Aptos"/>
                <w:sz w:val="16"/>
                <w:szCs w:val="18"/>
              </w:rPr>
            </w:pPr>
            <w:commentRangeStart w:id="3211"/>
            <w:r w:rsidRPr="0056208B">
              <w:rPr>
                <w:rFonts w:ascii="Aptos" w:hAnsi="Aptos"/>
                <w:sz w:val="16"/>
                <w:szCs w:val="18"/>
              </w:rPr>
              <w:t>Individual leak rate to vacuum</w:t>
            </w:r>
          </w:p>
        </w:tc>
        <w:tc>
          <w:tcPr>
            <w:tcW w:w="1808" w:type="dxa"/>
            <w:shd w:val="clear" w:color="auto" w:fill="auto"/>
            <w:vAlign w:val="center"/>
          </w:tcPr>
          <w:p w14:paraId="40029A1E"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⁸</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3EDF518F" w14:textId="77777777" w:rsidR="000527F7" w:rsidRPr="0056208B" w:rsidRDefault="000527F7" w:rsidP="0003012A">
            <w:pPr>
              <w:spacing w:before="40" w:after="20" w:line="240" w:lineRule="auto"/>
              <w:jc w:val="center"/>
              <w:rPr>
                <w:rFonts w:ascii="Aptos" w:hAnsi="Aptos"/>
                <w:sz w:val="16"/>
                <w:szCs w:val="18"/>
              </w:rPr>
            </w:pPr>
            <w:r w:rsidRPr="0056208B">
              <w:rPr>
                <w:rFonts w:ascii="Aptos" w:hAnsi="Aptos"/>
                <w:sz w:val="16"/>
                <w:szCs w:val="18"/>
              </w:rPr>
              <w:t>0.050 g/year</w:t>
            </w:r>
            <w:commentRangeEnd w:id="3211"/>
            <w:r w:rsidR="00736F00" w:rsidRPr="0056208B">
              <w:rPr>
                <w:rStyle w:val="CommentReference"/>
              </w:rPr>
              <w:commentReference w:id="3211"/>
            </w:r>
          </w:p>
        </w:tc>
      </w:tr>
    </w:tbl>
    <w:p w14:paraId="04381993" w14:textId="517B4EA7" w:rsidR="000527F7" w:rsidRPr="0056208B" w:rsidRDefault="0063712D" w:rsidP="009D4F3F">
      <w:pPr>
        <w:pStyle w:val="RequirementList"/>
      </w:pPr>
      <w:bookmarkStart w:id="3212" w:name="_Toc200491901"/>
      <w:r w:rsidRPr="0056208B">
        <w:t xml:space="preserve">The Contractor shall </w:t>
      </w:r>
      <w:r w:rsidR="00736F00" w:rsidRPr="0056208B">
        <w:t>implement</w:t>
      </w:r>
      <w:r w:rsidRPr="0056208B">
        <w:t xml:space="preserve"> a helium leak detection and monitoring </w:t>
      </w:r>
      <w:r w:rsidR="00A27454" w:rsidRPr="0056208B">
        <w:t>system</w:t>
      </w:r>
      <w:r w:rsidRPr="0056208B">
        <w:t xml:space="preserve"> in accordance with EN 13185:2001, Clause 6.2 (Leak Detection Methodology) or equivalent, including routine leak testing and automated isolation mechanisms.</w:t>
      </w:r>
      <w:bookmarkEnd w:id="3212"/>
    </w:p>
    <w:p w14:paraId="1B34CE76" w14:textId="63C36FB7" w:rsidR="00021F4D" w:rsidRPr="0056208B" w:rsidRDefault="00021F4D" w:rsidP="00021F4D">
      <w:pPr>
        <w:pStyle w:val="Heading4numbered"/>
        <w:rPr>
          <w:lang w:val="en-GB"/>
        </w:rPr>
      </w:pPr>
      <w:r w:rsidRPr="0056208B">
        <w:rPr>
          <w:lang w:val="en-GB"/>
        </w:rPr>
        <w:t>Abnormal conditions</w:t>
      </w:r>
    </w:p>
    <w:p w14:paraId="6CA4A5E3" w14:textId="727B436E" w:rsidR="000242AD" w:rsidRPr="0056208B" w:rsidRDefault="00264F18" w:rsidP="000242AD">
      <w:pPr>
        <w:pStyle w:val="RequirementList"/>
      </w:pPr>
      <w:r w:rsidRPr="0056208B">
        <w:t xml:space="preserve">In case of </w:t>
      </w:r>
      <w:r w:rsidR="005D33A7" w:rsidRPr="0056208B">
        <w:t>a</w:t>
      </w:r>
      <w:r w:rsidR="00C87593" w:rsidRPr="0056208B">
        <w:t>n</w:t>
      </w:r>
      <w:r w:rsidR="005D33A7" w:rsidRPr="0056208B">
        <w:t xml:space="preserve"> abnormal event</w:t>
      </w:r>
      <w:r w:rsidRPr="0056208B">
        <w:t>,</w:t>
      </w:r>
      <w:r w:rsidR="005D33A7" w:rsidRPr="0056208B">
        <w:t xml:space="preserve"> n</w:t>
      </w:r>
      <w:r w:rsidR="0058744D" w:rsidRPr="0056208B">
        <w:t>o</w:t>
      </w:r>
      <w:r w:rsidR="000F2AD6" w:rsidRPr="0056208B">
        <w:t xml:space="preserve"> more than 1% of inventory s</w:t>
      </w:r>
      <w:r w:rsidR="00442945" w:rsidRPr="0056208B">
        <w:t>hall be</w:t>
      </w:r>
      <w:r w:rsidR="000F2AD6" w:rsidRPr="0056208B">
        <w:t xml:space="preserve"> los</w:t>
      </w:r>
      <w:r w:rsidR="00CB01D5" w:rsidRPr="0056208B">
        <w:t>t</w:t>
      </w:r>
      <w:r w:rsidR="000242AD" w:rsidRPr="0056208B">
        <w:t>. To this end, the Contractor shall implement a comprehensive helium recovery strategy cover</w:t>
      </w:r>
      <w:r w:rsidR="00A85952" w:rsidRPr="0056208B">
        <w:t>ing</w:t>
      </w:r>
      <w:r w:rsidR="000242AD" w:rsidRPr="0056208B">
        <w:t xml:space="preserve"> all credible initiation events, including but not limited to LOOP, Loss of Vacuum or Instrument Air, Cooling Circuit Trip, Turbine Trip, QRB Trip, HP Compressor Trip, and PVPS Trip.  For each scenario, the Contractor shall identify at least:</w:t>
      </w:r>
    </w:p>
    <w:p w14:paraId="6957308E" w14:textId="3A3362A7" w:rsidR="000242AD" w:rsidRPr="0056208B" w:rsidRDefault="000242AD">
      <w:pPr>
        <w:pStyle w:val="RequirementList"/>
        <w:numPr>
          <w:ilvl w:val="0"/>
          <w:numId w:val="20"/>
        </w:numPr>
      </w:pPr>
      <w:r w:rsidRPr="0056208B">
        <w:t>The required recovery mechanisms (e.g., buffer storage, valve isolation, overpressure protection),</w:t>
      </w:r>
    </w:p>
    <w:p w14:paraId="50EEB5EA" w14:textId="4EF102DD" w:rsidR="000242AD" w:rsidRPr="0056208B" w:rsidRDefault="000242AD">
      <w:pPr>
        <w:pStyle w:val="RequirementList"/>
        <w:numPr>
          <w:ilvl w:val="0"/>
          <w:numId w:val="20"/>
        </w:numPr>
      </w:pPr>
      <w:r w:rsidRPr="0056208B">
        <w:lastRenderedPageBreak/>
        <w:t>The stepwise action plan to resume normal helium circulation once the initiated event is resolved</w:t>
      </w:r>
      <w:r w:rsidR="00372A1A" w:rsidRPr="0056208B">
        <w:t>.</w:t>
      </w:r>
      <w:r w:rsidRPr="0056208B">
        <w:t xml:space="preserve"> </w:t>
      </w:r>
    </w:p>
    <w:p w14:paraId="70C5B549" w14:textId="53DC4F7F" w:rsidR="000242AD" w:rsidRPr="0056208B" w:rsidRDefault="000242AD" w:rsidP="000242AD">
      <w:pPr>
        <w:pStyle w:val="RequirementBullet"/>
        <w:numPr>
          <w:ilvl w:val="0"/>
          <w:numId w:val="0"/>
        </w:numPr>
        <w:ind w:left="709"/>
      </w:pPr>
      <w:r w:rsidRPr="0056208B">
        <w:t>The strategy shall be supported by engineering justifications and include timelines, buffer sizing assumptions, and any control system responses.</w:t>
      </w:r>
    </w:p>
    <w:p w14:paraId="14BBBC38" w14:textId="25C9EE17" w:rsidR="00A53EF4" w:rsidRDefault="009E5BC2" w:rsidP="00AB251D">
      <w:pPr>
        <w:pStyle w:val="RequirementList"/>
      </w:pPr>
      <w:bookmarkStart w:id="3213" w:name="_Toc200491930"/>
      <w:bookmarkStart w:id="3214" w:name="_Ref202855162"/>
      <w:bookmarkStart w:id="3215" w:name="_Ref202855163"/>
      <w:r>
        <w:t>In case of</w:t>
      </w:r>
      <w:r w:rsidR="00A53EF4">
        <w:t xml:space="preserve"> </w:t>
      </w:r>
      <w:r>
        <w:t xml:space="preserve">a </w:t>
      </w:r>
      <w:r w:rsidR="00A53EF4">
        <w:t xml:space="preserve">LOOP event, </w:t>
      </w:r>
      <w:r w:rsidR="00D229A9">
        <w:t xml:space="preserve">the </w:t>
      </w:r>
      <w:r w:rsidR="00A53EF4">
        <w:t>following shall apply concerning the Instrument Air Supply:</w:t>
      </w:r>
    </w:p>
    <w:p w14:paraId="5C97B076" w14:textId="5ACA5470" w:rsidR="00A53EF4" w:rsidRDefault="00A53EF4" w:rsidP="00A53EF4">
      <w:pPr>
        <w:pStyle w:val="RequirementList"/>
        <w:numPr>
          <w:ilvl w:val="1"/>
          <w:numId w:val="15"/>
        </w:numPr>
      </w:pPr>
      <w:r w:rsidRPr="0056208B">
        <w:t xml:space="preserve">SCK CEN </w:t>
      </w:r>
      <w:r w:rsidR="00D229A9">
        <w:t>will</w:t>
      </w:r>
      <w:r w:rsidRPr="0056208B">
        <w:t xml:space="preserve"> </w:t>
      </w:r>
      <w:r w:rsidR="00D229A9">
        <w:t>continue to</w:t>
      </w:r>
      <w:r w:rsidR="009E5BC2">
        <w:t xml:space="preserve"> </w:t>
      </w:r>
      <w:r w:rsidRPr="0056208B">
        <w:t>supply the Instrument Air for initial valve actuation (Fail-Closed or Fail-Open).  However, this does not constitute a continuous supply obligation during LOOP.</w:t>
      </w:r>
    </w:p>
    <w:p w14:paraId="5DB5E081" w14:textId="5D7FF2B6" w:rsidR="00AB251D" w:rsidRPr="0056208B" w:rsidRDefault="00BA6BFC" w:rsidP="001F0112">
      <w:pPr>
        <w:pStyle w:val="RequirementList"/>
        <w:numPr>
          <w:ilvl w:val="1"/>
          <w:numId w:val="15"/>
        </w:numPr>
      </w:pPr>
      <w:r w:rsidRPr="0056208B">
        <w:t>T</w:t>
      </w:r>
      <w:r w:rsidR="00AB251D" w:rsidRPr="0056208B">
        <w:t xml:space="preserve">he </w:t>
      </w:r>
      <w:r w:rsidR="001159B1" w:rsidRPr="0056208B">
        <w:t xml:space="preserve">QPLANT </w:t>
      </w:r>
      <w:r w:rsidRPr="0056208B">
        <w:t xml:space="preserve">shall contain a </w:t>
      </w:r>
      <w:r w:rsidR="00AB251D" w:rsidRPr="0056208B">
        <w:t xml:space="preserve">pneumatic backup system </w:t>
      </w:r>
      <w:r w:rsidR="002F5C0D" w:rsidRPr="0056208B">
        <w:t xml:space="preserve">to allow </w:t>
      </w:r>
      <w:r w:rsidR="00AB251D" w:rsidRPr="0056208B">
        <w:t xml:space="preserve">helium recovery operations </w:t>
      </w:r>
      <w:r w:rsidRPr="0056208B">
        <w:t>during a LOOP event</w:t>
      </w:r>
      <w:r w:rsidR="00AB251D" w:rsidRPr="0056208B">
        <w:t xml:space="preserve">. </w:t>
      </w:r>
      <w:bookmarkEnd w:id="3213"/>
      <w:bookmarkEnd w:id="3214"/>
      <w:bookmarkEnd w:id="3215"/>
      <w:r w:rsidR="00954F41" w:rsidRPr="0056208B">
        <w:t>It</w:t>
      </w:r>
      <w:r w:rsidR="00AB251D" w:rsidRPr="0056208B">
        <w:t xml:space="preserve"> shall have a minimum autonomy of 6 hours under full helium recovery load conditions</w:t>
      </w:r>
    </w:p>
    <w:p w14:paraId="381872B5" w14:textId="6856D4F7" w:rsidR="00AB251D" w:rsidRPr="0056208B" w:rsidRDefault="00AB251D" w:rsidP="00AB251D">
      <w:pPr>
        <w:pStyle w:val="RequirementList"/>
        <w:numPr>
          <w:ilvl w:val="0"/>
          <w:numId w:val="0"/>
        </w:numPr>
        <w:ind w:left="720"/>
      </w:pPr>
      <w:bookmarkStart w:id="3216" w:name="_Toc200491931"/>
      <w:r w:rsidRPr="0056208B">
        <w:t>The pneumatic backup system be commissioned and functionally tested</w:t>
      </w:r>
      <w:r w:rsidR="00FA1947">
        <w:t xml:space="preserve"> during the SAT</w:t>
      </w:r>
      <w:r w:rsidRPr="0056208B">
        <w:t xml:space="preserve"> under simulated LOOP conditions to verify switching, autonomy, and integration with the helium recovery sequence.</w:t>
      </w:r>
      <w:bookmarkEnd w:id="3216"/>
      <w:r w:rsidRPr="0056208B">
        <w:t xml:space="preserve"> </w:t>
      </w:r>
      <w:bookmarkStart w:id="3217" w:name="_Toc202536117"/>
    </w:p>
    <w:bookmarkEnd w:id="3217"/>
    <w:p w14:paraId="4090FB02" w14:textId="6172C013" w:rsidR="005935B4" w:rsidRPr="0056208B" w:rsidRDefault="005935B4" w:rsidP="00AB251D">
      <w:pPr>
        <w:pStyle w:val="Heading4numbered"/>
        <w:rPr>
          <w:lang w:val="en-GB"/>
        </w:rPr>
      </w:pPr>
      <w:r w:rsidRPr="0056208B">
        <w:rPr>
          <w:lang w:val="en-GB"/>
        </w:rPr>
        <w:t>Helium recovery</w:t>
      </w:r>
    </w:p>
    <w:p w14:paraId="5B638718" w14:textId="5686CB73" w:rsidR="00981EBE" w:rsidRPr="0056208B" w:rsidRDefault="004947EF" w:rsidP="00575005">
      <w:pPr>
        <w:pStyle w:val="RequirementList"/>
      </w:pPr>
      <w:bookmarkStart w:id="3218" w:name="_Toc200491911"/>
      <w:bookmarkEnd w:id="3200"/>
      <w:commentRangeStart w:id="3219"/>
      <w:r w:rsidRPr="0056208B">
        <w:t>The</w:t>
      </w:r>
      <w:r w:rsidR="00AB251D" w:rsidRPr="0056208B">
        <w:t xml:space="preserve"> Contractor shall implement a comprehensive </w:t>
      </w:r>
      <w:r w:rsidRPr="0056208B">
        <w:t xml:space="preserve">helium recovery strategy </w:t>
      </w:r>
      <w:r w:rsidR="00AB251D" w:rsidRPr="0056208B">
        <w:t xml:space="preserve">able to </w:t>
      </w:r>
      <w:r w:rsidR="006C11A7" w:rsidRPr="0056208B">
        <w:t xml:space="preserve">cope with </w:t>
      </w:r>
      <w:r w:rsidRPr="0056208B">
        <w:t>the following He flow from the users</w:t>
      </w:r>
      <w:r w:rsidR="00981EBE" w:rsidRPr="0056208B">
        <w:t>:</w:t>
      </w:r>
      <w:bookmarkEnd w:id="3218"/>
    </w:p>
    <w:p w14:paraId="14429191" w14:textId="77777777" w:rsidR="00981EBE" w:rsidRPr="0056208B" w:rsidRDefault="00981EBE">
      <w:pPr>
        <w:pStyle w:val="RequirementList"/>
        <w:numPr>
          <w:ilvl w:val="0"/>
          <w:numId w:val="20"/>
        </w:numPr>
      </w:pPr>
      <w:r w:rsidRPr="0056208B">
        <w:t xml:space="preserve">100–200 g/s for full </w:t>
      </w:r>
      <w:r w:rsidR="00947F24" w:rsidRPr="0056208B">
        <w:t>QPLANT</w:t>
      </w:r>
      <w:r w:rsidRPr="0056208B">
        <w:t xml:space="preserve"> shutdown cases</w:t>
      </w:r>
    </w:p>
    <w:p w14:paraId="1C46FE3C" w14:textId="24DC108F" w:rsidR="007E2F46" w:rsidRPr="0056208B" w:rsidRDefault="00981EBE">
      <w:pPr>
        <w:pStyle w:val="RequirementList"/>
        <w:numPr>
          <w:ilvl w:val="0"/>
          <w:numId w:val="20"/>
        </w:numPr>
      </w:pPr>
      <w:r w:rsidRPr="0056208B">
        <w:t>20–40 g/s for partial operation (thermal shield cooling only)</w:t>
      </w:r>
      <w:commentRangeEnd w:id="3219"/>
      <w:r w:rsidR="002221A8" w:rsidRPr="0056208B">
        <w:rPr>
          <w:rStyle w:val="CommentReference"/>
          <w:rFonts w:ascii="Segoe UI" w:hAnsi="Segoe UI"/>
        </w:rPr>
        <w:commentReference w:id="3219"/>
      </w:r>
    </w:p>
    <w:p w14:paraId="139C2F5D" w14:textId="77777777" w:rsidR="009D2D50" w:rsidRPr="0056208B" w:rsidRDefault="009D2D50" w:rsidP="00FF48B0">
      <w:pPr>
        <w:pStyle w:val="SysReq3"/>
        <w:rPr>
          <w:lang w:val="en-GB"/>
        </w:rPr>
      </w:pPr>
      <w:r w:rsidRPr="0056208B">
        <w:rPr>
          <w:lang w:val="en-GB"/>
        </w:rPr>
        <w:t>In the offer the Applicant shall present a high-level description of the helium recovery strategy including but not limited to a Bill of Materials (BoM) of all recovery components, including low-pressure gas balloon storage and/or high-pressure compressor-driven recovery options and/or dedicated purification system.</w:t>
      </w:r>
    </w:p>
    <w:p w14:paraId="2BFA9B58" w14:textId="77777777" w:rsidR="00FF48B0" w:rsidRDefault="00FF48B0" w:rsidP="00FF48B0">
      <w:pPr>
        <w:pStyle w:val="SysReq3"/>
        <w:rPr>
          <w:lang w:val="en-GB"/>
        </w:rPr>
      </w:pPr>
    </w:p>
    <w:p w14:paraId="69D1B150" w14:textId="642CF688" w:rsidR="009D2D50" w:rsidRPr="0056208B" w:rsidRDefault="009D2D50" w:rsidP="00FF48B0">
      <w:pPr>
        <w:pStyle w:val="SysReq3"/>
        <w:rPr>
          <w:lang w:val="en-GB"/>
        </w:rPr>
      </w:pPr>
      <w:r w:rsidRPr="0056208B">
        <w:rPr>
          <w:lang w:val="en-GB"/>
        </w:rPr>
        <w:t>In the offer, the applicant shall indicate what SSC or other design provisions required to contain/minimize all helium losses to no more than 1% of total inventory.</w:t>
      </w:r>
    </w:p>
    <w:p w14:paraId="002B68A4" w14:textId="77777777" w:rsidR="00AB251D" w:rsidRPr="0056208B" w:rsidRDefault="00AB251D" w:rsidP="0047717A">
      <w:pPr>
        <w:pStyle w:val="RequirementList"/>
      </w:pPr>
      <w:r w:rsidRPr="0056208B">
        <w:t>The QPLANT shall have an input to the QRB</w:t>
      </w:r>
      <w:r w:rsidRPr="0056208B">
        <w:noBreakHyphen/>
        <w:t xml:space="preserve">S where the QCELL safety valves shall discharge  to (via the QINFRA-S </w:t>
      </w:r>
      <w:commentRangeStart w:id="3220"/>
      <w:r w:rsidRPr="0056208B">
        <w:t>line</w:t>
      </w:r>
      <w:commentRangeEnd w:id="3220"/>
      <w:r w:rsidRPr="0056208B">
        <w:commentReference w:id="3220"/>
      </w:r>
      <w:r w:rsidRPr="0056208B">
        <w:t>).</w:t>
      </w:r>
    </w:p>
    <w:p w14:paraId="00EAEAC6" w14:textId="77777777" w:rsidR="007C6EB6" w:rsidRPr="0056208B" w:rsidRDefault="007C6EB6" w:rsidP="000D36A6">
      <w:pPr>
        <w:pStyle w:val="Heading3numbered"/>
        <w:keepNext/>
        <w:keepLines/>
      </w:pPr>
      <w:bookmarkStart w:id="3221" w:name="_Toc200491990"/>
      <w:bookmarkStart w:id="3222" w:name="_Toc200491994"/>
      <w:bookmarkStart w:id="3223" w:name="_Toc200492003"/>
      <w:bookmarkStart w:id="3224" w:name="_Toc200492009"/>
      <w:bookmarkStart w:id="3225" w:name="_Toc202536133"/>
      <w:bookmarkStart w:id="3226" w:name="_Toc202536892"/>
      <w:bookmarkStart w:id="3227" w:name="_Ref190770591"/>
      <w:bookmarkStart w:id="3228" w:name="_Ref190770765"/>
      <w:bookmarkEnd w:id="3221"/>
      <w:bookmarkEnd w:id="3222"/>
      <w:bookmarkEnd w:id="3223"/>
      <w:r w:rsidRPr="0056208B">
        <w:t>Warm Compress</w:t>
      </w:r>
      <w:r w:rsidR="00E844FF" w:rsidRPr="0056208B">
        <w:t>or</w:t>
      </w:r>
      <w:r w:rsidRPr="0056208B">
        <w:t xml:space="preserve"> Station</w:t>
      </w:r>
      <w:bookmarkEnd w:id="3224"/>
      <w:bookmarkEnd w:id="3225"/>
      <w:bookmarkEnd w:id="3226"/>
    </w:p>
    <w:p w14:paraId="01361FCD" w14:textId="2BC42AAB" w:rsidR="00D86B0D" w:rsidRPr="0056208B" w:rsidRDefault="00A86D8B" w:rsidP="00575005">
      <w:pPr>
        <w:pStyle w:val="Style7"/>
        <w:rPr>
          <w:rStyle w:val="Strong"/>
        </w:rPr>
      </w:pPr>
      <w:bookmarkStart w:id="3229" w:name="_Toc200492011"/>
      <w:bookmarkStart w:id="3230" w:name="_Toc202536135"/>
      <w:r w:rsidRPr="0056208B">
        <w:rPr>
          <w:rStyle w:val="Strong"/>
        </w:rPr>
        <w:t xml:space="preserve">WCS </w:t>
      </w:r>
      <w:r w:rsidR="007C6EB6" w:rsidRPr="0056208B">
        <w:rPr>
          <w:rStyle w:val="Strong"/>
        </w:rPr>
        <w:t xml:space="preserve">General </w:t>
      </w:r>
      <w:r w:rsidRPr="0056208B">
        <w:rPr>
          <w:rStyle w:val="Strong"/>
        </w:rPr>
        <w:t>R</w:t>
      </w:r>
      <w:r w:rsidR="007C6EB6" w:rsidRPr="0056208B">
        <w:rPr>
          <w:rStyle w:val="Strong"/>
        </w:rPr>
        <w:t>equirements</w:t>
      </w:r>
      <w:bookmarkEnd w:id="3229"/>
      <w:bookmarkEnd w:id="3230"/>
    </w:p>
    <w:p w14:paraId="146EBF10" w14:textId="77777777" w:rsidR="00A86D8B" w:rsidRPr="0056208B" w:rsidRDefault="00A86D8B" w:rsidP="00575005">
      <w:pPr>
        <w:pStyle w:val="RequirementList"/>
      </w:pPr>
      <w:bookmarkStart w:id="3231" w:name="_Toc200492014"/>
      <w:r w:rsidRPr="0056208B">
        <w:t>The Warm Compressor Station (WCS) shall facilitate helium compression across at least three pressure levels:</w:t>
      </w:r>
    </w:p>
    <w:p w14:paraId="77A47624" w14:textId="77777777" w:rsidR="00A86D8B" w:rsidRPr="0056208B" w:rsidRDefault="00A86D8B">
      <w:pPr>
        <w:pStyle w:val="RequirementList"/>
        <w:numPr>
          <w:ilvl w:val="0"/>
          <w:numId w:val="20"/>
        </w:numPr>
      </w:pPr>
      <w:r w:rsidRPr="0056208B">
        <w:t>VLP (Very Low Pressure) to LP (Low Pressure) for the LP compression stage, and</w:t>
      </w:r>
    </w:p>
    <w:p w14:paraId="7B554AA8" w14:textId="77777777" w:rsidR="00A86D8B" w:rsidRPr="0056208B" w:rsidRDefault="00A86D8B">
      <w:pPr>
        <w:pStyle w:val="RequirementList"/>
        <w:numPr>
          <w:ilvl w:val="0"/>
          <w:numId w:val="20"/>
        </w:numPr>
      </w:pPr>
      <w:r w:rsidRPr="0056208B">
        <w:t>LP to HP (High Pressure) for the HP compression stage,</w:t>
      </w:r>
    </w:p>
    <w:p w14:paraId="121E1621" w14:textId="77777777" w:rsidR="00D86B0D" w:rsidRPr="0056208B" w:rsidRDefault="00D86B0D" w:rsidP="00575005">
      <w:pPr>
        <w:pStyle w:val="RequirementList"/>
      </w:pPr>
      <w:bookmarkStart w:id="3232" w:name="_Toc200492015"/>
      <w:bookmarkEnd w:id="3231"/>
      <w:r w:rsidRPr="0056208B">
        <w:t xml:space="preserve">The </w:t>
      </w:r>
      <w:r w:rsidR="00723DA0" w:rsidRPr="0056208B">
        <w:t>WCS</w:t>
      </w:r>
      <w:r w:rsidRPr="0056208B">
        <w:t xml:space="preserve"> shall be connected to the warm gas helium storage</w:t>
      </w:r>
      <w:r w:rsidR="00A86D8B" w:rsidRPr="0056208B">
        <w:t xml:space="preserve"> (WHS)</w:t>
      </w:r>
      <w:r w:rsidRPr="0056208B">
        <w:t>.</w:t>
      </w:r>
      <w:bookmarkEnd w:id="3232"/>
    </w:p>
    <w:p w14:paraId="2743B6A6" w14:textId="02E4FE83" w:rsidR="00D86B0D" w:rsidRPr="0056208B" w:rsidRDefault="00A86D8B" w:rsidP="00575005">
      <w:pPr>
        <w:pStyle w:val="Style7"/>
      </w:pPr>
      <w:bookmarkStart w:id="3233" w:name="_Toc200492016"/>
      <w:bookmarkStart w:id="3234" w:name="_Toc200492017"/>
      <w:bookmarkStart w:id="3235" w:name="_Toc202536136"/>
      <w:bookmarkEnd w:id="3233"/>
      <w:r w:rsidRPr="0056208B">
        <w:rPr>
          <w:rStyle w:val="Strong"/>
        </w:rPr>
        <w:t xml:space="preserve">WCS </w:t>
      </w:r>
      <w:r w:rsidR="00D86B0D" w:rsidRPr="0056208B">
        <w:rPr>
          <w:rStyle w:val="Strong"/>
        </w:rPr>
        <w:t xml:space="preserve">Valve </w:t>
      </w:r>
      <w:r w:rsidRPr="0056208B">
        <w:rPr>
          <w:rStyle w:val="Strong"/>
        </w:rPr>
        <w:t>R</w:t>
      </w:r>
      <w:r w:rsidR="00D86B0D" w:rsidRPr="0056208B">
        <w:rPr>
          <w:rStyle w:val="Strong"/>
        </w:rPr>
        <w:t>equirements</w:t>
      </w:r>
      <w:bookmarkEnd w:id="3234"/>
      <w:bookmarkEnd w:id="3235"/>
    </w:p>
    <w:p w14:paraId="6BC2BCCB" w14:textId="77777777" w:rsidR="008C4B15" w:rsidRPr="0056208B" w:rsidRDefault="008C4B15" w:rsidP="00575005">
      <w:pPr>
        <w:pStyle w:val="RequirementList"/>
      </w:pPr>
      <w:bookmarkStart w:id="3236" w:name="_Toc200492018"/>
      <w:r w:rsidRPr="0056208B">
        <w:t>A minimum of one bypass valve shall be installed between each pair of pressure headers (VLP ↔ LP and LP ↔ HP).</w:t>
      </w:r>
    </w:p>
    <w:p w14:paraId="28D1A452" w14:textId="77777777" w:rsidR="008C4B15" w:rsidRPr="0056208B" w:rsidRDefault="008C4B15" w:rsidP="00575005">
      <w:pPr>
        <w:pStyle w:val="RequirementList"/>
      </w:pPr>
      <w:r w:rsidRPr="0056208B">
        <w:t>Each bypass valve shall be sized to pass ≥ 100 % of the maximum steady-state mass-flow rate of the associated compressor train under the worst-case differential-pressure condition.</w:t>
      </w:r>
    </w:p>
    <w:p w14:paraId="0D9998E9" w14:textId="77777777" w:rsidR="008C4B15" w:rsidRPr="0056208B" w:rsidRDefault="008C4B15" w:rsidP="00575005">
      <w:pPr>
        <w:pStyle w:val="RequirementList"/>
      </w:pPr>
      <w:bookmarkStart w:id="3237" w:name="_Toc200492020"/>
      <w:r w:rsidRPr="0056208B">
        <w:t>Two control valves shall connect the helium-gas storage:</w:t>
      </w:r>
    </w:p>
    <w:p w14:paraId="588BE22F" w14:textId="77777777" w:rsidR="008C4B15" w:rsidRPr="0056208B" w:rsidRDefault="008C4B15">
      <w:pPr>
        <w:pStyle w:val="RequirementList"/>
        <w:numPr>
          <w:ilvl w:val="0"/>
          <w:numId w:val="20"/>
        </w:numPr>
      </w:pPr>
      <w:r w:rsidRPr="0056208B">
        <w:t xml:space="preserve">to the LP suction header for loading </w:t>
      </w:r>
    </w:p>
    <w:p w14:paraId="0971001E" w14:textId="77777777" w:rsidR="008C4B15" w:rsidRPr="0056208B" w:rsidRDefault="008C4B15">
      <w:pPr>
        <w:pStyle w:val="RequirementList"/>
        <w:numPr>
          <w:ilvl w:val="0"/>
          <w:numId w:val="20"/>
        </w:numPr>
      </w:pPr>
      <w:r w:rsidRPr="0056208B">
        <w:t>to the HP discharge header for unloading.</w:t>
      </w:r>
      <w:bookmarkEnd w:id="3237"/>
    </w:p>
    <w:p w14:paraId="4F1E269C" w14:textId="77777777" w:rsidR="008C4B15" w:rsidRPr="0056208B" w:rsidRDefault="008C4B15" w:rsidP="00575005">
      <w:pPr>
        <w:pStyle w:val="RequirementList"/>
      </w:pPr>
      <w:bookmarkStart w:id="3238" w:name="_Toc200492021"/>
      <w:r w:rsidRPr="0056208B">
        <w:t>The HP unloading valve shall be installed downstream of the fine dust filter after the oil charcoal adsorber.</w:t>
      </w:r>
      <w:bookmarkEnd w:id="3238"/>
    </w:p>
    <w:p w14:paraId="52BC12DA" w14:textId="380BE5B5" w:rsidR="008C4B15" w:rsidRPr="0056208B" w:rsidRDefault="008C4B15" w:rsidP="00575005">
      <w:pPr>
        <w:pStyle w:val="RequirementList"/>
      </w:pPr>
      <w:bookmarkStart w:id="3239" w:name="_Toc200492022"/>
      <w:r w:rsidRPr="0056208B">
        <w:t>Connections with the QRB shall be performed via control valves located in the WCS building to prevent fast pressure variation</w:t>
      </w:r>
      <w:bookmarkStart w:id="3240" w:name="_Toc200492023"/>
      <w:bookmarkEnd w:id="3239"/>
      <w:r w:rsidR="00352FF0" w:rsidRPr="0056208B">
        <w:t xml:space="preserve">.  </w:t>
      </w:r>
      <w:r w:rsidRPr="0056208B">
        <w:t>All helium connections between the WCS and the QRB shall be routed through control valves located inside the WCS building to limit pressure-transient rates to values approved by SCK CEN.</w:t>
      </w:r>
    </w:p>
    <w:bookmarkEnd w:id="3240"/>
    <w:p w14:paraId="02B8B42E" w14:textId="77777777" w:rsidR="00054B58" w:rsidRPr="0056208B" w:rsidRDefault="008C4B15" w:rsidP="00575005">
      <w:pPr>
        <w:pStyle w:val="RequirementList"/>
        <w:rPr>
          <w:rStyle w:val="Strong"/>
        </w:rPr>
      </w:pPr>
      <w:r w:rsidRPr="0056208B">
        <w:t>Suction and discharge lines of every compressor stage shall be fitted with non-return valves that automatically close when the compressor stops</w:t>
      </w:r>
      <w:r w:rsidRPr="0056208B">
        <w:br/>
      </w:r>
      <w:bookmarkStart w:id="3241" w:name="_Toc200492024"/>
      <w:bookmarkStart w:id="3242" w:name="_Toc200492025"/>
      <w:bookmarkStart w:id="3243" w:name="_Toc202536137"/>
      <w:bookmarkEnd w:id="3236"/>
      <w:bookmarkEnd w:id="3241"/>
    </w:p>
    <w:p w14:paraId="787207A3" w14:textId="1579F500" w:rsidR="00D86B0D" w:rsidRPr="0056208B" w:rsidRDefault="00D86B0D" w:rsidP="00D7138E">
      <w:pPr>
        <w:pStyle w:val="RequirementList"/>
        <w:numPr>
          <w:ilvl w:val="0"/>
          <w:numId w:val="0"/>
        </w:numPr>
        <w:ind w:left="502"/>
        <w:rPr>
          <w:rStyle w:val="Strong"/>
        </w:rPr>
      </w:pPr>
      <w:r w:rsidRPr="0056208B">
        <w:rPr>
          <w:rStyle w:val="Strong"/>
        </w:rPr>
        <w:lastRenderedPageBreak/>
        <w:t>Noise level</w:t>
      </w:r>
      <w:bookmarkEnd w:id="3242"/>
      <w:bookmarkEnd w:id="3243"/>
    </w:p>
    <w:p w14:paraId="499BFA24" w14:textId="505CD1B7" w:rsidR="008C4B15" w:rsidRPr="0056208B" w:rsidRDefault="008C4B15" w:rsidP="00575005">
      <w:pPr>
        <w:pStyle w:val="RequirementList"/>
      </w:pPr>
      <w:bookmarkStart w:id="3244" w:name="_Ref201940154"/>
      <w:bookmarkStart w:id="3245" w:name="_Toc200492026"/>
      <w:r w:rsidRPr="0056208B">
        <w:t xml:space="preserve">The A-weighted sound-pressure level of each compressor shall not exceed 80 dB(A) at </w:t>
      </w:r>
      <w:r w:rsidR="00352FF0" w:rsidRPr="0056208B">
        <w:t>1</w:t>
      </w:r>
      <w:r w:rsidRPr="0056208B">
        <w:t xml:space="preserve"> m during any steady-state operating mode.</w:t>
      </w:r>
      <w:bookmarkEnd w:id="3244"/>
    </w:p>
    <w:p w14:paraId="7FD80FB7" w14:textId="62185347" w:rsidR="008C4B15" w:rsidRPr="0056208B" w:rsidRDefault="008C4B15" w:rsidP="00575005">
      <w:pPr>
        <w:pStyle w:val="RequirementList"/>
      </w:pPr>
      <w:r w:rsidRPr="0056208B">
        <w:t>The Contractor shall submit noise-test reports for each compressor and its electric-motor drive in accordance with ISO 2151 (or an equivalent international standard)</w:t>
      </w:r>
      <w:r w:rsidR="00352FF0" w:rsidRPr="0056208B">
        <w:t xml:space="preserve">.  </w:t>
      </w:r>
      <w:r w:rsidRPr="0056208B">
        <w:t>Reports shall be provided after factory acceptance tests (FAT) and after site acceptance tests (SAT), demonstrating compliance with</w:t>
      </w:r>
      <w:r w:rsidR="00513A5A" w:rsidRPr="0056208B">
        <w:t xml:space="preserve"> </w:t>
      </w:r>
      <w:r w:rsidR="00513A5A" w:rsidRPr="0056208B">
        <w:rPr>
          <w:rStyle w:val="Style1Char"/>
          <w:rFonts w:eastAsia="Calibri"/>
        </w:rPr>
        <w:fldChar w:fldCharType="begin"/>
      </w:r>
      <w:r w:rsidR="00513A5A" w:rsidRPr="0056208B">
        <w:rPr>
          <w:rStyle w:val="Style1Char"/>
          <w:rFonts w:eastAsia="Calibri"/>
        </w:rPr>
        <w:instrText xml:space="preserve"> REF _Ref201940154 \r \h  \* MERGEFORMAT </w:instrText>
      </w:r>
      <w:r w:rsidR="00513A5A" w:rsidRPr="0056208B">
        <w:rPr>
          <w:rStyle w:val="Style1Char"/>
          <w:rFonts w:eastAsia="Calibri"/>
        </w:rPr>
      </w:r>
      <w:r w:rsidR="00513A5A" w:rsidRPr="0056208B">
        <w:rPr>
          <w:rStyle w:val="Style1Char"/>
          <w:rFonts w:eastAsia="Calibri"/>
        </w:rPr>
        <w:fldChar w:fldCharType="separate"/>
      </w:r>
      <w:r w:rsidR="00D62D30">
        <w:rPr>
          <w:rStyle w:val="Style1Char"/>
          <w:rFonts w:eastAsia="Calibri"/>
        </w:rPr>
        <w:t>RTM-0119</w:t>
      </w:r>
      <w:r w:rsidR="00513A5A" w:rsidRPr="0056208B">
        <w:rPr>
          <w:rStyle w:val="Style1Char"/>
          <w:rFonts w:eastAsia="Calibri"/>
        </w:rPr>
        <w:fldChar w:fldCharType="end"/>
      </w:r>
      <w:r w:rsidRPr="0056208B">
        <w:rPr>
          <w:rStyle w:val="Style1Char"/>
          <w:rFonts w:eastAsia="Calibri"/>
        </w:rPr>
        <w:t>.</w:t>
      </w:r>
    </w:p>
    <w:p w14:paraId="1EDFDB1D" w14:textId="1C24E82C" w:rsidR="00D86B0D" w:rsidRPr="0056208B" w:rsidRDefault="00D86B0D" w:rsidP="00575005">
      <w:pPr>
        <w:pStyle w:val="Style7"/>
        <w:rPr>
          <w:rStyle w:val="Strong"/>
        </w:rPr>
      </w:pPr>
      <w:bookmarkStart w:id="3246" w:name="_Toc200492028"/>
      <w:bookmarkStart w:id="3247" w:name="_Toc200492029"/>
      <w:bookmarkStart w:id="3248" w:name="_Toc202536138"/>
      <w:bookmarkEnd w:id="3245"/>
      <w:bookmarkEnd w:id="3246"/>
      <w:r w:rsidRPr="0056208B">
        <w:rPr>
          <w:rStyle w:val="Strong"/>
        </w:rPr>
        <w:t>Vibration</w:t>
      </w:r>
      <w:bookmarkEnd w:id="3247"/>
      <w:bookmarkEnd w:id="3248"/>
    </w:p>
    <w:p w14:paraId="0CE5B64A" w14:textId="77777777" w:rsidR="00513A5A" w:rsidRPr="0056208B" w:rsidRDefault="00513A5A" w:rsidP="00575005">
      <w:pPr>
        <w:pStyle w:val="RequirementList"/>
      </w:pPr>
      <w:bookmarkStart w:id="3249" w:name="_Toc200492030"/>
      <w:r w:rsidRPr="0056208B">
        <w:t>The maximum allowable vibration levels for the compressors and other rotating machines shall comply with ISO 2372 (or its successor ISO 20816).</w:t>
      </w:r>
    </w:p>
    <w:bookmarkEnd w:id="3249"/>
    <w:p w14:paraId="638EE4AF" w14:textId="4E1F9AA0" w:rsidR="00513A5A" w:rsidRPr="0056208B" w:rsidRDefault="00513A5A" w:rsidP="00575005">
      <w:pPr>
        <w:pStyle w:val="RequirementList"/>
      </w:pPr>
      <w:r w:rsidRPr="0056208B">
        <w:t>During the design phase, the Contractor shall submit a vibration-analysis report and calculation dossier for SCK CEN approval</w:t>
      </w:r>
      <w:r w:rsidR="00352FF0" w:rsidRPr="0056208B">
        <w:t xml:space="preserve">.  </w:t>
      </w:r>
      <w:r w:rsidRPr="0056208B">
        <w:t>During commissioning, the Contractor shall verify the guaranteed vibration values using calibrated instruments and test methods in accordance with ISO 2954.</w:t>
      </w:r>
    </w:p>
    <w:p w14:paraId="0930FCED" w14:textId="77777777" w:rsidR="00054B58" w:rsidRPr="0056208B" w:rsidRDefault="00054B58" w:rsidP="00575005">
      <w:pPr>
        <w:pStyle w:val="Style7"/>
        <w:rPr>
          <w:rStyle w:val="Strong"/>
        </w:rPr>
      </w:pPr>
      <w:bookmarkStart w:id="3250" w:name="_Toc200492032"/>
      <w:bookmarkStart w:id="3251" w:name="_Toc202536139"/>
    </w:p>
    <w:p w14:paraId="0FBEA478" w14:textId="41C3A22A" w:rsidR="0054792C" w:rsidRPr="0056208B" w:rsidRDefault="0054792C" w:rsidP="00575005">
      <w:pPr>
        <w:pStyle w:val="Style7"/>
        <w:rPr>
          <w:rStyle w:val="Strong"/>
        </w:rPr>
      </w:pPr>
      <w:r w:rsidRPr="0056208B">
        <w:rPr>
          <w:rStyle w:val="Strong"/>
        </w:rPr>
        <w:t>Heat dissipation to air</w:t>
      </w:r>
      <w:bookmarkEnd w:id="3250"/>
      <w:bookmarkEnd w:id="3251"/>
    </w:p>
    <w:p w14:paraId="1FB84B77" w14:textId="423379B7" w:rsidR="00513A5A" w:rsidRPr="0056208B" w:rsidRDefault="00513A5A" w:rsidP="00575005">
      <w:pPr>
        <w:pStyle w:val="RequirementList"/>
        <w:rPr>
          <w:highlight w:val="yellow"/>
        </w:rPr>
      </w:pPr>
      <w:bookmarkStart w:id="3252" w:name="_Toc200492033"/>
      <w:r w:rsidRPr="0056208B">
        <w:rPr>
          <w:highlight w:val="yellow"/>
        </w:rPr>
        <w:t xml:space="preserve">The Contractor shall provide ductwork and connection points that enable the residual heat (&lt; 120 kW) to be evacuated to the site HVAC interface defined in § 3.4.4. The Contractor shall specify duct cross-section, air-flow </w:t>
      </w:r>
      <w:r w:rsidR="00352FF0" w:rsidRPr="0056208B">
        <w:rPr>
          <w:highlight w:val="yellow"/>
        </w:rPr>
        <w:t>rate,</w:t>
      </w:r>
      <w:r w:rsidRPr="0056208B">
        <w:rPr>
          <w:highlight w:val="yellow"/>
        </w:rPr>
        <w:t xml:space="preserve"> and interface flange details for SCK CEN approval.</w:t>
      </w:r>
    </w:p>
    <w:p w14:paraId="0C4F4DAD" w14:textId="77777777" w:rsidR="00054B58" w:rsidRPr="0056208B" w:rsidRDefault="00054B58" w:rsidP="00575005">
      <w:pPr>
        <w:pStyle w:val="Style7"/>
        <w:rPr>
          <w:rStyle w:val="Strong"/>
        </w:rPr>
      </w:pPr>
      <w:bookmarkStart w:id="3253" w:name="_Toc200492035"/>
      <w:bookmarkStart w:id="3254" w:name="_Toc202536140"/>
      <w:bookmarkEnd w:id="3252"/>
    </w:p>
    <w:p w14:paraId="7C33CCB9" w14:textId="3763D781" w:rsidR="00D86B0D" w:rsidRPr="0056208B" w:rsidRDefault="00D86B0D" w:rsidP="00575005">
      <w:pPr>
        <w:pStyle w:val="Style7"/>
        <w:rPr>
          <w:rStyle w:val="Strong"/>
        </w:rPr>
      </w:pPr>
      <w:r w:rsidRPr="0056208B">
        <w:rPr>
          <w:rStyle w:val="Strong"/>
        </w:rPr>
        <w:t>Heat recovery</w:t>
      </w:r>
      <w:bookmarkEnd w:id="3253"/>
      <w:bookmarkEnd w:id="3254"/>
    </w:p>
    <w:p w14:paraId="6A41D3C2" w14:textId="77777777" w:rsidR="00D86B0D" w:rsidRPr="0056208B" w:rsidRDefault="00D86B0D" w:rsidP="005C22EC">
      <w:pPr>
        <w:pStyle w:val="Supplementalinfo"/>
        <w:rPr>
          <w:sz w:val="20"/>
          <w:szCs w:val="24"/>
        </w:rPr>
      </w:pPr>
      <w:r w:rsidRPr="0056208B">
        <w:rPr>
          <w:sz w:val="20"/>
          <w:szCs w:val="24"/>
        </w:rPr>
        <w:t>The heat produced by the LP/HP compressor is to be partially recovered to supply a heating system only operating when there is a need for hot water</w:t>
      </w:r>
      <w:r w:rsidR="007A2C67" w:rsidRPr="0056208B">
        <w:rPr>
          <w:sz w:val="20"/>
          <w:szCs w:val="24"/>
        </w:rPr>
        <w:t xml:space="preserve">.  </w:t>
      </w:r>
    </w:p>
    <w:p w14:paraId="7A65B1BC" w14:textId="58229AEF" w:rsidR="005C22EC" w:rsidRPr="0056208B" w:rsidRDefault="005C22EC" w:rsidP="00575005">
      <w:pPr>
        <w:pStyle w:val="RequirementList"/>
      </w:pPr>
      <w:r w:rsidRPr="0056208B">
        <w:t xml:space="preserve">At least 65 % of the compression power dissipated as heat by the LP and HP compressors shall be recoverable via the site hot water network (40/50°C) described in </w:t>
      </w:r>
      <w:r w:rsidRPr="0056208B">
        <w:fldChar w:fldCharType="begin"/>
      </w:r>
      <w:r w:rsidRPr="0056208B">
        <w:instrText xml:space="preserve"> REF _Ref201940876 \r \h  \* MERGEFORMAT </w:instrText>
      </w:r>
      <w:r w:rsidRPr="0056208B">
        <w:fldChar w:fldCharType="separate"/>
      </w:r>
      <w:r w:rsidR="00D62D30">
        <w:t>3.6.4.4</w:t>
      </w:r>
      <w:r w:rsidRPr="0056208B">
        <w:fldChar w:fldCharType="end"/>
      </w:r>
      <w:r w:rsidRPr="0056208B">
        <w:t xml:space="preserve">. </w:t>
      </w:r>
    </w:p>
    <w:p w14:paraId="2A606798" w14:textId="77777777" w:rsidR="005C22EC" w:rsidRPr="0056208B" w:rsidRDefault="005C22EC" w:rsidP="00575005">
      <w:pPr>
        <w:pStyle w:val="RequirementList"/>
        <w:numPr>
          <w:ilvl w:val="0"/>
          <w:numId w:val="0"/>
        </w:numPr>
        <w:ind w:left="720"/>
      </w:pPr>
      <w:r w:rsidRPr="0056208B">
        <w:t xml:space="preserve">The heat-recovery function shall operate only when a hot-water demand signal is present. </w:t>
      </w:r>
    </w:p>
    <w:p w14:paraId="4F72F415" w14:textId="77777777" w:rsidR="005C22EC" w:rsidRPr="0056208B" w:rsidRDefault="005C22EC" w:rsidP="00575005">
      <w:pPr>
        <w:pStyle w:val="RequirementList"/>
      </w:pPr>
      <w:r w:rsidRPr="0056208B">
        <w:t>The Contractor shall demonstrate, by heat-balance calculations, that the recovered-water temperature and the percentage of heat recovered meet the 65 % target when the cooling-water supply temperature is 27 °C.</w:t>
      </w:r>
    </w:p>
    <w:p w14:paraId="080A9682" w14:textId="6D582772" w:rsidR="005C22EC" w:rsidRPr="0056208B" w:rsidRDefault="005C22EC" w:rsidP="000527F7">
      <w:pPr>
        <w:pStyle w:val="SysReq3"/>
        <w:rPr>
          <w:lang w:val="en-GB"/>
        </w:rPr>
      </w:pPr>
      <w:r w:rsidRPr="0056208B">
        <w:rPr>
          <w:lang w:val="en-GB"/>
        </w:rPr>
        <w:t xml:space="preserve">In the offer, the applicant shall </w:t>
      </w:r>
      <w:r w:rsidR="00460C76" w:rsidRPr="0056208B">
        <w:rPr>
          <w:lang w:val="en-GB"/>
        </w:rPr>
        <w:t>quantify</w:t>
      </w:r>
      <w:r w:rsidRPr="0056208B">
        <w:rPr>
          <w:lang w:val="en-GB"/>
        </w:rPr>
        <w:t xml:space="preserve"> the expected heat </w:t>
      </w:r>
      <w:r w:rsidR="00460C76" w:rsidRPr="0056208B">
        <w:rPr>
          <w:lang w:val="en-GB"/>
        </w:rPr>
        <w:t>recovery</w:t>
      </w:r>
      <w:r w:rsidR="00F51B9E" w:rsidRPr="0056208B">
        <w:rPr>
          <w:lang w:val="en-GB"/>
        </w:rPr>
        <w:t xml:space="preserve"> per operating scenario)</w:t>
      </w:r>
    </w:p>
    <w:p w14:paraId="58AA9B77" w14:textId="77777777" w:rsidR="00D7138E" w:rsidRPr="0056208B" w:rsidRDefault="00D7138E" w:rsidP="00D7138E">
      <w:pPr>
        <w:pStyle w:val="ListNumber2"/>
        <w:numPr>
          <w:ilvl w:val="0"/>
          <w:numId w:val="0"/>
        </w:numPr>
        <w:ind w:left="643"/>
        <w:rPr>
          <w:lang w:eastAsia="fr-FR"/>
        </w:rPr>
      </w:pPr>
    </w:p>
    <w:p w14:paraId="193CBAA4" w14:textId="5963A935" w:rsidR="000D36A6" w:rsidRPr="0056208B" w:rsidRDefault="000D36A6" w:rsidP="00575005">
      <w:pPr>
        <w:pStyle w:val="Style7"/>
        <w:rPr>
          <w:rStyle w:val="Strong"/>
        </w:rPr>
      </w:pPr>
      <w:bookmarkStart w:id="3255" w:name="_Toc202536141"/>
      <w:r w:rsidRPr="0056208B">
        <w:rPr>
          <w:rStyle w:val="Strong"/>
        </w:rPr>
        <w:t>Compressors requirements</w:t>
      </w:r>
      <w:bookmarkEnd w:id="3255"/>
    </w:p>
    <w:p w14:paraId="49D0EF02" w14:textId="77777777" w:rsidR="000D36A6" w:rsidRPr="0056208B" w:rsidRDefault="000D36A6" w:rsidP="00575005">
      <w:pPr>
        <w:pStyle w:val="RequirementList"/>
      </w:pPr>
      <w:r w:rsidRPr="0056208B">
        <w:t>The Contractor shall define the size and quantity of machines—minimum three (3) per compressor stage—to achieve the required flow turndown for all operating modes.</w:t>
      </w:r>
    </w:p>
    <w:p w14:paraId="6F6DF9DD" w14:textId="77777777" w:rsidR="000D36A6" w:rsidRPr="0056208B" w:rsidRDefault="000D36A6" w:rsidP="00575005">
      <w:pPr>
        <w:pStyle w:val="RequirementList"/>
      </w:pPr>
      <w:r w:rsidRPr="0056208B">
        <w:t>All LP and HP compressors shall be identical in type and rating to simplify maintenance and spare-parts management.</w:t>
      </w:r>
    </w:p>
    <w:p w14:paraId="691780D4" w14:textId="77777777" w:rsidR="000D36A6" w:rsidRPr="0056208B" w:rsidRDefault="000D36A6" w:rsidP="00575005">
      <w:pPr>
        <w:pStyle w:val="RequirementList"/>
      </w:pPr>
      <w:r w:rsidRPr="0056208B">
        <w:t xml:space="preserve">The compressor motor supply voltage shall be 400 V, 3-phase, 50 Hz. </w:t>
      </w:r>
    </w:p>
    <w:p w14:paraId="45B6346F" w14:textId="77777777" w:rsidR="000D36A6" w:rsidRPr="0056208B" w:rsidRDefault="000D36A6" w:rsidP="00575005">
      <w:pPr>
        <w:pStyle w:val="RequirementList"/>
      </w:pPr>
      <w:r w:rsidRPr="0056208B">
        <w:t>The drive between each motor and compressor shaft shall be direct and incorporate a removable shaft coupling.</w:t>
      </w:r>
    </w:p>
    <w:p w14:paraId="7A0663FB" w14:textId="77777777" w:rsidR="000D36A6" w:rsidRPr="0056208B" w:rsidRDefault="000D36A6" w:rsidP="00575005">
      <w:pPr>
        <w:pStyle w:val="RequirementList"/>
      </w:pPr>
      <w:r w:rsidRPr="0056208B">
        <w:t>Each compressor skid shall include an oil-retention reservoir sized to contain the full oil inventory of the skid in the event of pipe rupture.</w:t>
      </w:r>
    </w:p>
    <w:p w14:paraId="62369655" w14:textId="77777777" w:rsidR="000D36A6" w:rsidRPr="0056208B" w:rsidRDefault="000D36A6" w:rsidP="00575005">
      <w:pPr>
        <w:pStyle w:val="RequirementList"/>
      </w:pPr>
      <w:r w:rsidRPr="0056208B">
        <w:t>Each compressor shall incorporate an internal slide-valve control capable of turndown to ≤ 30 % of rated mass-flow while maintaining stable operation.</w:t>
      </w:r>
    </w:p>
    <w:p w14:paraId="3C09B3AC" w14:textId="77777777" w:rsidR="00054B58" w:rsidRPr="0056208B" w:rsidRDefault="000D36A6" w:rsidP="00575005">
      <w:pPr>
        <w:pStyle w:val="RequirementList"/>
      </w:pPr>
      <w:r w:rsidRPr="0056208B">
        <w:t>Each compressor motor shall be equipped with a variable-frequency drive (VFD) rated for full-load current</w:t>
      </w:r>
      <w:r w:rsidR="00352FF0" w:rsidRPr="0056208B">
        <w:t xml:space="preserve">.  </w:t>
      </w:r>
      <w:r w:rsidR="00460C76" w:rsidRPr="0056208B">
        <w:t>Nominal</w:t>
      </w:r>
      <w:r w:rsidR="005D257E" w:rsidRPr="0056208B">
        <w:t xml:space="preserve"> operation shall strive for efficient point (close to most efficient)</w:t>
      </w:r>
    </w:p>
    <w:p w14:paraId="63322859" w14:textId="1857D86E" w:rsidR="000D36A6" w:rsidRPr="0056208B" w:rsidRDefault="000D36A6" w:rsidP="000527F7">
      <w:pPr>
        <w:pStyle w:val="SysReq3"/>
        <w:rPr>
          <w:lang w:val="en-GB"/>
        </w:rPr>
      </w:pPr>
      <w:r w:rsidRPr="0056208B">
        <w:rPr>
          <w:rStyle w:val="SysReq3Char"/>
          <w:i/>
          <w:lang w:val="en-GB"/>
        </w:rPr>
        <w:lastRenderedPageBreak/>
        <w:t>In the offer the applicant shall state proposed number of LP compressors and HP compressors</w:t>
      </w:r>
      <w:r w:rsidR="005D257E" w:rsidRPr="0056208B">
        <w:rPr>
          <w:rStyle w:val="SysReq3Char"/>
          <w:i/>
          <w:lang w:val="en-GB"/>
        </w:rPr>
        <w:t xml:space="preserve"> and confirm the long term sustainable frequency (in event of higher than standard 60 Hz (e.g. HP </w:t>
      </w:r>
      <w:r w:rsidR="00460C76" w:rsidRPr="0056208B">
        <w:rPr>
          <w:rStyle w:val="SysReq3Char"/>
          <w:i/>
          <w:lang w:val="en-GB"/>
        </w:rPr>
        <w:t>compressors</w:t>
      </w:r>
      <w:r w:rsidR="005D257E" w:rsidRPr="0056208B">
        <w:rPr>
          <w:rStyle w:val="SysReq3Char"/>
          <w:i/>
          <w:lang w:val="en-GB"/>
        </w:rPr>
        <w:t xml:space="preserve"> for KAEZER operate at elevated up to 72 Hz</w:t>
      </w:r>
    </w:p>
    <w:p w14:paraId="1642C6A3" w14:textId="77777777" w:rsidR="000D36A6" w:rsidRPr="0056208B" w:rsidRDefault="000D36A6" w:rsidP="00D7138E">
      <w:pPr>
        <w:pStyle w:val="Heading5numbered"/>
        <w:numPr>
          <w:ilvl w:val="0"/>
          <w:numId w:val="0"/>
        </w:numPr>
        <w:ind w:firstLine="502"/>
        <w:rPr>
          <w:rStyle w:val="Strong"/>
          <w:lang w:val="en-GB"/>
        </w:rPr>
      </w:pPr>
      <w:bookmarkStart w:id="3256" w:name="_Toc202536142"/>
      <w:r w:rsidRPr="0056208B">
        <w:rPr>
          <w:rStyle w:val="Strong"/>
          <w:lang w:val="en-GB"/>
        </w:rPr>
        <w:t>Coolers</w:t>
      </w:r>
      <w:bookmarkEnd w:id="3256"/>
    </w:p>
    <w:p w14:paraId="1ACB08B3" w14:textId="5C1A9E57" w:rsidR="000D36A6" w:rsidRPr="0056208B" w:rsidRDefault="000D36A6" w:rsidP="00575005">
      <w:pPr>
        <w:pStyle w:val="RequirementList"/>
      </w:pPr>
      <w:r w:rsidRPr="0056208B">
        <w:t xml:space="preserve">Each process-gas cooler shall be designed for the cooling-water quality, fouling factor, inlet temperature and flow specified in </w:t>
      </w:r>
      <w:r w:rsidRPr="0056208B">
        <w:rPr>
          <w:rStyle w:val="Style1Char"/>
          <w:rFonts w:eastAsia="Calibri"/>
        </w:rPr>
        <w:t xml:space="preserve">§ </w:t>
      </w:r>
      <w:r w:rsidRPr="0056208B">
        <w:rPr>
          <w:rStyle w:val="Style1Char"/>
          <w:rFonts w:eastAsia="Calibri"/>
        </w:rPr>
        <w:fldChar w:fldCharType="begin"/>
      </w:r>
      <w:r w:rsidRPr="0056208B">
        <w:rPr>
          <w:rStyle w:val="Style1Char"/>
          <w:rFonts w:eastAsia="Calibri"/>
        </w:rPr>
        <w:instrText xml:space="preserve"> REF _Ref190780127 \r \h  \* MERGEFORMAT </w:instrText>
      </w:r>
      <w:r w:rsidRPr="0056208B">
        <w:rPr>
          <w:rStyle w:val="Style1Char"/>
          <w:rFonts w:eastAsia="Calibri"/>
        </w:rPr>
      </w:r>
      <w:r w:rsidRPr="0056208B">
        <w:rPr>
          <w:rStyle w:val="Style1Char"/>
          <w:rFonts w:eastAsia="Calibri"/>
        </w:rPr>
        <w:fldChar w:fldCharType="separate"/>
      </w:r>
      <w:r w:rsidR="00D62D30">
        <w:rPr>
          <w:rStyle w:val="Style1Char"/>
          <w:rFonts w:eastAsia="Calibri"/>
        </w:rPr>
        <w:t>3.6.4.2</w:t>
      </w:r>
      <w:r w:rsidRPr="0056208B">
        <w:rPr>
          <w:rStyle w:val="Style1Char"/>
          <w:rFonts w:eastAsia="Calibri"/>
        </w:rPr>
        <w:fldChar w:fldCharType="end"/>
      </w:r>
      <w:r w:rsidRPr="0056208B">
        <w:t xml:space="preserve">  </w:t>
      </w:r>
    </w:p>
    <w:p w14:paraId="7A197851" w14:textId="77777777" w:rsidR="000D36A6" w:rsidRPr="0056208B" w:rsidRDefault="000D36A6" w:rsidP="00575005">
      <w:pPr>
        <w:pStyle w:val="RequirementList"/>
      </w:pPr>
      <w:r w:rsidRPr="0056208B">
        <w:t>A manual or thermostatic control valve shall be installed at the outlet of each cooler to regulate water flow.</w:t>
      </w:r>
    </w:p>
    <w:p w14:paraId="3E29AB98" w14:textId="77777777" w:rsidR="000D36A6" w:rsidRPr="0056208B" w:rsidRDefault="000D36A6" w:rsidP="00575005">
      <w:pPr>
        <w:pStyle w:val="RequirementList"/>
      </w:pPr>
      <w:r w:rsidRPr="0056208B">
        <w:t>On the gas side, each cooler shall be provided with purge valves suitable for nitrogen blow-through or helium rinse during maintenance.</w:t>
      </w:r>
    </w:p>
    <w:p w14:paraId="5FA8BCE9" w14:textId="77777777" w:rsidR="000D36A6" w:rsidRPr="0056208B" w:rsidRDefault="000D36A6" w:rsidP="00575005">
      <w:pPr>
        <w:pStyle w:val="RequirementList"/>
      </w:pPr>
      <w:r w:rsidRPr="0056208B">
        <w:t>On the water side, valves to drain the water and to purge air shall be installed.</w:t>
      </w:r>
    </w:p>
    <w:p w14:paraId="6764168D" w14:textId="77777777" w:rsidR="000D36A6" w:rsidRPr="0056208B" w:rsidRDefault="000D36A6" w:rsidP="00575005">
      <w:pPr>
        <w:pStyle w:val="RequirementList"/>
      </w:pPr>
      <w:r w:rsidRPr="0056208B">
        <w:t>A water manual shut off valve shall be set up at the inlet of each cooler.</w:t>
      </w:r>
    </w:p>
    <w:p w14:paraId="42DAA2EB" w14:textId="77777777" w:rsidR="00D7138E" w:rsidRPr="0056208B" w:rsidRDefault="00D7138E" w:rsidP="00D7138E">
      <w:pPr>
        <w:pStyle w:val="RequirementList"/>
        <w:numPr>
          <w:ilvl w:val="0"/>
          <w:numId w:val="0"/>
        </w:numPr>
        <w:ind w:left="502"/>
      </w:pPr>
    </w:p>
    <w:p w14:paraId="05C20C3F" w14:textId="77777777" w:rsidR="000D36A6" w:rsidRPr="0056208B" w:rsidRDefault="000D36A6" w:rsidP="00D7138E">
      <w:pPr>
        <w:pStyle w:val="Heading5numbered"/>
        <w:numPr>
          <w:ilvl w:val="0"/>
          <w:numId w:val="0"/>
        </w:numPr>
        <w:ind w:firstLine="502"/>
        <w:rPr>
          <w:rStyle w:val="Strong"/>
          <w:lang w:val="en-GB"/>
        </w:rPr>
      </w:pPr>
      <w:bookmarkStart w:id="3257" w:name="_Toc202536143"/>
      <w:r w:rsidRPr="0056208B">
        <w:rPr>
          <w:rStyle w:val="Strong"/>
          <w:lang w:val="en-GB"/>
        </w:rPr>
        <w:t>Oil</w:t>
      </w:r>
      <w:bookmarkEnd w:id="3257"/>
    </w:p>
    <w:p w14:paraId="005C8B62" w14:textId="77777777" w:rsidR="000D36A6" w:rsidRPr="0056208B" w:rsidRDefault="000D36A6" w:rsidP="00575005">
      <w:pPr>
        <w:pStyle w:val="RequirementList"/>
      </w:pPr>
      <w:r w:rsidRPr="0056208B">
        <w:t>For the first filling, the Contractor shall supply compressor oil whose purity does not exceed 25 µm particle size and 1 ppm v/v water content.</w:t>
      </w:r>
    </w:p>
    <w:p w14:paraId="795BCE71" w14:textId="1D8B5E34" w:rsidR="000D36A6" w:rsidRPr="0056208B" w:rsidRDefault="000D36A6" w:rsidP="00575005">
      <w:pPr>
        <w:pStyle w:val="RequirementList"/>
      </w:pPr>
      <w:r w:rsidRPr="0056208B">
        <w:t xml:space="preserve">The Contractor shall include in the operation and maintenance manual detailed procedures for oil preparation, </w:t>
      </w:r>
      <w:r w:rsidR="00352FF0" w:rsidRPr="0056208B">
        <w:t>dehydration,</w:t>
      </w:r>
      <w:r w:rsidRPr="0056208B">
        <w:t xml:space="preserve"> and filtration prior to first fill and after major maintenance activities.</w:t>
      </w:r>
    </w:p>
    <w:p w14:paraId="520BCCD2" w14:textId="77777777" w:rsidR="000D36A6" w:rsidRPr="0056208B" w:rsidRDefault="000D36A6" w:rsidP="00575005">
      <w:pPr>
        <w:pStyle w:val="RequirementList"/>
      </w:pPr>
      <w:r w:rsidRPr="0056208B">
        <w:t>The Contractor shall provide a routine oil-analysis schedule specifying sampling frequency and acceptance limits for particle count, water content and acid number.</w:t>
      </w:r>
    </w:p>
    <w:p w14:paraId="66221809" w14:textId="77777777" w:rsidR="000D36A6" w:rsidRPr="0056208B" w:rsidRDefault="000D36A6" w:rsidP="00B75ACD">
      <w:pPr>
        <w:pStyle w:val="Heading40"/>
        <w:keepNext/>
        <w:keepLines/>
        <w:ind w:left="862" w:hanging="862"/>
        <w:rPr>
          <w:lang w:val="en-GB"/>
        </w:rPr>
      </w:pPr>
      <w:bookmarkStart w:id="3258" w:name="_Toc202536144"/>
      <w:r w:rsidRPr="0056208B">
        <w:rPr>
          <w:lang w:val="en-GB"/>
        </w:rPr>
        <w:t>Oil circulating system</w:t>
      </w:r>
      <w:bookmarkEnd w:id="3258"/>
    </w:p>
    <w:p w14:paraId="4500ED5B" w14:textId="77777777" w:rsidR="000D36A6" w:rsidRPr="0056208B" w:rsidRDefault="000D36A6" w:rsidP="00787E2A">
      <w:pPr>
        <w:pStyle w:val="Heading5numbered"/>
        <w:numPr>
          <w:ilvl w:val="0"/>
          <w:numId w:val="0"/>
        </w:numPr>
        <w:rPr>
          <w:rStyle w:val="Strong"/>
          <w:lang w:val="en-GB"/>
        </w:rPr>
      </w:pPr>
      <w:bookmarkStart w:id="3259" w:name="_Toc202536145"/>
      <w:r w:rsidRPr="0056208B">
        <w:rPr>
          <w:rStyle w:val="Strong"/>
          <w:lang w:val="en-GB"/>
        </w:rPr>
        <w:t>Oil-pump units</w:t>
      </w:r>
      <w:bookmarkEnd w:id="3259"/>
    </w:p>
    <w:p w14:paraId="4F9E9EF7" w14:textId="72000E0F" w:rsidR="000D36A6" w:rsidRPr="0056208B" w:rsidRDefault="000D36A6" w:rsidP="00575005">
      <w:pPr>
        <w:pStyle w:val="RequirementList"/>
      </w:pPr>
      <w:r w:rsidRPr="0056208B">
        <w:t xml:space="preserve">Each compressor shall be fitted with a dedicated, automatically controlled auxiliary oil pump that maintains the minimum bearing-lubrication pressure during start-up, </w:t>
      </w:r>
      <w:r w:rsidR="00352FF0" w:rsidRPr="0056208B">
        <w:t>shutdown,</w:t>
      </w:r>
      <w:r w:rsidRPr="0056208B">
        <w:t xml:space="preserve"> and coast-down.</w:t>
      </w:r>
    </w:p>
    <w:p w14:paraId="13453A95" w14:textId="77777777" w:rsidR="000D36A6" w:rsidRPr="0056208B" w:rsidRDefault="000D36A6" w:rsidP="00575005">
      <w:pPr>
        <w:pStyle w:val="RequirementList"/>
      </w:pPr>
      <w:r w:rsidRPr="0056208B">
        <w:t>Each auxiliary oil-pump unit shall be equipped with suction and discharge pressure transmitters and a loss-of-flow alarm interlocked with the compressor protection system</w:t>
      </w:r>
      <w:r w:rsidR="00BA7F5F" w:rsidRPr="0056208B">
        <w:t>.</w:t>
      </w:r>
    </w:p>
    <w:p w14:paraId="61E5193A" w14:textId="77777777" w:rsidR="000D36A6" w:rsidRPr="0056208B" w:rsidRDefault="000D36A6" w:rsidP="00787E2A">
      <w:pPr>
        <w:pStyle w:val="Heading5numbered"/>
        <w:numPr>
          <w:ilvl w:val="0"/>
          <w:numId w:val="0"/>
        </w:numPr>
        <w:rPr>
          <w:rStyle w:val="Strong"/>
          <w:lang w:val="en-GB"/>
        </w:rPr>
      </w:pPr>
      <w:bookmarkStart w:id="3260" w:name="_Toc202536146"/>
      <w:r w:rsidRPr="0056208B">
        <w:rPr>
          <w:rStyle w:val="Strong"/>
          <w:lang w:val="en-GB"/>
        </w:rPr>
        <w:t>Oil-retention vessel</w:t>
      </w:r>
      <w:bookmarkEnd w:id="3260"/>
    </w:p>
    <w:p w14:paraId="2D05C1A1" w14:textId="77777777" w:rsidR="000D36A6" w:rsidRPr="0056208B" w:rsidRDefault="000D36A6" w:rsidP="00575005">
      <w:pPr>
        <w:pStyle w:val="RequirementList"/>
      </w:pPr>
      <w:r w:rsidRPr="0056208B">
        <w:t>The suction connection of each auxiliary oil pump shall be located above the vessel sludge line to minimize ingestion of settled contaminants.</w:t>
      </w:r>
    </w:p>
    <w:p w14:paraId="50E2051E" w14:textId="77777777" w:rsidR="000D36A6" w:rsidRPr="0056208B" w:rsidRDefault="000D36A6" w:rsidP="00575005">
      <w:pPr>
        <w:pStyle w:val="RequirementList"/>
      </w:pPr>
      <w:r w:rsidRPr="0056208B">
        <w:t>The suction line for oil-purge and oil-filling circuits shall be connected to the lowest point of each retention vessel.</w:t>
      </w:r>
    </w:p>
    <w:p w14:paraId="09EB429E" w14:textId="77777777" w:rsidR="000D36A6" w:rsidRPr="0056208B" w:rsidRDefault="000D36A6" w:rsidP="00575005">
      <w:pPr>
        <w:pStyle w:val="RequirementList"/>
      </w:pPr>
      <w:r w:rsidRPr="0056208B">
        <w:t>Each oil-retention vessel shall be fitted with an electric heater to pre-heat the oil prior to compressor start-up.</w:t>
      </w:r>
    </w:p>
    <w:p w14:paraId="21675E66" w14:textId="77777777" w:rsidR="000D36A6" w:rsidRPr="0056208B" w:rsidRDefault="000D36A6" w:rsidP="00575005">
      <w:pPr>
        <w:pStyle w:val="RequirementList"/>
      </w:pPr>
      <w:r w:rsidRPr="0056208B">
        <w:t>Each oil-retention vessel shall include a differential-pressure indicator across the internal separator to allow fouling monitoring.</w:t>
      </w:r>
    </w:p>
    <w:p w14:paraId="159D2EF9" w14:textId="53C6B802" w:rsidR="000D36A6" w:rsidRPr="0056208B" w:rsidRDefault="000D36A6" w:rsidP="00575005">
      <w:pPr>
        <w:pStyle w:val="RequirementList"/>
      </w:pPr>
      <w:r w:rsidRPr="0056208B">
        <w:t>Each retention vessel shall include heater for pre-heating the oil</w:t>
      </w:r>
      <w:r w:rsidR="00352FF0" w:rsidRPr="0056208B">
        <w:t xml:space="preserve">.  </w:t>
      </w:r>
      <w:r w:rsidRPr="0056208B">
        <w:t>Integration with heat recovery shall guide the design</w:t>
      </w:r>
      <w:r w:rsidR="00D7138E" w:rsidRPr="0056208B">
        <w:t>.</w:t>
      </w:r>
    </w:p>
    <w:p w14:paraId="4A1FB79C" w14:textId="2F7FABD1" w:rsidR="000D36A6" w:rsidRPr="0056208B" w:rsidRDefault="000D36A6" w:rsidP="00575005">
      <w:pPr>
        <w:pStyle w:val="RequirementList"/>
      </w:pPr>
      <w:r w:rsidRPr="0056208B">
        <w:t xml:space="preserve">Each compressor shall be fitted with a dedicated, automatically controlled auxiliary oil pump that maintains the minimum bearing-lubrication pressure during start-up, </w:t>
      </w:r>
      <w:r w:rsidR="00352FF0" w:rsidRPr="0056208B">
        <w:t>shutdown,</w:t>
      </w:r>
      <w:r w:rsidRPr="0056208B">
        <w:t xml:space="preserve"> and coast-down.</w:t>
      </w:r>
    </w:p>
    <w:p w14:paraId="3DD3BB81" w14:textId="77777777" w:rsidR="000D36A6" w:rsidRPr="0056208B" w:rsidRDefault="000D36A6" w:rsidP="00787E2A">
      <w:pPr>
        <w:pStyle w:val="Heading5numbered"/>
        <w:numPr>
          <w:ilvl w:val="0"/>
          <w:numId w:val="0"/>
        </w:numPr>
        <w:rPr>
          <w:rStyle w:val="Strong"/>
          <w:lang w:val="en-GB"/>
        </w:rPr>
      </w:pPr>
      <w:bookmarkStart w:id="3261" w:name="_Toc202536147"/>
      <w:r w:rsidRPr="0056208B">
        <w:rPr>
          <w:rStyle w:val="Strong"/>
          <w:lang w:val="en-GB"/>
        </w:rPr>
        <w:t>Oil filters</w:t>
      </w:r>
      <w:bookmarkEnd w:id="3261"/>
    </w:p>
    <w:p w14:paraId="7ECD29E9" w14:textId="77777777" w:rsidR="000D36A6" w:rsidRPr="0056208B" w:rsidRDefault="000D36A6" w:rsidP="00575005">
      <w:pPr>
        <w:pStyle w:val="RequirementList"/>
      </w:pPr>
      <w:r w:rsidRPr="0056208B">
        <w:t xml:space="preserve">Each compressor oil-pump suction shall be protected by duplex (change-over) filters rated 25 µm absolute, mounted in parallel. </w:t>
      </w:r>
    </w:p>
    <w:p w14:paraId="1FCDDEFC" w14:textId="77777777" w:rsidR="000D36A6" w:rsidRPr="0056208B" w:rsidRDefault="000D36A6" w:rsidP="00575005">
      <w:pPr>
        <w:pStyle w:val="RequirementList"/>
      </w:pPr>
      <w:r w:rsidRPr="0056208B">
        <w:t>A fine oil filter shall be installed at the injection points of compressor bearings and shaft seals.</w:t>
      </w:r>
    </w:p>
    <w:p w14:paraId="37F02F75" w14:textId="77777777" w:rsidR="000D36A6" w:rsidRPr="0056208B" w:rsidRDefault="000D36A6" w:rsidP="00575005">
      <w:pPr>
        <w:pStyle w:val="RequirementList"/>
      </w:pPr>
      <w:r w:rsidRPr="0056208B">
        <w:t>A fine oil filter shall be installed at the injection points of compressor bearings and shaft seals.</w:t>
      </w:r>
    </w:p>
    <w:p w14:paraId="1459610A" w14:textId="77777777" w:rsidR="000D36A6" w:rsidRPr="0056208B" w:rsidRDefault="000D36A6" w:rsidP="00575005">
      <w:pPr>
        <w:pStyle w:val="RequirementList"/>
      </w:pPr>
      <w:r w:rsidRPr="0056208B">
        <w:lastRenderedPageBreak/>
        <w:t>Manual shut-off valves shall be installed upstream and downstream of every oil filter.</w:t>
      </w:r>
    </w:p>
    <w:p w14:paraId="43EC85B0" w14:textId="77777777" w:rsidR="000D36A6" w:rsidRPr="0056208B" w:rsidRDefault="000D36A6" w:rsidP="00575005">
      <w:pPr>
        <w:pStyle w:val="RequirementList"/>
      </w:pPr>
      <w:r w:rsidRPr="0056208B">
        <w:t>A differential-pressure gauge shall be provided across each oil filter to give a visual indication of filter blockage.</w:t>
      </w:r>
    </w:p>
    <w:p w14:paraId="63D18E99" w14:textId="77777777" w:rsidR="000D36A6" w:rsidRPr="0056208B" w:rsidRDefault="000D36A6" w:rsidP="000D36A6">
      <w:pPr>
        <w:pStyle w:val="Heading40"/>
        <w:rPr>
          <w:lang w:val="en-GB"/>
        </w:rPr>
      </w:pPr>
      <w:bookmarkStart w:id="3262" w:name="_Toc202536148"/>
      <w:r w:rsidRPr="0056208B">
        <w:rPr>
          <w:lang w:val="en-GB"/>
        </w:rPr>
        <w:t>Purge and fill up requirements</w:t>
      </w:r>
      <w:bookmarkEnd w:id="3262"/>
    </w:p>
    <w:p w14:paraId="79585F5E" w14:textId="77777777" w:rsidR="000D36A6" w:rsidRPr="0056208B" w:rsidRDefault="000D36A6" w:rsidP="00575005">
      <w:pPr>
        <w:pStyle w:val="RequirementList"/>
      </w:pPr>
      <w:r w:rsidRPr="0056208B">
        <w:t>Each compressor shall be equipped with manual isolation valves in all connecting piping to permit full circuit isolation for maintenance.</w:t>
      </w:r>
    </w:p>
    <w:p w14:paraId="4E4F868B" w14:textId="77777777" w:rsidR="000D36A6" w:rsidRPr="0056208B" w:rsidRDefault="000D36A6" w:rsidP="00575005">
      <w:pPr>
        <w:pStyle w:val="RequirementList"/>
      </w:pPr>
      <w:r w:rsidRPr="0056208B">
        <w:t>The Contractor shall design the purge system and slope all relevant piping at a minimum gradient of 1 % toward designated oil traps to prevent migration of oil into oil-free regions.</w:t>
      </w:r>
    </w:p>
    <w:p w14:paraId="5BE963D4" w14:textId="77777777" w:rsidR="00D86B0D" w:rsidRPr="0056208B" w:rsidRDefault="00D86B0D" w:rsidP="00B5535E">
      <w:pPr>
        <w:pStyle w:val="Heading40"/>
        <w:rPr>
          <w:lang w:val="en-GB"/>
        </w:rPr>
      </w:pPr>
      <w:bookmarkStart w:id="3263" w:name="_Toc200492080"/>
      <w:bookmarkStart w:id="3264" w:name="_Toc200492081"/>
      <w:bookmarkStart w:id="3265" w:name="_Toc202536149"/>
      <w:bookmarkEnd w:id="3263"/>
      <w:r w:rsidRPr="0056208B">
        <w:rPr>
          <w:lang w:val="en-GB"/>
        </w:rPr>
        <w:t>Oil Removal System (ORS)</w:t>
      </w:r>
      <w:bookmarkEnd w:id="3264"/>
      <w:bookmarkEnd w:id="3265"/>
    </w:p>
    <w:p w14:paraId="23A793FC" w14:textId="77777777" w:rsidR="00D86B0D" w:rsidRPr="0056208B" w:rsidRDefault="00D86B0D" w:rsidP="00787E2A">
      <w:pPr>
        <w:pStyle w:val="Heading5numbered"/>
        <w:numPr>
          <w:ilvl w:val="0"/>
          <w:numId w:val="0"/>
        </w:numPr>
        <w:rPr>
          <w:rStyle w:val="Strong"/>
          <w:lang w:val="en-GB"/>
        </w:rPr>
      </w:pPr>
      <w:bookmarkStart w:id="3266" w:name="_Toc200492082"/>
      <w:bookmarkStart w:id="3267" w:name="_Toc202536150"/>
      <w:r w:rsidRPr="0056208B">
        <w:rPr>
          <w:rStyle w:val="Strong"/>
          <w:lang w:val="en-GB"/>
        </w:rPr>
        <w:t>Coalescers</w:t>
      </w:r>
      <w:bookmarkEnd w:id="3266"/>
      <w:bookmarkEnd w:id="3267"/>
    </w:p>
    <w:p w14:paraId="6EE4E776" w14:textId="77777777" w:rsidR="00D86B0D" w:rsidRPr="0056208B" w:rsidRDefault="00D86B0D" w:rsidP="00575005">
      <w:pPr>
        <w:pStyle w:val="RequirementList"/>
      </w:pPr>
      <w:bookmarkStart w:id="3268" w:name="_Toc200492083"/>
      <w:r w:rsidRPr="0056208B">
        <w:t>Downstream HP primary oil removal system, minimum three coalescing filters shall be installed in series, with dimensions such that sufficiently low gas velocity is achieved through the filter elements for efficient coalescing.</w:t>
      </w:r>
      <w:bookmarkEnd w:id="3268"/>
    </w:p>
    <w:p w14:paraId="5E908D8E" w14:textId="77777777" w:rsidR="00D86B0D" w:rsidRPr="0056208B" w:rsidRDefault="00D86B0D" w:rsidP="00575005">
      <w:pPr>
        <w:pStyle w:val="RequirementList"/>
      </w:pPr>
      <w:bookmarkStart w:id="3269" w:name="_Toc200492084"/>
      <w:r w:rsidRPr="0056208B">
        <w:t xml:space="preserve">The gas velocity shall be determined for the highest possible volumetric flow during the </w:t>
      </w:r>
      <w:r w:rsidR="0007473A" w:rsidRPr="0056208B">
        <w:t>distinct phases</w:t>
      </w:r>
      <w:r w:rsidRPr="0056208B">
        <w:t xml:space="preserve"> of compressor operation, plus a 20% margin.</w:t>
      </w:r>
      <w:bookmarkEnd w:id="3269"/>
    </w:p>
    <w:p w14:paraId="6A936BCE" w14:textId="77777777" w:rsidR="00D86B0D" w:rsidRPr="0056208B" w:rsidRDefault="00D86B0D" w:rsidP="00575005">
      <w:pPr>
        <w:pStyle w:val="RequirementList"/>
      </w:pPr>
      <w:bookmarkStart w:id="3270" w:name="_Toc200492085"/>
      <w:r w:rsidRPr="0056208B">
        <w:t>The coalescer arrangement and its seal construction shall be capable of withstanding compressor vibration.</w:t>
      </w:r>
      <w:bookmarkEnd w:id="3270"/>
    </w:p>
    <w:p w14:paraId="349BBB44" w14:textId="77777777" w:rsidR="00D86B0D" w:rsidRPr="0056208B" w:rsidRDefault="00D86B0D" w:rsidP="00575005">
      <w:pPr>
        <w:pStyle w:val="RequirementList"/>
      </w:pPr>
      <w:bookmarkStart w:id="3271" w:name="_Toc200492086"/>
      <w:r w:rsidRPr="0056208B">
        <w:t xml:space="preserve">All coalescers shall be equipped with </w:t>
      </w:r>
      <w:r w:rsidR="000D266F" w:rsidRPr="0056208B">
        <w:t>standpipe</w:t>
      </w:r>
      <w:r w:rsidRPr="0056208B">
        <w:t xml:space="preserve"> on which magnetic level indicator is positioned</w:t>
      </w:r>
      <w:r w:rsidR="00E50CBD" w:rsidRPr="0056208B">
        <w:t xml:space="preserve">.  </w:t>
      </w:r>
      <w:r w:rsidRPr="0056208B">
        <w:t>Level is monitored locally and from the control system with high level alarms and shutdowns.</w:t>
      </w:r>
      <w:bookmarkEnd w:id="3271"/>
    </w:p>
    <w:p w14:paraId="556BFC17" w14:textId="77777777" w:rsidR="00D86B0D" w:rsidRPr="0056208B" w:rsidRDefault="00D86B0D" w:rsidP="00575005">
      <w:pPr>
        <w:pStyle w:val="RequirementList"/>
      </w:pPr>
      <w:bookmarkStart w:id="3272" w:name="_Toc200492087"/>
      <w:r w:rsidRPr="0056208B">
        <w:t>The oil collected from the first two coalescers is to be re-injected to the suction side of the LP/HP compressors</w:t>
      </w:r>
      <w:r w:rsidR="00E50CBD" w:rsidRPr="0056208B">
        <w:t xml:space="preserve">.  </w:t>
      </w:r>
      <w:r w:rsidRPr="0056208B">
        <w:t>The automatic flush of oil from coalescer to compressor suction shall be carried out using a motorized valve controlled by the level indicator mentioned above.</w:t>
      </w:r>
      <w:bookmarkEnd w:id="3272"/>
    </w:p>
    <w:p w14:paraId="2AB2D6C6" w14:textId="77777777" w:rsidR="00D86B0D" w:rsidRPr="0056208B" w:rsidRDefault="00D86B0D" w:rsidP="00575005">
      <w:pPr>
        <w:pStyle w:val="RequirementList"/>
      </w:pPr>
      <w:bookmarkStart w:id="3273" w:name="_Toc200492088"/>
      <w:r w:rsidRPr="0056208B">
        <w:t>The coalescers shall reduce the oil content of the stream to less than 40 ppb.</w:t>
      </w:r>
      <w:bookmarkEnd w:id="3273"/>
    </w:p>
    <w:p w14:paraId="29E62A4B" w14:textId="77777777" w:rsidR="00D86B0D" w:rsidRPr="0056208B" w:rsidRDefault="00D86B0D" w:rsidP="00575005">
      <w:pPr>
        <w:pStyle w:val="RequirementList"/>
      </w:pPr>
      <w:bookmarkStart w:id="3274" w:name="_Toc200492089"/>
      <w:r w:rsidRPr="0056208B">
        <w:t>The last coalescer operates as guard unit</w:t>
      </w:r>
      <w:r w:rsidR="00E50CBD" w:rsidRPr="0056208B">
        <w:t xml:space="preserve">.  </w:t>
      </w:r>
      <w:r w:rsidRPr="0056208B">
        <w:t>Any confirmed sign of oil collected therein shall lead to a shutdown of the compressor station.</w:t>
      </w:r>
      <w:bookmarkEnd w:id="3274"/>
    </w:p>
    <w:p w14:paraId="7DF15A35" w14:textId="77777777" w:rsidR="00D86B0D" w:rsidRPr="0056208B" w:rsidRDefault="00D86B0D" w:rsidP="00787E2A">
      <w:pPr>
        <w:pStyle w:val="Heading5numbered"/>
        <w:numPr>
          <w:ilvl w:val="0"/>
          <w:numId w:val="0"/>
        </w:numPr>
        <w:rPr>
          <w:rStyle w:val="Strong"/>
          <w:lang w:val="en-GB"/>
        </w:rPr>
      </w:pPr>
      <w:bookmarkStart w:id="3275" w:name="_Toc200492090"/>
      <w:bookmarkStart w:id="3276" w:name="_Toc200492091"/>
      <w:bookmarkStart w:id="3277" w:name="_Toc202536151"/>
      <w:bookmarkEnd w:id="3275"/>
      <w:r w:rsidRPr="0056208B">
        <w:rPr>
          <w:rStyle w:val="Strong"/>
          <w:lang w:val="en-GB"/>
        </w:rPr>
        <w:t>Charcoal adsorber</w:t>
      </w:r>
      <w:bookmarkEnd w:id="3276"/>
      <w:bookmarkEnd w:id="3277"/>
    </w:p>
    <w:p w14:paraId="2F1E90BA" w14:textId="77777777" w:rsidR="00D86B0D" w:rsidRPr="0056208B" w:rsidRDefault="00D86B0D" w:rsidP="00575005">
      <w:pPr>
        <w:pStyle w:val="RequirementList"/>
      </w:pPr>
      <w:bookmarkStart w:id="3278" w:name="_Toc200492092"/>
      <w:r w:rsidRPr="0056208B">
        <w:t>The charcoal oil adsorber shall be designed for a flow 20 % higher than the maximum compressor flow going to the cold box.</w:t>
      </w:r>
      <w:bookmarkEnd w:id="3278"/>
    </w:p>
    <w:p w14:paraId="42A2F195" w14:textId="77777777" w:rsidR="00D86B0D" w:rsidRPr="0056208B" w:rsidRDefault="00725372" w:rsidP="00575005">
      <w:pPr>
        <w:pStyle w:val="RequirementList"/>
      </w:pPr>
      <w:bookmarkStart w:id="3279" w:name="_Toc200492093"/>
      <w:r w:rsidRPr="0056208B">
        <w:t>Only c</w:t>
      </w:r>
      <w:r w:rsidR="00D86B0D" w:rsidRPr="0056208B">
        <w:t>harcoal in the form of smooth pellets shall be used as adsorbent filling</w:t>
      </w:r>
      <w:r w:rsidR="00E50CBD" w:rsidRPr="0056208B">
        <w:t xml:space="preserve">.  </w:t>
      </w:r>
      <w:r w:rsidR="00D86B0D" w:rsidRPr="0056208B">
        <w:t>No filling consisting of irregularly broken particles shall be accepted.</w:t>
      </w:r>
      <w:bookmarkEnd w:id="3279"/>
    </w:p>
    <w:p w14:paraId="001ABBF2" w14:textId="77777777" w:rsidR="00D86B0D" w:rsidRPr="0056208B" w:rsidRDefault="00D86B0D" w:rsidP="00575005">
      <w:pPr>
        <w:pStyle w:val="RequirementList"/>
      </w:pPr>
      <w:bookmarkStart w:id="3280" w:name="_Toc200492094"/>
      <w:r w:rsidRPr="0056208B">
        <w:t xml:space="preserve">Charcoal shall be cleaned and dried by the </w:t>
      </w:r>
      <w:r w:rsidR="00CB1438" w:rsidRPr="0056208B">
        <w:t>Contractor</w:t>
      </w:r>
      <w:r w:rsidRPr="0056208B">
        <w:t xml:space="preserve"> to avoid dust and moisture.</w:t>
      </w:r>
      <w:bookmarkEnd w:id="3280"/>
    </w:p>
    <w:p w14:paraId="1CA8EC16" w14:textId="77777777" w:rsidR="00D86B0D" w:rsidRPr="0056208B" w:rsidRDefault="00D86B0D" w:rsidP="00575005">
      <w:pPr>
        <w:pStyle w:val="RequirementList"/>
      </w:pPr>
      <w:bookmarkStart w:id="3281" w:name="_Toc200492095"/>
      <w:r w:rsidRPr="0056208B">
        <w:t>The filling shall permit an operation time in the 2 K operation mode of at least 3 years without exceeding the guaranteed maximum outlet impurity of 10 ppb.</w:t>
      </w:r>
      <w:bookmarkEnd w:id="3281"/>
    </w:p>
    <w:p w14:paraId="1775D22D" w14:textId="77777777" w:rsidR="00D86B0D" w:rsidRPr="0056208B" w:rsidRDefault="00CB1438" w:rsidP="00575005">
      <w:pPr>
        <w:pStyle w:val="RequirementList"/>
      </w:pPr>
      <w:bookmarkStart w:id="3282" w:name="_Toc200492096"/>
      <w:r w:rsidRPr="0056208B">
        <w:t>Contractor</w:t>
      </w:r>
      <w:r w:rsidR="00D86B0D" w:rsidRPr="0056208B">
        <w:t xml:space="preserve"> shall verify that the filling of the bed is regular and no preferred passages for the helium exist.</w:t>
      </w:r>
      <w:bookmarkEnd w:id="3282"/>
    </w:p>
    <w:p w14:paraId="1E0CC378" w14:textId="77777777" w:rsidR="00D86B0D" w:rsidRPr="0056208B" w:rsidRDefault="00CB1438" w:rsidP="00575005">
      <w:pPr>
        <w:pStyle w:val="RequirementList"/>
      </w:pPr>
      <w:bookmarkStart w:id="3283" w:name="_Toc200492097"/>
      <w:r w:rsidRPr="0056208B">
        <w:t>Contractor</w:t>
      </w:r>
      <w:r w:rsidR="00D86B0D" w:rsidRPr="0056208B">
        <w:t xml:space="preserve"> shall demonstrate (based on design and previous experiences) that movement of the adsorbent and the carry-over of dust particles is avoided.</w:t>
      </w:r>
      <w:bookmarkEnd w:id="3283"/>
    </w:p>
    <w:p w14:paraId="6AB39221" w14:textId="77777777" w:rsidR="005B2E2E" w:rsidRPr="0056208B" w:rsidRDefault="00D86B0D" w:rsidP="00575005">
      <w:pPr>
        <w:pStyle w:val="RequirementList"/>
      </w:pPr>
      <w:bookmarkStart w:id="3284" w:name="_Toc200492098"/>
      <w:r w:rsidRPr="0056208B">
        <w:t>The flow direction of the gas through the charcoal bed shall be from top to bottom.</w:t>
      </w:r>
      <w:bookmarkEnd w:id="3284"/>
    </w:p>
    <w:p w14:paraId="05F9FD65" w14:textId="77777777" w:rsidR="00D86B0D" w:rsidRPr="0056208B" w:rsidRDefault="001B6C41" w:rsidP="00575005">
      <w:pPr>
        <w:pStyle w:val="RequirementList"/>
      </w:pPr>
      <w:bookmarkStart w:id="3285" w:name="_Toc200492099"/>
      <w:r w:rsidRPr="0056208B">
        <w:t>The contractor shall supply a</w:t>
      </w:r>
      <w:r w:rsidR="00D86B0D" w:rsidRPr="0056208B">
        <w:t>ny equipment necessary to fill the adsorber without degrading the adsorbent.</w:t>
      </w:r>
      <w:bookmarkEnd w:id="3285"/>
    </w:p>
    <w:p w14:paraId="627AB367" w14:textId="77777777" w:rsidR="005B2E2E" w:rsidRPr="0056208B" w:rsidRDefault="00D86B0D" w:rsidP="00575005">
      <w:pPr>
        <w:pStyle w:val="RequirementList"/>
      </w:pPr>
      <w:bookmarkStart w:id="3286" w:name="_Toc200492100"/>
      <w:r w:rsidRPr="0056208B">
        <w:t xml:space="preserve">The heating unit necessary for the procedure of drying of the adsorbers shall be supplied by the </w:t>
      </w:r>
      <w:r w:rsidR="00CB1438" w:rsidRPr="0056208B">
        <w:t>Contractor</w:t>
      </w:r>
      <w:r w:rsidRPr="0056208B">
        <w:t>.</w:t>
      </w:r>
      <w:bookmarkEnd w:id="3286"/>
    </w:p>
    <w:p w14:paraId="18415A9A" w14:textId="77777777" w:rsidR="00D86B0D" w:rsidRPr="0056208B" w:rsidRDefault="00D86B0D" w:rsidP="00575005">
      <w:pPr>
        <w:pStyle w:val="RequirementList"/>
      </w:pPr>
      <w:bookmarkStart w:id="3287" w:name="_Toc200492101"/>
      <w:r w:rsidRPr="0056208B">
        <w:t xml:space="preserve">The adsorber vessel shall be equipped with adequate thermal insulation </w:t>
      </w:r>
      <w:r w:rsidR="00CA601A" w:rsidRPr="0056208B">
        <w:t>to</w:t>
      </w:r>
      <w:r w:rsidRPr="0056208B">
        <w:t xml:space="preserve"> prevent from personal risk of burn on hot surfaces throughout the drying of the adsorber by means of hot nitrogen.</w:t>
      </w:r>
      <w:bookmarkEnd w:id="3287"/>
    </w:p>
    <w:p w14:paraId="1E3D73CE" w14:textId="77777777" w:rsidR="00D86B0D" w:rsidRPr="0056208B" w:rsidRDefault="00D86B0D" w:rsidP="00787E2A">
      <w:pPr>
        <w:pStyle w:val="Heading5numbered"/>
        <w:numPr>
          <w:ilvl w:val="0"/>
          <w:numId w:val="0"/>
        </w:numPr>
        <w:rPr>
          <w:rStyle w:val="Strong"/>
          <w:lang w:val="en-GB"/>
        </w:rPr>
      </w:pPr>
      <w:bookmarkStart w:id="3288" w:name="_Toc200492102"/>
      <w:bookmarkStart w:id="3289" w:name="_Toc200492103"/>
      <w:bookmarkStart w:id="3290" w:name="_Toc202536152"/>
      <w:bookmarkEnd w:id="3288"/>
      <w:r w:rsidRPr="0056208B">
        <w:rPr>
          <w:rStyle w:val="Strong"/>
          <w:lang w:val="en-GB"/>
        </w:rPr>
        <w:t>Helium dryer</w:t>
      </w:r>
      <w:bookmarkEnd w:id="3289"/>
      <w:bookmarkEnd w:id="3290"/>
    </w:p>
    <w:p w14:paraId="36905F9B" w14:textId="77777777" w:rsidR="00D86B0D" w:rsidRPr="0056208B" w:rsidRDefault="00D86B0D" w:rsidP="00575005">
      <w:pPr>
        <w:pStyle w:val="RequirementList"/>
      </w:pPr>
      <w:bookmarkStart w:id="3291" w:name="_Toc200492104"/>
      <w:r w:rsidRPr="0056208B">
        <w:t xml:space="preserve">The helium dryer </w:t>
      </w:r>
      <w:r w:rsidR="00725372" w:rsidRPr="0056208B">
        <w:t xml:space="preserve">shall </w:t>
      </w:r>
      <w:r w:rsidRPr="0056208B">
        <w:t>be designed for the full helium mass flow (HP total mass flow) contaminated up to 50 ppm by volume of water for a duration of 12 hours before regeneration.</w:t>
      </w:r>
      <w:bookmarkEnd w:id="3291"/>
    </w:p>
    <w:p w14:paraId="5BB098DF" w14:textId="77777777" w:rsidR="00D86B0D" w:rsidRPr="0056208B" w:rsidRDefault="00D86B0D" w:rsidP="00575005">
      <w:pPr>
        <w:pStyle w:val="RequirementList"/>
      </w:pPr>
      <w:bookmarkStart w:id="3292" w:name="_Toc200492105"/>
      <w:r w:rsidRPr="0056208B">
        <w:t>The capacity of the dryer shall remove water in the helium to a level of less than 1 ppm.</w:t>
      </w:r>
      <w:bookmarkEnd w:id="3292"/>
    </w:p>
    <w:p w14:paraId="20E57B81" w14:textId="77777777" w:rsidR="00D86B0D" w:rsidRPr="0056208B" w:rsidRDefault="00D86B0D" w:rsidP="00575005">
      <w:pPr>
        <w:pStyle w:val="RequirementList"/>
      </w:pPr>
      <w:bookmarkStart w:id="3293" w:name="_Toc200492106"/>
      <w:r w:rsidRPr="0056208B">
        <w:lastRenderedPageBreak/>
        <w:t xml:space="preserve">The dryer shall operate at the High Pressure of the </w:t>
      </w:r>
      <w:r w:rsidR="00723DA0" w:rsidRPr="0056208B">
        <w:t>WCS</w:t>
      </w:r>
      <w:r w:rsidRPr="0056208B">
        <w:t xml:space="preserve"> without generating a total pressure drop of more than 0.5 bar.</w:t>
      </w:r>
      <w:bookmarkEnd w:id="3293"/>
    </w:p>
    <w:p w14:paraId="1EBFCB33" w14:textId="77777777" w:rsidR="00D86B0D" w:rsidRPr="0056208B" w:rsidRDefault="00D86B0D" w:rsidP="00575005">
      <w:pPr>
        <w:pStyle w:val="RequirementList"/>
      </w:pPr>
      <w:bookmarkStart w:id="3294" w:name="_Toc200492107"/>
      <w:r w:rsidRPr="0056208B">
        <w:t>The total regeneration time shall not exceed 12 hours.</w:t>
      </w:r>
      <w:bookmarkEnd w:id="3294"/>
    </w:p>
    <w:p w14:paraId="3EE31402" w14:textId="77777777" w:rsidR="00D86B0D" w:rsidRPr="0056208B" w:rsidRDefault="00D86B0D" w:rsidP="00575005">
      <w:pPr>
        <w:pStyle w:val="RequirementList"/>
      </w:pPr>
      <w:bookmarkStart w:id="3295" w:name="_Toc200492108"/>
      <w:r w:rsidRPr="0056208B">
        <w:t>The helium dryer unit shall include inlet and outlet valves and a by-pass circuit</w:t>
      </w:r>
      <w:r w:rsidR="00E50CBD" w:rsidRPr="0056208B">
        <w:t xml:space="preserve">.  </w:t>
      </w:r>
      <w:r w:rsidRPr="0056208B">
        <w:t>The regeneration shall be performed by circulation of warm and dry nitrogen gas.</w:t>
      </w:r>
      <w:bookmarkEnd w:id="3295"/>
    </w:p>
    <w:p w14:paraId="28835836" w14:textId="77777777" w:rsidR="00D86B0D" w:rsidRPr="0056208B" w:rsidRDefault="00D86B0D" w:rsidP="00575005">
      <w:pPr>
        <w:pStyle w:val="RequirementList"/>
      </w:pPr>
      <w:bookmarkStart w:id="3296" w:name="_Toc200492109"/>
      <w:r w:rsidRPr="0056208B">
        <w:t xml:space="preserve">At the dryer outlet, a wire mesh filter of 30 µm shall be installed </w:t>
      </w:r>
      <w:r w:rsidR="005B0450" w:rsidRPr="0056208B">
        <w:t>to</w:t>
      </w:r>
      <w:r w:rsidRPr="0056208B">
        <w:t xml:space="preserve"> trap particles of dryer adsorbent.</w:t>
      </w:r>
      <w:bookmarkEnd w:id="3296"/>
    </w:p>
    <w:p w14:paraId="51DBCE08" w14:textId="77777777" w:rsidR="00D86B0D" w:rsidRPr="0056208B" w:rsidRDefault="00D86B0D" w:rsidP="00575005">
      <w:pPr>
        <w:pStyle w:val="RequirementList"/>
      </w:pPr>
      <w:bookmarkStart w:id="3297" w:name="_Toc200492110"/>
      <w:r w:rsidRPr="0056208B">
        <w:t xml:space="preserve">As adsorbent material, a molecular sieve of alkali </w:t>
      </w:r>
      <w:r w:rsidR="00FA663C" w:rsidRPr="0056208B">
        <w:t>alumina</w:t>
      </w:r>
      <w:r w:rsidRPr="0056208B">
        <w:t>-silicate (Zeolite) or equivalent is required</w:t>
      </w:r>
      <w:r w:rsidR="00E50CBD" w:rsidRPr="0056208B">
        <w:t xml:space="preserve">.  </w:t>
      </w:r>
      <w:r w:rsidR="005B0450" w:rsidRPr="0056208B">
        <w:t>The Contractor shall provide the necessary replacement frequency and associated procedure</w:t>
      </w:r>
      <w:r w:rsidRPr="0056208B">
        <w:t>.</w:t>
      </w:r>
      <w:bookmarkEnd w:id="3297"/>
    </w:p>
    <w:p w14:paraId="787BEE82" w14:textId="77777777" w:rsidR="00D86B0D" w:rsidRPr="0056208B" w:rsidRDefault="00D86B0D" w:rsidP="00787E2A">
      <w:pPr>
        <w:pStyle w:val="Heading5numbered"/>
        <w:numPr>
          <w:ilvl w:val="0"/>
          <w:numId w:val="0"/>
        </w:numPr>
        <w:rPr>
          <w:rStyle w:val="Strong"/>
          <w:lang w:val="en-GB"/>
        </w:rPr>
      </w:pPr>
      <w:bookmarkStart w:id="3298" w:name="_Toc200492111"/>
      <w:bookmarkStart w:id="3299" w:name="_Toc200492112"/>
      <w:bookmarkStart w:id="3300" w:name="_Toc202536153"/>
      <w:bookmarkEnd w:id="3298"/>
      <w:r w:rsidRPr="0056208B">
        <w:rPr>
          <w:rStyle w:val="Strong"/>
          <w:lang w:val="en-GB"/>
        </w:rPr>
        <w:t>Recovery and purification system</w:t>
      </w:r>
      <w:r w:rsidR="00535285" w:rsidRPr="0056208B">
        <w:rPr>
          <w:rStyle w:val="Strong"/>
          <w:lang w:val="en-GB"/>
        </w:rPr>
        <w:t xml:space="preserve"> for </w:t>
      </w:r>
      <w:r w:rsidR="000D266F" w:rsidRPr="0056208B">
        <w:rPr>
          <w:rStyle w:val="Strong"/>
          <w:lang w:val="en-GB"/>
        </w:rPr>
        <w:t>ad</w:t>
      </w:r>
      <w:r w:rsidR="00535285" w:rsidRPr="0056208B">
        <w:rPr>
          <w:rStyle w:val="Strong"/>
          <w:lang w:val="en-GB"/>
        </w:rPr>
        <w:t>-hoc user</w:t>
      </w:r>
      <w:bookmarkEnd w:id="3299"/>
      <w:bookmarkEnd w:id="3300"/>
    </w:p>
    <w:p w14:paraId="4579D6C1" w14:textId="77777777" w:rsidR="00D86B0D" w:rsidRPr="0056208B" w:rsidRDefault="00D86B0D" w:rsidP="00575005">
      <w:pPr>
        <w:pStyle w:val="RequirementList"/>
      </w:pPr>
      <w:bookmarkStart w:id="3301" w:name="_Toc200492113"/>
      <w:r w:rsidRPr="0056208B">
        <w:t xml:space="preserve">The </w:t>
      </w:r>
      <w:r w:rsidR="00947F24" w:rsidRPr="0056208B">
        <w:t>QPLANT</w:t>
      </w:r>
      <w:r w:rsidRPr="0056208B">
        <w:t xml:space="preserve"> shall include a recovery header for helium gas at room temperature and atmospheric pressure collecting safety valves and potentially for future external user.</w:t>
      </w:r>
      <w:bookmarkEnd w:id="3301"/>
    </w:p>
    <w:p w14:paraId="6E3088BF" w14:textId="77777777" w:rsidR="00D86B0D" w:rsidRPr="0056208B" w:rsidRDefault="00D86B0D" w:rsidP="00575005">
      <w:pPr>
        <w:pStyle w:val="RequirementList"/>
      </w:pPr>
      <w:bookmarkStart w:id="3302" w:name="_Toc200492114"/>
      <w:r w:rsidRPr="0056208B">
        <w:rPr>
          <w:highlight w:val="yellow"/>
        </w:rPr>
        <w:t xml:space="preserve">Envisaged future external user amounts (future external helium users liquid supply by dewar and gaseous return) will be about 200 </w:t>
      </w:r>
      <w:r w:rsidR="008D242B" w:rsidRPr="0056208B">
        <w:rPr>
          <w:highlight w:val="yellow"/>
        </w:rPr>
        <w:t>litres</w:t>
      </w:r>
      <w:r w:rsidRPr="0056208B">
        <w:rPr>
          <w:highlight w:val="yellow"/>
        </w:rPr>
        <w:t xml:space="preserve"> for initial cooldown and 50 </w:t>
      </w:r>
      <w:r w:rsidR="008D242B" w:rsidRPr="0056208B">
        <w:rPr>
          <w:highlight w:val="yellow"/>
        </w:rPr>
        <w:t>litres</w:t>
      </w:r>
      <w:r w:rsidRPr="0056208B">
        <w:rPr>
          <w:highlight w:val="yellow"/>
        </w:rPr>
        <w:t>/day while the relevant</w:t>
      </w:r>
      <w:r w:rsidRPr="0056208B">
        <w:t xml:space="preserve"> experimental setup is operational).</w:t>
      </w:r>
      <w:bookmarkEnd w:id="3302"/>
    </w:p>
    <w:p w14:paraId="56FAF109" w14:textId="77777777" w:rsidR="00D86B0D" w:rsidRPr="0056208B" w:rsidRDefault="00D86B0D" w:rsidP="00575005">
      <w:pPr>
        <w:pStyle w:val="RequirementList"/>
      </w:pPr>
      <w:bookmarkStart w:id="3303" w:name="_Toc200492115"/>
      <w:r w:rsidRPr="0056208B">
        <w:t>This recovery header shall be connected to the LP of the warm compressors.</w:t>
      </w:r>
      <w:bookmarkEnd w:id="3303"/>
    </w:p>
    <w:p w14:paraId="73FDC49A" w14:textId="77777777" w:rsidR="00D86B0D" w:rsidRPr="0056208B" w:rsidRDefault="00D86B0D" w:rsidP="00575005">
      <w:pPr>
        <w:pStyle w:val="RequirementList"/>
      </w:pPr>
      <w:bookmarkStart w:id="3304" w:name="_Toc200492116"/>
      <w:r w:rsidRPr="0056208B">
        <w:t>The pressure and mass flow through the recovery header shall be permanently measured.</w:t>
      </w:r>
      <w:bookmarkEnd w:id="3304"/>
    </w:p>
    <w:p w14:paraId="696C3C15" w14:textId="77777777" w:rsidR="00D86B0D" w:rsidRPr="0056208B" w:rsidRDefault="00D86B0D" w:rsidP="00575005">
      <w:pPr>
        <w:pStyle w:val="RequirementList"/>
      </w:pPr>
      <w:bookmarkStart w:id="3305" w:name="_Toc200492117"/>
      <w:r w:rsidRPr="0056208B">
        <w:t>The possibility to connect in the future to a recovery gas bag and external purification system shall exist</w:t>
      </w:r>
      <w:r w:rsidR="00E50CBD" w:rsidRPr="0056208B">
        <w:t xml:space="preserve">.  </w:t>
      </w:r>
      <w:r w:rsidRPr="0056208B">
        <w:t xml:space="preserve">The </w:t>
      </w:r>
      <w:r w:rsidR="00CB1438" w:rsidRPr="0056208B">
        <w:t>Contractor</w:t>
      </w:r>
      <w:r w:rsidRPr="0056208B">
        <w:t xml:space="preserve"> shall make recommendation on required external purification system, or as a minimum specify the limits (in terms of impurities) to avoid negative impact on the main </w:t>
      </w:r>
      <w:r w:rsidR="00947F24" w:rsidRPr="0056208B">
        <w:t>QPLANT</w:t>
      </w:r>
      <w:r w:rsidRPr="0056208B">
        <w:t xml:space="preserve"> function.</w:t>
      </w:r>
      <w:bookmarkEnd w:id="3305"/>
    </w:p>
    <w:p w14:paraId="7849E072" w14:textId="77777777" w:rsidR="00D86B0D" w:rsidRPr="0056208B" w:rsidRDefault="00D86B0D" w:rsidP="00787E2A">
      <w:pPr>
        <w:pStyle w:val="Heading5numbered"/>
        <w:numPr>
          <w:ilvl w:val="0"/>
          <w:numId w:val="0"/>
        </w:numPr>
        <w:rPr>
          <w:rStyle w:val="Strong"/>
          <w:lang w:val="en-GB"/>
        </w:rPr>
      </w:pPr>
      <w:bookmarkStart w:id="3306" w:name="_Toc200492118"/>
      <w:bookmarkStart w:id="3307" w:name="_Toc202536154"/>
      <w:r w:rsidRPr="0056208B">
        <w:rPr>
          <w:rStyle w:val="Strong"/>
          <w:lang w:val="en-GB"/>
        </w:rPr>
        <w:t>Gas Filters</w:t>
      </w:r>
      <w:bookmarkEnd w:id="3306"/>
      <w:bookmarkEnd w:id="3307"/>
    </w:p>
    <w:p w14:paraId="4534680E" w14:textId="77777777" w:rsidR="00D86B0D" w:rsidRPr="0056208B" w:rsidRDefault="00D86B0D" w:rsidP="00575005">
      <w:pPr>
        <w:pStyle w:val="RequirementList"/>
      </w:pPr>
      <w:bookmarkStart w:id="3308" w:name="_Toc200492119"/>
      <w:r w:rsidRPr="0056208B">
        <w:t xml:space="preserve">The </w:t>
      </w:r>
      <w:r w:rsidR="00CB1438" w:rsidRPr="0056208B">
        <w:t>Contractor</w:t>
      </w:r>
      <w:r w:rsidRPr="0056208B">
        <w:t xml:space="preserve"> shall install at least the following gas filters:</w:t>
      </w:r>
      <w:bookmarkEnd w:id="3308"/>
    </w:p>
    <w:p w14:paraId="0688B7A2" w14:textId="77777777" w:rsidR="00D86B0D" w:rsidRPr="0056208B" w:rsidRDefault="00D86B0D">
      <w:pPr>
        <w:pStyle w:val="RequirementList"/>
        <w:numPr>
          <w:ilvl w:val="0"/>
          <w:numId w:val="20"/>
        </w:numPr>
      </w:pPr>
      <w:r w:rsidRPr="0056208B">
        <w:t>At the suction side of each compressor with a wire mesh filter of 100 µm of retention ability.</w:t>
      </w:r>
    </w:p>
    <w:p w14:paraId="45F96D76" w14:textId="77777777" w:rsidR="00D86B0D" w:rsidRPr="0056208B" w:rsidRDefault="00D86B0D">
      <w:pPr>
        <w:pStyle w:val="RequirementList"/>
        <w:numPr>
          <w:ilvl w:val="0"/>
          <w:numId w:val="20"/>
        </w:numPr>
      </w:pPr>
      <w:r w:rsidRPr="0056208B">
        <w:t>Downstream of the charcoal adsorber, an adapted wire mesh filter to stop particles of charcoal adsorbent shall be installed.</w:t>
      </w:r>
    </w:p>
    <w:p w14:paraId="0CE916C5" w14:textId="77777777" w:rsidR="00142342" w:rsidRPr="0056208B" w:rsidRDefault="00D86B0D">
      <w:pPr>
        <w:pStyle w:val="RequirementList"/>
        <w:numPr>
          <w:ilvl w:val="0"/>
          <w:numId w:val="20"/>
        </w:numPr>
      </w:pPr>
      <w:r w:rsidRPr="0056208B">
        <w:t>Each gas filter shall be equipped by manual shut-off valves to minimize contact with air.</w:t>
      </w:r>
    </w:p>
    <w:p w14:paraId="21D92393" w14:textId="77777777" w:rsidR="00BD46BA" w:rsidRPr="0056208B" w:rsidRDefault="00BD46BA" w:rsidP="00787E2A">
      <w:pPr>
        <w:pStyle w:val="Heading5numbered"/>
        <w:numPr>
          <w:ilvl w:val="0"/>
          <w:numId w:val="0"/>
        </w:numPr>
        <w:rPr>
          <w:rStyle w:val="Strong"/>
          <w:lang w:val="en-GB"/>
        </w:rPr>
      </w:pPr>
      <w:bookmarkStart w:id="3309" w:name="_Toc200492120"/>
      <w:bookmarkStart w:id="3310" w:name="_Toc202536155"/>
    </w:p>
    <w:p w14:paraId="651B414E" w14:textId="062DB082" w:rsidR="00D86B0D" w:rsidRPr="0056208B" w:rsidRDefault="00D86B0D" w:rsidP="00787E2A">
      <w:pPr>
        <w:pStyle w:val="Heading5numbered"/>
        <w:numPr>
          <w:ilvl w:val="0"/>
          <w:numId w:val="0"/>
        </w:numPr>
        <w:rPr>
          <w:rStyle w:val="Strong"/>
          <w:lang w:val="en-GB"/>
        </w:rPr>
      </w:pPr>
      <w:r w:rsidRPr="0056208B">
        <w:rPr>
          <w:rStyle w:val="Strong"/>
          <w:lang w:val="en-GB"/>
        </w:rPr>
        <w:t>Measuring points</w:t>
      </w:r>
      <w:bookmarkEnd w:id="3309"/>
      <w:bookmarkEnd w:id="3310"/>
    </w:p>
    <w:p w14:paraId="61A540F3" w14:textId="77777777" w:rsidR="00D86B0D" w:rsidRPr="0056208B" w:rsidRDefault="00D86B0D" w:rsidP="00575005">
      <w:pPr>
        <w:pStyle w:val="RequirementList"/>
      </w:pPr>
      <w:bookmarkStart w:id="3311" w:name="_Toc200492121"/>
      <w:r w:rsidRPr="0056208B">
        <w:t xml:space="preserve">The </w:t>
      </w:r>
      <w:r w:rsidR="00CB1438" w:rsidRPr="0056208B">
        <w:t>Contractor</w:t>
      </w:r>
      <w:r w:rsidRPr="0056208B">
        <w:t xml:space="preserve"> shall submit to </w:t>
      </w:r>
      <w:r w:rsidR="0085540D" w:rsidRPr="0056208B">
        <w:t>SCK CEN</w:t>
      </w:r>
      <w:r w:rsidR="008D242B" w:rsidRPr="0056208B">
        <w:t xml:space="preserve"> </w:t>
      </w:r>
      <w:r w:rsidR="001E231C" w:rsidRPr="0056208B">
        <w:t xml:space="preserve">for </w:t>
      </w:r>
      <w:r w:rsidRPr="0056208B">
        <w:t>approval all measuring points necessary for operation and protection of the equipment.</w:t>
      </w:r>
      <w:bookmarkEnd w:id="3311"/>
    </w:p>
    <w:p w14:paraId="1BB98E89" w14:textId="342C886F" w:rsidR="00D86B0D" w:rsidRPr="0056208B" w:rsidRDefault="00D86B0D" w:rsidP="00575005">
      <w:pPr>
        <w:pStyle w:val="RequirementList"/>
      </w:pPr>
      <w:bookmarkStart w:id="3312" w:name="_Toc200492122"/>
      <w:r w:rsidRPr="0056208B">
        <w:t xml:space="preserve">At least the measuring points defined by </w:t>
      </w:r>
      <w:r w:rsidR="001E231C" w:rsidRPr="0056208B">
        <w:rPr>
          <w:rStyle w:val="Style1Char"/>
          <w:rFonts w:eastAsia="Calibri"/>
        </w:rPr>
        <w:fldChar w:fldCharType="begin"/>
      </w:r>
      <w:r w:rsidR="001E231C" w:rsidRPr="0056208B">
        <w:rPr>
          <w:rStyle w:val="Style1Char"/>
          <w:rFonts w:eastAsia="Calibri"/>
        </w:rPr>
        <w:instrText xml:space="preserve"> REF _Ref192500058 \h </w:instrText>
      </w:r>
      <w:r w:rsidR="00FB79A6" w:rsidRPr="0056208B">
        <w:rPr>
          <w:rStyle w:val="Style1Char"/>
          <w:rFonts w:eastAsia="Calibri"/>
        </w:rPr>
        <w:instrText xml:space="preserve"> \* MERGEFORMAT </w:instrText>
      </w:r>
      <w:r w:rsidR="001E231C" w:rsidRPr="0056208B">
        <w:rPr>
          <w:rStyle w:val="Style1Char"/>
          <w:rFonts w:eastAsia="Calibri"/>
        </w:rPr>
      </w:r>
      <w:r w:rsidR="001E231C" w:rsidRPr="0056208B">
        <w:rPr>
          <w:rStyle w:val="Style1Char"/>
          <w:rFonts w:eastAsia="Calibri"/>
        </w:rPr>
        <w:fldChar w:fldCharType="separate"/>
      </w:r>
      <w:r w:rsidR="00D62D30" w:rsidRPr="00D62D30">
        <w:rPr>
          <w:rStyle w:val="Style1Char"/>
          <w:rFonts w:eastAsia="Calibri"/>
        </w:rPr>
        <w:t>Table 7</w:t>
      </w:r>
      <w:r w:rsidR="001E231C" w:rsidRPr="0056208B">
        <w:rPr>
          <w:rStyle w:val="Style1Char"/>
          <w:rFonts w:eastAsia="Calibri"/>
        </w:rPr>
        <w:fldChar w:fldCharType="end"/>
      </w:r>
      <w:r w:rsidR="001E231C" w:rsidRPr="0056208B">
        <w:t xml:space="preserve"> </w:t>
      </w:r>
      <w:r w:rsidRPr="0056208B">
        <w:t xml:space="preserve">shall be exploitable by the </w:t>
      </w:r>
      <w:r w:rsidR="00D97476" w:rsidRPr="0056208B">
        <w:t>QPLANT:CIS</w:t>
      </w:r>
      <w:bookmarkEnd w:id="3312"/>
    </w:p>
    <w:p w14:paraId="389DD298" w14:textId="0659957A" w:rsidR="00D86B0D" w:rsidRPr="0056208B" w:rsidRDefault="00D86B0D" w:rsidP="0053252D">
      <w:pPr>
        <w:pStyle w:val="Caption"/>
      </w:pPr>
      <w:bookmarkStart w:id="3313" w:name="_Ref192500058"/>
      <w:bookmarkStart w:id="3314" w:name="_Toc201310417"/>
      <w:bookmarkStart w:id="3315" w:name="_Toc209530025"/>
      <w:r w:rsidRPr="0056208B">
        <w:t xml:space="preserve">Table </w:t>
      </w:r>
      <w:r w:rsidRPr="0056208B">
        <w:fldChar w:fldCharType="begin"/>
      </w:r>
      <w:r w:rsidRPr="0056208B">
        <w:instrText xml:space="preserve"> SEQ Table \* ARABIC </w:instrText>
      </w:r>
      <w:r w:rsidRPr="0056208B">
        <w:fldChar w:fldCharType="separate"/>
      </w:r>
      <w:r w:rsidR="00D62D30">
        <w:rPr>
          <w:noProof/>
        </w:rPr>
        <w:t>7</w:t>
      </w:r>
      <w:r w:rsidRPr="0056208B">
        <w:fldChar w:fldCharType="end"/>
      </w:r>
      <w:bookmarkEnd w:id="3313"/>
      <w:r w:rsidRPr="0056208B">
        <w:t> </w:t>
      </w:r>
      <w:r w:rsidR="009514A3" w:rsidRPr="0056208B">
        <w:t>M</w:t>
      </w:r>
      <w:r w:rsidRPr="0056208B">
        <w:t xml:space="preserve">easuring </w:t>
      </w:r>
      <w:r w:rsidR="009514A3" w:rsidRPr="0056208B">
        <w:t>P</w:t>
      </w:r>
      <w:r w:rsidRPr="0056208B">
        <w:t>oints for WCS</w:t>
      </w:r>
      <w:bookmarkEnd w:id="3314"/>
      <w:bookmarkEnd w:id="3315"/>
    </w:p>
    <w:tbl>
      <w:tblPr>
        <w:tblStyle w:val="TableGrid"/>
        <w:tblW w:w="0" w:type="auto"/>
        <w:jc w:val="center"/>
        <w:tblLook w:val="04A0" w:firstRow="1" w:lastRow="0" w:firstColumn="1" w:lastColumn="0" w:noHBand="0" w:noVBand="1"/>
      </w:tblPr>
      <w:tblGrid>
        <w:gridCol w:w="3215"/>
        <w:gridCol w:w="7241"/>
      </w:tblGrid>
      <w:tr w:rsidR="008A7755" w:rsidRPr="0056208B" w14:paraId="63062D7B" w14:textId="77777777" w:rsidTr="0053252D">
        <w:trPr>
          <w:jc w:val="center"/>
        </w:trPr>
        <w:tc>
          <w:tcPr>
            <w:tcW w:w="0" w:type="auto"/>
            <w:shd w:val="clear" w:color="auto" w:fill="EBD9ED" w:themeFill="accent2" w:themeFillTint="33"/>
            <w:hideMark/>
          </w:tcPr>
          <w:p w14:paraId="19A4ED3C" w14:textId="77777777" w:rsidR="008A7755" w:rsidRPr="0056208B" w:rsidRDefault="008A7755" w:rsidP="008A7755">
            <w:pPr>
              <w:pStyle w:val="AASemiBold"/>
              <w:jc w:val="center"/>
              <w:rPr>
                <w:rFonts w:ascii="Aptos" w:hAnsi="Aptos"/>
                <w:b/>
                <w:bCs/>
                <w:sz w:val="18"/>
                <w:szCs w:val="18"/>
              </w:rPr>
            </w:pPr>
            <w:r w:rsidRPr="0056208B">
              <w:rPr>
                <w:rFonts w:ascii="Aptos" w:hAnsi="Aptos"/>
                <w:b/>
                <w:bCs/>
                <w:sz w:val="18"/>
                <w:szCs w:val="18"/>
              </w:rPr>
              <w:t>Parameter</w:t>
            </w:r>
          </w:p>
        </w:tc>
        <w:tc>
          <w:tcPr>
            <w:tcW w:w="0" w:type="auto"/>
            <w:shd w:val="clear" w:color="auto" w:fill="EBD9ED" w:themeFill="accent2" w:themeFillTint="33"/>
            <w:hideMark/>
          </w:tcPr>
          <w:p w14:paraId="672DCC5E" w14:textId="77777777" w:rsidR="008A7755" w:rsidRPr="0056208B" w:rsidRDefault="008A7755" w:rsidP="008A7755">
            <w:pPr>
              <w:pStyle w:val="AASemiBold"/>
              <w:jc w:val="center"/>
              <w:rPr>
                <w:rFonts w:ascii="Aptos" w:hAnsi="Aptos"/>
                <w:b/>
                <w:bCs/>
                <w:sz w:val="18"/>
                <w:szCs w:val="18"/>
              </w:rPr>
            </w:pPr>
            <w:r w:rsidRPr="0056208B">
              <w:rPr>
                <w:rFonts w:ascii="Aptos" w:hAnsi="Aptos"/>
                <w:b/>
                <w:bCs/>
                <w:sz w:val="18"/>
                <w:szCs w:val="18"/>
              </w:rPr>
              <w:t>Measurement Location(s)</w:t>
            </w:r>
          </w:p>
        </w:tc>
      </w:tr>
      <w:tr w:rsidR="008A7755" w:rsidRPr="0056208B" w14:paraId="7E702A2D" w14:textId="77777777" w:rsidTr="0053252D">
        <w:trPr>
          <w:jc w:val="center"/>
        </w:trPr>
        <w:tc>
          <w:tcPr>
            <w:tcW w:w="0" w:type="auto"/>
            <w:vAlign w:val="center"/>
            <w:hideMark/>
          </w:tcPr>
          <w:p w14:paraId="7F0BA0C5" w14:textId="77777777" w:rsidR="008A7755" w:rsidRPr="0056208B" w:rsidRDefault="008A7755" w:rsidP="000D36A6">
            <w:pPr>
              <w:pStyle w:val="AASemiBold"/>
              <w:rPr>
                <w:rFonts w:ascii="Aptos" w:hAnsi="Aptos"/>
                <w:szCs w:val="20"/>
              </w:rPr>
            </w:pPr>
            <w:r w:rsidRPr="0056208B">
              <w:rPr>
                <w:rFonts w:ascii="Aptos" w:hAnsi="Aptos"/>
                <w:szCs w:val="20"/>
              </w:rPr>
              <w:t>Helium Mass Flow Rate</w:t>
            </w:r>
          </w:p>
        </w:tc>
        <w:tc>
          <w:tcPr>
            <w:tcW w:w="0" w:type="auto"/>
            <w:vAlign w:val="center"/>
            <w:hideMark/>
          </w:tcPr>
          <w:p w14:paraId="7C23A4A4"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WCS mass flow rate for operation and tests at VLP and HP levels</w:t>
            </w:r>
          </w:p>
        </w:tc>
      </w:tr>
      <w:tr w:rsidR="008A7755" w:rsidRPr="0056208B" w14:paraId="6F1D92C1" w14:textId="77777777" w:rsidTr="0053252D">
        <w:trPr>
          <w:jc w:val="center"/>
        </w:trPr>
        <w:tc>
          <w:tcPr>
            <w:tcW w:w="0" w:type="auto"/>
            <w:vAlign w:val="center"/>
            <w:hideMark/>
          </w:tcPr>
          <w:p w14:paraId="300EF144" w14:textId="77777777" w:rsidR="008A7755" w:rsidRPr="0056208B" w:rsidRDefault="008A7755" w:rsidP="000D36A6">
            <w:pPr>
              <w:pStyle w:val="AASemiBold"/>
              <w:rPr>
                <w:rFonts w:ascii="Aptos" w:hAnsi="Aptos"/>
                <w:szCs w:val="20"/>
              </w:rPr>
            </w:pPr>
            <w:r w:rsidRPr="0056208B">
              <w:rPr>
                <w:rFonts w:ascii="Aptos" w:hAnsi="Aptos"/>
                <w:szCs w:val="20"/>
              </w:rPr>
              <w:t>Temperatures</w:t>
            </w:r>
          </w:p>
        </w:tc>
        <w:tc>
          <w:tcPr>
            <w:tcW w:w="0" w:type="auto"/>
            <w:vAlign w:val="center"/>
            <w:hideMark/>
          </w:tcPr>
          <w:p w14:paraId="484A8D5A"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xml:space="preserve">- </w:t>
            </w:r>
            <w:r w:rsidRPr="0056208B">
              <w:rPr>
                <w:rFonts w:ascii="Aptos" w:hAnsi="Aptos"/>
                <w:szCs w:val="20"/>
              </w:rPr>
              <w:t>Inlets and outlets of the QRB- Inlet and outlet of each turbine</w:t>
            </w:r>
            <w:r w:rsidRPr="0056208B">
              <w:rPr>
                <w:rFonts w:ascii="Aptos" w:hAnsi="Aptos"/>
                <w:szCs w:val="20"/>
              </w:rPr>
              <w:br/>
              <w:t>- HP outlet downstream of 300</w:t>
            </w:r>
            <w:r w:rsidRPr="0056208B">
              <w:rPr>
                <w:rFonts w:ascii="Arial" w:hAnsi="Arial" w:cs="Arial"/>
                <w:szCs w:val="20"/>
              </w:rPr>
              <w:t> </w:t>
            </w:r>
            <w:r w:rsidRPr="0056208B">
              <w:rPr>
                <w:rFonts w:ascii="Aptos" w:hAnsi="Aptos"/>
                <w:szCs w:val="20"/>
              </w:rPr>
              <w:t>K–80</w:t>
            </w:r>
            <w:r w:rsidRPr="0056208B">
              <w:rPr>
                <w:rFonts w:ascii="Arial" w:hAnsi="Arial" w:cs="Arial"/>
                <w:szCs w:val="20"/>
              </w:rPr>
              <w:t> </w:t>
            </w:r>
            <w:r w:rsidRPr="0056208B">
              <w:rPr>
                <w:rFonts w:ascii="Aptos" w:hAnsi="Aptos"/>
                <w:szCs w:val="20"/>
              </w:rPr>
              <w:t>K precooling</w:t>
            </w:r>
            <w:r w:rsidRPr="0056208B">
              <w:rPr>
                <w:rFonts w:ascii="Aptos" w:hAnsi="Aptos"/>
                <w:szCs w:val="20"/>
              </w:rPr>
              <w:br/>
              <w:t>- In each adsorber bed- Liquid helium baths</w:t>
            </w:r>
          </w:p>
        </w:tc>
      </w:tr>
      <w:tr w:rsidR="008A7755" w:rsidRPr="0056208B" w14:paraId="61A369DD" w14:textId="77777777" w:rsidTr="0053252D">
        <w:trPr>
          <w:jc w:val="center"/>
        </w:trPr>
        <w:tc>
          <w:tcPr>
            <w:tcW w:w="0" w:type="auto"/>
            <w:vAlign w:val="center"/>
            <w:hideMark/>
          </w:tcPr>
          <w:p w14:paraId="5C93E6E1" w14:textId="77777777" w:rsidR="008A7755" w:rsidRPr="0056208B" w:rsidRDefault="008A7755" w:rsidP="000D36A6">
            <w:pPr>
              <w:pStyle w:val="AASemiBold"/>
              <w:rPr>
                <w:rFonts w:ascii="Aptos" w:hAnsi="Aptos"/>
                <w:szCs w:val="20"/>
              </w:rPr>
            </w:pPr>
            <w:r w:rsidRPr="0056208B">
              <w:rPr>
                <w:rFonts w:ascii="Aptos" w:hAnsi="Aptos"/>
                <w:szCs w:val="20"/>
              </w:rPr>
              <w:t>Pressure</w:t>
            </w:r>
          </w:p>
        </w:tc>
        <w:tc>
          <w:tcPr>
            <w:tcW w:w="0" w:type="auto"/>
            <w:vAlign w:val="center"/>
            <w:hideMark/>
          </w:tcPr>
          <w:p w14:paraId="310D2DD1"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Suction of each compressor (including VLP)</w:t>
            </w:r>
            <w:r w:rsidRPr="0056208B">
              <w:rPr>
                <w:rFonts w:ascii="Aptos" w:eastAsia="Times New Roman" w:hAnsi="Aptos"/>
                <w:szCs w:val="20"/>
              </w:rPr>
              <w:br/>
              <w:t>- After each oil-retention vessel</w:t>
            </w:r>
            <w:r w:rsidRPr="0056208B">
              <w:rPr>
                <w:rFonts w:ascii="Aptos" w:eastAsia="Times New Roman" w:hAnsi="Aptos"/>
                <w:szCs w:val="20"/>
              </w:rPr>
              <w:br/>
              <w:t>- After the charcoal adsorber and the dryer</w:t>
            </w:r>
          </w:p>
        </w:tc>
      </w:tr>
      <w:tr w:rsidR="008A7755" w:rsidRPr="0056208B" w14:paraId="7B9F7AA2" w14:textId="77777777" w:rsidTr="0053252D">
        <w:trPr>
          <w:jc w:val="center"/>
        </w:trPr>
        <w:tc>
          <w:tcPr>
            <w:tcW w:w="0" w:type="auto"/>
            <w:vAlign w:val="center"/>
            <w:hideMark/>
          </w:tcPr>
          <w:p w14:paraId="5521334D" w14:textId="77777777" w:rsidR="008A7755" w:rsidRPr="0056208B" w:rsidRDefault="008A7755" w:rsidP="000D36A6">
            <w:pPr>
              <w:pStyle w:val="AASemiBold"/>
              <w:rPr>
                <w:rFonts w:ascii="Aptos" w:hAnsi="Aptos"/>
                <w:szCs w:val="20"/>
              </w:rPr>
            </w:pPr>
            <w:r w:rsidRPr="0056208B">
              <w:rPr>
                <w:rFonts w:ascii="Aptos" w:hAnsi="Aptos"/>
                <w:szCs w:val="20"/>
              </w:rPr>
              <w:t>Differential Pressure</w:t>
            </w:r>
          </w:p>
        </w:tc>
        <w:tc>
          <w:tcPr>
            <w:tcW w:w="0" w:type="auto"/>
            <w:vAlign w:val="center"/>
            <w:hideMark/>
          </w:tcPr>
          <w:p w14:paraId="75BA0003"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Across each oil filter</w:t>
            </w:r>
            <w:r w:rsidRPr="0056208B">
              <w:rPr>
                <w:rFonts w:ascii="Aptos" w:eastAsia="Times New Roman" w:hAnsi="Aptos"/>
                <w:szCs w:val="20"/>
              </w:rPr>
              <w:br/>
              <w:t>- Across the charcoal adsorber and the dryer</w:t>
            </w:r>
          </w:p>
        </w:tc>
      </w:tr>
      <w:tr w:rsidR="008A7755" w:rsidRPr="0056208B" w14:paraId="0EAE11B3" w14:textId="77777777" w:rsidTr="0053252D">
        <w:trPr>
          <w:jc w:val="center"/>
        </w:trPr>
        <w:tc>
          <w:tcPr>
            <w:tcW w:w="0" w:type="auto"/>
            <w:vAlign w:val="center"/>
            <w:hideMark/>
          </w:tcPr>
          <w:p w14:paraId="30308952" w14:textId="77777777" w:rsidR="008A7755" w:rsidRPr="0056208B" w:rsidRDefault="008A7755" w:rsidP="000D36A6">
            <w:pPr>
              <w:pStyle w:val="AASemiBold"/>
              <w:rPr>
                <w:rFonts w:ascii="Aptos" w:hAnsi="Aptos"/>
                <w:szCs w:val="20"/>
              </w:rPr>
            </w:pPr>
            <w:r w:rsidRPr="0056208B">
              <w:rPr>
                <w:rFonts w:ascii="Aptos" w:hAnsi="Aptos"/>
                <w:szCs w:val="20"/>
              </w:rPr>
              <w:t>Moisture</w:t>
            </w:r>
          </w:p>
        </w:tc>
        <w:tc>
          <w:tcPr>
            <w:tcW w:w="0" w:type="auto"/>
            <w:vAlign w:val="center"/>
            <w:hideMark/>
          </w:tcPr>
          <w:p w14:paraId="5110DAFE"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After the charcoal adsorber</w:t>
            </w:r>
            <w:r w:rsidRPr="0056208B">
              <w:rPr>
                <w:rFonts w:ascii="Aptos" w:eastAsia="Times New Roman" w:hAnsi="Aptos"/>
                <w:szCs w:val="20"/>
              </w:rPr>
              <w:br/>
              <w:t>- Upstream and downstream of the dryer</w:t>
            </w:r>
            <w:r w:rsidRPr="0056208B">
              <w:rPr>
                <w:rFonts w:ascii="Aptos" w:eastAsia="Times New Roman" w:hAnsi="Aptos"/>
                <w:szCs w:val="20"/>
              </w:rPr>
              <w:br/>
              <w:t>- At 2/3 height of the dryer bed</w:t>
            </w:r>
          </w:p>
        </w:tc>
      </w:tr>
      <w:tr w:rsidR="008A7755" w:rsidRPr="0056208B" w14:paraId="6301E3FB" w14:textId="77777777" w:rsidTr="0053252D">
        <w:trPr>
          <w:jc w:val="center"/>
        </w:trPr>
        <w:tc>
          <w:tcPr>
            <w:tcW w:w="0" w:type="auto"/>
            <w:vAlign w:val="center"/>
            <w:hideMark/>
          </w:tcPr>
          <w:p w14:paraId="46E9C82F" w14:textId="77777777" w:rsidR="008A7755" w:rsidRPr="0056208B" w:rsidRDefault="008A7755" w:rsidP="000D36A6">
            <w:pPr>
              <w:pStyle w:val="AASemiBold"/>
              <w:rPr>
                <w:rFonts w:ascii="Aptos" w:hAnsi="Aptos"/>
                <w:szCs w:val="20"/>
              </w:rPr>
            </w:pPr>
            <w:r w:rsidRPr="0056208B">
              <w:rPr>
                <w:rFonts w:ascii="Aptos" w:hAnsi="Aptos"/>
                <w:szCs w:val="20"/>
              </w:rPr>
              <w:t>Nitrogen Content (for Air Detection)</w:t>
            </w:r>
          </w:p>
        </w:tc>
        <w:tc>
          <w:tcPr>
            <w:tcW w:w="0" w:type="auto"/>
            <w:vAlign w:val="center"/>
            <w:hideMark/>
          </w:tcPr>
          <w:p w14:paraId="11B189D8"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After the charcoal adsorber</w:t>
            </w:r>
            <w:r w:rsidRPr="0056208B">
              <w:rPr>
                <w:rFonts w:ascii="Aptos" w:eastAsia="Times New Roman" w:hAnsi="Aptos"/>
                <w:szCs w:val="20"/>
              </w:rPr>
              <w:br/>
              <w:t>- After the dryer</w:t>
            </w:r>
          </w:p>
        </w:tc>
      </w:tr>
      <w:tr w:rsidR="008A7755" w:rsidRPr="0056208B" w14:paraId="7478019B" w14:textId="77777777" w:rsidTr="0053252D">
        <w:trPr>
          <w:jc w:val="center"/>
        </w:trPr>
        <w:tc>
          <w:tcPr>
            <w:tcW w:w="0" w:type="auto"/>
            <w:vAlign w:val="center"/>
            <w:hideMark/>
          </w:tcPr>
          <w:p w14:paraId="5A93FD15" w14:textId="77777777" w:rsidR="008A7755" w:rsidRPr="0056208B" w:rsidRDefault="008A7755" w:rsidP="000D36A6">
            <w:pPr>
              <w:pStyle w:val="AASemiBold"/>
              <w:rPr>
                <w:rFonts w:ascii="Aptos" w:hAnsi="Aptos"/>
                <w:szCs w:val="20"/>
              </w:rPr>
            </w:pPr>
            <w:r w:rsidRPr="0056208B">
              <w:rPr>
                <w:rFonts w:ascii="Aptos" w:hAnsi="Aptos"/>
                <w:szCs w:val="20"/>
              </w:rPr>
              <w:lastRenderedPageBreak/>
              <w:t>Oil Level (Analogue and Switches)</w:t>
            </w:r>
          </w:p>
        </w:tc>
        <w:tc>
          <w:tcPr>
            <w:tcW w:w="0" w:type="auto"/>
            <w:vAlign w:val="center"/>
            <w:hideMark/>
          </w:tcPr>
          <w:p w14:paraId="7A60F3DB"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In each oil retention vessel (analogue and switch)- In the third coalescer (level switch)</w:t>
            </w:r>
          </w:p>
        </w:tc>
      </w:tr>
      <w:tr w:rsidR="008A7755" w:rsidRPr="0056208B" w14:paraId="5E09F468" w14:textId="77777777" w:rsidTr="0053252D">
        <w:trPr>
          <w:jc w:val="center"/>
        </w:trPr>
        <w:tc>
          <w:tcPr>
            <w:tcW w:w="0" w:type="auto"/>
            <w:vAlign w:val="center"/>
            <w:hideMark/>
          </w:tcPr>
          <w:p w14:paraId="3AE28AA0" w14:textId="77777777" w:rsidR="008A7755" w:rsidRPr="0056208B" w:rsidRDefault="008A7755" w:rsidP="000D36A6">
            <w:pPr>
              <w:pStyle w:val="AASemiBold"/>
              <w:rPr>
                <w:rFonts w:ascii="Aptos" w:hAnsi="Aptos"/>
                <w:szCs w:val="20"/>
              </w:rPr>
            </w:pPr>
            <w:r w:rsidRPr="0056208B">
              <w:rPr>
                <w:rFonts w:ascii="Aptos" w:hAnsi="Aptos"/>
                <w:szCs w:val="20"/>
              </w:rPr>
              <w:t>Water</w:t>
            </w:r>
          </w:p>
        </w:tc>
        <w:tc>
          <w:tcPr>
            <w:tcW w:w="0" w:type="auto"/>
            <w:vAlign w:val="center"/>
            <w:hideMark/>
          </w:tcPr>
          <w:p w14:paraId="1FECE495"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Mass flow rate at the outlet of the coolers- Water supply pressure</w:t>
            </w:r>
          </w:p>
        </w:tc>
      </w:tr>
      <w:tr w:rsidR="008A7755" w:rsidRPr="0056208B" w14:paraId="685C50BE" w14:textId="77777777" w:rsidTr="0053252D">
        <w:trPr>
          <w:jc w:val="center"/>
        </w:trPr>
        <w:tc>
          <w:tcPr>
            <w:tcW w:w="0" w:type="auto"/>
            <w:vAlign w:val="center"/>
            <w:hideMark/>
          </w:tcPr>
          <w:p w14:paraId="3EF2102D" w14:textId="77777777" w:rsidR="008A7755" w:rsidRPr="0056208B" w:rsidRDefault="008A7755" w:rsidP="000D36A6">
            <w:pPr>
              <w:pStyle w:val="AASemiBold"/>
              <w:rPr>
                <w:rFonts w:ascii="Aptos" w:hAnsi="Aptos"/>
                <w:szCs w:val="20"/>
              </w:rPr>
            </w:pPr>
            <w:r w:rsidRPr="0056208B">
              <w:rPr>
                <w:rFonts w:ascii="Aptos" w:hAnsi="Aptos"/>
                <w:szCs w:val="20"/>
              </w:rPr>
              <w:t>Other Measurements</w:t>
            </w:r>
          </w:p>
        </w:tc>
        <w:tc>
          <w:tcPr>
            <w:tcW w:w="0" w:type="auto"/>
            <w:vAlign w:val="center"/>
            <w:hideMark/>
          </w:tcPr>
          <w:p w14:paraId="67635261" w14:textId="77777777" w:rsidR="008A7755" w:rsidRPr="0056208B" w:rsidRDefault="008A7755" w:rsidP="000D36A6">
            <w:pPr>
              <w:spacing w:before="0"/>
              <w:rPr>
                <w:rFonts w:ascii="Aptos" w:eastAsia="Times New Roman" w:hAnsi="Aptos"/>
                <w:szCs w:val="20"/>
              </w:rPr>
            </w:pPr>
            <w:r w:rsidRPr="0056208B">
              <w:rPr>
                <w:rFonts w:ascii="Aptos" w:eastAsia="Times New Roman" w:hAnsi="Aptos"/>
                <w:szCs w:val="20"/>
              </w:rPr>
              <w:t>- Motor temperature</w:t>
            </w:r>
            <w:r w:rsidRPr="0056208B">
              <w:rPr>
                <w:rFonts w:ascii="Aptos" w:eastAsia="Times New Roman" w:hAnsi="Aptos"/>
                <w:szCs w:val="20"/>
              </w:rPr>
              <w:br/>
              <w:t>- Motor and compressor vibration</w:t>
            </w:r>
            <w:r w:rsidRPr="0056208B">
              <w:rPr>
                <w:rFonts w:ascii="Aptos" w:eastAsia="Times New Roman" w:hAnsi="Aptos"/>
                <w:szCs w:val="20"/>
              </w:rPr>
              <w:br/>
              <w:t>- Operation-hour counters (each compressor, oil pumps)</w:t>
            </w:r>
            <w:r w:rsidRPr="0056208B">
              <w:rPr>
                <w:rFonts w:ascii="Aptos" w:eastAsia="Times New Roman" w:hAnsi="Aptos"/>
                <w:szCs w:val="20"/>
              </w:rPr>
              <w:br/>
              <w:t>- Visual oil level (in oil retention vessels and third coalescer)</w:t>
            </w:r>
            <w:r w:rsidRPr="0056208B">
              <w:rPr>
                <w:rFonts w:ascii="Aptos" w:eastAsia="Times New Roman" w:hAnsi="Aptos"/>
                <w:szCs w:val="20"/>
              </w:rPr>
              <w:br/>
              <w:t>- Pressure indicators (main volumes)</w:t>
            </w:r>
            <w:r w:rsidRPr="0056208B">
              <w:rPr>
                <w:rFonts w:ascii="Aptos" w:eastAsia="Times New Roman" w:hAnsi="Aptos"/>
                <w:szCs w:val="20"/>
              </w:rPr>
              <w:br/>
              <w:t>- Oil injection pressure (each compressor skid)</w:t>
            </w:r>
            <w:r w:rsidRPr="0056208B">
              <w:rPr>
                <w:rFonts w:ascii="Aptos" w:eastAsia="Times New Roman" w:hAnsi="Aptos"/>
                <w:szCs w:val="20"/>
              </w:rPr>
              <w:br/>
              <w:t>- Rotational speed (each turbine)</w:t>
            </w:r>
            <w:r w:rsidRPr="0056208B">
              <w:rPr>
                <w:rFonts w:ascii="Aptos" w:eastAsia="Times New Roman" w:hAnsi="Aptos"/>
                <w:szCs w:val="20"/>
              </w:rPr>
              <w:br/>
              <w:t>- Motor current and voltage</w:t>
            </w:r>
            <w:r w:rsidRPr="0056208B">
              <w:rPr>
                <w:rFonts w:ascii="Aptos" w:eastAsia="Times New Roman" w:hAnsi="Aptos"/>
                <w:szCs w:val="20"/>
              </w:rPr>
              <w:br/>
              <w:t>- Compressed air pressure</w:t>
            </w:r>
          </w:p>
        </w:tc>
      </w:tr>
    </w:tbl>
    <w:p w14:paraId="38926C61" w14:textId="77777777" w:rsidR="005B2E2E" w:rsidRPr="0056208B" w:rsidRDefault="005B2E2E" w:rsidP="00B5535E">
      <w:pPr>
        <w:pStyle w:val="Heading3numbered"/>
        <w:rPr>
          <w:shd w:val="clear" w:color="auto" w:fill="FFFFFF"/>
        </w:rPr>
      </w:pPr>
      <w:bookmarkStart w:id="3316" w:name="_Toc200492123"/>
      <w:bookmarkStart w:id="3317" w:name="_Toc202536156"/>
      <w:bookmarkStart w:id="3318" w:name="_Toc202536893"/>
      <w:r w:rsidRPr="0056208B">
        <w:rPr>
          <w:shd w:val="clear" w:color="auto" w:fill="FFFFFF"/>
        </w:rPr>
        <w:t>Refrigeration Cold Box (QRB)</w:t>
      </w:r>
      <w:bookmarkEnd w:id="3316"/>
      <w:bookmarkEnd w:id="3317"/>
      <w:bookmarkEnd w:id="3318"/>
    </w:p>
    <w:p w14:paraId="64549988" w14:textId="77777777" w:rsidR="005B2E2E" w:rsidRPr="0056208B" w:rsidRDefault="005B2E2E" w:rsidP="00B5535E">
      <w:pPr>
        <w:pStyle w:val="Heading40"/>
        <w:rPr>
          <w:lang w:val="en-GB"/>
        </w:rPr>
      </w:pPr>
      <w:bookmarkStart w:id="3319" w:name="_Toc200492124"/>
      <w:bookmarkStart w:id="3320" w:name="_Toc202536157"/>
      <w:r w:rsidRPr="0056208B">
        <w:rPr>
          <w:lang w:val="en-GB"/>
        </w:rPr>
        <w:t>General description</w:t>
      </w:r>
      <w:bookmarkEnd w:id="3319"/>
      <w:bookmarkEnd w:id="3320"/>
    </w:p>
    <w:p w14:paraId="1C92DD83" w14:textId="77777777" w:rsidR="005B2E2E" w:rsidRPr="0056208B" w:rsidRDefault="005B2E2E" w:rsidP="00AD7B7D">
      <w:pPr>
        <w:pStyle w:val="Supplementalinfo"/>
        <w:rPr>
          <w:sz w:val="20"/>
          <w:szCs w:val="24"/>
          <w:shd w:val="clear" w:color="auto" w:fill="FFFFFF"/>
        </w:rPr>
      </w:pPr>
      <w:r w:rsidRPr="0056208B">
        <w:rPr>
          <w:sz w:val="20"/>
          <w:szCs w:val="24"/>
          <w:shd w:val="clear" w:color="auto" w:fill="FFFFFF"/>
        </w:rPr>
        <w:t>The QRB comprises internal components and external components and produce</w:t>
      </w:r>
      <w:r w:rsidR="00852E54" w:rsidRPr="0056208B">
        <w:rPr>
          <w:sz w:val="20"/>
          <w:szCs w:val="24"/>
          <w:shd w:val="clear" w:color="auto" w:fill="FFFFFF"/>
        </w:rPr>
        <w:t>s</w:t>
      </w:r>
      <w:r w:rsidRPr="0056208B">
        <w:rPr>
          <w:sz w:val="20"/>
          <w:szCs w:val="24"/>
          <w:shd w:val="clear" w:color="auto" w:fill="FFFFFF"/>
        </w:rPr>
        <w:t xml:space="preserve"> the refrigeration power necessary to achieve the needs of the cryogenic users</w:t>
      </w:r>
      <w:r w:rsidR="00E50CBD" w:rsidRPr="0056208B">
        <w:rPr>
          <w:sz w:val="20"/>
          <w:szCs w:val="24"/>
          <w:shd w:val="clear" w:color="auto" w:fill="FFFFFF"/>
        </w:rPr>
        <w:t xml:space="preserve">.  </w:t>
      </w:r>
      <w:r w:rsidRPr="0056208B">
        <w:rPr>
          <w:sz w:val="20"/>
          <w:szCs w:val="24"/>
          <w:shd w:val="clear" w:color="auto" w:fill="FFFFFF"/>
        </w:rPr>
        <w:t xml:space="preserve">The QRB is coupled to the </w:t>
      </w:r>
      <w:r w:rsidR="00723DA0" w:rsidRPr="0056208B">
        <w:rPr>
          <w:sz w:val="20"/>
          <w:szCs w:val="24"/>
          <w:shd w:val="clear" w:color="auto" w:fill="FFFFFF"/>
        </w:rPr>
        <w:t>WCS</w:t>
      </w:r>
      <w:r w:rsidRPr="0056208B">
        <w:rPr>
          <w:sz w:val="20"/>
          <w:szCs w:val="24"/>
          <w:shd w:val="clear" w:color="auto" w:fill="FFFFFF"/>
        </w:rPr>
        <w:t xml:space="preserve"> and distributes the cryogenic flows to the Cryogenic Distribution System.</w:t>
      </w:r>
    </w:p>
    <w:p w14:paraId="49489BAB" w14:textId="57B80168" w:rsidR="005B2E2E" w:rsidRPr="0056208B" w:rsidRDefault="005B2E2E" w:rsidP="00575005">
      <w:pPr>
        <w:pStyle w:val="RequirementList"/>
      </w:pPr>
      <w:bookmarkStart w:id="3321" w:name="_Toc200492125"/>
      <w:r w:rsidRPr="0056208B">
        <w:t xml:space="preserve">The QRB shall be a horizontal cold box to fit with the building constraints (see </w:t>
      </w:r>
      <w:r w:rsidRPr="0056208B">
        <w:rPr>
          <w:rStyle w:val="Style1Char"/>
          <w:rFonts w:eastAsia="Calibri"/>
          <w:b/>
          <w:bCs/>
        </w:rPr>
        <w:fldChar w:fldCharType="begin"/>
      </w:r>
      <w:r w:rsidRPr="0056208B">
        <w:rPr>
          <w:rStyle w:val="Style1Char"/>
          <w:rFonts w:eastAsia="Calibri"/>
          <w:b/>
          <w:bCs/>
        </w:rPr>
        <w:instrText xml:space="preserve"> REF _Ref190767347 \h  \* MERGEFORMAT </w:instrText>
      </w:r>
      <w:r w:rsidRPr="0056208B">
        <w:rPr>
          <w:rStyle w:val="Style1Char"/>
          <w:rFonts w:eastAsia="Calibri"/>
          <w:b/>
          <w:bCs/>
        </w:rPr>
        <w:fldChar w:fldCharType="separate"/>
      </w:r>
      <w:r w:rsidR="00D62D30">
        <w:rPr>
          <w:rStyle w:val="Style1Char"/>
          <w:rFonts w:eastAsia="Calibri"/>
          <w:lang w:val="en-US"/>
        </w:rPr>
        <w:t>Error! Reference source not found.</w:t>
      </w:r>
      <w:r w:rsidRPr="0056208B">
        <w:rPr>
          <w:rStyle w:val="Style1Char"/>
          <w:rFonts w:eastAsia="Calibri"/>
          <w:b/>
          <w:bCs/>
        </w:rPr>
        <w:fldChar w:fldCharType="end"/>
      </w:r>
      <w:r w:rsidRPr="0056208B">
        <w:rPr>
          <w:rStyle w:val="Style1Char"/>
          <w:rFonts w:eastAsia="Calibri"/>
          <w:b/>
          <w:bCs/>
        </w:rPr>
        <w:t>)</w:t>
      </w:r>
      <w:r w:rsidRPr="0056208B">
        <w:t>.</w:t>
      </w:r>
      <w:bookmarkEnd w:id="3321"/>
    </w:p>
    <w:p w14:paraId="0188C7FD" w14:textId="77777777" w:rsidR="005B2E2E" w:rsidRPr="0056208B" w:rsidRDefault="005B2E2E" w:rsidP="00575005">
      <w:pPr>
        <w:pStyle w:val="RequirementList"/>
      </w:pPr>
      <w:bookmarkStart w:id="3322" w:name="_Toc200492126"/>
      <w:r w:rsidRPr="0056208B">
        <w:t>The QRB shall comprise the following internal components:</w:t>
      </w:r>
      <w:bookmarkEnd w:id="3322"/>
    </w:p>
    <w:p w14:paraId="776CF8B8" w14:textId="77777777" w:rsidR="005B2E2E" w:rsidRPr="0056208B" w:rsidRDefault="005B2E2E">
      <w:pPr>
        <w:pStyle w:val="RequirementList"/>
        <w:numPr>
          <w:ilvl w:val="0"/>
          <w:numId w:val="20"/>
        </w:numPr>
      </w:pPr>
      <w:bookmarkStart w:id="3323" w:name="_Toc200492127"/>
      <w:r w:rsidRPr="0056208B">
        <w:t>Heat exchangers</w:t>
      </w:r>
      <w:bookmarkEnd w:id="3323"/>
    </w:p>
    <w:p w14:paraId="2A8E9372" w14:textId="77777777" w:rsidR="005B2E2E" w:rsidRPr="0056208B" w:rsidRDefault="005B2E2E">
      <w:pPr>
        <w:pStyle w:val="RequirementList"/>
        <w:numPr>
          <w:ilvl w:val="0"/>
          <w:numId w:val="20"/>
        </w:numPr>
      </w:pPr>
      <w:bookmarkStart w:id="3324" w:name="_Toc200492128"/>
      <w:r w:rsidRPr="0056208B">
        <w:t>Turbines</w:t>
      </w:r>
      <w:bookmarkEnd w:id="3324"/>
    </w:p>
    <w:p w14:paraId="3ABB514F" w14:textId="77777777" w:rsidR="005B2E2E" w:rsidRPr="0056208B" w:rsidRDefault="005B2E2E">
      <w:pPr>
        <w:pStyle w:val="RequirementList"/>
        <w:numPr>
          <w:ilvl w:val="0"/>
          <w:numId w:val="20"/>
        </w:numPr>
      </w:pPr>
      <w:bookmarkStart w:id="3325" w:name="_Toc200492129"/>
      <w:r w:rsidRPr="0056208B">
        <w:t>Cold Compressors</w:t>
      </w:r>
      <w:bookmarkEnd w:id="3325"/>
    </w:p>
    <w:p w14:paraId="3F2B15D2" w14:textId="77777777" w:rsidR="005B2E2E" w:rsidRPr="0056208B" w:rsidRDefault="005B2E2E">
      <w:pPr>
        <w:pStyle w:val="RequirementList"/>
        <w:numPr>
          <w:ilvl w:val="0"/>
          <w:numId w:val="20"/>
        </w:numPr>
      </w:pPr>
      <w:bookmarkStart w:id="3326" w:name="_Toc200492130"/>
      <w:r w:rsidRPr="0056208B">
        <w:t>Piping</w:t>
      </w:r>
      <w:bookmarkEnd w:id="3326"/>
    </w:p>
    <w:p w14:paraId="72F0F61F" w14:textId="77777777" w:rsidR="005B2E2E" w:rsidRPr="0056208B" w:rsidRDefault="005B2E2E">
      <w:pPr>
        <w:pStyle w:val="RequirementList"/>
        <w:numPr>
          <w:ilvl w:val="0"/>
          <w:numId w:val="20"/>
        </w:numPr>
      </w:pPr>
      <w:bookmarkStart w:id="3327" w:name="_Toc200492131"/>
      <w:r w:rsidRPr="0056208B">
        <w:t>80 K dual bed adsorber</w:t>
      </w:r>
      <w:bookmarkEnd w:id="3327"/>
    </w:p>
    <w:p w14:paraId="211F057D" w14:textId="77777777" w:rsidR="005B2E2E" w:rsidRPr="0056208B" w:rsidRDefault="005B2E2E">
      <w:pPr>
        <w:pStyle w:val="RequirementList"/>
        <w:numPr>
          <w:ilvl w:val="0"/>
          <w:numId w:val="20"/>
        </w:numPr>
      </w:pPr>
      <w:bookmarkStart w:id="3328" w:name="_Toc200492132"/>
      <w:r w:rsidRPr="0056208B">
        <w:t>20 K single bed adsorber</w:t>
      </w:r>
      <w:bookmarkEnd w:id="3328"/>
    </w:p>
    <w:p w14:paraId="3E225A90" w14:textId="77777777" w:rsidR="005B2E2E" w:rsidRPr="0056208B" w:rsidRDefault="005B2E2E">
      <w:pPr>
        <w:pStyle w:val="RequirementList"/>
        <w:numPr>
          <w:ilvl w:val="0"/>
          <w:numId w:val="20"/>
        </w:numPr>
      </w:pPr>
      <w:bookmarkStart w:id="3329" w:name="_Toc200492133"/>
      <w:r w:rsidRPr="0056208B">
        <w:t>helium baths at 4.5 K and 2 K</w:t>
      </w:r>
      <w:bookmarkEnd w:id="3329"/>
    </w:p>
    <w:p w14:paraId="46F90B19" w14:textId="77777777" w:rsidR="005B2E2E" w:rsidRPr="0056208B" w:rsidRDefault="005B2E2E">
      <w:pPr>
        <w:pStyle w:val="RequirementList"/>
        <w:numPr>
          <w:ilvl w:val="0"/>
          <w:numId w:val="20"/>
        </w:numPr>
      </w:pPr>
      <w:bookmarkStart w:id="3330" w:name="_Toc200492134"/>
      <w:r w:rsidRPr="0056208B">
        <w:t>Filters</w:t>
      </w:r>
      <w:bookmarkEnd w:id="3330"/>
    </w:p>
    <w:p w14:paraId="5B2B8E2E" w14:textId="77777777" w:rsidR="005B2E2E" w:rsidRPr="0056208B" w:rsidRDefault="005B2E2E">
      <w:pPr>
        <w:pStyle w:val="RequirementList"/>
        <w:numPr>
          <w:ilvl w:val="0"/>
          <w:numId w:val="20"/>
        </w:numPr>
      </w:pPr>
      <w:bookmarkStart w:id="3331" w:name="_Toc200492135"/>
      <w:r w:rsidRPr="0056208B">
        <w:t>Heaters</w:t>
      </w:r>
      <w:bookmarkEnd w:id="3331"/>
    </w:p>
    <w:p w14:paraId="30FA5B38" w14:textId="77777777" w:rsidR="005B2E2E" w:rsidRPr="0056208B" w:rsidRDefault="005B2E2E">
      <w:pPr>
        <w:pStyle w:val="RequirementList"/>
        <w:numPr>
          <w:ilvl w:val="0"/>
          <w:numId w:val="20"/>
        </w:numPr>
      </w:pPr>
      <w:bookmarkStart w:id="3332" w:name="_Toc200492136"/>
      <w:r w:rsidRPr="0056208B">
        <w:t>Cryogenic valves</w:t>
      </w:r>
      <w:bookmarkEnd w:id="3332"/>
    </w:p>
    <w:p w14:paraId="0F8A4B63" w14:textId="77777777" w:rsidR="005B2E2E" w:rsidRPr="0056208B" w:rsidRDefault="005B2E2E">
      <w:pPr>
        <w:pStyle w:val="RequirementList"/>
        <w:numPr>
          <w:ilvl w:val="0"/>
          <w:numId w:val="20"/>
        </w:numPr>
      </w:pPr>
      <w:bookmarkStart w:id="3333" w:name="_Toc200492137"/>
      <w:r w:rsidRPr="0056208B">
        <w:t>Instrumentation</w:t>
      </w:r>
      <w:bookmarkEnd w:id="3333"/>
    </w:p>
    <w:p w14:paraId="477AD8DA" w14:textId="77777777" w:rsidR="005B2E2E" w:rsidRPr="0056208B" w:rsidRDefault="005B2E2E" w:rsidP="00575005">
      <w:pPr>
        <w:pStyle w:val="RequirementList"/>
      </w:pPr>
      <w:bookmarkStart w:id="3334" w:name="_Toc200492138"/>
      <w:r w:rsidRPr="0056208B">
        <w:t>The external components of the QRB shall be:</w:t>
      </w:r>
      <w:bookmarkEnd w:id="3334"/>
    </w:p>
    <w:p w14:paraId="4EDDEC66" w14:textId="77777777" w:rsidR="005B2E2E" w:rsidRPr="0056208B" w:rsidRDefault="005B2E2E">
      <w:pPr>
        <w:pStyle w:val="RequirementList"/>
        <w:numPr>
          <w:ilvl w:val="0"/>
          <w:numId w:val="20"/>
        </w:numPr>
      </w:pPr>
      <w:bookmarkStart w:id="3335" w:name="_Toc200492139"/>
      <w:r w:rsidRPr="0056208B">
        <w:t>Vacuum pumping system.</w:t>
      </w:r>
      <w:bookmarkEnd w:id="3335"/>
    </w:p>
    <w:p w14:paraId="32C2F0A7" w14:textId="77777777" w:rsidR="005B2E2E" w:rsidRPr="0056208B" w:rsidRDefault="005B2E2E">
      <w:pPr>
        <w:pStyle w:val="RequirementList"/>
        <w:numPr>
          <w:ilvl w:val="0"/>
          <w:numId w:val="20"/>
        </w:numPr>
      </w:pPr>
      <w:bookmarkStart w:id="3336" w:name="_Toc200492140"/>
      <w:r w:rsidRPr="0056208B">
        <w:t>Warm panel with warm valves and instrumentation.</w:t>
      </w:r>
      <w:bookmarkEnd w:id="3336"/>
    </w:p>
    <w:p w14:paraId="7B970A36" w14:textId="77777777" w:rsidR="005B2E2E" w:rsidRPr="0056208B" w:rsidRDefault="005B2E2E">
      <w:pPr>
        <w:pStyle w:val="RequirementList"/>
        <w:numPr>
          <w:ilvl w:val="0"/>
          <w:numId w:val="20"/>
        </w:numPr>
      </w:pPr>
      <w:bookmarkStart w:id="3337" w:name="_Toc200492141"/>
      <w:r w:rsidRPr="0056208B">
        <w:t>Piping and valves for purging and conditioning all the circuits.</w:t>
      </w:r>
      <w:bookmarkEnd w:id="3337"/>
    </w:p>
    <w:p w14:paraId="6C6FA7C2" w14:textId="77777777" w:rsidR="005B2E2E" w:rsidRPr="0056208B" w:rsidRDefault="005B2E2E">
      <w:pPr>
        <w:pStyle w:val="RequirementList"/>
        <w:numPr>
          <w:ilvl w:val="0"/>
          <w:numId w:val="20"/>
        </w:numPr>
      </w:pPr>
      <w:bookmarkStart w:id="3338" w:name="_Toc200492142"/>
      <w:r w:rsidRPr="0056208B">
        <w:t>Electrical cabinets.</w:t>
      </w:r>
      <w:bookmarkEnd w:id="3338"/>
    </w:p>
    <w:p w14:paraId="1283BE48" w14:textId="77777777" w:rsidR="005B2E2E" w:rsidRPr="0056208B" w:rsidRDefault="005B2E2E">
      <w:pPr>
        <w:pStyle w:val="RequirementList"/>
        <w:numPr>
          <w:ilvl w:val="0"/>
          <w:numId w:val="20"/>
        </w:numPr>
      </w:pPr>
      <w:bookmarkStart w:id="3339" w:name="_Toc200492143"/>
      <w:r w:rsidRPr="0056208B">
        <w:t>Safety valves.</w:t>
      </w:r>
      <w:bookmarkEnd w:id="3339"/>
    </w:p>
    <w:p w14:paraId="63278CEC" w14:textId="77777777" w:rsidR="005B2E2E" w:rsidRPr="0056208B" w:rsidRDefault="005B2E2E">
      <w:pPr>
        <w:pStyle w:val="RequirementList"/>
        <w:numPr>
          <w:ilvl w:val="0"/>
          <w:numId w:val="20"/>
        </w:numPr>
      </w:pPr>
      <w:bookmarkStart w:id="3340" w:name="_Toc200492144"/>
      <w:r w:rsidRPr="0056208B">
        <w:t xml:space="preserve">Helium guard </w:t>
      </w:r>
      <w:r w:rsidR="00E50CBD" w:rsidRPr="0056208B">
        <w:t>circuits.</w:t>
      </w:r>
      <w:bookmarkEnd w:id="3340"/>
    </w:p>
    <w:p w14:paraId="7F561F7C" w14:textId="77777777" w:rsidR="005B2E2E" w:rsidRPr="0056208B" w:rsidRDefault="005B2E2E">
      <w:pPr>
        <w:pStyle w:val="RequirementList"/>
        <w:numPr>
          <w:ilvl w:val="0"/>
          <w:numId w:val="20"/>
        </w:numPr>
      </w:pPr>
      <w:bookmarkStart w:id="3341" w:name="_Toc200492145"/>
      <w:r w:rsidRPr="0056208B">
        <w:t>Compressed air distribution.</w:t>
      </w:r>
      <w:bookmarkEnd w:id="3341"/>
    </w:p>
    <w:p w14:paraId="2602CB83" w14:textId="77777777" w:rsidR="005B2E2E" w:rsidRPr="0056208B" w:rsidRDefault="005B2E2E">
      <w:pPr>
        <w:pStyle w:val="RequirementList"/>
        <w:numPr>
          <w:ilvl w:val="0"/>
          <w:numId w:val="20"/>
        </w:numPr>
      </w:pPr>
      <w:bookmarkStart w:id="3342" w:name="_Toc200492146"/>
      <w:r w:rsidRPr="0056208B">
        <w:t>Coolers for turbines.</w:t>
      </w:r>
      <w:bookmarkEnd w:id="3342"/>
    </w:p>
    <w:p w14:paraId="544636FB" w14:textId="77777777" w:rsidR="005B2E2E" w:rsidRPr="0056208B" w:rsidRDefault="005B2E2E">
      <w:pPr>
        <w:pStyle w:val="RequirementList"/>
        <w:numPr>
          <w:ilvl w:val="0"/>
          <w:numId w:val="20"/>
        </w:numPr>
      </w:pPr>
      <w:bookmarkStart w:id="3343" w:name="_Toc200492147"/>
      <w:r w:rsidRPr="0056208B">
        <w:t>A platform for easy access to all the components located at the upper level.</w:t>
      </w:r>
      <w:bookmarkEnd w:id="3343"/>
    </w:p>
    <w:p w14:paraId="24B82595" w14:textId="77777777" w:rsidR="005B2E2E" w:rsidRPr="0056208B" w:rsidRDefault="005B2E2E">
      <w:pPr>
        <w:pStyle w:val="RequirementList"/>
        <w:numPr>
          <w:ilvl w:val="0"/>
          <w:numId w:val="20"/>
        </w:numPr>
      </w:pPr>
      <w:bookmarkStart w:id="3344" w:name="_Toc200492148"/>
      <w:r w:rsidRPr="0056208B">
        <w:t>Connection port to transfer liquid helium from QRB to external dewar or vice versa.</w:t>
      </w:r>
      <w:bookmarkEnd w:id="3344"/>
    </w:p>
    <w:p w14:paraId="47869C45" w14:textId="28561153" w:rsidR="005B2E2E" w:rsidRPr="0056208B" w:rsidRDefault="005B2E2E" w:rsidP="00575005">
      <w:pPr>
        <w:pStyle w:val="RequirementList"/>
        <w:rPr>
          <w:rStyle w:val="Style1Char"/>
          <w:rFonts w:ascii="Aptos" w:eastAsia="Calibri" w:hAnsi="Aptos"/>
          <w:b/>
          <w:bCs/>
        </w:rPr>
      </w:pPr>
      <w:bookmarkStart w:id="3345" w:name="_Toc200492149"/>
      <w:r w:rsidRPr="0056208B">
        <w:t>The Refrigeration Cold Box shall be installed in the Cold Box room</w:t>
      </w:r>
      <w:r w:rsidR="00702208" w:rsidRPr="0056208B">
        <w:t xml:space="preserve"> (</w:t>
      </w:r>
      <w:r w:rsidRPr="0056208B">
        <w:t xml:space="preserve">as described in </w:t>
      </w:r>
      <w:r w:rsidRPr="0056208B">
        <w:rPr>
          <w:rStyle w:val="Style1Char"/>
          <w:rFonts w:eastAsia="Calibri"/>
          <w:b/>
          <w:bCs/>
          <w:highlight w:val="yellow"/>
        </w:rPr>
        <w:fldChar w:fldCharType="begin"/>
      </w:r>
      <w:r w:rsidRPr="0056208B">
        <w:rPr>
          <w:rStyle w:val="Style1Char"/>
          <w:rFonts w:eastAsia="Calibri"/>
          <w:b/>
          <w:bCs/>
          <w:highlight w:val="yellow"/>
        </w:rPr>
        <w:instrText xml:space="preserve"> REF _Ref190781343 \r \h  \* MERGEFORMAT </w:instrText>
      </w:r>
      <w:r w:rsidRPr="0056208B">
        <w:rPr>
          <w:rStyle w:val="Style1Char"/>
          <w:rFonts w:eastAsia="Calibri"/>
          <w:b/>
          <w:bCs/>
          <w:highlight w:val="yellow"/>
        </w:rPr>
      </w:r>
      <w:r w:rsidRPr="0056208B">
        <w:rPr>
          <w:rStyle w:val="Style1Char"/>
          <w:rFonts w:eastAsia="Calibri"/>
          <w:b/>
          <w:bCs/>
          <w:highlight w:val="yellow"/>
        </w:rPr>
        <w:fldChar w:fldCharType="separate"/>
      </w:r>
      <w:r w:rsidR="00D62D30">
        <w:rPr>
          <w:rStyle w:val="Style1Char"/>
          <w:rFonts w:eastAsia="Calibri"/>
          <w:b/>
          <w:bCs/>
          <w:highlight w:val="yellow"/>
        </w:rPr>
        <w:t>3.6.3</w:t>
      </w:r>
      <w:r w:rsidRPr="0056208B">
        <w:rPr>
          <w:rStyle w:val="Style1Char"/>
          <w:rFonts w:eastAsia="Calibri"/>
          <w:b/>
          <w:bCs/>
          <w:highlight w:val="yellow"/>
        </w:rPr>
        <w:fldChar w:fldCharType="end"/>
      </w:r>
      <w:r w:rsidRPr="0056208B">
        <w:rPr>
          <w:rStyle w:val="Style1Char"/>
          <w:rFonts w:ascii="Aptos" w:eastAsia="Calibri" w:hAnsi="Aptos"/>
          <w:b/>
          <w:bCs/>
          <w:highlight w:val="yellow"/>
        </w:rPr>
        <w:t>.</w:t>
      </w:r>
      <w:bookmarkEnd w:id="3345"/>
      <w:r w:rsidR="00702208" w:rsidRPr="0056208B">
        <w:rPr>
          <w:highlight w:val="yellow"/>
        </w:rPr>
        <w:t>)</w:t>
      </w:r>
    </w:p>
    <w:p w14:paraId="1225E66D" w14:textId="77777777" w:rsidR="005B2E2E" w:rsidRPr="0056208B" w:rsidRDefault="005B2E2E" w:rsidP="00575005">
      <w:pPr>
        <w:pStyle w:val="RequirementList"/>
      </w:pPr>
      <w:bookmarkStart w:id="3346" w:name="_Toc200492150"/>
      <w:r w:rsidRPr="0056208B">
        <w:lastRenderedPageBreak/>
        <w:t xml:space="preserve">The final location of the QRB in the cold box room shall be agreed with </w:t>
      </w:r>
      <w:r w:rsidR="0085540D" w:rsidRPr="0056208B">
        <w:t>SCK CEN</w:t>
      </w:r>
      <w:r w:rsidRPr="0056208B">
        <w:t>.</w:t>
      </w:r>
      <w:bookmarkEnd w:id="3346"/>
    </w:p>
    <w:p w14:paraId="6E1C0712" w14:textId="77777777" w:rsidR="00766517" w:rsidRPr="0056208B" w:rsidRDefault="00702208" w:rsidP="000527F7">
      <w:pPr>
        <w:pStyle w:val="SysReq3"/>
        <w:rPr>
          <w:lang w:val="en-GB"/>
        </w:rPr>
      </w:pPr>
      <w:r w:rsidRPr="0056208B">
        <w:rPr>
          <w:lang w:val="en-GB"/>
        </w:rPr>
        <w:t xml:space="preserve">In the offer, the applicant shall </w:t>
      </w:r>
      <w:r w:rsidR="00766517" w:rsidRPr="0056208B">
        <w:rPr>
          <w:lang w:val="en-GB"/>
        </w:rPr>
        <w:t xml:space="preserve">provide a </w:t>
      </w:r>
      <w:r w:rsidRPr="0056208B">
        <w:rPr>
          <w:lang w:val="en-GB"/>
        </w:rPr>
        <w:t xml:space="preserve">3D MODEL with </w:t>
      </w:r>
      <w:r w:rsidR="00766517" w:rsidRPr="0056208B">
        <w:rPr>
          <w:lang w:val="en-GB"/>
        </w:rPr>
        <w:t>fudicial details for QRB-A/B/E/D</w:t>
      </w:r>
      <w:r w:rsidRPr="0056208B">
        <w:rPr>
          <w:lang w:val="en-GB"/>
        </w:rPr>
        <w:t xml:space="preserve"> – since </w:t>
      </w:r>
      <w:r w:rsidR="00766517" w:rsidRPr="0056208B">
        <w:rPr>
          <w:lang w:val="en-GB"/>
        </w:rPr>
        <w:t xml:space="preserve">interfacing QINFRA-A/B/D/E via the main cryogenic distribution header interconnecting the QRB with </w:t>
      </w:r>
    </w:p>
    <w:p w14:paraId="4C55507E" w14:textId="77777777" w:rsidR="00766517" w:rsidRPr="0056208B" w:rsidRDefault="00766517" w:rsidP="00DA4309">
      <w:pPr>
        <w:pStyle w:val="RequirementList"/>
        <w:numPr>
          <w:ilvl w:val="1"/>
          <w:numId w:val="15"/>
        </w:numPr>
        <w:rPr>
          <w:rFonts w:ascii="Segoe UI" w:hAnsi="Segoe UI" w:cs="Segoe UI"/>
          <w:sz w:val="20"/>
          <w:szCs w:val="20"/>
        </w:rPr>
      </w:pPr>
      <w:r w:rsidRPr="0056208B">
        <w:rPr>
          <w:rFonts w:ascii="Segoe UI" w:hAnsi="Segoe UI" w:cs="Segoe UI"/>
          <w:sz w:val="20"/>
          <w:szCs w:val="20"/>
        </w:rPr>
        <w:t>Initial implementation of 24</w:t>
      </w:r>
      <w:r w:rsidRPr="0056208B">
        <w:rPr>
          <w:rFonts w:ascii="Segoe UI" w:hAnsi="Segoe UI" w:cs="Segoe UI"/>
          <w:sz w:val="20"/>
          <w:szCs w:val="20"/>
          <w:vertAlign w:val="superscript"/>
        </w:rPr>
        <w:t>th</w:t>
      </w:r>
      <w:r w:rsidRPr="0056208B">
        <w:rPr>
          <w:rFonts w:ascii="Segoe UI" w:hAnsi="Segoe UI" w:cs="Segoe UI"/>
          <w:sz w:val="20"/>
          <w:szCs w:val="20"/>
        </w:rPr>
        <w:t xml:space="preserve"> instance of QCELL</w:t>
      </w:r>
    </w:p>
    <w:p w14:paraId="5AE4262C" w14:textId="77777777" w:rsidR="00766517" w:rsidRPr="0056208B" w:rsidRDefault="00766517" w:rsidP="00DA4309">
      <w:pPr>
        <w:pStyle w:val="RequirementList"/>
        <w:numPr>
          <w:ilvl w:val="1"/>
          <w:numId w:val="15"/>
        </w:numPr>
        <w:rPr>
          <w:rFonts w:ascii="Segoe UI" w:hAnsi="Segoe UI" w:cs="Segoe UI"/>
          <w:sz w:val="20"/>
          <w:szCs w:val="20"/>
        </w:rPr>
      </w:pPr>
      <w:r w:rsidRPr="0056208B">
        <w:rPr>
          <w:rFonts w:ascii="Segoe UI" w:hAnsi="Segoe UI" w:cs="Segoe UI"/>
          <w:sz w:val="20"/>
          <w:szCs w:val="20"/>
        </w:rPr>
        <w:t>Final implementation and thus 30</w:t>
      </w:r>
      <w:r w:rsidRPr="0056208B">
        <w:rPr>
          <w:rFonts w:ascii="Segoe UI" w:hAnsi="Segoe UI" w:cs="Segoe UI"/>
          <w:sz w:val="20"/>
          <w:szCs w:val="20"/>
          <w:vertAlign w:val="superscript"/>
        </w:rPr>
        <w:t>th</w:t>
      </w:r>
      <w:r w:rsidRPr="0056208B">
        <w:rPr>
          <w:rFonts w:ascii="Segoe UI" w:hAnsi="Segoe UI" w:cs="Segoe UI"/>
          <w:sz w:val="20"/>
          <w:szCs w:val="20"/>
        </w:rPr>
        <w:t xml:space="preserve"> instance of the QCELL</w:t>
      </w:r>
    </w:p>
    <w:p w14:paraId="53059187" w14:textId="01E83C7E" w:rsidR="00702208" w:rsidRPr="0056208B" w:rsidRDefault="00766517" w:rsidP="000527F7">
      <w:pPr>
        <w:pStyle w:val="SysReq3"/>
        <w:rPr>
          <w:lang w:val="en-GB"/>
        </w:rPr>
      </w:pPr>
      <w:r w:rsidRPr="0056208B">
        <w:rPr>
          <w:lang w:val="en-GB"/>
        </w:rPr>
        <w:t xml:space="preserve">Note that this constitutes a 6 times three (3) meter instance and thus 18 meters of pressure drop which is not present for (2), but the difference compared to the pressure drop in consecutive QVB vs header only deemed negligible </w:t>
      </w:r>
      <w:r w:rsidR="00702208" w:rsidRPr="0056208B">
        <w:rPr>
          <w:lang w:val="en-GB"/>
        </w:rPr>
        <w:t xml:space="preserve">main QLM header alignment critical </w:t>
      </w:r>
      <w:r w:rsidR="00352FF0" w:rsidRPr="0056208B">
        <w:rPr>
          <w:lang w:val="en-GB"/>
        </w:rPr>
        <w:t>and</w:t>
      </w:r>
      <w:r w:rsidR="00702208" w:rsidRPr="0056208B">
        <w:rPr>
          <w:lang w:val="en-GB"/>
        </w:rPr>
        <w:t xml:space="preserve"> the routing of pipes QINFRA-W, QINFRA-S, QINFRA-U, (which inte</w:t>
      </w:r>
      <w:r w:rsidR="00352FF0" w:rsidRPr="0056208B">
        <w:rPr>
          <w:lang w:val="en-GB"/>
        </w:rPr>
        <w:t>r</w:t>
      </w:r>
      <w:r w:rsidR="00702208" w:rsidRPr="0056208B">
        <w:rPr>
          <w:lang w:val="en-GB"/>
        </w:rPr>
        <w:t>face</w:t>
      </w:r>
      <w:r w:rsidR="00352FF0" w:rsidRPr="0056208B">
        <w:rPr>
          <w:lang w:val="en-GB"/>
        </w:rPr>
        <w:t>s</w:t>
      </w:r>
      <w:r w:rsidR="00702208" w:rsidRPr="0056208B">
        <w:rPr>
          <w:lang w:val="en-GB"/>
        </w:rPr>
        <w:t xml:space="preserve"> with QPLANT at QRB room and transfer of responsibility</w:t>
      </w:r>
      <w:r w:rsidR="00702208" w:rsidRPr="0056208B">
        <w:rPr>
          <w:lang w:val="en-GB"/>
        </w:rPr>
        <w:br/>
        <w:t>ALSO WCS-HP, WCS-LP and WCS-VLP</w:t>
      </w:r>
      <w:r w:rsidRPr="0056208B">
        <w:rPr>
          <w:lang w:val="en-GB"/>
        </w:rPr>
        <w:t>. The QRB-B pressure at the interface shall be &lt;= 27 mbar (with a total QDB pressure drop over ~150 m of QINFRA-B &lt;= 31 mbar</w:t>
      </w:r>
    </w:p>
    <w:p w14:paraId="17ACCF26" w14:textId="77777777" w:rsidR="005B2E2E" w:rsidRPr="0056208B" w:rsidRDefault="005B2E2E" w:rsidP="00B5535E">
      <w:pPr>
        <w:pStyle w:val="Heading40"/>
        <w:rPr>
          <w:lang w:val="en-GB"/>
        </w:rPr>
      </w:pPr>
      <w:bookmarkStart w:id="3347" w:name="_Toc200492151"/>
      <w:bookmarkStart w:id="3348" w:name="_Toc202536158"/>
      <w:r w:rsidRPr="0056208B">
        <w:rPr>
          <w:lang w:val="en-GB"/>
        </w:rPr>
        <w:t>General design requirements</w:t>
      </w:r>
      <w:bookmarkEnd w:id="3347"/>
      <w:bookmarkEnd w:id="3348"/>
    </w:p>
    <w:p w14:paraId="5B9395E2" w14:textId="6198CC13" w:rsidR="005A15B1" w:rsidRPr="0056208B" w:rsidRDefault="005A15B1" w:rsidP="00575005">
      <w:pPr>
        <w:pStyle w:val="RequirementList"/>
      </w:pPr>
      <w:bookmarkStart w:id="3349" w:name="_Toc200492153"/>
      <w:r w:rsidRPr="0056208B">
        <w:t xml:space="preserve">The Contractor may employ liquid-nitrogen pre-cooling between 300 K and 80 </w:t>
      </w:r>
      <w:r w:rsidR="00352FF0" w:rsidRPr="0056208B">
        <w:t xml:space="preserve">K.  </w:t>
      </w:r>
      <w:r w:rsidRPr="0056208B">
        <w:t>If liquid-nitrogen pre-cooling is adopted, the Contractor shall supply, integrate, and warrant all associated equipment, controls, and interfaces.</w:t>
      </w:r>
    </w:p>
    <w:p w14:paraId="47E9D7F7" w14:textId="329F7D44" w:rsidR="005A15B1" w:rsidRPr="0056208B" w:rsidRDefault="005A15B1" w:rsidP="000527F7">
      <w:pPr>
        <w:pStyle w:val="SysReq3"/>
        <w:rPr>
          <w:lang w:val="en-GB"/>
        </w:rPr>
      </w:pPr>
      <w:r w:rsidRPr="0056208B">
        <w:rPr>
          <w:lang w:val="en-GB"/>
        </w:rPr>
        <w:t xml:space="preserve">In the offer, the applicant shall </w:t>
      </w:r>
      <w:r w:rsidR="005A70F2" w:rsidRPr="0056208B">
        <w:rPr>
          <w:lang w:val="en-GB"/>
        </w:rPr>
        <w:t>submit</w:t>
      </w:r>
      <w:r w:rsidRPr="0056208B">
        <w:rPr>
          <w:lang w:val="en-GB"/>
        </w:rPr>
        <w:t xml:space="preserve"> a quantified techno-economic justification demonstrating overall benefit to QPLANT</w:t>
      </w:r>
      <w:r w:rsidR="00352FF0" w:rsidRPr="0056208B">
        <w:rPr>
          <w:lang w:val="en-GB"/>
        </w:rPr>
        <w:t xml:space="preserve">.  </w:t>
      </w:r>
      <w:r w:rsidRPr="0056208B">
        <w:rPr>
          <w:lang w:val="en-GB"/>
        </w:rPr>
        <w:t>The justification shall, as a minimum, include</w:t>
      </w:r>
      <w:r w:rsidRPr="0056208B">
        <w:rPr>
          <w:iCs/>
          <w:lang w:val="en-GB"/>
        </w:rPr>
        <w:t>:</w:t>
      </w:r>
    </w:p>
    <w:p w14:paraId="710F08E7" w14:textId="6BE7D897" w:rsidR="005A15B1" w:rsidRPr="0056208B" w:rsidRDefault="005A15B1">
      <w:pPr>
        <w:pStyle w:val="SysReq3"/>
        <w:numPr>
          <w:ilvl w:val="0"/>
          <w:numId w:val="54"/>
        </w:numPr>
        <w:rPr>
          <w:lang w:val="en-GB"/>
        </w:rPr>
      </w:pPr>
      <w:r w:rsidRPr="0056208B">
        <w:rPr>
          <w:lang w:val="en-GB"/>
        </w:rPr>
        <w:t>Capital-cost comparison (EUR</w:t>
      </w:r>
      <w:r w:rsidR="00352FF0" w:rsidRPr="0056208B">
        <w:rPr>
          <w:lang w:val="en-GB"/>
        </w:rPr>
        <w:t>).</w:t>
      </w:r>
    </w:p>
    <w:p w14:paraId="68D56E84" w14:textId="7B362763" w:rsidR="005A15B1" w:rsidRPr="0056208B" w:rsidRDefault="005A15B1">
      <w:pPr>
        <w:pStyle w:val="SysReq3"/>
        <w:numPr>
          <w:ilvl w:val="0"/>
          <w:numId w:val="54"/>
        </w:numPr>
        <w:rPr>
          <w:lang w:val="en-GB"/>
        </w:rPr>
      </w:pPr>
      <w:r w:rsidRPr="0056208B">
        <w:rPr>
          <w:lang w:val="en-GB"/>
        </w:rPr>
        <w:t>Operating-cost comparison (EUR per year), including liquid-nitrogen consumption expressed in kWh</w:t>
      </w:r>
      <w:r w:rsidRPr="0056208B">
        <w:rPr>
          <w:rFonts w:ascii="Arial" w:hAnsi="Arial" w:cs="Arial"/>
          <w:lang w:val="en-GB"/>
        </w:rPr>
        <w:t>ₑ</w:t>
      </w:r>
      <w:r w:rsidRPr="0056208B">
        <w:rPr>
          <w:lang w:val="en-GB"/>
        </w:rPr>
        <w:t xml:space="preserve"> equivalents and incorporated into the plant-efficiency calculation</w:t>
      </w:r>
      <w:r w:rsidRPr="0056208B">
        <w:rPr>
          <w:highlight w:val="yellow"/>
          <w:lang w:val="en-GB"/>
        </w:rPr>
        <w:t>;</w:t>
      </w:r>
    </w:p>
    <w:p w14:paraId="5EFDADAB" w14:textId="77777777" w:rsidR="005A15B1" w:rsidRPr="0056208B" w:rsidRDefault="005A15B1">
      <w:pPr>
        <w:pStyle w:val="SysReq3"/>
        <w:numPr>
          <w:ilvl w:val="0"/>
          <w:numId w:val="54"/>
        </w:numPr>
        <w:rPr>
          <w:lang w:val="en-GB"/>
        </w:rPr>
      </w:pPr>
      <w:r w:rsidRPr="0056208B">
        <w:rPr>
          <w:lang w:val="en-GB"/>
        </w:rPr>
        <w:t>Impact on delivery logistics and site reliability.</w:t>
      </w:r>
    </w:p>
    <w:p w14:paraId="23C76256" w14:textId="77777777" w:rsidR="005A15B1" w:rsidRPr="0056208B" w:rsidRDefault="005A15B1" w:rsidP="00575005">
      <w:pPr>
        <w:pStyle w:val="RequirementList"/>
      </w:pPr>
      <w:bookmarkStart w:id="3350" w:name="_Toc200492155"/>
      <w:bookmarkEnd w:id="3349"/>
      <w:bookmarkEnd w:id="3350"/>
      <w:r w:rsidRPr="0056208B">
        <w:t>A minimum of one (1) manual shut-off valve shall be installed on each process line connected to the WCS, upstream of the first cryogenic isolation device.</w:t>
      </w:r>
    </w:p>
    <w:p w14:paraId="331445C6" w14:textId="77777777" w:rsidR="005B2E2E" w:rsidRPr="0056208B" w:rsidRDefault="005B2E2E" w:rsidP="00B5535E">
      <w:pPr>
        <w:pStyle w:val="Heading40"/>
        <w:rPr>
          <w:lang w:val="en-GB"/>
        </w:rPr>
      </w:pPr>
      <w:bookmarkStart w:id="3351" w:name="_Toc200492156"/>
      <w:bookmarkStart w:id="3352" w:name="_Toc202536159"/>
      <w:r w:rsidRPr="0056208B">
        <w:rPr>
          <w:lang w:val="en-GB"/>
        </w:rPr>
        <w:t>Main components</w:t>
      </w:r>
      <w:bookmarkEnd w:id="3351"/>
      <w:bookmarkEnd w:id="3352"/>
    </w:p>
    <w:p w14:paraId="2BC5902D" w14:textId="77777777" w:rsidR="005B2E2E" w:rsidRPr="0056208B" w:rsidRDefault="005B2E2E" w:rsidP="00B5535E">
      <w:pPr>
        <w:pStyle w:val="Heading5numbered"/>
        <w:rPr>
          <w:shd w:val="clear" w:color="auto" w:fill="FFFFFF"/>
          <w:lang w:val="en-GB"/>
        </w:rPr>
      </w:pPr>
      <w:bookmarkStart w:id="3353" w:name="_Toc200492157"/>
      <w:bookmarkStart w:id="3354" w:name="_Toc202536160"/>
      <w:r w:rsidRPr="0056208B">
        <w:rPr>
          <w:shd w:val="clear" w:color="auto" w:fill="FFFFFF"/>
          <w:lang w:val="en-GB"/>
        </w:rPr>
        <w:t>Vacuum vessel</w:t>
      </w:r>
      <w:bookmarkEnd w:id="3353"/>
      <w:bookmarkEnd w:id="3354"/>
    </w:p>
    <w:p w14:paraId="5538E09E" w14:textId="77777777" w:rsidR="0010422E" w:rsidRPr="0056208B" w:rsidRDefault="0010422E" w:rsidP="00575005">
      <w:pPr>
        <w:pStyle w:val="RequirementList"/>
      </w:pPr>
      <w:bookmarkStart w:id="3355" w:name="_Toc200492160"/>
      <w:r w:rsidRPr="0056208B">
        <w:t xml:space="preserve">The vacuum vessel shall be designed for full internal vacuum (0 bara) and for an external overpressure of minimum 1.5 bar(g) unless otherwise justified by the safety study. </w:t>
      </w:r>
    </w:p>
    <w:p w14:paraId="020DF82D" w14:textId="77777777" w:rsidR="005B2E2E" w:rsidRPr="0056208B" w:rsidRDefault="005B2E2E" w:rsidP="00575005">
      <w:pPr>
        <w:pStyle w:val="RequirementList"/>
      </w:pPr>
      <w:r w:rsidRPr="0056208B">
        <w:t xml:space="preserve">The design of the passage of every line (cold or warm) connected to the QRB shall avoid any condensation or frost formation at the interfaces during any operation mode or any transition between operation modes of the </w:t>
      </w:r>
      <w:r w:rsidR="00947F24" w:rsidRPr="0056208B">
        <w:t>QPLANT</w:t>
      </w:r>
      <w:r w:rsidRPr="0056208B">
        <w:t>.</w:t>
      </w:r>
      <w:bookmarkEnd w:id="3355"/>
    </w:p>
    <w:p w14:paraId="6CF6839A" w14:textId="77777777" w:rsidR="005B2E2E" w:rsidRPr="0056208B" w:rsidRDefault="005B2E2E" w:rsidP="00575005">
      <w:pPr>
        <w:pStyle w:val="RequirementList"/>
      </w:pPr>
      <w:bookmarkStart w:id="3356" w:name="_Toc200492161"/>
      <w:r w:rsidRPr="0056208B">
        <w:t>The ports of the vacuum vessel carrying cold valves, turbines, transfer lines connections and instrumentation feedthrough shall be fabricated from stainless steel</w:t>
      </w:r>
      <w:r w:rsidR="00E50CBD" w:rsidRPr="0056208B">
        <w:t xml:space="preserve">.  </w:t>
      </w:r>
      <w:r w:rsidRPr="0056208B">
        <w:t>The vacuum vessel may be fabricated from mild steel.</w:t>
      </w:r>
      <w:bookmarkEnd w:id="3356"/>
    </w:p>
    <w:p w14:paraId="4823A00F" w14:textId="77777777" w:rsidR="005B2E2E" w:rsidRPr="0056208B" w:rsidRDefault="005B2E2E" w:rsidP="00575005">
      <w:pPr>
        <w:pStyle w:val="RequirementList"/>
      </w:pPr>
      <w:bookmarkStart w:id="3357" w:name="_Toc200492162"/>
      <w:r w:rsidRPr="0056208B">
        <w:t>The pumping port of vacuum vessels shall be designed to avoid the intake of any loose sheets of superinsulation into the vacuum pumps.</w:t>
      </w:r>
      <w:bookmarkEnd w:id="3357"/>
    </w:p>
    <w:p w14:paraId="19C04C9F" w14:textId="77777777" w:rsidR="005B2E2E" w:rsidRPr="0056208B" w:rsidRDefault="005B2E2E" w:rsidP="00575005">
      <w:pPr>
        <w:pStyle w:val="RequirementList"/>
      </w:pPr>
      <w:bookmarkStart w:id="3358" w:name="_Toc200492163"/>
      <w:r w:rsidRPr="0056208B">
        <w:t>The QRB shall be equipped with a vacuum barrier at the Cryogenic Distribution System interface.</w:t>
      </w:r>
      <w:bookmarkEnd w:id="3358"/>
    </w:p>
    <w:p w14:paraId="4B39E1C4" w14:textId="77777777" w:rsidR="005B2E2E" w:rsidRPr="0056208B" w:rsidRDefault="005B2E2E" w:rsidP="00B5535E">
      <w:pPr>
        <w:pStyle w:val="Heading5numbered"/>
        <w:rPr>
          <w:shd w:val="clear" w:color="auto" w:fill="FFFFFF"/>
          <w:lang w:val="en-GB"/>
        </w:rPr>
      </w:pPr>
      <w:bookmarkStart w:id="3359" w:name="_Toc200492164"/>
      <w:bookmarkStart w:id="3360" w:name="_Toc200492165"/>
      <w:bookmarkStart w:id="3361" w:name="_Toc202536161"/>
      <w:bookmarkEnd w:id="3359"/>
      <w:r w:rsidRPr="0056208B">
        <w:rPr>
          <w:shd w:val="clear" w:color="auto" w:fill="FFFFFF"/>
          <w:lang w:val="en-GB"/>
        </w:rPr>
        <w:t>Heat exchangers</w:t>
      </w:r>
      <w:bookmarkEnd w:id="3360"/>
      <w:bookmarkEnd w:id="3361"/>
    </w:p>
    <w:p w14:paraId="0696FE5D" w14:textId="77777777" w:rsidR="005B2E2E" w:rsidRPr="0056208B" w:rsidRDefault="00A97E1C" w:rsidP="00575005">
      <w:pPr>
        <w:pStyle w:val="RequirementList"/>
      </w:pPr>
      <w:bookmarkStart w:id="3362" w:name="_Toc200492166"/>
      <w:r w:rsidRPr="0056208B">
        <w:t>Aluminium</w:t>
      </w:r>
      <w:r w:rsidR="005B2E2E" w:rsidRPr="0056208B">
        <w:t xml:space="preserve"> plate fin heat exchangers shall be vacuum brazed</w:t>
      </w:r>
      <w:r w:rsidR="00E50CBD" w:rsidRPr="0056208B">
        <w:t xml:space="preserve">.  </w:t>
      </w:r>
      <w:r w:rsidR="005B2E2E" w:rsidRPr="0056208B">
        <w:t>Stainless steel heat exchangers shall be of all-welded construction.</w:t>
      </w:r>
      <w:bookmarkEnd w:id="3362"/>
    </w:p>
    <w:p w14:paraId="69A8F2C6" w14:textId="77777777" w:rsidR="005B2E2E" w:rsidRPr="0056208B" w:rsidRDefault="005B2E2E" w:rsidP="00575005">
      <w:pPr>
        <w:pStyle w:val="RequirementList"/>
      </w:pPr>
      <w:bookmarkStart w:id="3363" w:name="_Toc200492167"/>
      <w:r w:rsidRPr="0056208B">
        <w:t>For all heat exchangers, the type and origin of materials and transition pieces (</w:t>
      </w:r>
      <w:r w:rsidR="00A97E1C" w:rsidRPr="0056208B">
        <w:t>Aluminium</w:t>
      </w:r>
      <w:r w:rsidRPr="0056208B">
        <w:t>-Stainless Steel) shall be provided.</w:t>
      </w:r>
      <w:bookmarkEnd w:id="3363"/>
    </w:p>
    <w:p w14:paraId="11769097" w14:textId="77777777" w:rsidR="005B2E2E" w:rsidRPr="0056208B" w:rsidRDefault="005B2E2E" w:rsidP="00575005">
      <w:pPr>
        <w:pStyle w:val="RequirementList"/>
      </w:pPr>
      <w:bookmarkStart w:id="3364" w:name="_Toc200492168"/>
      <w:r w:rsidRPr="0056208B">
        <w:t>All heat exchangers operating below 20 K shall be arranged vertically with the warm end at the top.</w:t>
      </w:r>
      <w:bookmarkEnd w:id="3364"/>
    </w:p>
    <w:p w14:paraId="0C95B199" w14:textId="77777777" w:rsidR="005B2E2E" w:rsidRPr="0056208B" w:rsidRDefault="005B2E2E" w:rsidP="00575005">
      <w:pPr>
        <w:pStyle w:val="RequirementList"/>
      </w:pPr>
      <w:bookmarkStart w:id="3365" w:name="_Toc200492169"/>
      <w:r w:rsidRPr="0056208B">
        <w:t xml:space="preserve">A system on the first heat exchangers (between 300 K and 80 K) is required </w:t>
      </w:r>
      <w:r w:rsidR="00CA601A" w:rsidRPr="0056208B">
        <w:t>to</w:t>
      </w:r>
      <w:r w:rsidRPr="0056208B">
        <w:t xml:space="preserve"> warm up and regenerate it for frozen water removal in the HP sides</w:t>
      </w:r>
      <w:r w:rsidR="007A2C67" w:rsidRPr="0056208B">
        <w:t xml:space="preserve">.  </w:t>
      </w:r>
      <w:r w:rsidRPr="0056208B">
        <w:t xml:space="preserve">The differential pressure between inlet and outlet of the heat exchanger shall be measured </w:t>
      </w:r>
      <w:r w:rsidR="00CA601A" w:rsidRPr="0056208B">
        <w:t>to</w:t>
      </w:r>
      <w:r w:rsidRPr="0056208B">
        <w:t xml:space="preserve"> follow the pressure drop evolutions during operation.</w:t>
      </w:r>
      <w:bookmarkEnd w:id="3365"/>
    </w:p>
    <w:p w14:paraId="65CAEBA8" w14:textId="77777777" w:rsidR="005B2E2E" w:rsidRPr="0056208B" w:rsidRDefault="005B2E2E" w:rsidP="00575005">
      <w:pPr>
        <w:pStyle w:val="RequirementList"/>
      </w:pPr>
      <w:bookmarkStart w:id="3366" w:name="_Toc200492170"/>
      <w:r w:rsidRPr="0056208B">
        <w:lastRenderedPageBreak/>
        <w:t>In case of use of nitrogen for 80 K pre-cooling, a separated heat exchanger between nitrogen and HP helium flow shall be installed to avoid solidification of nitrogen in case of important return of cold helium flow in the LP stream.</w:t>
      </w:r>
      <w:bookmarkEnd w:id="3366"/>
    </w:p>
    <w:p w14:paraId="34BF8B43" w14:textId="77777777" w:rsidR="005B2E2E" w:rsidRPr="0056208B" w:rsidRDefault="005B2E2E" w:rsidP="00AC52BE">
      <w:pPr>
        <w:pStyle w:val="Heading5numbered"/>
        <w:keepNext/>
        <w:keepLines/>
        <w:ind w:left="1009" w:hanging="1009"/>
        <w:rPr>
          <w:shd w:val="clear" w:color="auto" w:fill="FFFFFF"/>
          <w:lang w:val="en-GB"/>
        </w:rPr>
      </w:pPr>
      <w:bookmarkStart w:id="3367" w:name="_Toc200492171"/>
      <w:bookmarkStart w:id="3368" w:name="_Toc200492172"/>
      <w:bookmarkStart w:id="3369" w:name="_Toc202536162"/>
      <w:bookmarkEnd w:id="3367"/>
      <w:r w:rsidRPr="0056208B">
        <w:rPr>
          <w:shd w:val="clear" w:color="auto" w:fill="FFFFFF"/>
          <w:lang w:val="en-GB"/>
        </w:rPr>
        <w:t>Turbines</w:t>
      </w:r>
      <w:bookmarkEnd w:id="3368"/>
      <w:bookmarkEnd w:id="3369"/>
    </w:p>
    <w:p w14:paraId="334E4D27" w14:textId="77777777" w:rsidR="005B2E2E" w:rsidRPr="0056208B" w:rsidRDefault="005B2E2E" w:rsidP="00575005">
      <w:pPr>
        <w:pStyle w:val="RequirementList"/>
      </w:pPr>
      <w:bookmarkStart w:id="3370" w:name="_Toc200492173"/>
      <w:r w:rsidRPr="0056208B">
        <w:t>Only turbines with gas lubricated or magnetic bearings are accepted.</w:t>
      </w:r>
      <w:bookmarkEnd w:id="3370"/>
    </w:p>
    <w:p w14:paraId="5DF29367" w14:textId="1980FE23" w:rsidR="005B2E2E" w:rsidRPr="0056208B" w:rsidRDefault="005B2E2E" w:rsidP="00575005">
      <w:pPr>
        <w:pStyle w:val="RequirementList"/>
      </w:pPr>
      <w:bookmarkStart w:id="3371" w:name="_Toc200492174"/>
      <w:r w:rsidRPr="0056208B">
        <w:t>The power extracted by the turbines shall be transferred to water cooled heat exchangers</w:t>
      </w:r>
      <w:r w:rsidR="00E50CBD" w:rsidRPr="0056208B">
        <w:t xml:space="preserve">.  </w:t>
      </w:r>
      <w:r w:rsidRPr="0056208B">
        <w:t>These exchangers shall have high resistance to corrosion</w:t>
      </w:r>
      <w:r w:rsidR="00E50CBD" w:rsidRPr="0056208B">
        <w:t xml:space="preserve">.  </w:t>
      </w:r>
      <w:r w:rsidRPr="0056208B">
        <w:t xml:space="preserve">Acceptable materials for the water channels are stainless steel and copper compatible with the water quality as described in </w:t>
      </w:r>
      <w:r w:rsidRPr="0056208B">
        <w:rPr>
          <w:rStyle w:val="AAReferencedChar"/>
          <w:rFonts w:ascii="Century Gothic" w:hAnsi="Century Gothic"/>
          <w:i w:val="0"/>
          <w:iCs w:val="0"/>
          <w:color w:val="auto"/>
          <w:sz w:val="18"/>
        </w:rPr>
        <w:fldChar w:fldCharType="begin"/>
      </w:r>
      <w:r w:rsidRPr="0056208B">
        <w:rPr>
          <w:rStyle w:val="AAReferencedChar"/>
          <w:rFonts w:ascii="Century Gothic" w:hAnsi="Century Gothic"/>
          <w:i w:val="0"/>
          <w:iCs w:val="0"/>
          <w:color w:val="auto"/>
          <w:sz w:val="18"/>
        </w:rPr>
        <w:instrText xml:space="preserve"> REF _Ref190780127 \r \h  \* MERGEFORMAT </w:instrText>
      </w:r>
      <w:r w:rsidRPr="0056208B">
        <w:rPr>
          <w:rStyle w:val="AAReferencedChar"/>
          <w:rFonts w:ascii="Century Gothic" w:hAnsi="Century Gothic"/>
          <w:i w:val="0"/>
          <w:iCs w:val="0"/>
          <w:color w:val="auto"/>
          <w:sz w:val="18"/>
        </w:rPr>
      </w:r>
      <w:r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i w:val="0"/>
          <w:iCs w:val="0"/>
          <w:color w:val="auto"/>
          <w:sz w:val="18"/>
        </w:rPr>
        <w:t>3.6.4.2</w:t>
      </w:r>
      <w:r w:rsidRPr="0056208B">
        <w:rPr>
          <w:rStyle w:val="AAReferencedChar"/>
          <w:rFonts w:ascii="Century Gothic" w:hAnsi="Century Gothic"/>
          <w:i w:val="0"/>
          <w:iCs w:val="0"/>
          <w:color w:val="auto"/>
          <w:sz w:val="18"/>
        </w:rPr>
        <w:fldChar w:fldCharType="end"/>
      </w:r>
      <w:r w:rsidR="00E50CBD" w:rsidRPr="0056208B">
        <w:t xml:space="preserve">.  </w:t>
      </w:r>
      <w:r w:rsidRPr="0056208B">
        <w:t>The water side shall give easy access for cleaning.</w:t>
      </w:r>
      <w:bookmarkEnd w:id="3371"/>
    </w:p>
    <w:p w14:paraId="3E0DC623" w14:textId="77777777" w:rsidR="005B2E2E" w:rsidRPr="0056208B" w:rsidRDefault="005B0450" w:rsidP="00575005">
      <w:pPr>
        <w:pStyle w:val="RequirementList"/>
      </w:pPr>
      <w:bookmarkStart w:id="3372" w:name="_Toc200492175"/>
      <w:r w:rsidRPr="0056208B">
        <w:t>To</w:t>
      </w:r>
      <w:r w:rsidR="005B2E2E" w:rsidRPr="0056208B">
        <w:t xml:space="preserve"> allow the easy exchange of turbine cartridges, the system shall include all the elements needed to isolate, warm up, purge and cool down each turbine</w:t>
      </w:r>
      <w:r w:rsidR="00E50CBD" w:rsidRPr="0056208B">
        <w:t xml:space="preserve">.  </w:t>
      </w:r>
      <w:r w:rsidR="005B2E2E" w:rsidRPr="0056208B">
        <w:t>This exchange shall be done in situ without warming up heat exchanger blocks</w:t>
      </w:r>
      <w:r w:rsidR="00E50CBD" w:rsidRPr="0056208B">
        <w:t xml:space="preserve">.  </w:t>
      </w:r>
      <w:r w:rsidR="005B2E2E" w:rsidRPr="0056208B">
        <w:t>Heating by circulation of gas is preferred to electrical heating for this application.</w:t>
      </w:r>
      <w:bookmarkEnd w:id="3372"/>
    </w:p>
    <w:p w14:paraId="3176FFE3" w14:textId="77777777" w:rsidR="005B2E2E" w:rsidRPr="0056208B" w:rsidRDefault="005B2E2E" w:rsidP="00575005">
      <w:pPr>
        <w:pStyle w:val="RequirementList"/>
      </w:pPr>
      <w:bookmarkStart w:id="3373" w:name="_Toc200492176"/>
      <w:r w:rsidRPr="0056208B">
        <w:t>Duration of the replacement of one turbine cartridge shall not exceed 3 hours.</w:t>
      </w:r>
      <w:bookmarkEnd w:id="3373"/>
    </w:p>
    <w:p w14:paraId="3D4372C5" w14:textId="77777777" w:rsidR="005B2E2E" w:rsidRPr="0056208B" w:rsidRDefault="005B2E2E" w:rsidP="00B5535E">
      <w:pPr>
        <w:pStyle w:val="Heading5numbered"/>
        <w:rPr>
          <w:shd w:val="clear" w:color="auto" w:fill="FFFFFF"/>
          <w:lang w:val="en-GB"/>
        </w:rPr>
      </w:pPr>
      <w:bookmarkStart w:id="3374" w:name="_Toc200492177"/>
      <w:bookmarkStart w:id="3375" w:name="_Toc200492178"/>
      <w:bookmarkStart w:id="3376" w:name="_Toc202536163"/>
      <w:bookmarkEnd w:id="3374"/>
      <w:r w:rsidRPr="0056208B">
        <w:rPr>
          <w:shd w:val="clear" w:color="auto" w:fill="FFFFFF"/>
          <w:lang w:val="en-GB"/>
        </w:rPr>
        <w:t>Cold Compressors</w:t>
      </w:r>
      <w:bookmarkEnd w:id="3375"/>
      <w:bookmarkEnd w:id="3376"/>
    </w:p>
    <w:p w14:paraId="5F96B818" w14:textId="77777777" w:rsidR="005B2E2E" w:rsidRPr="0056208B" w:rsidRDefault="005B2E2E" w:rsidP="00B5535E">
      <w:pPr>
        <w:rPr>
          <w:shd w:val="clear" w:color="auto" w:fill="FFFFFF"/>
        </w:rPr>
      </w:pPr>
      <w:r w:rsidRPr="0056208B">
        <w:rPr>
          <w:shd w:val="clear" w:color="auto" w:fill="FFFFFF"/>
        </w:rPr>
        <w:t>Cold compressors could be either located in the Refrigeration Cold Box considering as the baseline solution or located in a dedicated Cold Box with separate vacuum</w:t>
      </w:r>
    </w:p>
    <w:p w14:paraId="34216A54" w14:textId="77777777" w:rsidR="00395ABF" w:rsidRPr="0056208B" w:rsidRDefault="005B2E2E" w:rsidP="00575005">
      <w:pPr>
        <w:pStyle w:val="RequirementList"/>
      </w:pPr>
      <w:bookmarkStart w:id="3377" w:name="_Toc200492179"/>
      <w:r w:rsidRPr="0056208B">
        <w:t>To cope with the high reliability requirements, the technology shall be centrifugal compressor with active magnetic bearings.</w:t>
      </w:r>
      <w:bookmarkEnd w:id="3377"/>
    </w:p>
    <w:p w14:paraId="00F8EACB" w14:textId="77777777" w:rsidR="00395ABF" w:rsidRPr="0056208B" w:rsidRDefault="00CA601A" w:rsidP="00575005">
      <w:pPr>
        <w:pStyle w:val="RequirementList"/>
      </w:pPr>
      <w:bookmarkStart w:id="3378" w:name="_Toc200492180"/>
      <w:r w:rsidRPr="0056208B">
        <w:t>The Contactor shall provide the pressure fields (of the cold compressors)</w:t>
      </w:r>
      <w:r w:rsidR="00E50CBD" w:rsidRPr="0056208B">
        <w:t xml:space="preserve">.  </w:t>
      </w:r>
      <w:r w:rsidR="005B2E2E" w:rsidRPr="0056208B">
        <w:t>It represents the pressure ratio as a function of the reduced flow for different reduced iso-speeds</w:t>
      </w:r>
      <w:r w:rsidR="00E50CBD" w:rsidRPr="0056208B">
        <w:t xml:space="preserve">.  </w:t>
      </w:r>
      <w:r w:rsidR="005B2E2E" w:rsidRPr="0056208B">
        <w:t>The stall and choke lines shall be provided.</w:t>
      </w:r>
      <w:bookmarkEnd w:id="3378"/>
    </w:p>
    <w:p w14:paraId="68540BCA" w14:textId="77777777" w:rsidR="00395ABF" w:rsidRPr="0056208B" w:rsidRDefault="005B2E2E" w:rsidP="00575005">
      <w:pPr>
        <w:pStyle w:val="RequirementList"/>
      </w:pPr>
      <w:bookmarkStart w:id="3379" w:name="_Toc200492181"/>
      <w:r w:rsidRPr="0056208B">
        <w:t>Mass flow rate of helium shall be easily adjustable via rotation speed regulation using Variable Frequency Drive</w:t>
      </w:r>
      <w:r w:rsidR="00E50CBD" w:rsidRPr="0056208B">
        <w:t xml:space="preserve">.  </w:t>
      </w:r>
      <w:r w:rsidRPr="0056208B">
        <w:t>Rotational speed of the cold compressor shall include at least 10% speed margin with respect to the maximum value encountered in the different operation modes</w:t>
      </w:r>
      <w:r w:rsidR="007A2C67" w:rsidRPr="0056208B">
        <w:t xml:space="preserve">.  </w:t>
      </w:r>
      <w:r w:rsidRPr="0056208B">
        <w:t>The bearing system should allow the rotational speed of each cold circulator be lowered down to 30 % of nominal speed while remaining in the operational window.</w:t>
      </w:r>
      <w:bookmarkEnd w:id="3379"/>
    </w:p>
    <w:p w14:paraId="7B553E5D" w14:textId="20D5EAFC" w:rsidR="00395ABF" w:rsidRPr="0056208B" w:rsidRDefault="005A15B1" w:rsidP="00575005">
      <w:pPr>
        <w:pStyle w:val="RequirementList"/>
      </w:pPr>
      <w:bookmarkStart w:id="3380" w:name="_Toc200492182"/>
      <w:r w:rsidRPr="0056208B">
        <w:t xml:space="preserve">The Contractor shall submit detailed cool-down and start-up procedures for each cold compressor as part of deliverable </w:t>
      </w:r>
      <w:r w:rsidRPr="0056208B">
        <w:rPr>
          <w:highlight w:val="yellow"/>
        </w:rPr>
        <w:t>DD #7 (</w:t>
      </w:r>
      <w:r w:rsidRPr="0056208B">
        <w:t>Operating Manual)</w:t>
      </w:r>
      <w:r w:rsidR="00352FF0" w:rsidRPr="0056208B">
        <w:t xml:space="preserve">.  </w:t>
      </w:r>
      <w:r w:rsidRPr="0056208B">
        <w:t>The procedures shall be approved by SCK CEN before Factory Acceptance Tests.</w:t>
      </w:r>
      <w:bookmarkEnd w:id="3380"/>
    </w:p>
    <w:p w14:paraId="1046765E" w14:textId="77777777" w:rsidR="005B2E2E" w:rsidRPr="0056208B" w:rsidRDefault="005B2E2E" w:rsidP="00575005">
      <w:pPr>
        <w:pStyle w:val="RequirementList"/>
      </w:pPr>
      <w:bookmarkStart w:id="3381" w:name="_Toc200492183"/>
      <w:r w:rsidRPr="0056208B">
        <w:t xml:space="preserve">The supplied system shall allow inspection, </w:t>
      </w:r>
      <w:r w:rsidR="00E50CBD" w:rsidRPr="0056208B">
        <w:t>maintenance,</w:t>
      </w:r>
      <w:r w:rsidRPr="0056208B">
        <w:t xml:space="preserve"> and exchange of cold compressor</w:t>
      </w:r>
      <w:r w:rsidR="007A2C67" w:rsidRPr="0056208B">
        <w:t xml:space="preserve">.  </w:t>
      </w:r>
      <w:r w:rsidRPr="0056208B">
        <w:t>The intervention time including the warm-up and cold compressor exchange shall be less than 4 hours.</w:t>
      </w:r>
      <w:bookmarkEnd w:id="3381"/>
    </w:p>
    <w:p w14:paraId="42660AF9" w14:textId="77777777" w:rsidR="005B2E2E" w:rsidRPr="0056208B" w:rsidRDefault="005B2E2E" w:rsidP="00B5535E">
      <w:pPr>
        <w:pStyle w:val="Heading5numbered"/>
        <w:rPr>
          <w:shd w:val="clear" w:color="auto" w:fill="FFFFFF"/>
          <w:lang w:val="en-GB"/>
        </w:rPr>
      </w:pPr>
      <w:bookmarkStart w:id="3382" w:name="_Toc200492184"/>
      <w:bookmarkStart w:id="3383" w:name="_Toc202536164"/>
      <w:r w:rsidRPr="0056208B">
        <w:rPr>
          <w:shd w:val="clear" w:color="auto" w:fill="FFFFFF"/>
          <w:lang w:val="en-GB"/>
        </w:rPr>
        <w:t>Helium baths</w:t>
      </w:r>
      <w:bookmarkEnd w:id="3382"/>
      <w:bookmarkEnd w:id="3383"/>
    </w:p>
    <w:p w14:paraId="5FBFC2B4" w14:textId="77777777" w:rsidR="00395ABF" w:rsidRPr="0056208B" w:rsidRDefault="005B2E2E" w:rsidP="00575005">
      <w:pPr>
        <w:pStyle w:val="RequirementList"/>
      </w:pPr>
      <w:bookmarkStart w:id="3384" w:name="_Toc200492185"/>
      <w:r w:rsidRPr="0056208B">
        <w:t xml:space="preserve">Two helium phase separators shall be installed in the QRB: one at 2 K pumped by the cold circulators and one at 4.5 </w:t>
      </w:r>
      <w:r w:rsidR="00E50CBD" w:rsidRPr="0056208B">
        <w:t xml:space="preserve">K.  </w:t>
      </w:r>
      <w:r w:rsidRPr="0056208B">
        <w:t>The phase separators will contribute to the operation for the control of the cold compressor and for restart after a short break.</w:t>
      </w:r>
      <w:bookmarkEnd w:id="3384"/>
    </w:p>
    <w:p w14:paraId="5A9D61D5" w14:textId="77777777" w:rsidR="00395ABF" w:rsidRPr="0056208B" w:rsidRDefault="00F2140D" w:rsidP="00575005">
      <w:pPr>
        <w:pStyle w:val="RequirementList"/>
      </w:pPr>
      <w:bookmarkStart w:id="3385" w:name="_Toc200492186"/>
      <w:r w:rsidRPr="0056208B">
        <w:t xml:space="preserve">The </w:t>
      </w:r>
      <w:r w:rsidR="005B2E2E" w:rsidRPr="0056208B">
        <w:t>phase separators shall be sized to cope with the different operating modes and to perform the acceptance tests with stabilized levels</w:t>
      </w:r>
      <w:r w:rsidR="00E50CBD" w:rsidRPr="0056208B">
        <w:t xml:space="preserve">.  </w:t>
      </w:r>
      <w:r w:rsidR="005B2E2E" w:rsidRPr="0056208B">
        <w:t xml:space="preserve">The volume of the phase separators shall </w:t>
      </w:r>
      <w:r w:rsidR="004701D2" w:rsidRPr="0056208B">
        <w:t>subject to approval</w:t>
      </w:r>
      <w:r w:rsidR="005B2E2E" w:rsidRPr="0056208B">
        <w:t xml:space="preserve"> by </w:t>
      </w:r>
      <w:r w:rsidR="0085540D" w:rsidRPr="0056208B">
        <w:t>SCK CEN</w:t>
      </w:r>
      <w:r w:rsidR="005B2E2E" w:rsidRPr="0056208B">
        <w:t>.</w:t>
      </w:r>
      <w:bookmarkEnd w:id="3385"/>
    </w:p>
    <w:p w14:paraId="62BF1E8A" w14:textId="77777777" w:rsidR="00395ABF" w:rsidRPr="0056208B" w:rsidRDefault="005B2E2E" w:rsidP="00575005">
      <w:pPr>
        <w:pStyle w:val="RequirementList"/>
      </w:pPr>
      <w:bookmarkStart w:id="3386" w:name="_Toc200492187"/>
      <w:r w:rsidRPr="0056208B">
        <w:t xml:space="preserve">The phase separators shall be equipped with electrical heaters </w:t>
      </w:r>
      <w:r w:rsidR="00CA601A" w:rsidRPr="0056208B">
        <w:t>to</w:t>
      </w:r>
      <w:r w:rsidRPr="0056208B">
        <w:t xml:space="preserve"> adjust the level of liquid helium, to empty from liquid helium and potentially to perform acceptance tests of the </w:t>
      </w:r>
      <w:r w:rsidR="00947F24" w:rsidRPr="0056208B">
        <w:t>QPLANT</w:t>
      </w:r>
      <w:r w:rsidRPr="0056208B">
        <w:t>.</w:t>
      </w:r>
      <w:bookmarkEnd w:id="3386"/>
    </w:p>
    <w:p w14:paraId="59037F21" w14:textId="77777777" w:rsidR="00395ABF" w:rsidRPr="0056208B" w:rsidRDefault="00CA601A" w:rsidP="00575005">
      <w:pPr>
        <w:pStyle w:val="RequirementList"/>
      </w:pPr>
      <w:bookmarkStart w:id="3387" w:name="_Toc200492188"/>
      <w:r w:rsidRPr="0056208B">
        <w:t>To</w:t>
      </w:r>
      <w:r w:rsidR="005B2E2E" w:rsidRPr="0056208B">
        <w:t xml:space="preserve"> reduce gas velocity, a diffuser shall be installed at the inlet of the fluid coming from the final expansion valve into the phase separators.</w:t>
      </w:r>
      <w:bookmarkEnd w:id="3387"/>
    </w:p>
    <w:p w14:paraId="7630FD83" w14:textId="77777777" w:rsidR="005B2E2E" w:rsidRPr="0056208B" w:rsidRDefault="005B2E2E" w:rsidP="00575005">
      <w:pPr>
        <w:pStyle w:val="RequirementList"/>
      </w:pPr>
      <w:bookmarkStart w:id="3388" w:name="_Toc200492189"/>
      <w:r w:rsidRPr="0056208B">
        <w:t>Inlet and outlet of the phase separators shall be adequately spaced to avoid cross connection of the helium flows</w:t>
      </w:r>
      <w:r w:rsidR="00E50CBD" w:rsidRPr="0056208B">
        <w:t xml:space="preserve">.  </w:t>
      </w:r>
      <w:r w:rsidRPr="0056208B">
        <w:t xml:space="preserve">The drawings of the helium baths shall be </w:t>
      </w:r>
      <w:r w:rsidR="004701D2" w:rsidRPr="0056208B">
        <w:t xml:space="preserve">subject to approval </w:t>
      </w:r>
      <w:r w:rsidRPr="0056208B">
        <w:t xml:space="preserve">by </w:t>
      </w:r>
      <w:r w:rsidR="0085540D" w:rsidRPr="0056208B">
        <w:t>SCK CEN</w:t>
      </w:r>
      <w:r w:rsidRPr="0056208B">
        <w:t>.</w:t>
      </w:r>
      <w:bookmarkEnd w:id="3388"/>
    </w:p>
    <w:p w14:paraId="507A7357" w14:textId="77777777" w:rsidR="005B2E2E" w:rsidRPr="0056208B" w:rsidRDefault="005B2E2E" w:rsidP="00B5535E">
      <w:pPr>
        <w:pStyle w:val="Heading5numbered"/>
        <w:rPr>
          <w:shd w:val="clear" w:color="auto" w:fill="FFFFFF"/>
          <w:lang w:val="en-GB"/>
        </w:rPr>
      </w:pPr>
      <w:bookmarkStart w:id="3389" w:name="_Toc200492190"/>
      <w:bookmarkStart w:id="3390" w:name="_Toc202536165"/>
      <w:r w:rsidRPr="0056208B">
        <w:rPr>
          <w:shd w:val="clear" w:color="auto" w:fill="FFFFFF"/>
          <w:lang w:val="en-GB"/>
        </w:rPr>
        <w:t>Adsorbers</w:t>
      </w:r>
      <w:bookmarkEnd w:id="3389"/>
      <w:bookmarkEnd w:id="3390"/>
    </w:p>
    <w:p w14:paraId="04A7A80D" w14:textId="77777777" w:rsidR="00395ABF" w:rsidRPr="0056208B" w:rsidRDefault="005B2E2E" w:rsidP="00575005">
      <w:pPr>
        <w:pStyle w:val="RequirementList"/>
      </w:pPr>
      <w:bookmarkStart w:id="3391" w:name="_Toc200492191"/>
      <w:r w:rsidRPr="0056208B">
        <w:t>Two 80 K parallel switchable adsorbers to remove air impurities shall be installed with an operating temperature below 85 K during cold operation modes.</w:t>
      </w:r>
      <w:bookmarkEnd w:id="3391"/>
    </w:p>
    <w:p w14:paraId="2EE6AD3A" w14:textId="77777777" w:rsidR="00395ABF" w:rsidRPr="0056208B" w:rsidRDefault="005B2E2E" w:rsidP="00575005">
      <w:pPr>
        <w:pStyle w:val="RequirementList"/>
      </w:pPr>
      <w:bookmarkStart w:id="3392" w:name="_Toc200492192"/>
      <w:r w:rsidRPr="0056208B">
        <w:t xml:space="preserve">Each of these adsorbers shall be sized to purify the full HP compressors flow contaminated up to 50 ppm by volume of air during a time that shall be designed by the </w:t>
      </w:r>
      <w:r w:rsidR="00CB1438" w:rsidRPr="0056208B">
        <w:t>Contractor</w:t>
      </w:r>
      <w:r w:rsidRPr="0056208B">
        <w:t>.</w:t>
      </w:r>
      <w:bookmarkEnd w:id="3392"/>
    </w:p>
    <w:p w14:paraId="62904DE1" w14:textId="77777777" w:rsidR="00395ABF" w:rsidRPr="0056208B" w:rsidRDefault="001B6C41" w:rsidP="00575005">
      <w:pPr>
        <w:pStyle w:val="RequirementList"/>
      </w:pPr>
      <w:bookmarkStart w:id="3393" w:name="_Toc200492193"/>
      <w:r w:rsidRPr="0056208B">
        <w:t>The Contractor shall design the adsorption/regeneration time</w:t>
      </w:r>
      <w:r w:rsidR="005B2E2E" w:rsidRPr="0056208B">
        <w:t xml:space="preserve"> </w:t>
      </w:r>
      <w:r w:rsidR="00CA601A" w:rsidRPr="0056208B">
        <w:t>to</w:t>
      </w:r>
      <w:r w:rsidR="005B2E2E" w:rsidRPr="0056208B">
        <w:t xml:space="preserve"> guarantee continuous operation.</w:t>
      </w:r>
      <w:bookmarkEnd w:id="3393"/>
    </w:p>
    <w:p w14:paraId="55089956" w14:textId="77777777" w:rsidR="00395ABF" w:rsidRPr="0056208B" w:rsidRDefault="005B2E2E" w:rsidP="00575005">
      <w:pPr>
        <w:pStyle w:val="RequirementList"/>
      </w:pPr>
      <w:bookmarkStart w:id="3394" w:name="_Toc200492194"/>
      <w:r w:rsidRPr="0056208B">
        <w:lastRenderedPageBreak/>
        <w:t xml:space="preserve">The necessary equipment for fully automatic switching, </w:t>
      </w:r>
      <w:r w:rsidR="00E50CBD" w:rsidRPr="0056208B">
        <w:t>regeneration,</w:t>
      </w:r>
      <w:r w:rsidRPr="0056208B">
        <w:t xml:space="preserve"> and cool-down of the 80 K adsorber beds shall be included</w:t>
      </w:r>
      <w:r w:rsidR="007A2C67" w:rsidRPr="0056208B">
        <w:t xml:space="preserve">.  </w:t>
      </w:r>
      <w:r w:rsidRPr="0056208B">
        <w:t>A by-pass between outlet of switchable 80K adsorbers and LP line of the QRB shall be installed which could be used for helium purification.</w:t>
      </w:r>
      <w:bookmarkEnd w:id="3394"/>
    </w:p>
    <w:p w14:paraId="45EF67F6" w14:textId="77777777" w:rsidR="00395ABF" w:rsidRPr="0056208B" w:rsidRDefault="005B2E2E" w:rsidP="00575005">
      <w:pPr>
        <w:pStyle w:val="RequirementList"/>
      </w:pPr>
      <w:bookmarkStart w:id="3395" w:name="_Toc200492195"/>
      <w:r w:rsidRPr="0056208B">
        <w:t>One single 20 K adsorber operating below 25 K during cold operation modes shall be installed to remove from the process cycle the remaining impurities of neon and hydrogen.</w:t>
      </w:r>
      <w:bookmarkEnd w:id="3395"/>
    </w:p>
    <w:p w14:paraId="0C741B8B" w14:textId="77777777" w:rsidR="00395ABF" w:rsidRPr="0056208B" w:rsidRDefault="005B2E2E" w:rsidP="00575005">
      <w:pPr>
        <w:pStyle w:val="RequirementList"/>
      </w:pPr>
      <w:bookmarkStart w:id="3396" w:name="_Toc200492196"/>
      <w:r w:rsidRPr="0056208B">
        <w:t>This 20 K adsorber shall be sized to retain impurities of the full helium flow contaminated up to 1 ppm by volume of hydrogen and neon each, for a duration of at least 200 hours.</w:t>
      </w:r>
      <w:bookmarkEnd w:id="3396"/>
    </w:p>
    <w:p w14:paraId="5D51486F" w14:textId="77777777" w:rsidR="00395ABF" w:rsidRPr="0056208B" w:rsidRDefault="005B2E2E" w:rsidP="00575005">
      <w:pPr>
        <w:pStyle w:val="RequirementList"/>
      </w:pPr>
      <w:bookmarkStart w:id="3397" w:name="_Toc200492197"/>
      <w:r w:rsidRPr="0056208B">
        <w:t>The necessary equipment for fully automatic regeneration of this 20 K adsorber bed shall be supplied</w:t>
      </w:r>
      <w:r w:rsidR="00E50CBD" w:rsidRPr="0056208B">
        <w:t xml:space="preserve">.  </w:t>
      </w:r>
      <w:r w:rsidRPr="0056208B">
        <w:t>It shall be possible to regenerate and re-cool the contaminated adsorber with the QRB operating within 12 hours.</w:t>
      </w:r>
      <w:bookmarkEnd w:id="3397"/>
    </w:p>
    <w:p w14:paraId="1254B939" w14:textId="77777777" w:rsidR="00395ABF" w:rsidRPr="0056208B" w:rsidRDefault="005B2E2E" w:rsidP="00575005">
      <w:pPr>
        <w:pStyle w:val="RequirementList"/>
      </w:pPr>
      <w:bookmarkStart w:id="3398" w:name="_Toc200492198"/>
      <w:r w:rsidRPr="0056208B">
        <w:t>All adsorbers shall be equipped with a by-pass allowing to pass the full helium mass flow rates relevant for all operating modes.</w:t>
      </w:r>
      <w:bookmarkEnd w:id="3398"/>
    </w:p>
    <w:p w14:paraId="57526C97" w14:textId="77777777" w:rsidR="00395ABF" w:rsidRPr="0056208B" w:rsidRDefault="005B2E2E" w:rsidP="00575005">
      <w:pPr>
        <w:pStyle w:val="RequirementList"/>
      </w:pPr>
      <w:bookmarkStart w:id="3399" w:name="_Toc200492199"/>
      <w:r w:rsidRPr="0056208B">
        <w:t>The design of the adsorbers shall allow access for the periodic change of the adsorbent.</w:t>
      </w:r>
      <w:bookmarkEnd w:id="3399"/>
    </w:p>
    <w:p w14:paraId="101CAF21" w14:textId="77777777" w:rsidR="00395ABF" w:rsidRPr="0056208B" w:rsidRDefault="005B2E2E" w:rsidP="00575005">
      <w:pPr>
        <w:pStyle w:val="RequirementList"/>
      </w:pPr>
      <w:bookmarkStart w:id="3400" w:name="_Toc200492200"/>
      <w:r w:rsidRPr="0056208B">
        <w:t>The design of the adsorbers shall avoid any movement of the adsorbent and any emission of dust</w:t>
      </w:r>
      <w:r w:rsidR="00E50CBD" w:rsidRPr="0056208B">
        <w:t xml:space="preserve">.  </w:t>
      </w:r>
      <w:r w:rsidRPr="0056208B">
        <w:t>The adsorbent material shall be chemically and mechanically stable under any operating conditions.</w:t>
      </w:r>
      <w:bookmarkEnd w:id="3400"/>
    </w:p>
    <w:p w14:paraId="37774966" w14:textId="611B6166" w:rsidR="005B2E2E" w:rsidRPr="0056208B" w:rsidRDefault="005B2E2E" w:rsidP="00575005">
      <w:pPr>
        <w:pStyle w:val="RequirementList"/>
      </w:pPr>
      <w:bookmarkStart w:id="3401" w:name="_Toc200492201"/>
      <w:r w:rsidRPr="0056208B">
        <w:t>All adsorbers shall be also equipped with gas analysis ports (</w:t>
      </w:r>
      <w:r w:rsidRPr="0056208B">
        <w:rPr>
          <w:rStyle w:val="Style1Char"/>
          <w:rFonts w:eastAsia="Calibri"/>
        </w:rPr>
        <w:t>cfr</w:t>
      </w:r>
      <w:r w:rsidR="00E50CBD" w:rsidRPr="0056208B">
        <w:rPr>
          <w:rStyle w:val="Style1Char"/>
          <w:rFonts w:eastAsia="Calibri"/>
        </w:rPr>
        <w:t xml:space="preserve">.  </w:t>
      </w:r>
      <w:r w:rsidR="00395ABF" w:rsidRPr="0056208B">
        <w:rPr>
          <w:rStyle w:val="Style1Char"/>
          <w:rFonts w:eastAsia="Calibri"/>
        </w:rPr>
        <w:fldChar w:fldCharType="begin"/>
      </w:r>
      <w:r w:rsidR="00395ABF" w:rsidRPr="0056208B">
        <w:rPr>
          <w:rStyle w:val="Style1Char"/>
          <w:rFonts w:eastAsia="Calibri"/>
        </w:rPr>
        <w:instrText xml:space="preserve"> REF _Ref190781745 \r \h  \* MERGEFORMAT </w:instrText>
      </w:r>
      <w:r w:rsidR="00395ABF" w:rsidRPr="0056208B">
        <w:rPr>
          <w:rStyle w:val="Style1Char"/>
          <w:rFonts w:eastAsia="Calibri"/>
        </w:rPr>
      </w:r>
      <w:r w:rsidR="00395ABF" w:rsidRPr="0056208B">
        <w:rPr>
          <w:rStyle w:val="Style1Char"/>
          <w:rFonts w:eastAsia="Calibri"/>
        </w:rPr>
        <w:fldChar w:fldCharType="separate"/>
      </w:r>
      <w:r w:rsidR="00D62D30">
        <w:rPr>
          <w:rStyle w:val="Style1Char"/>
          <w:rFonts w:eastAsia="Calibri"/>
        </w:rPr>
        <w:t>0</w:t>
      </w:r>
      <w:r w:rsidR="00395ABF" w:rsidRPr="0056208B">
        <w:rPr>
          <w:rStyle w:val="Style1Char"/>
          <w:rFonts w:eastAsia="Calibri"/>
        </w:rPr>
        <w:fldChar w:fldCharType="end"/>
      </w:r>
      <w:r w:rsidRPr="0056208B">
        <w:t>).</w:t>
      </w:r>
      <w:bookmarkEnd w:id="3401"/>
    </w:p>
    <w:p w14:paraId="7647A1AC" w14:textId="77777777" w:rsidR="005B2E2E" w:rsidRPr="0056208B" w:rsidRDefault="005B2E2E" w:rsidP="00B5535E">
      <w:pPr>
        <w:pStyle w:val="Heading5numbered"/>
        <w:rPr>
          <w:shd w:val="clear" w:color="auto" w:fill="FFFFFF"/>
          <w:lang w:val="en-GB"/>
        </w:rPr>
      </w:pPr>
      <w:bookmarkStart w:id="3402" w:name="_Toc200492202"/>
      <w:bookmarkStart w:id="3403" w:name="_Toc202536166"/>
      <w:r w:rsidRPr="0056208B">
        <w:rPr>
          <w:shd w:val="clear" w:color="auto" w:fill="FFFFFF"/>
          <w:lang w:val="en-GB"/>
        </w:rPr>
        <w:t>Filters</w:t>
      </w:r>
      <w:bookmarkEnd w:id="3402"/>
      <w:bookmarkEnd w:id="3403"/>
    </w:p>
    <w:p w14:paraId="35123899" w14:textId="77777777" w:rsidR="00395ABF" w:rsidRPr="0056208B" w:rsidRDefault="005B2E2E" w:rsidP="00575005">
      <w:pPr>
        <w:pStyle w:val="RequirementList"/>
      </w:pPr>
      <w:bookmarkStart w:id="3404" w:name="_Toc200492203"/>
      <w:r w:rsidRPr="0056208B">
        <w:t xml:space="preserve">Downstream of each adsorber bed, a 10 </w:t>
      </w:r>
      <w:r w:rsidR="00395ABF" w:rsidRPr="0056208B">
        <w:t></w:t>
      </w:r>
      <w:r w:rsidRPr="0056208B">
        <w:t>m wire mesh filter shall be installed</w:t>
      </w:r>
      <w:r w:rsidR="007A2C67" w:rsidRPr="0056208B">
        <w:t xml:space="preserve">.  </w:t>
      </w:r>
      <w:r w:rsidRPr="0056208B">
        <w:t xml:space="preserve">Filters of 10 </w:t>
      </w:r>
      <w:r w:rsidR="00A51C0A" w:rsidRPr="0056208B">
        <w:t>µ</w:t>
      </w:r>
      <w:r w:rsidRPr="0056208B">
        <w:t>m retention ability shall be installed at the inlet of turbines</w:t>
      </w:r>
      <w:r w:rsidR="007A2C67" w:rsidRPr="0056208B">
        <w:t xml:space="preserve">.  </w:t>
      </w:r>
      <w:r w:rsidRPr="0056208B">
        <w:t xml:space="preserve">The </w:t>
      </w:r>
      <w:r w:rsidR="00CB1438" w:rsidRPr="0056208B">
        <w:t>Contractor</w:t>
      </w:r>
      <w:r w:rsidRPr="0056208B">
        <w:t xml:space="preserve"> shall decide the number and positions of any additional filters required.</w:t>
      </w:r>
      <w:bookmarkEnd w:id="3404"/>
    </w:p>
    <w:p w14:paraId="17121BD4" w14:textId="778F4ED7" w:rsidR="00395ABF" w:rsidRPr="0056208B" w:rsidRDefault="005B2E2E" w:rsidP="00575005">
      <w:pPr>
        <w:pStyle w:val="RequirementList"/>
      </w:pPr>
      <w:bookmarkStart w:id="3405" w:name="_Toc200492204"/>
      <w:r w:rsidRPr="0056208B">
        <w:t xml:space="preserve">All filters shall be accessible for cleaning and purging in a way to be proposed by the </w:t>
      </w:r>
      <w:r w:rsidR="00CB1438" w:rsidRPr="0056208B">
        <w:t>Contractor</w:t>
      </w:r>
      <w:r w:rsidRPr="0056208B">
        <w:t xml:space="preserve"> considering the operation scenario requirements</w:t>
      </w:r>
      <w:r w:rsidR="00395ABF" w:rsidRPr="0056208B">
        <w:t xml:space="preserve"> (</w:t>
      </w:r>
      <w:r w:rsidR="00142342" w:rsidRPr="0056208B">
        <w:rPr>
          <w:rStyle w:val="Style1Char"/>
          <w:rFonts w:eastAsia="Calibri"/>
        </w:rPr>
        <w:fldChar w:fldCharType="begin"/>
      </w:r>
      <w:r w:rsidR="00142342" w:rsidRPr="0056208B">
        <w:rPr>
          <w:rStyle w:val="Style1Char"/>
          <w:rFonts w:eastAsia="Calibri"/>
        </w:rPr>
        <w:instrText xml:space="preserve"> REF _Ref191381700 \r \h </w:instrText>
      </w:r>
      <w:r w:rsidR="00FB79A6" w:rsidRPr="0056208B">
        <w:rPr>
          <w:rStyle w:val="Style1Char"/>
          <w:rFonts w:eastAsia="Calibri"/>
        </w:rPr>
        <w:instrText xml:space="preserve"> \* MERGEFORMAT </w:instrText>
      </w:r>
      <w:r w:rsidR="00142342" w:rsidRPr="0056208B">
        <w:rPr>
          <w:rStyle w:val="Style1Char"/>
          <w:rFonts w:eastAsia="Calibri"/>
        </w:rPr>
      </w:r>
      <w:r w:rsidR="00142342" w:rsidRPr="0056208B">
        <w:rPr>
          <w:rStyle w:val="Style1Char"/>
          <w:rFonts w:eastAsia="Calibri"/>
        </w:rPr>
        <w:fldChar w:fldCharType="separate"/>
      </w:r>
      <w:r w:rsidR="00D62D30">
        <w:rPr>
          <w:rStyle w:val="Style1Char"/>
          <w:rFonts w:eastAsia="Calibri"/>
        </w:rPr>
        <w:t>3.2.1</w:t>
      </w:r>
      <w:r w:rsidR="00142342" w:rsidRPr="0056208B">
        <w:rPr>
          <w:rStyle w:val="Style1Char"/>
          <w:rFonts w:eastAsia="Calibri"/>
        </w:rPr>
        <w:fldChar w:fldCharType="end"/>
      </w:r>
      <w:r w:rsidRPr="0056208B">
        <w:t>)</w:t>
      </w:r>
      <w:r w:rsidR="00E50CBD" w:rsidRPr="0056208B">
        <w:t xml:space="preserve">.  </w:t>
      </w:r>
      <w:r w:rsidRPr="0056208B">
        <w:t>On the vacuum vessel, openings shall be installed to allow access to the filters to be changed</w:t>
      </w:r>
      <w:r w:rsidR="00E50CBD" w:rsidRPr="0056208B">
        <w:t xml:space="preserve">.  </w:t>
      </w:r>
      <w:r w:rsidRPr="0056208B">
        <w:t>All filters are to be designed such that no dust collected can fall into the connected piping during replacement.</w:t>
      </w:r>
      <w:bookmarkEnd w:id="3405"/>
    </w:p>
    <w:p w14:paraId="2CC24A1E" w14:textId="77777777" w:rsidR="005B2E2E" w:rsidRPr="0056208B" w:rsidRDefault="005B2E2E" w:rsidP="00B5535E">
      <w:pPr>
        <w:pStyle w:val="Heading5numbered"/>
        <w:rPr>
          <w:shd w:val="clear" w:color="auto" w:fill="FFFFFF"/>
          <w:lang w:val="en-GB"/>
        </w:rPr>
      </w:pPr>
      <w:bookmarkStart w:id="3406" w:name="_Toc200492205"/>
      <w:bookmarkStart w:id="3407" w:name="_Toc200492206"/>
      <w:bookmarkStart w:id="3408" w:name="_Toc202536167"/>
      <w:bookmarkEnd w:id="3406"/>
      <w:r w:rsidRPr="0056208B">
        <w:rPr>
          <w:shd w:val="clear" w:color="auto" w:fill="FFFFFF"/>
          <w:lang w:val="en-GB"/>
        </w:rPr>
        <w:t>Heaters</w:t>
      </w:r>
      <w:bookmarkEnd w:id="3407"/>
      <w:bookmarkEnd w:id="3408"/>
    </w:p>
    <w:p w14:paraId="34A219EB" w14:textId="0E2CC73E" w:rsidR="00395ABF" w:rsidRPr="0056208B" w:rsidRDefault="005B2E2E" w:rsidP="00575005">
      <w:pPr>
        <w:pStyle w:val="RequirementList"/>
      </w:pPr>
      <w:bookmarkStart w:id="3409" w:name="_Toc200492207"/>
      <w:r w:rsidRPr="0056208B">
        <w:t xml:space="preserve">The </w:t>
      </w:r>
      <w:r w:rsidR="00CB1438" w:rsidRPr="0056208B">
        <w:t>Contractor</w:t>
      </w:r>
      <w:r w:rsidRPr="0056208B">
        <w:t xml:space="preserve"> shall install heaters wherever necessary to permit a full warm-up of all the circuits, including cryogenic distribution and the cryomodules as described in</w:t>
      </w:r>
      <w:r w:rsidR="00395ABF" w:rsidRPr="0056208B">
        <w:t xml:space="preserve"> </w:t>
      </w:r>
      <w:r w:rsidR="00395ABF" w:rsidRPr="0056208B">
        <w:rPr>
          <w:rStyle w:val="AAReferencedChar"/>
          <w:rFonts w:ascii="Century Gothic" w:hAnsi="Century Gothic"/>
          <w:i w:val="0"/>
          <w:iCs w:val="0"/>
          <w:color w:val="auto"/>
          <w:sz w:val="18"/>
        </w:rPr>
        <w:fldChar w:fldCharType="begin"/>
      </w:r>
      <w:r w:rsidR="00395ABF" w:rsidRPr="0056208B">
        <w:rPr>
          <w:rStyle w:val="AAReferencedChar"/>
          <w:rFonts w:ascii="Century Gothic" w:hAnsi="Century Gothic"/>
          <w:i w:val="0"/>
          <w:iCs w:val="0"/>
          <w:color w:val="auto"/>
          <w:sz w:val="18"/>
        </w:rPr>
        <w:instrText xml:space="preserve"> REF _Ref190782008 \r \h </w:instrText>
      </w:r>
      <w:r w:rsidR="00FB79A6" w:rsidRPr="0056208B">
        <w:rPr>
          <w:rStyle w:val="AAReferencedChar"/>
          <w:rFonts w:ascii="Century Gothic" w:hAnsi="Century Gothic"/>
          <w:i w:val="0"/>
          <w:iCs w:val="0"/>
          <w:color w:val="auto"/>
          <w:sz w:val="18"/>
        </w:rPr>
        <w:instrText xml:space="preserve"> \* MERGEFORMAT </w:instrText>
      </w:r>
      <w:r w:rsidR="00395ABF" w:rsidRPr="0056208B">
        <w:rPr>
          <w:rStyle w:val="AAReferencedChar"/>
          <w:rFonts w:ascii="Century Gothic" w:hAnsi="Century Gothic"/>
          <w:i w:val="0"/>
          <w:iCs w:val="0"/>
          <w:color w:val="auto"/>
          <w:sz w:val="18"/>
        </w:rPr>
      </w:r>
      <w:r w:rsidR="00395ABF"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i w:val="0"/>
          <w:iCs w:val="0"/>
          <w:color w:val="auto"/>
          <w:sz w:val="18"/>
        </w:rPr>
        <w:t>0</w:t>
      </w:r>
      <w:r w:rsidR="00395ABF" w:rsidRPr="0056208B">
        <w:rPr>
          <w:rStyle w:val="AAReferencedChar"/>
          <w:rFonts w:ascii="Century Gothic" w:hAnsi="Century Gothic"/>
          <w:i w:val="0"/>
          <w:iCs w:val="0"/>
          <w:color w:val="auto"/>
          <w:sz w:val="18"/>
        </w:rPr>
        <w:fldChar w:fldCharType="end"/>
      </w:r>
      <w:r w:rsidR="007A2C67" w:rsidRPr="0056208B">
        <w:t xml:space="preserve">.  </w:t>
      </w:r>
      <w:r w:rsidRPr="0056208B">
        <w:t>Heaters shall also be</w:t>
      </w:r>
      <w:r w:rsidR="00E83E58" w:rsidRPr="0056208B">
        <w:t xml:space="preserve"> used to</w:t>
      </w:r>
      <w:r w:rsidRPr="0056208B">
        <w:t xml:space="preserve"> demonstrate the </w:t>
      </w:r>
      <w:r w:rsidR="00947F24" w:rsidRPr="0056208B">
        <w:t>QPLANT</w:t>
      </w:r>
      <w:r w:rsidRPr="0056208B">
        <w:t xml:space="preserve"> performance during the Acceptance Tests.</w:t>
      </w:r>
      <w:bookmarkEnd w:id="3409"/>
    </w:p>
    <w:p w14:paraId="49C92EFA" w14:textId="77777777" w:rsidR="00A51C0A" w:rsidRPr="0056208B" w:rsidRDefault="00A51C0A" w:rsidP="00575005">
      <w:pPr>
        <w:pStyle w:val="RequirementList"/>
      </w:pPr>
      <w:bookmarkStart w:id="3410" w:name="_Toc200492209"/>
      <w:r w:rsidRPr="0056208B">
        <w:t>The Contractor shall specify the installed heating capacity (kW) and physical location of every heater and shall obtain SCK CEN approval to verify integration compatibility and fitness for purpose.</w:t>
      </w:r>
    </w:p>
    <w:p w14:paraId="461C0828" w14:textId="77777777" w:rsidR="00395ABF" w:rsidRPr="0056208B" w:rsidRDefault="005B2E2E" w:rsidP="00575005">
      <w:pPr>
        <w:pStyle w:val="RequirementList"/>
      </w:pPr>
      <w:r w:rsidRPr="0056208B">
        <w:t>Heaters and associated electrical wiring shall be designed to minimize the heat loads to cold surfaces using necessary thermalization and optimized wiring diameters.</w:t>
      </w:r>
      <w:bookmarkEnd w:id="3410"/>
    </w:p>
    <w:p w14:paraId="3C71D07B" w14:textId="618BD73E" w:rsidR="005B2E2E" w:rsidRPr="0056208B" w:rsidRDefault="005B2E2E" w:rsidP="00575005">
      <w:pPr>
        <w:pStyle w:val="RequirementList"/>
      </w:pPr>
      <w:bookmarkStart w:id="3411" w:name="_Toc200492210"/>
      <w:r w:rsidRPr="0056208B">
        <w:t>For heaters located in helium phase separators, redundancy and easy replacement shall be considered in line with the requirement</w:t>
      </w:r>
      <w:r w:rsidR="00DB4648" w:rsidRPr="0056208B">
        <w:t xml:space="preserve"> </w:t>
      </w:r>
      <w:r w:rsidR="00DB4648" w:rsidRPr="0056208B">
        <w:fldChar w:fldCharType="begin"/>
      </w:r>
      <w:r w:rsidR="00DB4648" w:rsidRPr="0056208B">
        <w:instrText xml:space="preserve"> REF _Ref192502870 \r \h </w:instrText>
      </w:r>
      <w:r w:rsidR="00FB79A6" w:rsidRPr="0056208B">
        <w:instrText xml:space="preserve"> \* MERGEFORMAT </w:instrText>
      </w:r>
      <w:r w:rsidR="00DB4648" w:rsidRPr="0056208B">
        <w:fldChar w:fldCharType="separate"/>
      </w:r>
      <w:r w:rsidR="00D62D30">
        <w:t>RTM-066</w:t>
      </w:r>
      <w:r w:rsidR="00DB4648" w:rsidRPr="0056208B">
        <w:fldChar w:fldCharType="end"/>
      </w:r>
      <w:r w:rsidRPr="0056208B">
        <w:t>.</w:t>
      </w:r>
      <w:bookmarkEnd w:id="3411"/>
    </w:p>
    <w:p w14:paraId="452EA8F5" w14:textId="77777777" w:rsidR="00395ABF" w:rsidRPr="0056208B" w:rsidRDefault="00395ABF" w:rsidP="00B5535E">
      <w:pPr>
        <w:pStyle w:val="Heading40"/>
        <w:rPr>
          <w:lang w:val="en-GB"/>
        </w:rPr>
      </w:pPr>
      <w:bookmarkStart w:id="3412" w:name="_Toc200492211"/>
      <w:bookmarkStart w:id="3413" w:name="_Ref190781745"/>
      <w:bookmarkStart w:id="3414" w:name="_Toc200492212"/>
      <w:bookmarkStart w:id="3415" w:name="_Toc202536168"/>
      <w:bookmarkEnd w:id="3412"/>
      <w:r w:rsidRPr="0056208B">
        <w:rPr>
          <w:lang w:val="en-GB"/>
        </w:rPr>
        <w:t>Measuring Points</w:t>
      </w:r>
      <w:bookmarkEnd w:id="3413"/>
      <w:bookmarkEnd w:id="3414"/>
      <w:bookmarkEnd w:id="3415"/>
    </w:p>
    <w:p w14:paraId="2A14910D" w14:textId="599F2280" w:rsidR="00702208" w:rsidRPr="0056208B" w:rsidRDefault="00702208" w:rsidP="00575005">
      <w:pPr>
        <w:pStyle w:val="RequirementList"/>
      </w:pPr>
      <w:r w:rsidRPr="0056208B">
        <w:t xml:space="preserve">The Contractor shall install, calibrate, and make available to the </w:t>
      </w:r>
      <w:r w:rsidR="00D97476" w:rsidRPr="0056208B">
        <w:t>QPLANT:CIS</w:t>
      </w:r>
      <w:r w:rsidRPr="0056208B">
        <w:t xml:space="preserve"> all measuring points required for safe operation, control, and protection of the QRB</w:t>
      </w:r>
      <w:r w:rsidR="00352FF0" w:rsidRPr="0056208B">
        <w:t xml:space="preserve">.  </w:t>
      </w:r>
      <w:r w:rsidRPr="0056208B">
        <w:t>At a minimum, the Contractor shall implement the measuring points listed in</w:t>
      </w:r>
      <w:r w:rsidR="00B157B3" w:rsidRPr="0056208B">
        <w:rPr>
          <w:rStyle w:val="Style1Char"/>
          <w:rFonts w:eastAsia="Calibri"/>
        </w:rPr>
        <w:t xml:space="preserve"> </w:t>
      </w:r>
      <w:r w:rsidR="00B157B3" w:rsidRPr="0056208B">
        <w:rPr>
          <w:rStyle w:val="Style1Char"/>
          <w:rFonts w:eastAsia="Calibri"/>
        </w:rPr>
        <w:fldChar w:fldCharType="begin"/>
      </w:r>
      <w:r w:rsidR="00B157B3" w:rsidRPr="0056208B">
        <w:rPr>
          <w:rStyle w:val="Style1Char"/>
          <w:rFonts w:eastAsia="Calibri"/>
        </w:rPr>
        <w:instrText xml:space="preserve"> REF _Ref184110805 \h  \* MERGEFORMAT </w:instrText>
      </w:r>
      <w:r w:rsidR="00B157B3" w:rsidRPr="0056208B">
        <w:rPr>
          <w:rStyle w:val="Style1Char"/>
          <w:rFonts w:eastAsia="Calibri"/>
        </w:rPr>
      </w:r>
      <w:r w:rsidR="00B157B3" w:rsidRPr="0056208B">
        <w:rPr>
          <w:rStyle w:val="Style1Char"/>
          <w:rFonts w:eastAsia="Calibri"/>
        </w:rPr>
        <w:fldChar w:fldCharType="separate"/>
      </w:r>
      <w:r w:rsidR="00D62D30" w:rsidRPr="00D62D30">
        <w:rPr>
          <w:rStyle w:val="Style1Char"/>
          <w:rFonts w:eastAsia="Calibri"/>
        </w:rPr>
        <w:t>Table 8</w:t>
      </w:r>
      <w:r w:rsidR="00B157B3" w:rsidRPr="0056208B">
        <w:rPr>
          <w:rStyle w:val="Style1Char"/>
          <w:rFonts w:eastAsia="Calibri"/>
        </w:rPr>
        <w:fldChar w:fldCharType="end"/>
      </w:r>
      <w:r w:rsidRPr="0056208B">
        <w:t xml:space="preserve">. </w:t>
      </w:r>
      <w:r w:rsidR="00330932" w:rsidRPr="0056208B">
        <w:t xml:space="preserve"> </w:t>
      </w:r>
      <w:r w:rsidRPr="0056208B">
        <w:t xml:space="preserve">All signals shall be exploitable by the </w:t>
      </w:r>
      <w:r w:rsidR="00D97476" w:rsidRPr="0056208B">
        <w:t>QPLANT:CIS</w:t>
      </w:r>
      <w:r w:rsidRPr="0056208B">
        <w:t>, logged at a rate ≤ 1</w:t>
      </w:r>
      <w:r w:rsidRPr="0056208B">
        <w:rPr>
          <w:rFonts w:ascii="Arial" w:hAnsi="Arial" w:cs="Arial"/>
        </w:rPr>
        <w:t> </w:t>
      </w:r>
      <w:r w:rsidRPr="0056208B">
        <w:t>Hz, and designed for continuous operation.</w:t>
      </w:r>
    </w:p>
    <w:p w14:paraId="720D7596" w14:textId="6D1B2108" w:rsidR="00395ABF" w:rsidRPr="0056208B" w:rsidRDefault="00395ABF" w:rsidP="00702208">
      <w:pPr>
        <w:pStyle w:val="Captioncentered"/>
        <w:rPr>
          <w:lang w:val="en-GB"/>
        </w:rPr>
      </w:pPr>
      <w:bookmarkStart w:id="3416" w:name="_Ref184110805"/>
      <w:bookmarkStart w:id="3417" w:name="_Toc201310418"/>
      <w:bookmarkStart w:id="3418" w:name="_Ref202006390"/>
      <w:bookmarkStart w:id="3419" w:name="_Toc209530026"/>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8</w:t>
      </w:r>
      <w:r w:rsidRPr="0056208B">
        <w:rPr>
          <w:lang w:val="en-GB"/>
        </w:rPr>
        <w:fldChar w:fldCharType="end"/>
      </w:r>
      <w:bookmarkEnd w:id="3416"/>
      <w:r w:rsidRPr="0056208B">
        <w:rPr>
          <w:lang w:val="en-GB"/>
        </w:rPr>
        <w:t> </w:t>
      </w:r>
      <w:r w:rsidR="009514A3" w:rsidRPr="0056208B">
        <w:rPr>
          <w:lang w:val="en-GB"/>
        </w:rPr>
        <w:t>M</w:t>
      </w:r>
      <w:r w:rsidRPr="0056208B">
        <w:rPr>
          <w:lang w:val="en-GB"/>
        </w:rPr>
        <w:t xml:space="preserve">easuring </w:t>
      </w:r>
      <w:r w:rsidR="009514A3" w:rsidRPr="0056208B">
        <w:rPr>
          <w:lang w:val="en-GB"/>
        </w:rPr>
        <w:t>P</w:t>
      </w:r>
      <w:r w:rsidRPr="0056208B">
        <w:rPr>
          <w:lang w:val="en-GB"/>
        </w:rPr>
        <w:t>oints for QRB</w:t>
      </w:r>
      <w:bookmarkEnd w:id="3417"/>
      <w:bookmarkEnd w:id="3418"/>
      <w:bookmarkEnd w:id="3419"/>
    </w:p>
    <w:tbl>
      <w:tblPr>
        <w:tblStyle w:val="TableGrid2"/>
        <w:tblW w:w="0" w:type="auto"/>
        <w:jc w:val="center"/>
        <w:tblLook w:val="04A0" w:firstRow="1" w:lastRow="0" w:firstColumn="1" w:lastColumn="0" w:noHBand="0" w:noVBand="1"/>
      </w:tblPr>
      <w:tblGrid>
        <w:gridCol w:w="3170"/>
        <w:gridCol w:w="7090"/>
      </w:tblGrid>
      <w:tr w:rsidR="00A51C0A" w:rsidRPr="0056208B" w14:paraId="5A4F6089" w14:textId="77777777" w:rsidTr="00702208">
        <w:trPr>
          <w:jc w:val="center"/>
        </w:trPr>
        <w:tc>
          <w:tcPr>
            <w:tcW w:w="0" w:type="auto"/>
            <w:shd w:val="clear" w:color="auto" w:fill="EBD9ED" w:themeFill="accent2" w:themeFillTint="33"/>
            <w:hideMark/>
          </w:tcPr>
          <w:p w14:paraId="096501D8" w14:textId="77777777" w:rsidR="00A51C0A" w:rsidRPr="0056208B" w:rsidRDefault="00A51C0A" w:rsidP="00702208">
            <w:pPr>
              <w:pStyle w:val="AASemiBold"/>
              <w:jc w:val="center"/>
              <w:rPr>
                <w:rFonts w:ascii="Aptos" w:hAnsi="Aptos"/>
                <w:b/>
                <w:bCs/>
                <w:sz w:val="18"/>
                <w:szCs w:val="18"/>
              </w:rPr>
            </w:pPr>
            <w:r w:rsidRPr="0056208B">
              <w:rPr>
                <w:rFonts w:ascii="Aptos" w:hAnsi="Aptos"/>
                <w:b/>
                <w:bCs/>
                <w:sz w:val="18"/>
                <w:szCs w:val="18"/>
              </w:rPr>
              <w:t>Parameter</w:t>
            </w:r>
          </w:p>
        </w:tc>
        <w:tc>
          <w:tcPr>
            <w:tcW w:w="0" w:type="auto"/>
            <w:shd w:val="clear" w:color="auto" w:fill="EBD9ED" w:themeFill="accent2" w:themeFillTint="33"/>
            <w:hideMark/>
          </w:tcPr>
          <w:p w14:paraId="030462CF" w14:textId="77777777" w:rsidR="00A51C0A" w:rsidRPr="0056208B" w:rsidRDefault="00A51C0A" w:rsidP="00702208">
            <w:pPr>
              <w:pStyle w:val="AASemiBold"/>
              <w:jc w:val="center"/>
              <w:rPr>
                <w:rFonts w:ascii="Aptos" w:hAnsi="Aptos"/>
                <w:b/>
                <w:bCs/>
                <w:sz w:val="18"/>
                <w:szCs w:val="18"/>
              </w:rPr>
            </w:pPr>
            <w:r w:rsidRPr="0056208B">
              <w:rPr>
                <w:rFonts w:ascii="Aptos" w:hAnsi="Aptos"/>
                <w:b/>
                <w:bCs/>
                <w:sz w:val="18"/>
                <w:szCs w:val="18"/>
              </w:rPr>
              <w:t>Measurement Location(s)</w:t>
            </w:r>
          </w:p>
        </w:tc>
      </w:tr>
      <w:tr w:rsidR="00A51C0A" w:rsidRPr="0056208B" w14:paraId="38806ECA" w14:textId="77777777" w:rsidTr="00702208">
        <w:trPr>
          <w:jc w:val="center"/>
        </w:trPr>
        <w:tc>
          <w:tcPr>
            <w:tcW w:w="0" w:type="auto"/>
            <w:vAlign w:val="center"/>
            <w:hideMark/>
          </w:tcPr>
          <w:p w14:paraId="32375099" w14:textId="77777777" w:rsidR="00A51C0A" w:rsidRPr="0056208B" w:rsidRDefault="00A51C0A" w:rsidP="00702208">
            <w:pPr>
              <w:pStyle w:val="AASemiBold"/>
              <w:rPr>
                <w:rFonts w:ascii="Aptos" w:hAnsi="Aptos"/>
              </w:rPr>
            </w:pPr>
            <w:r w:rsidRPr="0056208B">
              <w:rPr>
                <w:rFonts w:ascii="Aptos" w:hAnsi="Aptos"/>
              </w:rPr>
              <w:t>Helium mass flow rate</w:t>
            </w:r>
          </w:p>
        </w:tc>
        <w:tc>
          <w:tcPr>
            <w:tcW w:w="0" w:type="auto"/>
            <w:vAlign w:val="center"/>
            <w:hideMark/>
          </w:tcPr>
          <w:p w14:paraId="0F1BCC7C"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Inlet HP stream of the QRB- Supply SHe from QRB to LINAC</w:t>
            </w:r>
            <w:r w:rsidR="00702208" w:rsidRPr="0056208B">
              <w:rPr>
                <w:rFonts w:ascii="Aptos" w:hAnsi="Aptos"/>
                <w:color w:val="000000" w:themeColor="text1"/>
              </w:rPr>
              <w:br/>
            </w:r>
            <w:r w:rsidRPr="0056208B">
              <w:rPr>
                <w:rFonts w:ascii="Aptos" w:hAnsi="Aptos"/>
                <w:color w:val="000000" w:themeColor="text1"/>
              </w:rPr>
              <w:t>- Coupler mass flow return</w:t>
            </w:r>
          </w:p>
        </w:tc>
      </w:tr>
      <w:tr w:rsidR="00A51C0A" w:rsidRPr="0056208B" w14:paraId="2580CE00" w14:textId="77777777" w:rsidTr="00702208">
        <w:trPr>
          <w:jc w:val="center"/>
        </w:trPr>
        <w:tc>
          <w:tcPr>
            <w:tcW w:w="0" w:type="auto"/>
            <w:vAlign w:val="center"/>
            <w:hideMark/>
          </w:tcPr>
          <w:p w14:paraId="322708A3" w14:textId="77777777" w:rsidR="00A51C0A" w:rsidRPr="0056208B" w:rsidRDefault="00A51C0A" w:rsidP="00702208">
            <w:pPr>
              <w:pStyle w:val="AASemiBold"/>
              <w:rPr>
                <w:rFonts w:ascii="Aptos" w:hAnsi="Aptos"/>
              </w:rPr>
            </w:pPr>
            <w:r w:rsidRPr="0056208B">
              <w:rPr>
                <w:rFonts w:ascii="Aptos" w:hAnsi="Aptos"/>
              </w:rPr>
              <w:t>Temperatures</w:t>
            </w:r>
          </w:p>
        </w:tc>
        <w:tc>
          <w:tcPr>
            <w:tcW w:w="0" w:type="auto"/>
            <w:vAlign w:val="center"/>
            <w:hideMark/>
          </w:tcPr>
          <w:p w14:paraId="1E83131C"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Inlets and outlets of the QRB</w:t>
            </w:r>
            <w:r w:rsidR="00702208" w:rsidRPr="0056208B">
              <w:rPr>
                <w:rFonts w:ascii="Aptos" w:hAnsi="Aptos"/>
                <w:color w:val="000000" w:themeColor="text1"/>
              </w:rPr>
              <w:br/>
            </w:r>
            <w:r w:rsidRPr="0056208B">
              <w:rPr>
                <w:rFonts w:ascii="Aptos" w:hAnsi="Aptos"/>
                <w:color w:val="000000" w:themeColor="text1"/>
              </w:rPr>
              <w:t>- Inlet and outlet of each turbine- HP outlet downstream 300</w:t>
            </w:r>
            <w:r w:rsidRPr="0056208B">
              <w:rPr>
                <w:rFonts w:ascii="Arial" w:hAnsi="Arial" w:cs="Arial"/>
                <w:color w:val="000000" w:themeColor="text1"/>
              </w:rPr>
              <w:t> </w:t>
            </w:r>
            <w:r w:rsidRPr="0056208B">
              <w:rPr>
                <w:rFonts w:ascii="Aptos" w:hAnsi="Aptos"/>
                <w:color w:val="000000" w:themeColor="text1"/>
              </w:rPr>
              <w:t>K–80</w:t>
            </w:r>
            <w:r w:rsidRPr="0056208B">
              <w:rPr>
                <w:rFonts w:ascii="Arial" w:hAnsi="Arial" w:cs="Arial"/>
                <w:color w:val="000000" w:themeColor="text1"/>
              </w:rPr>
              <w:t> </w:t>
            </w:r>
            <w:r w:rsidRPr="0056208B">
              <w:rPr>
                <w:rFonts w:ascii="Aptos" w:hAnsi="Aptos"/>
                <w:color w:val="000000" w:themeColor="text1"/>
              </w:rPr>
              <w:t>K precooling</w:t>
            </w:r>
            <w:r w:rsidR="00702208" w:rsidRPr="0056208B">
              <w:rPr>
                <w:rFonts w:ascii="Aptos" w:hAnsi="Aptos"/>
                <w:color w:val="000000" w:themeColor="text1"/>
              </w:rPr>
              <w:br/>
            </w:r>
            <w:r w:rsidRPr="0056208B">
              <w:rPr>
                <w:rFonts w:ascii="Aptos" w:hAnsi="Aptos"/>
                <w:color w:val="000000" w:themeColor="text1"/>
              </w:rPr>
              <w:t>- In each adsorber bed- Liquid helium baths</w:t>
            </w:r>
          </w:p>
        </w:tc>
      </w:tr>
      <w:tr w:rsidR="00A51C0A" w:rsidRPr="0056208B" w14:paraId="61C28E7E" w14:textId="77777777" w:rsidTr="00702208">
        <w:trPr>
          <w:jc w:val="center"/>
        </w:trPr>
        <w:tc>
          <w:tcPr>
            <w:tcW w:w="0" w:type="auto"/>
            <w:vAlign w:val="center"/>
            <w:hideMark/>
          </w:tcPr>
          <w:p w14:paraId="596B8BA6" w14:textId="77777777" w:rsidR="00A51C0A" w:rsidRPr="0056208B" w:rsidRDefault="00A51C0A" w:rsidP="00702208">
            <w:pPr>
              <w:pStyle w:val="AASemiBold"/>
              <w:rPr>
                <w:rFonts w:ascii="Aptos" w:hAnsi="Aptos"/>
              </w:rPr>
            </w:pPr>
            <w:r w:rsidRPr="0056208B">
              <w:rPr>
                <w:rFonts w:ascii="Aptos" w:hAnsi="Aptos"/>
              </w:rPr>
              <w:t>Pressure</w:t>
            </w:r>
          </w:p>
        </w:tc>
        <w:tc>
          <w:tcPr>
            <w:tcW w:w="0" w:type="auto"/>
            <w:vAlign w:val="center"/>
            <w:hideMark/>
          </w:tcPr>
          <w:p w14:paraId="0DD93B3F"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Inlets and outlets of the QRB</w:t>
            </w:r>
            <w:r w:rsidR="00702208" w:rsidRPr="0056208B">
              <w:rPr>
                <w:rFonts w:ascii="Aptos" w:hAnsi="Aptos"/>
                <w:color w:val="000000" w:themeColor="text1"/>
              </w:rPr>
              <w:br/>
            </w:r>
            <w:r w:rsidRPr="0056208B">
              <w:rPr>
                <w:rFonts w:ascii="Aptos" w:hAnsi="Aptos"/>
                <w:color w:val="000000" w:themeColor="text1"/>
              </w:rPr>
              <w:t>- Inlet and outlet of each turbine</w:t>
            </w:r>
            <w:r w:rsidR="00702208" w:rsidRPr="0056208B">
              <w:rPr>
                <w:rFonts w:ascii="Aptos" w:hAnsi="Aptos"/>
                <w:color w:val="000000" w:themeColor="text1"/>
              </w:rPr>
              <w:br/>
            </w:r>
            <w:r w:rsidRPr="0056208B">
              <w:rPr>
                <w:rFonts w:ascii="Aptos" w:hAnsi="Aptos"/>
                <w:color w:val="000000" w:themeColor="text1"/>
              </w:rPr>
              <w:lastRenderedPageBreak/>
              <w:t>- Outlet of each cold compressor</w:t>
            </w:r>
            <w:r w:rsidR="00702208" w:rsidRPr="0056208B">
              <w:rPr>
                <w:rFonts w:ascii="Aptos" w:hAnsi="Aptos"/>
                <w:color w:val="000000" w:themeColor="text1"/>
              </w:rPr>
              <w:br/>
            </w:r>
            <w:r w:rsidRPr="0056208B">
              <w:rPr>
                <w:rFonts w:ascii="Aptos" w:hAnsi="Aptos"/>
                <w:color w:val="000000" w:themeColor="text1"/>
              </w:rPr>
              <w:t>- In each adsorber bed</w:t>
            </w:r>
            <w:r w:rsidR="00702208" w:rsidRPr="0056208B">
              <w:rPr>
                <w:rFonts w:ascii="Aptos" w:hAnsi="Aptos"/>
                <w:color w:val="000000" w:themeColor="text1"/>
              </w:rPr>
              <w:br/>
            </w:r>
            <w:r w:rsidRPr="0056208B">
              <w:rPr>
                <w:rFonts w:ascii="Aptos" w:hAnsi="Aptos"/>
                <w:color w:val="000000" w:themeColor="text1"/>
              </w:rPr>
              <w:t>- Helium guard circuits (if any)</w:t>
            </w:r>
            <w:r w:rsidR="00702208" w:rsidRPr="0056208B">
              <w:rPr>
                <w:rFonts w:ascii="Aptos" w:hAnsi="Aptos"/>
                <w:color w:val="000000" w:themeColor="text1"/>
              </w:rPr>
              <w:br/>
            </w:r>
            <w:r w:rsidRPr="0056208B">
              <w:rPr>
                <w:rFonts w:ascii="Aptos" w:hAnsi="Aptos"/>
                <w:color w:val="000000" w:themeColor="text1"/>
              </w:rPr>
              <w:t>- Liquid helium baths- Water cooling circuit</w:t>
            </w:r>
          </w:p>
        </w:tc>
      </w:tr>
      <w:tr w:rsidR="00A51C0A" w:rsidRPr="0056208B" w14:paraId="3D61673D" w14:textId="77777777" w:rsidTr="00702208">
        <w:trPr>
          <w:jc w:val="center"/>
        </w:trPr>
        <w:tc>
          <w:tcPr>
            <w:tcW w:w="0" w:type="auto"/>
            <w:vAlign w:val="center"/>
            <w:hideMark/>
          </w:tcPr>
          <w:p w14:paraId="7FE150DC" w14:textId="77777777" w:rsidR="00A51C0A" w:rsidRPr="0056208B" w:rsidRDefault="00A51C0A" w:rsidP="00702208">
            <w:pPr>
              <w:pStyle w:val="AASemiBold"/>
              <w:rPr>
                <w:rFonts w:ascii="Aptos" w:hAnsi="Aptos"/>
              </w:rPr>
            </w:pPr>
            <w:r w:rsidRPr="0056208B">
              <w:rPr>
                <w:rFonts w:ascii="Aptos" w:hAnsi="Aptos"/>
              </w:rPr>
              <w:lastRenderedPageBreak/>
              <w:t>Differential pressure</w:t>
            </w:r>
          </w:p>
        </w:tc>
        <w:tc>
          <w:tcPr>
            <w:tcW w:w="0" w:type="auto"/>
            <w:vAlign w:val="center"/>
            <w:hideMark/>
          </w:tcPr>
          <w:p w14:paraId="01E80701"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Across each filter or set of parallel filters</w:t>
            </w:r>
            <w:r w:rsidR="00702208" w:rsidRPr="0056208B">
              <w:rPr>
                <w:rFonts w:ascii="Aptos" w:hAnsi="Aptos"/>
                <w:color w:val="000000" w:themeColor="text1"/>
              </w:rPr>
              <w:br/>
            </w:r>
            <w:r w:rsidRPr="0056208B">
              <w:rPr>
                <w:rFonts w:ascii="Aptos" w:hAnsi="Aptos"/>
                <w:color w:val="000000" w:themeColor="text1"/>
              </w:rPr>
              <w:t>- HP line (300</w:t>
            </w:r>
            <w:r w:rsidRPr="0056208B">
              <w:rPr>
                <w:rFonts w:ascii="Arial" w:hAnsi="Arial" w:cs="Arial"/>
                <w:color w:val="000000" w:themeColor="text1"/>
              </w:rPr>
              <w:t> </w:t>
            </w:r>
            <w:r w:rsidRPr="0056208B">
              <w:rPr>
                <w:rFonts w:ascii="Aptos" w:hAnsi="Aptos"/>
                <w:color w:val="000000" w:themeColor="text1"/>
              </w:rPr>
              <w:t>K–80</w:t>
            </w:r>
            <w:r w:rsidRPr="0056208B">
              <w:rPr>
                <w:rFonts w:ascii="Arial" w:hAnsi="Arial" w:cs="Arial"/>
                <w:color w:val="000000" w:themeColor="text1"/>
              </w:rPr>
              <w:t> </w:t>
            </w:r>
            <w:r w:rsidRPr="0056208B">
              <w:rPr>
                <w:rFonts w:ascii="Aptos" w:hAnsi="Aptos"/>
                <w:color w:val="000000" w:themeColor="text1"/>
              </w:rPr>
              <w:t>K) first heat exchanger</w:t>
            </w:r>
            <w:r w:rsidR="00702208" w:rsidRPr="0056208B">
              <w:rPr>
                <w:rFonts w:ascii="Aptos" w:hAnsi="Aptos"/>
                <w:color w:val="000000" w:themeColor="text1"/>
              </w:rPr>
              <w:br/>
            </w:r>
            <w:r w:rsidRPr="0056208B">
              <w:rPr>
                <w:rFonts w:ascii="Aptos" w:hAnsi="Aptos"/>
                <w:color w:val="000000" w:themeColor="text1"/>
              </w:rPr>
              <w:t>- Across each adsorber bed (or as pressure at inlet and outlet)</w:t>
            </w:r>
          </w:p>
        </w:tc>
      </w:tr>
      <w:tr w:rsidR="00A51C0A" w:rsidRPr="0056208B" w14:paraId="3E0DAA96" w14:textId="77777777" w:rsidTr="00702208">
        <w:trPr>
          <w:jc w:val="center"/>
        </w:trPr>
        <w:tc>
          <w:tcPr>
            <w:tcW w:w="0" w:type="auto"/>
            <w:vAlign w:val="center"/>
            <w:hideMark/>
          </w:tcPr>
          <w:p w14:paraId="5CC259A4" w14:textId="77777777" w:rsidR="00A51C0A" w:rsidRPr="0056208B" w:rsidRDefault="00A51C0A" w:rsidP="00702208">
            <w:pPr>
              <w:pStyle w:val="AASemiBold"/>
              <w:rPr>
                <w:rFonts w:ascii="Aptos" w:hAnsi="Aptos"/>
              </w:rPr>
            </w:pPr>
            <w:r w:rsidRPr="0056208B">
              <w:rPr>
                <w:rFonts w:ascii="Aptos" w:hAnsi="Aptos"/>
              </w:rPr>
              <w:t>Level measurements</w:t>
            </w:r>
          </w:p>
        </w:tc>
        <w:tc>
          <w:tcPr>
            <w:tcW w:w="0" w:type="auto"/>
            <w:vAlign w:val="center"/>
            <w:hideMark/>
          </w:tcPr>
          <w:p w14:paraId="26F5C830"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In liquid helium baths</w:t>
            </w:r>
            <w:r w:rsidR="00702208" w:rsidRPr="0056208B">
              <w:rPr>
                <w:rFonts w:ascii="Aptos" w:hAnsi="Aptos"/>
                <w:color w:val="000000" w:themeColor="text1"/>
              </w:rPr>
              <w:br/>
            </w:r>
            <w:r w:rsidRPr="0056208B">
              <w:rPr>
                <w:rFonts w:ascii="Aptos" w:hAnsi="Aptos"/>
                <w:color w:val="000000" w:themeColor="text1"/>
              </w:rPr>
              <w:t>- In the liquid nitrogen bath (if applicable)</w:t>
            </w:r>
          </w:p>
        </w:tc>
      </w:tr>
      <w:tr w:rsidR="00A51C0A" w:rsidRPr="0056208B" w14:paraId="5971DC77" w14:textId="77777777" w:rsidTr="00702208">
        <w:trPr>
          <w:jc w:val="center"/>
        </w:trPr>
        <w:tc>
          <w:tcPr>
            <w:tcW w:w="0" w:type="auto"/>
            <w:vAlign w:val="center"/>
            <w:hideMark/>
          </w:tcPr>
          <w:p w14:paraId="2D560B78" w14:textId="77777777" w:rsidR="00A51C0A" w:rsidRPr="0056208B" w:rsidRDefault="00A51C0A" w:rsidP="00702208">
            <w:pPr>
              <w:pStyle w:val="AASemiBold"/>
              <w:rPr>
                <w:rFonts w:ascii="Aptos" w:hAnsi="Aptos"/>
              </w:rPr>
            </w:pPr>
            <w:r w:rsidRPr="0056208B">
              <w:rPr>
                <w:rFonts w:ascii="Aptos" w:hAnsi="Aptos"/>
              </w:rPr>
              <w:t>Moisture</w:t>
            </w:r>
          </w:p>
        </w:tc>
        <w:tc>
          <w:tcPr>
            <w:tcW w:w="0" w:type="auto"/>
            <w:vAlign w:val="center"/>
            <w:hideMark/>
          </w:tcPr>
          <w:p w14:paraId="5902BF4D"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At the inlet of the QRB (HP flow)</w:t>
            </w:r>
          </w:p>
        </w:tc>
      </w:tr>
      <w:tr w:rsidR="00A51C0A" w:rsidRPr="0056208B" w14:paraId="4F4F2843" w14:textId="77777777" w:rsidTr="00702208">
        <w:trPr>
          <w:jc w:val="center"/>
        </w:trPr>
        <w:tc>
          <w:tcPr>
            <w:tcW w:w="0" w:type="auto"/>
            <w:vAlign w:val="center"/>
            <w:hideMark/>
          </w:tcPr>
          <w:p w14:paraId="0023A5DD" w14:textId="77777777" w:rsidR="00A51C0A" w:rsidRPr="0056208B" w:rsidRDefault="00A51C0A" w:rsidP="00702208">
            <w:pPr>
              <w:pStyle w:val="AASemiBold"/>
              <w:rPr>
                <w:rFonts w:ascii="Aptos" w:hAnsi="Aptos"/>
              </w:rPr>
            </w:pPr>
            <w:r w:rsidRPr="0056208B">
              <w:rPr>
                <w:rFonts w:ascii="Aptos" w:hAnsi="Aptos"/>
              </w:rPr>
              <w:t>Nitrogen content for air detection</w:t>
            </w:r>
          </w:p>
        </w:tc>
        <w:tc>
          <w:tcPr>
            <w:tcW w:w="0" w:type="auto"/>
            <w:vAlign w:val="center"/>
            <w:hideMark/>
          </w:tcPr>
          <w:p w14:paraId="729EC096"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At 2/3 of the 80</w:t>
            </w:r>
            <w:r w:rsidRPr="0056208B">
              <w:rPr>
                <w:rFonts w:ascii="Arial" w:hAnsi="Arial" w:cs="Arial"/>
                <w:color w:val="000000" w:themeColor="text1"/>
              </w:rPr>
              <w:t> </w:t>
            </w:r>
            <w:r w:rsidRPr="0056208B">
              <w:rPr>
                <w:rFonts w:ascii="Aptos" w:hAnsi="Aptos"/>
                <w:color w:val="000000" w:themeColor="text1"/>
              </w:rPr>
              <w:t>K adsorber beds</w:t>
            </w:r>
          </w:p>
        </w:tc>
      </w:tr>
      <w:tr w:rsidR="00A51C0A" w:rsidRPr="0056208B" w14:paraId="790B3417" w14:textId="77777777" w:rsidTr="00702208">
        <w:trPr>
          <w:jc w:val="center"/>
        </w:trPr>
        <w:tc>
          <w:tcPr>
            <w:tcW w:w="0" w:type="auto"/>
            <w:vAlign w:val="center"/>
            <w:hideMark/>
          </w:tcPr>
          <w:p w14:paraId="2AC87E9D" w14:textId="77777777" w:rsidR="00A51C0A" w:rsidRPr="0056208B" w:rsidRDefault="00A51C0A" w:rsidP="00702208">
            <w:pPr>
              <w:pStyle w:val="AASemiBold"/>
              <w:rPr>
                <w:rFonts w:ascii="Aptos" w:hAnsi="Aptos"/>
              </w:rPr>
            </w:pPr>
            <w:r w:rsidRPr="0056208B">
              <w:rPr>
                <w:rFonts w:ascii="Aptos" w:hAnsi="Aptos"/>
              </w:rPr>
              <w:t>Other measurements</w:t>
            </w:r>
          </w:p>
        </w:tc>
        <w:tc>
          <w:tcPr>
            <w:tcW w:w="0" w:type="auto"/>
            <w:vAlign w:val="center"/>
            <w:hideMark/>
          </w:tcPr>
          <w:p w14:paraId="68AE1291" w14:textId="77777777" w:rsidR="00A51C0A" w:rsidRPr="0056208B" w:rsidRDefault="00A51C0A" w:rsidP="00702208">
            <w:pPr>
              <w:pStyle w:val="AASemiBold"/>
              <w:rPr>
                <w:rFonts w:ascii="Aptos" w:hAnsi="Aptos"/>
                <w:color w:val="000000" w:themeColor="text1"/>
              </w:rPr>
            </w:pPr>
            <w:r w:rsidRPr="0056208B">
              <w:rPr>
                <w:rFonts w:ascii="Aptos" w:hAnsi="Aptos"/>
                <w:color w:val="000000" w:themeColor="text1"/>
              </w:rPr>
              <w:t>- Rotational speed of each turbine</w:t>
            </w:r>
            <w:r w:rsidR="00702208" w:rsidRPr="0056208B">
              <w:rPr>
                <w:rFonts w:ascii="Aptos" w:hAnsi="Aptos"/>
                <w:color w:val="000000" w:themeColor="text1"/>
              </w:rPr>
              <w:br/>
            </w:r>
            <w:r w:rsidRPr="0056208B">
              <w:rPr>
                <w:rFonts w:ascii="Aptos" w:hAnsi="Aptos"/>
                <w:color w:val="000000" w:themeColor="text1"/>
              </w:rPr>
              <w:t>- Vacuum pressure of the QRB cold box</w:t>
            </w:r>
            <w:r w:rsidR="00702208" w:rsidRPr="0056208B">
              <w:rPr>
                <w:rFonts w:ascii="Aptos" w:hAnsi="Aptos"/>
                <w:color w:val="000000" w:themeColor="text1"/>
              </w:rPr>
              <w:br/>
            </w:r>
            <w:r w:rsidRPr="0056208B">
              <w:rPr>
                <w:rFonts w:ascii="Aptos" w:hAnsi="Aptos"/>
                <w:color w:val="000000" w:themeColor="text1"/>
              </w:rPr>
              <w:t>- Electrical power of installed heaters</w:t>
            </w:r>
          </w:p>
        </w:tc>
      </w:tr>
    </w:tbl>
    <w:p w14:paraId="3DDA5A61" w14:textId="77777777" w:rsidR="00395ABF" w:rsidRPr="0056208B" w:rsidRDefault="004B5888" w:rsidP="00B5535E">
      <w:pPr>
        <w:pStyle w:val="Heading3numbered"/>
        <w:rPr>
          <w:shd w:val="clear" w:color="auto" w:fill="FFFFFF"/>
        </w:rPr>
      </w:pPr>
      <w:bookmarkStart w:id="3420" w:name="_Ref190797195"/>
      <w:bookmarkStart w:id="3421" w:name="_Toc200492215"/>
      <w:bookmarkStart w:id="3422" w:name="_Toc202536169"/>
      <w:bookmarkStart w:id="3423" w:name="_Toc202536894"/>
      <w:r w:rsidRPr="0056208B">
        <w:rPr>
          <w:shd w:val="clear" w:color="auto" w:fill="FFFFFF"/>
        </w:rPr>
        <w:t>Warm Storage Helium</w:t>
      </w:r>
      <w:r w:rsidR="008D242B" w:rsidRPr="0056208B">
        <w:rPr>
          <w:shd w:val="clear" w:color="auto" w:fill="FFFFFF"/>
        </w:rPr>
        <w:t xml:space="preserve"> </w:t>
      </w:r>
      <w:r w:rsidR="00395ABF" w:rsidRPr="0056208B">
        <w:rPr>
          <w:shd w:val="clear" w:color="auto" w:fill="FFFFFF"/>
        </w:rPr>
        <w:t>(Option 1)</w:t>
      </w:r>
      <w:bookmarkEnd w:id="3420"/>
      <w:bookmarkEnd w:id="3421"/>
      <w:bookmarkEnd w:id="3422"/>
      <w:bookmarkEnd w:id="3423"/>
    </w:p>
    <w:p w14:paraId="7CCA172C" w14:textId="518A018B" w:rsidR="0010422E" w:rsidRPr="0056208B" w:rsidRDefault="00621599" w:rsidP="000304F7">
      <w:pPr>
        <w:pStyle w:val="regular"/>
      </w:pPr>
      <w:bookmarkStart w:id="3424" w:name="_Toc200492216"/>
      <w:r w:rsidRPr="0056208B">
        <w:rPr>
          <w:shd w:val="clear" w:color="auto" w:fill="FFFFFF"/>
        </w:rPr>
        <w:t>Option 1 covers the procurement, fabrication, installation, and integration of the warm helium gas storage system</w:t>
      </w:r>
      <w:r w:rsidR="00011E09" w:rsidRPr="0056208B">
        <w:rPr>
          <w:shd w:val="clear" w:color="auto" w:fill="FFFFFF"/>
        </w:rPr>
        <w:t xml:space="preserve"> (WSH)</w:t>
      </w:r>
      <w:r w:rsidRPr="0056208B">
        <w:rPr>
          <w:shd w:val="clear" w:color="auto" w:fill="FFFFFF"/>
        </w:rPr>
        <w:t xml:space="preserve"> on the SCK CEN site</w:t>
      </w:r>
      <w:r w:rsidR="00352FF0" w:rsidRPr="0056208B">
        <w:rPr>
          <w:shd w:val="clear" w:color="auto" w:fill="FFFFFF"/>
        </w:rPr>
        <w:t xml:space="preserve">.  </w:t>
      </w:r>
      <w:r w:rsidRPr="0056208B">
        <w:rPr>
          <w:shd w:val="clear" w:color="auto" w:fill="FFFFFF"/>
        </w:rPr>
        <w:t xml:space="preserve">Regardless of Option 1 activation, the Contractor must dimension the full helium inventory.  </w:t>
      </w:r>
      <w:r w:rsidR="0010422E" w:rsidRPr="0056208B">
        <w:t xml:space="preserve">The Contractor shall calculate the total helium inventory required for the complete Cryogenic System, including QPLANT and all helium users listed in </w:t>
      </w:r>
      <w:r w:rsidR="0010422E" w:rsidRPr="0056208B">
        <w:rPr>
          <w:rStyle w:val="Style1Char"/>
          <w:rFonts w:eastAsia="Calibri"/>
          <w:szCs w:val="24"/>
        </w:rPr>
        <w:t>Table 8</w:t>
      </w:r>
      <w:r w:rsidR="0010422E" w:rsidRPr="0056208B">
        <w:t xml:space="preserve">. </w:t>
      </w:r>
      <w:r w:rsidR="00FF6B98" w:rsidRPr="0056208B">
        <w:t xml:space="preserve"> </w:t>
      </w:r>
      <w:r w:rsidR="0010422E" w:rsidRPr="0056208B">
        <w:t>This calculation shall be provided regardless of whether Option 1 (on-site storage) is awarded.</w:t>
      </w:r>
    </w:p>
    <w:p w14:paraId="6FE7EE50" w14:textId="77777777" w:rsidR="006B20B7" w:rsidRPr="0056208B" w:rsidRDefault="006B20B7" w:rsidP="00A3209F">
      <w:pPr>
        <w:pStyle w:val="Heading3numbered"/>
        <w:rPr>
          <w:rStyle w:val="Strong"/>
        </w:rPr>
      </w:pPr>
      <w:bookmarkStart w:id="3425" w:name="_Toc202536170"/>
      <w:bookmarkStart w:id="3426" w:name="_Toc202536895"/>
      <w:r w:rsidRPr="0056208B">
        <w:rPr>
          <w:rStyle w:val="Strong"/>
        </w:rPr>
        <w:t>Inventory and Storage Philosophy</w:t>
      </w:r>
      <w:bookmarkEnd w:id="3425"/>
      <w:bookmarkEnd w:id="3426"/>
    </w:p>
    <w:p w14:paraId="2FAE72AB" w14:textId="6FDE4F4C" w:rsidR="006B20B7" w:rsidRPr="0056208B" w:rsidRDefault="006B20B7" w:rsidP="00575005">
      <w:pPr>
        <w:pStyle w:val="RequirementList"/>
      </w:pPr>
      <w:r w:rsidRPr="0056208B">
        <w:t xml:space="preserve">The Contractor shall calculate the total helium inventory required for the Cryogenic System, including QPLANT and all helium users listed in </w:t>
      </w:r>
      <w:r w:rsidRPr="0056208B">
        <w:rPr>
          <w:rStyle w:val="Style1Char"/>
          <w:rFonts w:eastAsia="Calibri"/>
        </w:rPr>
        <w:t>Table 8</w:t>
      </w:r>
      <w:r w:rsidRPr="0056208B">
        <w:t xml:space="preserve">. </w:t>
      </w:r>
      <w:r w:rsidR="00011E09" w:rsidRPr="0056208B">
        <w:t xml:space="preserve"> </w:t>
      </w:r>
      <w:r w:rsidRPr="0056208B">
        <w:t>This obligation applies irrespective of Option 1 execution.</w:t>
      </w:r>
    </w:p>
    <w:p w14:paraId="5271CA7C" w14:textId="77777777" w:rsidR="006B20B7" w:rsidRPr="0056208B" w:rsidRDefault="006B20B7" w:rsidP="00575005">
      <w:pPr>
        <w:pStyle w:val="RequirementList"/>
      </w:pPr>
      <w:r w:rsidRPr="0056208B">
        <w:t>If Option 1 is granted, the on-site helium gas storage system shall be dimensioned to hold the entire calculated inventory in accordance with all operational modes and helium availability constraints.</w:t>
      </w:r>
    </w:p>
    <w:p w14:paraId="7271D202" w14:textId="77777777" w:rsidR="006B20B7" w:rsidRPr="0056208B" w:rsidRDefault="006B20B7" w:rsidP="00575005">
      <w:pPr>
        <w:pStyle w:val="RequirementList"/>
      </w:pPr>
      <w:r w:rsidRPr="0056208B">
        <w:t>The maximum pressure of the High-Pressure (HP) header of the Warm Compressor Station (WCS) shall be used as the reference storage pressure when determining the required vessel volume.</w:t>
      </w:r>
    </w:p>
    <w:p w14:paraId="13928433" w14:textId="74E54408" w:rsidR="006B20B7" w:rsidRPr="0056208B" w:rsidRDefault="006B20B7" w:rsidP="00575005">
      <w:pPr>
        <w:pStyle w:val="RequirementList"/>
      </w:pPr>
      <w:r w:rsidRPr="0056208B">
        <w:t>The Contractor shall consider a minimum of three (3) storage vessels to hold the total helium inventory</w:t>
      </w:r>
      <w:r w:rsidR="00352FF0" w:rsidRPr="0056208B">
        <w:t xml:space="preserve">.  </w:t>
      </w:r>
      <w:r w:rsidRPr="0056208B">
        <w:t>This configuration shall ensure operational flexibility, maintainability, and robustness during cyclic operation or partial unavailability of vessels.</w:t>
      </w:r>
    </w:p>
    <w:p w14:paraId="76E65A89" w14:textId="77777777" w:rsidR="006B20B7" w:rsidRPr="0056208B" w:rsidRDefault="006B20B7" w:rsidP="00575005">
      <w:pPr>
        <w:pStyle w:val="RequirementList"/>
      </w:pPr>
      <w:r w:rsidRPr="0056208B">
        <w:t>A 20</w:t>
      </w:r>
      <w:r w:rsidRPr="0056208B">
        <w:rPr>
          <w:rFonts w:ascii="Arial" w:hAnsi="Arial" w:cs="Arial"/>
        </w:rPr>
        <w:t> </w:t>
      </w:r>
      <w:r w:rsidRPr="0056208B">
        <w:t>% design margin shall be applied to the helium inventory to compensate for losses and ensure contingency storage.</w:t>
      </w:r>
    </w:p>
    <w:p w14:paraId="7E2C3AF1" w14:textId="50C3D5E2" w:rsidR="006B20B7" w:rsidRPr="0056208B" w:rsidRDefault="006B20B7" w:rsidP="00575005">
      <w:pPr>
        <w:pStyle w:val="RequirementList"/>
        <w:rPr>
          <w:iCs/>
        </w:rPr>
      </w:pPr>
      <w:r w:rsidRPr="0056208B">
        <w:t>The helium storage vessels shall be installed outdoors and oriented vertically to minimize footprint, in accordance with [AD 1]</w:t>
      </w:r>
      <w:r w:rsidR="00352FF0" w:rsidRPr="0056208B">
        <w:t xml:space="preserve">.  </w:t>
      </w:r>
      <w:r w:rsidRPr="0056208B">
        <w:t>The final layout, volumes, and positioning shall be proposed by the Contractor and validated by SCK CEN during the conceptual design phase.</w:t>
      </w:r>
    </w:p>
    <w:p w14:paraId="37D7FFFD" w14:textId="77777777" w:rsidR="00A83CF9" w:rsidRPr="0056208B" w:rsidRDefault="00A83CF9" w:rsidP="00A83CF9">
      <w:pPr>
        <w:pStyle w:val="Captioncentered"/>
        <w:keepNext/>
        <w:ind w:left="448" w:hanging="448"/>
        <w:rPr>
          <w:lang w:val="en-GB" w:eastAsia="fr-FR"/>
        </w:rPr>
      </w:pPr>
      <w:bookmarkStart w:id="3427" w:name="_Ref185003225"/>
      <w:bookmarkStart w:id="3428" w:name="_Ref192165728"/>
      <w:bookmarkStart w:id="3429" w:name="_Toc201310419"/>
      <w:bookmarkEnd w:id="3424"/>
    </w:p>
    <w:p w14:paraId="01DE3574" w14:textId="13BFE3EE" w:rsidR="00395ABF" w:rsidRPr="0056208B" w:rsidRDefault="00395ABF" w:rsidP="00A83CF9">
      <w:pPr>
        <w:pStyle w:val="Captioncentered"/>
        <w:keepNext/>
        <w:ind w:left="448" w:hanging="448"/>
        <w:rPr>
          <w:lang w:val="en-GB" w:eastAsia="fr-FR"/>
        </w:rPr>
      </w:pPr>
      <w:bookmarkStart w:id="3430" w:name="_Toc209530027"/>
      <w:r w:rsidRPr="0056208B">
        <w:rPr>
          <w:lang w:val="en-GB" w:eastAsia="fr-FR"/>
        </w:rPr>
        <w:t xml:space="preserve">Table </w:t>
      </w:r>
      <w:r w:rsidRPr="0056208B">
        <w:rPr>
          <w:lang w:val="en-GB" w:eastAsia="fr-FR"/>
        </w:rPr>
        <w:fldChar w:fldCharType="begin"/>
      </w:r>
      <w:r w:rsidRPr="0056208B">
        <w:rPr>
          <w:lang w:val="en-GB" w:eastAsia="fr-FR"/>
        </w:rPr>
        <w:instrText xml:space="preserve"> SEQ Table \* ARABIC </w:instrText>
      </w:r>
      <w:r w:rsidRPr="0056208B">
        <w:rPr>
          <w:lang w:val="en-GB" w:eastAsia="fr-FR"/>
        </w:rPr>
        <w:fldChar w:fldCharType="separate"/>
      </w:r>
      <w:r w:rsidR="00D62D30">
        <w:rPr>
          <w:noProof/>
          <w:lang w:val="en-GB" w:eastAsia="fr-FR"/>
        </w:rPr>
        <w:t>9</w:t>
      </w:r>
      <w:r w:rsidRPr="0056208B">
        <w:rPr>
          <w:lang w:val="en-GB" w:eastAsia="fr-FR"/>
        </w:rPr>
        <w:fldChar w:fldCharType="end"/>
      </w:r>
      <w:bookmarkEnd w:id="3427"/>
      <w:bookmarkEnd w:id="3428"/>
      <w:r w:rsidRPr="0056208B">
        <w:rPr>
          <w:lang w:val="en-GB" w:eastAsia="fr-FR"/>
        </w:rPr>
        <w:t xml:space="preserve"> Helium </w:t>
      </w:r>
      <w:r w:rsidR="009514A3" w:rsidRPr="0056208B">
        <w:rPr>
          <w:lang w:val="en-GB" w:eastAsia="fr-FR"/>
        </w:rPr>
        <w:t>I</w:t>
      </w:r>
      <w:r w:rsidRPr="0056208B">
        <w:rPr>
          <w:lang w:val="en-GB" w:eastAsia="fr-FR"/>
        </w:rPr>
        <w:t>nventory</w:t>
      </w:r>
      <w:bookmarkEnd w:id="3429"/>
      <w:bookmarkEnd w:id="3430"/>
    </w:p>
    <w:tbl>
      <w:tblPr>
        <w:tblStyle w:val="TableGrid2"/>
        <w:tblW w:w="9634"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515"/>
        <w:gridCol w:w="5040"/>
        <w:gridCol w:w="2079"/>
      </w:tblGrid>
      <w:tr w:rsidR="00395ABF" w:rsidRPr="0056208B" w14:paraId="7B0EAACE" w14:textId="77777777" w:rsidTr="00A83CF9">
        <w:trPr>
          <w:cantSplit/>
          <w:trHeight w:val="131"/>
          <w:jc w:val="center"/>
        </w:trPr>
        <w:tc>
          <w:tcPr>
            <w:tcW w:w="2515" w:type="dxa"/>
            <w:shd w:val="clear" w:color="auto" w:fill="EBD9ED" w:themeFill="accent2" w:themeFillTint="33"/>
            <w:vAlign w:val="center"/>
          </w:tcPr>
          <w:p w14:paraId="44B54708" w14:textId="77777777" w:rsidR="00395ABF" w:rsidRPr="0056208B" w:rsidRDefault="00395ABF" w:rsidP="00B5535E">
            <w:pPr>
              <w:pStyle w:val="AASemiBold"/>
              <w:rPr>
                <w:rFonts w:ascii="Aptos" w:hAnsi="Aptos"/>
                <w:b/>
                <w:bCs/>
                <w:sz w:val="18"/>
                <w:szCs w:val="18"/>
              </w:rPr>
            </w:pPr>
            <w:r w:rsidRPr="0056208B">
              <w:rPr>
                <w:rFonts w:ascii="Aptos" w:hAnsi="Aptos"/>
                <w:b/>
                <w:bCs/>
                <w:sz w:val="18"/>
                <w:szCs w:val="18"/>
              </w:rPr>
              <w:t>Component</w:t>
            </w:r>
          </w:p>
        </w:tc>
        <w:tc>
          <w:tcPr>
            <w:tcW w:w="5040" w:type="dxa"/>
            <w:shd w:val="clear" w:color="auto" w:fill="EBD9ED" w:themeFill="accent2" w:themeFillTint="33"/>
            <w:vAlign w:val="center"/>
          </w:tcPr>
          <w:p w14:paraId="7972D7F8" w14:textId="77777777" w:rsidR="00395ABF" w:rsidRPr="0056208B" w:rsidRDefault="00395ABF" w:rsidP="00B5535E">
            <w:pPr>
              <w:pStyle w:val="AASemiBold"/>
              <w:rPr>
                <w:rFonts w:ascii="Aptos" w:hAnsi="Aptos"/>
                <w:b/>
                <w:bCs/>
                <w:sz w:val="18"/>
                <w:szCs w:val="18"/>
              </w:rPr>
            </w:pPr>
            <w:r w:rsidRPr="0056208B">
              <w:rPr>
                <w:rFonts w:ascii="Aptos" w:hAnsi="Aptos"/>
                <w:b/>
                <w:bCs/>
                <w:sz w:val="18"/>
                <w:szCs w:val="18"/>
              </w:rPr>
              <w:t>Helium inventory data</w:t>
            </w:r>
          </w:p>
        </w:tc>
        <w:tc>
          <w:tcPr>
            <w:tcW w:w="2079" w:type="dxa"/>
            <w:shd w:val="clear" w:color="auto" w:fill="EBD9ED" w:themeFill="accent2" w:themeFillTint="33"/>
            <w:vAlign w:val="center"/>
          </w:tcPr>
          <w:p w14:paraId="45D442AC" w14:textId="77777777" w:rsidR="00395ABF" w:rsidRPr="0056208B" w:rsidRDefault="00395ABF" w:rsidP="00B5535E">
            <w:pPr>
              <w:pStyle w:val="AASemiBold"/>
              <w:rPr>
                <w:rFonts w:ascii="Aptos" w:hAnsi="Aptos"/>
                <w:b/>
                <w:bCs/>
                <w:sz w:val="18"/>
                <w:szCs w:val="18"/>
              </w:rPr>
            </w:pPr>
            <w:r w:rsidRPr="0056208B">
              <w:rPr>
                <w:rFonts w:ascii="Aptos" w:hAnsi="Aptos"/>
                <w:b/>
                <w:bCs/>
                <w:sz w:val="18"/>
                <w:szCs w:val="18"/>
              </w:rPr>
              <w:t>Helium Mass (kg)</w:t>
            </w:r>
          </w:p>
        </w:tc>
      </w:tr>
      <w:tr w:rsidR="00395ABF" w:rsidRPr="0056208B" w14:paraId="2760518F" w14:textId="77777777" w:rsidTr="00A83CF9">
        <w:trPr>
          <w:cantSplit/>
          <w:trHeight w:val="860"/>
          <w:jc w:val="center"/>
        </w:trPr>
        <w:tc>
          <w:tcPr>
            <w:tcW w:w="2515" w:type="dxa"/>
            <w:vAlign w:val="center"/>
            <w:hideMark/>
          </w:tcPr>
          <w:p w14:paraId="7CBB975E" w14:textId="77777777" w:rsidR="00395ABF" w:rsidRPr="0056208B" w:rsidRDefault="00395ABF" w:rsidP="00B5535E">
            <w:pPr>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t>Cryomodules (QM) including QVE.</w:t>
            </w:r>
          </w:p>
        </w:tc>
        <w:tc>
          <w:tcPr>
            <w:tcW w:w="5040" w:type="dxa"/>
            <w:vAlign w:val="center"/>
            <w:hideMark/>
          </w:tcPr>
          <w:p w14:paraId="43AAFF23"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 xml:space="preserve">QM (~ 90 </w:t>
            </w:r>
            <w:r w:rsidR="00947F24" w:rsidRPr="0056208B">
              <w:rPr>
                <w:rFonts w:ascii="Aptos" w:hAnsi="Aptos"/>
                <w:sz w:val="18"/>
                <w:szCs w:val="18"/>
              </w:rPr>
              <w:t>litres</w:t>
            </w:r>
            <w:r w:rsidRPr="0056208B">
              <w:rPr>
                <w:rFonts w:ascii="Aptos" w:hAnsi="Aptos"/>
                <w:sz w:val="18"/>
                <w:szCs w:val="18"/>
              </w:rPr>
              <w:t xml:space="preserve"> of helium per cryomodules)</w:t>
            </w:r>
          </w:p>
          <w:p w14:paraId="120AC3A6"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 xml:space="preserve">+QVE ~ 200 </w:t>
            </w:r>
            <w:r w:rsidR="00947F24" w:rsidRPr="0056208B">
              <w:rPr>
                <w:rFonts w:ascii="Aptos" w:hAnsi="Aptos"/>
                <w:sz w:val="18"/>
                <w:szCs w:val="18"/>
              </w:rPr>
              <w:t>litres</w:t>
            </w:r>
          </w:p>
        </w:tc>
        <w:tc>
          <w:tcPr>
            <w:tcW w:w="2079" w:type="dxa"/>
            <w:vAlign w:val="center"/>
            <w:hideMark/>
          </w:tcPr>
          <w:p w14:paraId="42007A4A" w14:textId="77777777" w:rsidR="00395ABF" w:rsidRPr="0056208B" w:rsidRDefault="00395ABF" w:rsidP="009514A3">
            <w:pPr>
              <w:spacing w:before="40" w:after="20"/>
              <w:contextualSpacing/>
              <w:jc w:val="center"/>
              <w:rPr>
                <w:rFonts w:ascii="Aptos" w:hAnsi="Aptos"/>
                <w:sz w:val="18"/>
                <w:szCs w:val="18"/>
              </w:rPr>
            </w:pPr>
            <w:r w:rsidRPr="0056208B">
              <w:rPr>
                <w:rFonts w:ascii="Aptos" w:hAnsi="Aptos"/>
                <w:sz w:val="18"/>
                <w:szCs w:val="18"/>
              </w:rPr>
              <w:t>440</w:t>
            </w:r>
          </w:p>
        </w:tc>
      </w:tr>
      <w:tr w:rsidR="00395ABF" w:rsidRPr="0056208B" w14:paraId="154F15CE" w14:textId="77777777" w:rsidTr="00A83CF9">
        <w:trPr>
          <w:cantSplit/>
          <w:trHeight w:val="968"/>
          <w:jc w:val="center"/>
        </w:trPr>
        <w:tc>
          <w:tcPr>
            <w:tcW w:w="2515" w:type="dxa"/>
            <w:vAlign w:val="center"/>
            <w:hideMark/>
          </w:tcPr>
          <w:p w14:paraId="3525AB46" w14:textId="77777777" w:rsidR="00395ABF" w:rsidRPr="0056208B" w:rsidRDefault="00395ABF" w:rsidP="00B5535E">
            <w:pPr>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lastRenderedPageBreak/>
              <w:t>Cryogenic distribution:</w:t>
            </w:r>
          </w:p>
          <w:p w14:paraId="01286B7C" w14:textId="77777777" w:rsidR="00395ABF" w:rsidRPr="0056208B" w:rsidRDefault="00395ABF" w:rsidP="00B5535E">
            <w:pPr>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t>QVB and QLM for 2K operation</w:t>
            </w:r>
          </w:p>
        </w:tc>
        <w:tc>
          <w:tcPr>
            <w:tcW w:w="5040" w:type="dxa"/>
            <w:vAlign w:val="center"/>
            <w:hideMark/>
          </w:tcPr>
          <w:p w14:paraId="06B0195D" w14:textId="77777777" w:rsidR="00395ABF" w:rsidRPr="0056208B" w:rsidRDefault="00395ABF" w:rsidP="00B5535E">
            <w:pPr>
              <w:spacing w:before="40" w:after="20"/>
              <w:ind w:left="68"/>
              <w:contextualSpacing/>
              <w:rPr>
                <w:rFonts w:ascii="Aptos" w:hAnsi="Aptos"/>
                <w:sz w:val="18"/>
                <w:szCs w:val="18"/>
              </w:rPr>
            </w:pPr>
            <w:r w:rsidRPr="0056208B">
              <w:rPr>
                <w:rFonts w:ascii="Aptos" w:hAnsi="Aptos"/>
                <w:sz w:val="18"/>
                <w:szCs w:val="18"/>
              </w:rPr>
              <w:t>VLP return ~ 2 kg</w:t>
            </w:r>
          </w:p>
          <w:p w14:paraId="2CC9C9CC" w14:textId="77777777" w:rsidR="00395ABF" w:rsidRPr="0056208B" w:rsidRDefault="00395ABF" w:rsidP="00B5535E">
            <w:pPr>
              <w:spacing w:before="40" w:after="20"/>
              <w:ind w:left="68"/>
              <w:contextualSpacing/>
              <w:rPr>
                <w:rFonts w:ascii="Aptos" w:hAnsi="Aptos"/>
                <w:sz w:val="18"/>
                <w:szCs w:val="18"/>
              </w:rPr>
            </w:pPr>
            <w:r w:rsidRPr="0056208B">
              <w:rPr>
                <w:rFonts w:ascii="Aptos" w:hAnsi="Aptos"/>
                <w:sz w:val="18"/>
                <w:szCs w:val="18"/>
              </w:rPr>
              <w:t>SHe supply ~ 15 kg</w:t>
            </w:r>
          </w:p>
          <w:p w14:paraId="544F6140" w14:textId="77777777" w:rsidR="00395ABF" w:rsidRPr="0056208B" w:rsidRDefault="00395ABF" w:rsidP="00B5535E">
            <w:pPr>
              <w:spacing w:before="40" w:after="20"/>
              <w:ind w:left="73"/>
              <w:contextualSpacing/>
              <w:rPr>
                <w:rFonts w:ascii="Aptos" w:hAnsi="Aptos"/>
                <w:sz w:val="18"/>
                <w:szCs w:val="18"/>
              </w:rPr>
            </w:pPr>
            <w:r w:rsidRPr="0056208B">
              <w:rPr>
                <w:rFonts w:ascii="Aptos" w:hAnsi="Aptos"/>
                <w:sz w:val="18"/>
                <w:szCs w:val="18"/>
              </w:rPr>
              <w:t>TS supply-return ~ 12 kg</w:t>
            </w:r>
          </w:p>
          <w:p w14:paraId="0452B70C" w14:textId="77777777" w:rsidR="00395ABF" w:rsidRPr="0056208B" w:rsidRDefault="00395ABF" w:rsidP="00B5535E">
            <w:pPr>
              <w:spacing w:before="40" w:after="20"/>
              <w:ind w:left="73"/>
              <w:contextualSpacing/>
              <w:rPr>
                <w:rFonts w:ascii="Aptos" w:hAnsi="Aptos"/>
                <w:sz w:val="18"/>
                <w:szCs w:val="18"/>
              </w:rPr>
            </w:pPr>
            <w:r w:rsidRPr="0056208B">
              <w:rPr>
                <w:rFonts w:ascii="Aptos" w:hAnsi="Aptos"/>
                <w:sz w:val="18"/>
                <w:szCs w:val="18"/>
              </w:rPr>
              <w:t>Warm He lines ~ 1 kg</w:t>
            </w:r>
          </w:p>
        </w:tc>
        <w:tc>
          <w:tcPr>
            <w:tcW w:w="2079" w:type="dxa"/>
            <w:vAlign w:val="center"/>
            <w:hideMark/>
          </w:tcPr>
          <w:p w14:paraId="7444FA9C" w14:textId="77777777" w:rsidR="00395ABF" w:rsidRPr="0056208B" w:rsidRDefault="00395ABF" w:rsidP="009514A3">
            <w:pPr>
              <w:spacing w:before="40" w:after="20"/>
              <w:contextualSpacing/>
              <w:jc w:val="center"/>
              <w:rPr>
                <w:rFonts w:ascii="Aptos" w:hAnsi="Aptos"/>
                <w:sz w:val="18"/>
                <w:szCs w:val="18"/>
              </w:rPr>
            </w:pPr>
            <w:r w:rsidRPr="0056208B">
              <w:rPr>
                <w:rFonts w:ascii="Aptos" w:hAnsi="Aptos"/>
                <w:sz w:val="18"/>
                <w:szCs w:val="18"/>
              </w:rPr>
              <w:t>30</w:t>
            </w:r>
          </w:p>
        </w:tc>
      </w:tr>
      <w:tr w:rsidR="00395ABF" w:rsidRPr="0056208B" w14:paraId="26FADC9B" w14:textId="77777777" w:rsidTr="00A83CF9">
        <w:trPr>
          <w:cantSplit/>
          <w:trHeight w:val="734"/>
          <w:jc w:val="center"/>
        </w:trPr>
        <w:tc>
          <w:tcPr>
            <w:tcW w:w="2515" w:type="dxa"/>
            <w:vAlign w:val="center"/>
            <w:hideMark/>
          </w:tcPr>
          <w:p w14:paraId="16043F4E" w14:textId="77777777" w:rsidR="00395ABF" w:rsidRPr="0056208B" w:rsidRDefault="00947F24" w:rsidP="00B5535E">
            <w:pPr>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t>QPLANT</w:t>
            </w:r>
          </w:p>
        </w:tc>
        <w:tc>
          <w:tcPr>
            <w:tcW w:w="5040" w:type="dxa"/>
            <w:vAlign w:val="center"/>
            <w:hideMark/>
          </w:tcPr>
          <w:p w14:paraId="3BFD410B"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 xml:space="preserve">To be determined by the </w:t>
            </w:r>
            <w:r w:rsidR="00CB1438" w:rsidRPr="0056208B">
              <w:rPr>
                <w:rFonts w:ascii="Aptos" w:hAnsi="Aptos"/>
                <w:sz w:val="18"/>
                <w:szCs w:val="18"/>
              </w:rPr>
              <w:t>Contractor</w:t>
            </w:r>
            <w:r w:rsidRPr="0056208B">
              <w:rPr>
                <w:rFonts w:ascii="Aptos" w:hAnsi="Aptos"/>
                <w:sz w:val="18"/>
                <w:szCs w:val="18"/>
              </w:rPr>
              <w:t xml:space="preserve"> of the </w:t>
            </w:r>
            <w:r w:rsidR="00947F24" w:rsidRPr="0056208B">
              <w:rPr>
                <w:rFonts w:ascii="Aptos" w:hAnsi="Aptos"/>
                <w:sz w:val="18"/>
                <w:szCs w:val="18"/>
              </w:rPr>
              <w:t>QPLANT</w:t>
            </w:r>
          </w:p>
        </w:tc>
        <w:tc>
          <w:tcPr>
            <w:tcW w:w="2079" w:type="dxa"/>
            <w:vAlign w:val="center"/>
            <w:hideMark/>
          </w:tcPr>
          <w:p w14:paraId="7DB51530" w14:textId="77777777" w:rsidR="00395ABF" w:rsidRPr="0056208B" w:rsidRDefault="00395ABF" w:rsidP="009514A3">
            <w:pPr>
              <w:spacing w:before="40" w:after="20"/>
              <w:contextualSpacing/>
              <w:jc w:val="center"/>
              <w:rPr>
                <w:rFonts w:ascii="Aptos" w:hAnsi="Aptos"/>
                <w:sz w:val="18"/>
                <w:szCs w:val="18"/>
              </w:rPr>
            </w:pPr>
            <w:r w:rsidRPr="0056208B">
              <w:rPr>
                <w:rFonts w:ascii="Aptos" w:hAnsi="Aptos"/>
                <w:sz w:val="18"/>
                <w:szCs w:val="18"/>
              </w:rPr>
              <w:t xml:space="preserve">TBD by </w:t>
            </w:r>
            <w:r w:rsidR="00CB1438" w:rsidRPr="0056208B">
              <w:rPr>
                <w:rFonts w:ascii="Aptos" w:hAnsi="Aptos"/>
                <w:sz w:val="18"/>
                <w:szCs w:val="18"/>
              </w:rPr>
              <w:t>Contractor</w:t>
            </w:r>
          </w:p>
        </w:tc>
      </w:tr>
      <w:tr w:rsidR="00395ABF" w:rsidRPr="0056208B" w14:paraId="1491F59B" w14:textId="77777777" w:rsidTr="00A83CF9">
        <w:trPr>
          <w:cantSplit/>
          <w:trHeight w:val="905"/>
          <w:jc w:val="center"/>
        </w:trPr>
        <w:tc>
          <w:tcPr>
            <w:tcW w:w="2515" w:type="dxa"/>
            <w:vAlign w:val="center"/>
          </w:tcPr>
          <w:p w14:paraId="00EDFE0E" w14:textId="77777777" w:rsidR="00395ABF" w:rsidRPr="0056208B" w:rsidRDefault="00395ABF" w:rsidP="00B5535E">
            <w:pPr>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t>Gaseous warm storage</w:t>
            </w:r>
          </w:p>
        </w:tc>
        <w:tc>
          <w:tcPr>
            <w:tcW w:w="5040" w:type="dxa"/>
            <w:vAlign w:val="center"/>
          </w:tcPr>
          <w:p w14:paraId="45380719"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Remaining inventory during operation.</w:t>
            </w:r>
          </w:p>
          <w:p w14:paraId="117523C7"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 xml:space="preserve">To be determined by the </w:t>
            </w:r>
            <w:r w:rsidR="00CB1438" w:rsidRPr="0056208B">
              <w:rPr>
                <w:rFonts w:ascii="Aptos" w:hAnsi="Aptos"/>
                <w:sz w:val="18"/>
                <w:szCs w:val="18"/>
              </w:rPr>
              <w:t>Contractor</w:t>
            </w:r>
            <w:r w:rsidRPr="0056208B">
              <w:rPr>
                <w:rFonts w:ascii="Aptos" w:hAnsi="Aptos"/>
                <w:sz w:val="18"/>
                <w:szCs w:val="18"/>
              </w:rPr>
              <w:t xml:space="preserve"> of the </w:t>
            </w:r>
            <w:r w:rsidR="00947F24" w:rsidRPr="0056208B">
              <w:rPr>
                <w:rFonts w:ascii="Aptos" w:hAnsi="Aptos"/>
                <w:sz w:val="18"/>
                <w:szCs w:val="18"/>
              </w:rPr>
              <w:t>QPLANT</w:t>
            </w:r>
          </w:p>
        </w:tc>
        <w:tc>
          <w:tcPr>
            <w:tcW w:w="2079" w:type="dxa"/>
            <w:vAlign w:val="center"/>
          </w:tcPr>
          <w:p w14:paraId="55EA3221" w14:textId="77777777" w:rsidR="00395ABF" w:rsidRPr="0056208B" w:rsidRDefault="00395ABF" w:rsidP="009514A3">
            <w:pPr>
              <w:spacing w:before="40" w:after="20"/>
              <w:contextualSpacing/>
              <w:jc w:val="center"/>
              <w:rPr>
                <w:rFonts w:ascii="Aptos" w:hAnsi="Aptos"/>
                <w:sz w:val="18"/>
                <w:szCs w:val="18"/>
              </w:rPr>
            </w:pPr>
            <w:r w:rsidRPr="0056208B">
              <w:rPr>
                <w:rFonts w:ascii="Aptos" w:hAnsi="Aptos"/>
                <w:sz w:val="18"/>
                <w:szCs w:val="18"/>
              </w:rPr>
              <w:t xml:space="preserve">TBD by </w:t>
            </w:r>
            <w:r w:rsidR="00CB1438" w:rsidRPr="0056208B">
              <w:rPr>
                <w:rFonts w:ascii="Aptos" w:hAnsi="Aptos"/>
                <w:sz w:val="18"/>
                <w:szCs w:val="18"/>
              </w:rPr>
              <w:t>Contractor</w:t>
            </w:r>
          </w:p>
        </w:tc>
      </w:tr>
      <w:tr w:rsidR="00395ABF" w:rsidRPr="0056208B" w14:paraId="29E97D04" w14:textId="77777777" w:rsidTr="00A83CF9">
        <w:trPr>
          <w:cantSplit/>
          <w:trHeight w:val="761"/>
          <w:jc w:val="center"/>
        </w:trPr>
        <w:tc>
          <w:tcPr>
            <w:tcW w:w="2515" w:type="dxa"/>
            <w:vAlign w:val="center"/>
            <w:hideMark/>
          </w:tcPr>
          <w:p w14:paraId="3E87F813" w14:textId="77777777" w:rsidR="00395ABF" w:rsidRPr="0056208B" w:rsidRDefault="00395ABF" w:rsidP="00B5535E">
            <w:pPr>
              <w:pStyle w:val="AASemiBold"/>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t>TOTAL without margin applied</w:t>
            </w:r>
          </w:p>
        </w:tc>
        <w:tc>
          <w:tcPr>
            <w:tcW w:w="5040" w:type="dxa"/>
            <w:vAlign w:val="center"/>
            <w:hideMark/>
          </w:tcPr>
          <w:p w14:paraId="0144D6A9"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 xml:space="preserve">Without </w:t>
            </w:r>
            <w:r w:rsidR="00947F24" w:rsidRPr="0056208B">
              <w:rPr>
                <w:rFonts w:ascii="Aptos" w:hAnsi="Aptos"/>
                <w:sz w:val="18"/>
                <w:szCs w:val="18"/>
              </w:rPr>
              <w:t>QPLANT</w:t>
            </w:r>
            <w:r w:rsidRPr="0056208B">
              <w:rPr>
                <w:rFonts w:ascii="Aptos" w:hAnsi="Aptos"/>
                <w:sz w:val="18"/>
                <w:szCs w:val="18"/>
              </w:rPr>
              <w:t xml:space="preserve"> and helium gas storages remaining during operation</w:t>
            </w:r>
          </w:p>
        </w:tc>
        <w:tc>
          <w:tcPr>
            <w:tcW w:w="2079" w:type="dxa"/>
            <w:vAlign w:val="center"/>
            <w:hideMark/>
          </w:tcPr>
          <w:p w14:paraId="48EBB822" w14:textId="77777777" w:rsidR="00395ABF" w:rsidRPr="0056208B" w:rsidRDefault="00395ABF" w:rsidP="009514A3">
            <w:pPr>
              <w:pStyle w:val="AASemiBold"/>
              <w:spacing w:before="40" w:after="20"/>
              <w:contextualSpacing/>
              <w:jc w:val="center"/>
              <w:rPr>
                <w:rFonts w:ascii="Aptos" w:hAnsi="Aptos"/>
                <w:sz w:val="18"/>
                <w:szCs w:val="18"/>
              </w:rPr>
            </w:pPr>
            <w:r w:rsidRPr="0056208B">
              <w:rPr>
                <w:rFonts w:ascii="Aptos" w:hAnsi="Aptos"/>
                <w:sz w:val="18"/>
                <w:szCs w:val="18"/>
              </w:rPr>
              <w:t>~ 470 kg</w:t>
            </w:r>
          </w:p>
          <w:p w14:paraId="1603C6AC" w14:textId="77777777" w:rsidR="00395ABF" w:rsidRPr="0056208B" w:rsidRDefault="00395ABF" w:rsidP="009514A3">
            <w:pPr>
              <w:pStyle w:val="AASemiBold"/>
              <w:spacing w:before="40" w:after="20"/>
              <w:contextualSpacing/>
              <w:jc w:val="center"/>
              <w:rPr>
                <w:rFonts w:ascii="Aptos" w:hAnsi="Aptos"/>
                <w:sz w:val="18"/>
                <w:szCs w:val="18"/>
              </w:rPr>
            </w:pPr>
            <w:r w:rsidRPr="0056208B">
              <w:rPr>
                <w:rFonts w:ascii="Aptos" w:hAnsi="Aptos"/>
                <w:sz w:val="18"/>
                <w:szCs w:val="18"/>
              </w:rPr>
              <w:t xml:space="preserve">+ </w:t>
            </w:r>
            <w:r w:rsidR="00947F24" w:rsidRPr="0056208B">
              <w:rPr>
                <w:rFonts w:ascii="Aptos" w:hAnsi="Aptos"/>
                <w:sz w:val="18"/>
                <w:szCs w:val="18"/>
              </w:rPr>
              <w:t>QPLANT</w:t>
            </w:r>
            <w:r w:rsidRPr="0056208B">
              <w:rPr>
                <w:rFonts w:ascii="Aptos" w:hAnsi="Aptos"/>
                <w:sz w:val="18"/>
                <w:szCs w:val="18"/>
              </w:rPr>
              <w:t xml:space="preserve"> and helium gas storages</w:t>
            </w:r>
          </w:p>
        </w:tc>
      </w:tr>
      <w:tr w:rsidR="00395ABF" w:rsidRPr="0056208B" w14:paraId="018A04F9" w14:textId="77777777" w:rsidTr="00A83CF9">
        <w:trPr>
          <w:cantSplit/>
          <w:trHeight w:val="680"/>
          <w:jc w:val="center"/>
        </w:trPr>
        <w:tc>
          <w:tcPr>
            <w:tcW w:w="2515" w:type="dxa"/>
            <w:vAlign w:val="center"/>
          </w:tcPr>
          <w:p w14:paraId="7D6DD5B2" w14:textId="77777777" w:rsidR="00395ABF" w:rsidRPr="0056208B" w:rsidRDefault="00395ABF" w:rsidP="00B5535E">
            <w:pPr>
              <w:pStyle w:val="AASemiBold"/>
              <w:spacing w:before="40" w:after="20"/>
              <w:contextualSpacing/>
              <w:rPr>
                <w:rFonts w:ascii="Aptos" w:hAnsi="Aptos"/>
                <w:b/>
                <w:bCs/>
                <w:color w:val="984A9C" w:themeColor="accent2"/>
                <w:sz w:val="18"/>
                <w:szCs w:val="18"/>
              </w:rPr>
            </w:pPr>
            <w:r w:rsidRPr="0056208B">
              <w:rPr>
                <w:rFonts w:ascii="Aptos" w:hAnsi="Aptos"/>
                <w:b/>
                <w:bCs/>
                <w:color w:val="984A9C" w:themeColor="accent2"/>
                <w:sz w:val="18"/>
                <w:szCs w:val="18"/>
              </w:rPr>
              <w:t>TOTAL with margin</w:t>
            </w:r>
          </w:p>
        </w:tc>
        <w:tc>
          <w:tcPr>
            <w:tcW w:w="5040" w:type="dxa"/>
            <w:vAlign w:val="center"/>
          </w:tcPr>
          <w:p w14:paraId="79AC064C"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 xml:space="preserve">Without </w:t>
            </w:r>
            <w:r w:rsidR="00947F24" w:rsidRPr="0056208B">
              <w:rPr>
                <w:rFonts w:ascii="Aptos" w:hAnsi="Aptos"/>
                <w:sz w:val="18"/>
                <w:szCs w:val="18"/>
              </w:rPr>
              <w:t>QPLANT</w:t>
            </w:r>
            <w:r w:rsidRPr="0056208B">
              <w:rPr>
                <w:rFonts w:ascii="Aptos" w:hAnsi="Aptos"/>
                <w:sz w:val="18"/>
                <w:szCs w:val="18"/>
              </w:rPr>
              <w:t xml:space="preserve"> and helium gas storages remaining during operation</w:t>
            </w:r>
          </w:p>
          <w:p w14:paraId="577A7C88" w14:textId="77777777" w:rsidR="00395ABF" w:rsidRPr="0056208B" w:rsidRDefault="00395ABF" w:rsidP="00B5535E">
            <w:pPr>
              <w:spacing w:before="40" w:after="20"/>
              <w:contextualSpacing/>
              <w:rPr>
                <w:rFonts w:ascii="Aptos" w:hAnsi="Aptos"/>
                <w:sz w:val="18"/>
                <w:szCs w:val="18"/>
              </w:rPr>
            </w:pPr>
            <w:r w:rsidRPr="0056208B">
              <w:rPr>
                <w:rFonts w:ascii="Aptos" w:hAnsi="Aptos"/>
                <w:sz w:val="18"/>
                <w:szCs w:val="18"/>
              </w:rPr>
              <w:t>20 % Margin shall be applied on each Component</w:t>
            </w:r>
          </w:p>
        </w:tc>
        <w:tc>
          <w:tcPr>
            <w:tcW w:w="2079" w:type="dxa"/>
            <w:vAlign w:val="center"/>
          </w:tcPr>
          <w:p w14:paraId="11084F0A" w14:textId="77777777" w:rsidR="00395ABF" w:rsidRPr="0056208B" w:rsidRDefault="00395ABF" w:rsidP="009514A3">
            <w:pPr>
              <w:pStyle w:val="AASemiBold"/>
              <w:spacing w:before="40" w:after="20"/>
              <w:contextualSpacing/>
              <w:jc w:val="center"/>
              <w:rPr>
                <w:rFonts w:ascii="Aptos" w:hAnsi="Aptos"/>
                <w:sz w:val="18"/>
                <w:szCs w:val="18"/>
              </w:rPr>
            </w:pPr>
            <w:r w:rsidRPr="0056208B">
              <w:rPr>
                <w:rFonts w:ascii="Aptos" w:hAnsi="Aptos"/>
                <w:sz w:val="18"/>
                <w:szCs w:val="18"/>
              </w:rPr>
              <w:t>~ 570 kg</w:t>
            </w:r>
          </w:p>
          <w:p w14:paraId="06CD001D" w14:textId="77777777" w:rsidR="00395ABF" w:rsidRPr="0056208B" w:rsidRDefault="00395ABF" w:rsidP="009514A3">
            <w:pPr>
              <w:pStyle w:val="AASemiBold"/>
              <w:spacing w:before="40" w:after="20"/>
              <w:contextualSpacing/>
              <w:jc w:val="center"/>
              <w:rPr>
                <w:rFonts w:ascii="Aptos" w:hAnsi="Aptos"/>
                <w:sz w:val="18"/>
                <w:szCs w:val="18"/>
              </w:rPr>
            </w:pPr>
            <w:r w:rsidRPr="0056208B">
              <w:rPr>
                <w:rFonts w:ascii="Aptos" w:hAnsi="Aptos"/>
                <w:sz w:val="18"/>
                <w:szCs w:val="18"/>
              </w:rPr>
              <w:t xml:space="preserve">+ </w:t>
            </w:r>
            <w:r w:rsidR="00947F24" w:rsidRPr="0056208B">
              <w:rPr>
                <w:rFonts w:ascii="Aptos" w:hAnsi="Aptos"/>
                <w:sz w:val="18"/>
                <w:szCs w:val="18"/>
              </w:rPr>
              <w:t>QPLANT</w:t>
            </w:r>
            <w:r w:rsidRPr="0056208B">
              <w:rPr>
                <w:rFonts w:ascii="Aptos" w:hAnsi="Aptos"/>
                <w:sz w:val="18"/>
                <w:szCs w:val="18"/>
              </w:rPr>
              <w:t xml:space="preserve"> and helium gas storages</w:t>
            </w:r>
          </w:p>
        </w:tc>
      </w:tr>
    </w:tbl>
    <w:p w14:paraId="567155D7" w14:textId="77777777" w:rsidR="00A83CF9" w:rsidRPr="0056208B" w:rsidRDefault="00A83CF9" w:rsidP="00A83CF9">
      <w:pPr>
        <w:pStyle w:val="RequirementList"/>
        <w:numPr>
          <w:ilvl w:val="0"/>
          <w:numId w:val="0"/>
        </w:numPr>
        <w:ind w:left="502"/>
      </w:pPr>
      <w:bookmarkStart w:id="3431" w:name="_Toc200492222"/>
    </w:p>
    <w:p w14:paraId="26ED6CEC" w14:textId="2FE3B00A" w:rsidR="00BE13A7" w:rsidRPr="0056208B" w:rsidRDefault="00BE13A7" w:rsidP="00575005">
      <w:pPr>
        <w:pStyle w:val="RequirementList"/>
      </w:pPr>
      <w:r w:rsidRPr="0056208B">
        <w:t>The Contractor shall address supply continuity for critical fluids (helium, nitrogen), including:</w:t>
      </w:r>
      <w:bookmarkEnd w:id="3431"/>
    </w:p>
    <w:p w14:paraId="7D785081" w14:textId="77777777" w:rsidR="00BE13A7" w:rsidRPr="0056208B" w:rsidRDefault="00BE13A7">
      <w:pPr>
        <w:pStyle w:val="RequirementList"/>
        <w:numPr>
          <w:ilvl w:val="0"/>
          <w:numId w:val="20"/>
        </w:numPr>
      </w:pPr>
      <w:r w:rsidRPr="0056208B">
        <w:t>Volume forecasts, logistics, buffer tanking</w:t>
      </w:r>
    </w:p>
    <w:p w14:paraId="0BB5681B" w14:textId="77777777" w:rsidR="00BE13A7" w:rsidRPr="0056208B" w:rsidRDefault="00BE13A7">
      <w:pPr>
        <w:pStyle w:val="RequirementList"/>
        <w:numPr>
          <w:ilvl w:val="0"/>
          <w:numId w:val="20"/>
        </w:numPr>
      </w:pPr>
      <w:r w:rsidRPr="0056208B">
        <w:t>Vendor reliability and emergency resupply</w:t>
      </w:r>
    </w:p>
    <w:p w14:paraId="496779A6" w14:textId="77777777" w:rsidR="00BE13A7" w:rsidRPr="0056208B" w:rsidRDefault="00BE13A7">
      <w:pPr>
        <w:pStyle w:val="RequirementList"/>
        <w:numPr>
          <w:ilvl w:val="0"/>
          <w:numId w:val="20"/>
        </w:numPr>
      </w:pPr>
      <w:r w:rsidRPr="0056208B">
        <w:t xml:space="preserve">LCM-aligned integration (storage, purification, </w:t>
      </w:r>
      <w:r w:rsidR="00621599" w:rsidRPr="0056208B">
        <w:t>…</w:t>
      </w:r>
      <w:r w:rsidRPr="0056208B">
        <w:t>)</w:t>
      </w:r>
    </w:p>
    <w:p w14:paraId="21B2A4BB" w14:textId="77777777" w:rsidR="00AD1A2B" w:rsidRPr="0056208B" w:rsidRDefault="00AD1A2B" w:rsidP="00A3209F">
      <w:pPr>
        <w:pStyle w:val="Heading3numbered"/>
        <w:rPr>
          <w:rStyle w:val="Strong"/>
        </w:rPr>
      </w:pPr>
      <w:bookmarkStart w:id="3432" w:name="_Toc200492228"/>
      <w:bookmarkStart w:id="3433" w:name="_Toc202536171"/>
      <w:bookmarkStart w:id="3434" w:name="_Toc202536896"/>
      <w:bookmarkEnd w:id="3432"/>
      <w:r w:rsidRPr="0056208B">
        <w:rPr>
          <w:rStyle w:val="Strong"/>
        </w:rPr>
        <w:t>Foundation, Design, and Code Compliance</w:t>
      </w:r>
      <w:bookmarkEnd w:id="3433"/>
      <w:bookmarkEnd w:id="3434"/>
    </w:p>
    <w:p w14:paraId="5D666217" w14:textId="636C4DA3" w:rsidR="00AD1A2B" w:rsidRPr="0056208B" w:rsidRDefault="00AD1A2B" w:rsidP="000527F7">
      <w:pPr>
        <w:pStyle w:val="SysReq3"/>
        <w:rPr>
          <w:lang w:val="en-GB"/>
        </w:rPr>
      </w:pPr>
      <w:r w:rsidRPr="0056208B">
        <w:rPr>
          <w:lang w:val="en-GB"/>
        </w:rPr>
        <w:t>In the offer, the Applicant shall the preliminary foundation loads (including dead weight, operating loads, wind, seismic, and transport conditions) for all storage vessels</w:t>
      </w:r>
      <w:r w:rsidR="00352FF0" w:rsidRPr="0056208B">
        <w:rPr>
          <w:lang w:val="en-GB"/>
        </w:rPr>
        <w:t xml:space="preserve">.  </w:t>
      </w:r>
      <w:r w:rsidRPr="0056208B">
        <w:rPr>
          <w:lang w:val="en-GB"/>
        </w:rPr>
        <w:t>These loads shall be compatible with and constrained by the floor load limits of the ACC/NF site, which shall be considered as enveloping design constraints</w:t>
      </w:r>
      <w:r w:rsidR="00352FF0" w:rsidRPr="0056208B">
        <w:rPr>
          <w:lang w:val="en-GB"/>
        </w:rPr>
        <w:t xml:space="preserve">.  </w:t>
      </w:r>
      <w:r w:rsidRPr="0056208B">
        <w:rPr>
          <w:lang w:val="en-GB"/>
        </w:rPr>
        <w:t>This also applicable to all floor loads</w:t>
      </w:r>
    </w:p>
    <w:p w14:paraId="3BCDE31F" w14:textId="77777777" w:rsidR="00AD1A2B" w:rsidRPr="0056208B" w:rsidRDefault="00AD1A2B" w:rsidP="00575005">
      <w:pPr>
        <w:pStyle w:val="RequirementList"/>
      </w:pPr>
      <w:r w:rsidRPr="0056208B">
        <w:t xml:space="preserve">The Contractor shall be fully responsible for the design, dimensioning, and mechanical verification of the helium storage vessels. </w:t>
      </w:r>
    </w:p>
    <w:p w14:paraId="648F0323" w14:textId="77777777" w:rsidR="00AD1A2B" w:rsidRPr="0056208B" w:rsidRDefault="00AD1A2B" w:rsidP="00575005">
      <w:pPr>
        <w:pStyle w:val="RequirementList"/>
      </w:pPr>
      <w:r w:rsidRPr="0056208B">
        <w:t>If Option 1, the Contractor shall submit final foundation design data and vessel interface loads as part of the detailed design deliverables.</w:t>
      </w:r>
    </w:p>
    <w:p w14:paraId="5D783E9D" w14:textId="77777777" w:rsidR="00AD1A2B" w:rsidRPr="0056208B" w:rsidRDefault="00AD1A2B" w:rsidP="00575005">
      <w:pPr>
        <w:pStyle w:val="RequirementList"/>
      </w:pPr>
      <w:r w:rsidRPr="0056208B">
        <w:t>Each storage vessel shall be equipped with at least one inspection manhole to permit internal access for periodic inspection.</w:t>
      </w:r>
    </w:p>
    <w:p w14:paraId="6906F243" w14:textId="77777777" w:rsidR="00AD1A2B" w:rsidRPr="0056208B" w:rsidRDefault="00AD1A2B" w:rsidP="00575005">
      <w:pPr>
        <w:pStyle w:val="RequirementList"/>
      </w:pPr>
      <w:r w:rsidRPr="0056208B">
        <w:t xml:space="preserve">The Contractor shall prepare a technical specification for the vessels (ref. AD 14) covering surface cleaning, corrosion protection, inner-surface treatment (e.g., Rustol/Owatrol or equivalent), outer-surface coating, </w:t>
      </w:r>
    </w:p>
    <w:p w14:paraId="4A88DD64" w14:textId="77777777" w:rsidR="00AD1A2B" w:rsidRPr="0056208B" w:rsidRDefault="00AD1A2B" w:rsidP="00A3209F">
      <w:pPr>
        <w:pStyle w:val="Heading3numbered"/>
        <w:rPr>
          <w:rStyle w:val="Strong"/>
        </w:rPr>
      </w:pPr>
      <w:bookmarkStart w:id="3435" w:name="_Toc202536172"/>
      <w:bookmarkStart w:id="3436" w:name="_Toc202536897"/>
      <w:r w:rsidRPr="0056208B">
        <w:rPr>
          <w:rStyle w:val="Strong"/>
        </w:rPr>
        <w:t>Piping, Instrumentation, and Operation</w:t>
      </w:r>
      <w:bookmarkEnd w:id="3435"/>
      <w:bookmarkEnd w:id="3436"/>
    </w:p>
    <w:p w14:paraId="7FA21220" w14:textId="77777777" w:rsidR="00AD1A2B" w:rsidRPr="0056208B" w:rsidRDefault="00AD1A2B" w:rsidP="00575005">
      <w:pPr>
        <w:pStyle w:val="RequirementList"/>
      </w:pPr>
      <w:r w:rsidRPr="0056208B">
        <w:t>Each vessel shall be fitted with all valves and ports required for purging, conditioning, and gas analysis.</w:t>
      </w:r>
    </w:p>
    <w:p w14:paraId="079E5CCD" w14:textId="77777777" w:rsidR="00AD1A2B" w:rsidRPr="0056208B" w:rsidRDefault="00AD1A2B" w:rsidP="00575005">
      <w:pPr>
        <w:pStyle w:val="RequirementList"/>
      </w:pPr>
      <w:r w:rsidRPr="0056208B">
        <w:t>The storage vessels shall be interconnected by valves and connected to both the LP and HP sides of the WCS via automatic valves to regulate process pressures.</w:t>
      </w:r>
    </w:p>
    <w:p w14:paraId="615ACBA9" w14:textId="35B12921" w:rsidR="00AD1A2B" w:rsidRPr="0056208B" w:rsidRDefault="00AD1A2B" w:rsidP="00575005">
      <w:pPr>
        <w:pStyle w:val="RequirementList"/>
      </w:pPr>
      <w:r w:rsidRPr="0056208B">
        <w:t>A gas-management warm panel for controlling the storage-vessel valves shall be integrated into the main control panel of the Warm Compressor Station (WCS)</w:t>
      </w:r>
      <w:r w:rsidR="00352FF0" w:rsidRPr="0056208B">
        <w:t xml:space="preserve">.  </w:t>
      </w:r>
      <w:r w:rsidRPr="0056208B">
        <w:t>This panel shall allow local operation of valve switching, isolation, and vessel selection functions associated with the helium storage system.</w:t>
      </w:r>
    </w:p>
    <w:p w14:paraId="7343EC28" w14:textId="77777777" w:rsidR="00395ABF" w:rsidRPr="0056208B" w:rsidRDefault="00395ABF" w:rsidP="00A3209F">
      <w:pPr>
        <w:pStyle w:val="Heading3numbered"/>
        <w:rPr>
          <w:rStyle w:val="Strong"/>
        </w:rPr>
      </w:pPr>
      <w:bookmarkStart w:id="3437" w:name="_Toc200492236"/>
      <w:bookmarkStart w:id="3438" w:name="_Toc200492237"/>
      <w:bookmarkStart w:id="3439" w:name="_Toc202536173"/>
      <w:bookmarkStart w:id="3440" w:name="_Toc202536898"/>
      <w:bookmarkEnd w:id="3437"/>
      <w:r w:rsidRPr="0056208B">
        <w:rPr>
          <w:rStyle w:val="Strong"/>
        </w:rPr>
        <w:t>Measuring points</w:t>
      </w:r>
      <w:bookmarkEnd w:id="3438"/>
      <w:bookmarkEnd w:id="3439"/>
      <w:bookmarkEnd w:id="3440"/>
    </w:p>
    <w:p w14:paraId="0FC7AB9A" w14:textId="7976EAC7" w:rsidR="00395ABF" w:rsidRPr="0056208B" w:rsidRDefault="00395ABF" w:rsidP="00575005">
      <w:pPr>
        <w:pStyle w:val="RequirementList"/>
      </w:pPr>
      <w:bookmarkStart w:id="3441" w:name="_Toc200492238"/>
      <w:r w:rsidRPr="0056208B">
        <w:t xml:space="preserve">At least the measuring points defined </w:t>
      </w:r>
      <w:r w:rsidR="007A630A" w:rsidRPr="0056208B">
        <w:t xml:space="preserve">in </w:t>
      </w:r>
      <w:r w:rsidRPr="0056208B">
        <w:rPr>
          <w:rStyle w:val="Style1Char"/>
          <w:rFonts w:eastAsia="Calibri"/>
        </w:rPr>
        <w:fldChar w:fldCharType="begin"/>
      </w:r>
      <w:r w:rsidRPr="0056208B">
        <w:rPr>
          <w:rStyle w:val="Style1Char"/>
          <w:rFonts w:eastAsia="Calibri"/>
        </w:rPr>
        <w:instrText xml:space="preserve"> REF _Ref184111599 \h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Table 10</w:t>
      </w:r>
      <w:r w:rsidRPr="0056208B">
        <w:rPr>
          <w:rStyle w:val="Style1Char"/>
          <w:rFonts w:eastAsia="Calibri"/>
        </w:rPr>
        <w:fldChar w:fldCharType="end"/>
      </w:r>
      <w:r w:rsidRPr="0056208B">
        <w:rPr>
          <w:rStyle w:val="AAReferencedChar"/>
          <w:rFonts w:ascii="Century Gothic" w:hAnsi="Century Gothic"/>
          <w:i w:val="0"/>
          <w:iCs w:val="0"/>
          <w:color w:val="auto"/>
          <w:sz w:val="18"/>
        </w:rPr>
        <w:t xml:space="preserve"> </w:t>
      </w:r>
      <w:r w:rsidRPr="0056208B">
        <w:t xml:space="preserve">shall be exploitable by the </w:t>
      </w:r>
      <w:r w:rsidR="00D97476" w:rsidRPr="0056208B">
        <w:t>QPLANT:CIS</w:t>
      </w:r>
      <w:r w:rsidRPr="0056208B">
        <w:t>.</w:t>
      </w:r>
      <w:bookmarkEnd w:id="3441"/>
    </w:p>
    <w:p w14:paraId="7A0EEA2A" w14:textId="071DA8F2" w:rsidR="00395ABF" w:rsidRPr="0056208B" w:rsidRDefault="00395ABF" w:rsidP="00B414D6">
      <w:pPr>
        <w:pStyle w:val="Caption"/>
      </w:pPr>
      <w:bookmarkStart w:id="3442" w:name="_Ref184111599"/>
      <w:bookmarkStart w:id="3443" w:name="_Toc201310420"/>
      <w:bookmarkStart w:id="3444" w:name="_Toc209530028"/>
      <w:r w:rsidRPr="0056208B">
        <w:lastRenderedPageBreak/>
        <w:t xml:space="preserve">Table </w:t>
      </w:r>
      <w:r w:rsidRPr="0056208B">
        <w:fldChar w:fldCharType="begin"/>
      </w:r>
      <w:r w:rsidRPr="0056208B">
        <w:instrText xml:space="preserve"> SEQ Table \* ARABIC </w:instrText>
      </w:r>
      <w:r w:rsidRPr="0056208B">
        <w:fldChar w:fldCharType="separate"/>
      </w:r>
      <w:r w:rsidR="00D62D30">
        <w:rPr>
          <w:noProof/>
        </w:rPr>
        <w:t>10</w:t>
      </w:r>
      <w:r w:rsidRPr="0056208B">
        <w:fldChar w:fldCharType="end"/>
      </w:r>
      <w:bookmarkEnd w:id="3442"/>
      <w:r w:rsidRPr="0056208B">
        <w:t> Measuring points for gas helium storages.</w:t>
      </w:r>
      <w:bookmarkEnd w:id="3443"/>
      <w:bookmarkEnd w:id="3444"/>
    </w:p>
    <w:tbl>
      <w:tblPr>
        <w:tblStyle w:val="TableGrid"/>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ook w:val="04A0" w:firstRow="1" w:lastRow="0" w:firstColumn="1" w:lastColumn="0" w:noHBand="0" w:noVBand="1"/>
      </w:tblPr>
      <w:tblGrid>
        <w:gridCol w:w="3240"/>
        <w:gridCol w:w="5884"/>
      </w:tblGrid>
      <w:tr w:rsidR="00AD1A2B" w:rsidRPr="0056208B" w14:paraId="7C67C5D8" w14:textId="77777777" w:rsidTr="00B414D6">
        <w:trPr>
          <w:jc w:val="center"/>
        </w:trPr>
        <w:tc>
          <w:tcPr>
            <w:tcW w:w="3240" w:type="dxa"/>
            <w:shd w:val="clear" w:color="auto" w:fill="EBD9ED" w:themeFill="accent2" w:themeFillTint="33"/>
          </w:tcPr>
          <w:p w14:paraId="293A4871" w14:textId="77777777" w:rsidR="00AD1A2B" w:rsidRPr="0056208B" w:rsidRDefault="00AD1A2B" w:rsidP="00AD1A2B">
            <w:pPr>
              <w:pStyle w:val="AASemiBold"/>
              <w:spacing w:before="60" w:after="40"/>
              <w:rPr>
                <w:rFonts w:ascii="Aptos" w:hAnsi="Aptos"/>
                <w:sz w:val="18"/>
                <w:szCs w:val="18"/>
              </w:rPr>
            </w:pPr>
            <w:r w:rsidRPr="0056208B">
              <w:rPr>
                <w:rFonts w:ascii="Aptos" w:hAnsi="Aptos"/>
                <w:b/>
                <w:bCs/>
                <w:sz w:val="18"/>
                <w:szCs w:val="18"/>
              </w:rPr>
              <w:t>Parameter</w:t>
            </w:r>
          </w:p>
        </w:tc>
        <w:tc>
          <w:tcPr>
            <w:tcW w:w="5884" w:type="dxa"/>
            <w:shd w:val="clear" w:color="auto" w:fill="EBD9ED" w:themeFill="accent2" w:themeFillTint="33"/>
          </w:tcPr>
          <w:p w14:paraId="3BF9E234" w14:textId="77777777" w:rsidR="00AD1A2B" w:rsidRPr="0056208B" w:rsidRDefault="00AD1A2B" w:rsidP="00AD1A2B">
            <w:pPr>
              <w:spacing w:before="60" w:after="40"/>
              <w:rPr>
                <w:rFonts w:ascii="Aptos" w:hAnsi="Aptos"/>
                <w:sz w:val="18"/>
                <w:szCs w:val="18"/>
              </w:rPr>
            </w:pPr>
            <w:r w:rsidRPr="0056208B">
              <w:rPr>
                <w:rFonts w:ascii="Aptos" w:hAnsi="Aptos"/>
                <w:b/>
                <w:bCs/>
                <w:sz w:val="18"/>
                <w:szCs w:val="18"/>
              </w:rPr>
              <w:t>Measurement Location(s)</w:t>
            </w:r>
          </w:p>
        </w:tc>
      </w:tr>
      <w:tr w:rsidR="00AD1A2B" w:rsidRPr="0056208B" w14:paraId="02ABB064" w14:textId="77777777" w:rsidTr="00B414D6">
        <w:trPr>
          <w:jc w:val="center"/>
        </w:trPr>
        <w:tc>
          <w:tcPr>
            <w:tcW w:w="3240" w:type="dxa"/>
            <w:shd w:val="clear" w:color="auto" w:fill="auto"/>
            <w:vAlign w:val="center"/>
          </w:tcPr>
          <w:p w14:paraId="341DF152" w14:textId="77777777" w:rsidR="00AD1A2B" w:rsidRPr="0056208B" w:rsidRDefault="00AD1A2B" w:rsidP="00B414D6">
            <w:pPr>
              <w:spacing w:before="40" w:after="20"/>
              <w:contextualSpacing/>
              <w:rPr>
                <w:rFonts w:ascii="Aptos" w:hAnsi="Aptos"/>
                <w:color w:val="984A9C" w:themeColor="accent2"/>
                <w:sz w:val="18"/>
                <w:szCs w:val="18"/>
              </w:rPr>
            </w:pPr>
            <w:r w:rsidRPr="0056208B">
              <w:rPr>
                <w:rFonts w:ascii="Aptos" w:hAnsi="Aptos"/>
                <w:color w:val="984A9C" w:themeColor="accent2"/>
                <w:sz w:val="18"/>
                <w:szCs w:val="18"/>
              </w:rPr>
              <w:t>Temperatures</w:t>
            </w:r>
          </w:p>
        </w:tc>
        <w:tc>
          <w:tcPr>
            <w:tcW w:w="5884" w:type="dxa"/>
            <w:shd w:val="clear" w:color="auto" w:fill="auto"/>
          </w:tcPr>
          <w:p w14:paraId="7BBFA862" w14:textId="77777777" w:rsidR="00AD1A2B" w:rsidRPr="0056208B" w:rsidRDefault="00AD1A2B" w:rsidP="00AD1A2B">
            <w:pPr>
              <w:spacing w:before="60" w:after="40"/>
              <w:rPr>
                <w:rFonts w:ascii="Aptos" w:hAnsi="Aptos"/>
                <w:sz w:val="18"/>
                <w:szCs w:val="18"/>
              </w:rPr>
            </w:pPr>
            <w:r w:rsidRPr="0056208B">
              <w:rPr>
                <w:rFonts w:ascii="Aptos" w:hAnsi="Aptos"/>
                <w:sz w:val="18"/>
                <w:szCs w:val="18"/>
              </w:rPr>
              <w:t>Temperature of at least one storage vessel</w:t>
            </w:r>
          </w:p>
        </w:tc>
      </w:tr>
      <w:tr w:rsidR="00AD1A2B" w:rsidRPr="0056208B" w14:paraId="09786EA6" w14:textId="77777777" w:rsidTr="00B414D6">
        <w:trPr>
          <w:jc w:val="center"/>
        </w:trPr>
        <w:tc>
          <w:tcPr>
            <w:tcW w:w="3240" w:type="dxa"/>
            <w:shd w:val="clear" w:color="auto" w:fill="auto"/>
            <w:vAlign w:val="center"/>
          </w:tcPr>
          <w:p w14:paraId="0F9A9850" w14:textId="77777777" w:rsidR="00AD1A2B" w:rsidRPr="0056208B" w:rsidRDefault="00AD1A2B" w:rsidP="00B414D6">
            <w:pPr>
              <w:spacing w:before="40" w:after="20"/>
              <w:contextualSpacing/>
              <w:rPr>
                <w:rFonts w:ascii="Aptos" w:hAnsi="Aptos"/>
                <w:color w:val="984A9C" w:themeColor="accent2"/>
                <w:sz w:val="18"/>
                <w:szCs w:val="18"/>
              </w:rPr>
            </w:pPr>
            <w:r w:rsidRPr="0056208B">
              <w:rPr>
                <w:rFonts w:ascii="Aptos" w:hAnsi="Aptos"/>
                <w:color w:val="984A9C" w:themeColor="accent2"/>
                <w:sz w:val="18"/>
                <w:szCs w:val="18"/>
              </w:rPr>
              <w:t>Pressure</w:t>
            </w:r>
          </w:p>
        </w:tc>
        <w:tc>
          <w:tcPr>
            <w:tcW w:w="5884" w:type="dxa"/>
            <w:shd w:val="clear" w:color="auto" w:fill="auto"/>
          </w:tcPr>
          <w:p w14:paraId="38D20072" w14:textId="77777777" w:rsidR="00AD1A2B" w:rsidRPr="0056208B" w:rsidRDefault="00AD1A2B" w:rsidP="00AD1A2B">
            <w:pPr>
              <w:spacing w:before="60" w:after="40"/>
              <w:rPr>
                <w:rFonts w:ascii="Aptos" w:hAnsi="Aptos"/>
                <w:sz w:val="18"/>
                <w:szCs w:val="18"/>
              </w:rPr>
            </w:pPr>
            <w:r w:rsidRPr="0056208B">
              <w:rPr>
                <w:rFonts w:ascii="Aptos" w:hAnsi="Aptos"/>
                <w:sz w:val="18"/>
                <w:szCs w:val="18"/>
              </w:rPr>
              <w:t>Helium pressure in each installed helium storage vessel</w:t>
            </w:r>
          </w:p>
          <w:p w14:paraId="6B67D58D" w14:textId="77777777" w:rsidR="00AD1A2B" w:rsidRPr="0056208B" w:rsidRDefault="00AD1A2B" w:rsidP="00AD1A2B">
            <w:pPr>
              <w:spacing w:before="60" w:after="40"/>
              <w:rPr>
                <w:rFonts w:ascii="Aptos" w:hAnsi="Aptos"/>
                <w:sz w:val="18"/>
                <w:szCs w:val="18"/>
              </w:rPr>
            </w:pPr>
            <w:r w:rsidRPr="0056208B">
              <w:rPr>
                <w:rFonts w:ascii="Aptos" w:hAnsi="Aptos"/>
                <w:sz w:val="18"/>
                <w:szCs w:val="18"/>
              </w:rPr>
              <w:t>Helium pressure in the common manifolds</w:t>
            </w:r>
          </w:p>
        </w:tc>
      </w:tr>
      <w:tr w:rsidR="00AD1A2B" w:rsidRPr="0056208B" w14:paraId="4ED7A43D" w14:textId="77777777" w:rsidTr="00B414D6">
        <w:trPr>
          <w:jc w:val="center"/>
        </w:trPr>
        <w:tc>
          <w:tcPr>
            <w:tcW w:w="3240" w:type="dxa"/>
            <w:shd w:val="clear" w:color="auto" w:fill="auto"/>
            <w:vAlign w:val="center"/>
          </w:tcPr>
          <w:p w14:paraId="6C39837C" w14:textId="77777777" w:rsidR="00AD1A2B" w:rsidRPr="0056208B" w:rsidRDefault="00AD1A2B" w:rsidP="00B414D6">
            <w:pPr>
              <w:spacing w:before="40" w:after="20"/>
              <w:contextualSpacing/>
              <w:rPr>
                <w:rFonts w:ascii="Aptos" w:hAnsi="Aptos"/>
                <w:color w:val="984A9C" w:themeColor="accent2"/>
                <w:sz w:val="18"/>
                <w:szCs w:val="18"/>
              </w:rPr>
            </w:pPr>
            <w:r w:rsidRPr="0056208B">
              <w:rPr>
                <w:rFonts w:ascii="Aptos" w:hAnsi="Aptos"/>
                <w:color w:val="984A9C" w:themeColor="accent2"/>
                <w:sz w:val="18"/>
                <w:szCs w:val="18"/>
              </w:rPr>
              <w:t>Impurity measurements</w:t>
            </w:r>
          </w:p>
        </w:tc>
        <w:tc>
          <w:tcPr>
            <w:tcW w:w="5884" w:type="dxa"/>
            <w:shd w:val="clear" w:color="auto" w:fill="auto"/>
          </w:tcPr>
          <w:p w14:paraId="75761A30" w14:textId="77777777" w:rsidR="00AD1A2B" w:rsidRPr="0056208B" w:rsidRDefault="00AD1A2B" w:rsidP="00AD1A2B">
            <w:pPr>
              <w:spacing w:before="60" w:after="40"/>
              <w:rPr>
                <w:rFonts w:ascii="Aptos" w:hAnsi="Aptos"/>
                <w:sz w:val="18"/>
                <w:szCs w:val="18"/>
              </w:rPr>
            </w:pPr>
            <w:r w:rsidRPr="0056208B">
              <w:rPr>
                <w:rFonts w:ascii="Aptos" w:hAnsi="Aptos"/>
                <w:sz w:val="18"/>
                <w:szCs w:val="18"/>
              </w:rPr>
              <w:t>Pick-ups and capillaries shall be provided for measuring moisture and nitrogen contents in each vessel</w:t>
            </w:r>
          </w:p>
        </w:tc>
      </w:tr>
      <w:tr w:rsidR="00AD1A2B" w:rsidRPr="0056208B" w14:paraId="71107950" w14:textId="77777777" w:rsidTr="00B414D6">
        <w:trPr>
          <w:jc w:val="center"/>
        </w:trPr>
        <w:tc>
          <w:tcPr>
            <w:tcW w:w="3240" w:type="dxa"/>
            <w:shd w:val="clear" w:color="auto" w:fill="auto"/>
            <w:vAlign w:val="center"/>
          </w:tcPr>
          <w:p w14:paraId="41C49B4A" w14:textId="77777777" w:rsidR="00AD1A2B" w:rsidRPr="0056208B" w:rsidRDefault="00AD1A2B" w:rsidP="00B414D6">
            <w:pPr>
              <w:spacing w:before="40" w:after="20"/>
              <w:contextualSpacing/>
              <w:rPr>
                <w:rFonts w:ascii="Aptos" w:hAnsi="Aptos"/>
                <w:color w:val="984A9C" w:themeColor="accent2"/>
                <w:sz w:val="18"/>
                <w:szCs w:val="18"/>
              </w:rPr>
            </w:pPr>
            <w:r w:rsidRPr="0056208B">
              <w:rPr>
                <w:rFonts w:ascii="Aptos" w:hAnsi="Aptos"/>
                <w:color w:val="984A9C" w:themeColor="accent2"/>
                <w:sz w:val="18"/>
                <w:szCs w:val="18"/>
              </w:rPr>
              <w:t>Local indicative measuring points</w:t>
            </w:r>
          </w:p>
        </w:tc>
        <w:tc>
          <w:tcPr>
            <w:tcW w:w="5884" w:type="dxa"/>
            <w:shd w:val="clear" w:color="auto" w:fill="auto"/>
          </w:tcPr>
          <w:p w14:paraId="2E864BA3" w14:textId="77777777" w:rsidR="00AD1A2B" w:rsidRPr="0056208B" w:rsidRDefault="00AD1A2B" w:rsidP="00AD1A2B">
            <w:pPr>
              <w:spacing w:before="60" w:after="40"/>
              <w:rPr>
                <w:rFonts w:ascii="Aptos" w:hAnsi="Aptos"/>
                <w:sz w:val="18"/>
                <w:szCs w:val="18"/>
              </w:rPr>
            </w:pPr>
            <w:r w:rsidRPr="0056208B">
              <w:rPr>
                <w:rFonts w:ascii="Aptos" w:hAnsi="Aptos"/>
                <w:sz w:val="18"/>
                <w:szCs w:val="18"/>
              </w:rPr>
              <w:t>Helium pressure indicator for each installed vessel</w:t>
            </w:r>
          </w:p>
        </w:tc>
      </w:tr>
    </w:tbl>
    <w:p w14:paraId="200AEEBF" w14:textId="77777777" w:rsidR="006A69C8" w:rsidRPr="0056208B" w:rsidRDefault="00947F24" w:rsidP="00B5535E">
      <w:pPr>
        <w:pStyle w:val="Heading3numbered"/>
      </w:pPr>
      <w:bookmarkStart w:id="3445" w:name="_Ref192409981"/>
      <w:bookmarkStart w:id="3446" w:name="_Toc200492239"/>
      <w:bookmarkStart w:id="3447" w:name="_Toc202536174"/>
      <w:bookmarkStart w:id="3448" w:name="_Toc202536899"/>
      <w:r w:rsidRPr="0056208B">
        <w:t>QPLANT</w:t>
      </w:r>
      <w:r w:rsidR="00006433" w:rsidRPr="0056208B">
        <w:t xml:space="preserve"> </w:t>
      </w:r>
      <w:r w:rsidR="00D43BF2" w:rsidRPr="0056208B">
        <w:t>Control</w:t>
      </w:r>
      <w:r w:rsidR="00006433" w:rsidRPr="0056208B">
        <w:t xml:space="preserve"> System</w:t>
      </w:r>
      <w:bookmarkEnd w:id="3227"/>
      <w:bookmarkEnd w:id="3228"/>
      <w:bookmarkEnd w:id="3445"/>
      <w:bookmarkEnd w:id="3446"/>
      <w:bookmarkEnd w:id="3447"/>
      <w:bookmarkEnd w:id="3448"/>
    </w:p>
    <w:p w14:paraId="5E75D274" w14:textId="77777777" w:rsidR="00006433" w:rsidRPr="0056208B" w:rsidRDefault="00FD31A6" w:rsidP="00B5535E">
      <w:pPr>
        <w:pStyle w:val="Heading40"/>
        <w:rPr>
          <w:lang w:val="en-GB"/>
        </w:rPr>
      </w:pPr>
      <w:bookmarkStart w:id="3449" w:name="_Toc200492240"/>
      <w:bookmarkStart w:id="3450" w:name="_Toc202536175"/>
      <w:r w:rsidRPr="0056208B">
        <w:rPr>
          <w:lang w:val="en-GB"/>
        </w:rPr>
        <w:t>Overview</w:t>
      </w:r>
      <w:bookmarkEnd w:id="3449"/>
      <w:bookmarkEnd w:id="3450"/>
    </w:p>
    <w:p w14:paraId="69178767" w14:textId="19A2101D" w:rsidR="00531F14" w:rsidRPr="0056208B" w:rsidRDefault="00133191" w:rsidP="00B5535E">
      <w:r w:rsidRPr="0056208B">
        <w:t xml:space="preserve">The </w:t>
      </w:r>
      <w:r w:rsidR="00947F24" w:rsidRPr="0056208B">
        <w:t>QPLANT</w:t>
      </w:r>
      <w:r w:rsidRPr="0056208B">
        <w:t xml:space="preserve"> Control System (</w:t>
      </w:r>
      <w:r w:rsidR="00D97476" w:rsidRPr="0056208B">
        <w:t>QPLANT:CIS</w:t>
      </w:r>
      <w:r w:rsidRPr="0056208B">
        <w:t xml:space="preserve">) shall be designed specifically for the local control of the </w:t>
      </w:r>
      <w:r w:rsidR="00947F24" w:rsidRPr="0056208B">
        <w:t>QPLANT</w:t>
      </w:r>
      <w:r w:rsidRPr="0056208B">
        <w:t xml:space="preserve"> and</w:t>
      </w:r>
      <w:r w:rsidR="001E396F" w:rsidRPr="0056208B">
        <w:t xml:space="preserve"> the </w:t>
      </w:r>
      <w:r w:rsidR="0027611E" w:rsidRPr="0056208B">
        <w:t>helium</w:t>
      </w:r>
      <w:r w:rsidRPr="0056208B">
        <w:t xml:space="preserve"> storage system, ensuring that all cryogenic processes operate safely and efficiently on site.</w:t>
      </w:r>
    </w:p>
    <w:p w14:paraId="46B25D66" w14:textId="2DF8720E" w:rsidR="00795CA3" w:rsidRPr="0056208B" w:rsidRDefault="007F29AB" w:rsidP="00B5535E">
      <w:pPr>
        <w:rPr>
          <w:sz w:val="19"/>
          <w:szCs w:val="19"/>
        </w:rPr>
      </w:pPr>
      <w:r w:rsidRPr="0056208B">
        <w:rPr>
          <w:sz w:val="19"/>
          <w:szCs w:val="19"/>
        </w:rPr>
        <w:t xml:space="preserve">The </w:t>
      </w:r>
      <w:r w:rsidR="00D97476" w:rsidRPr="0056208B">
        <w:rPr>
          <w:sz w:val="19"/>
          <w:szCs w:val="19"/>
        </w:rPr>
        <w:t>QPLANT:CIS</w:t>
      </w:r>
      <w:r w:rsidRPr="0056208B">
        <w:rPr>
          <w:sz w:val="19"/>
          <w:szCs w:val="19"/>
        </w:rPr>
        <w:t xml:space="preserve"> </w:t>
      </w:r>
      <w:r w:rsidR="002F4F0A" w:rsidRPr="0056208B">
        <w:rPr>
          <w:sz w:val="19"/>
          <w:szCs w:val="19"/>
        </w:rPr>
        <w:t>is</w:t>
      </w:r>
      <w:r w:rsidRPr="0056208B">
        <w:rPr>
          <w:sz w:val="19"/>
          <w:szCs w:val="19"/>
        </w:rPr>
        <w:t xml:space="preserve"> integrated with MCS to</w:t>
      </w:r>
      <w:r w:rsidR="00C6041E" w:rsidRPr="0056208B">
        <w:rPr>
          <w:sz w:val="19"/>
          <w:szCs w:val="19"/>
        </w:rPr>
        <w:t>:</w:t>
      </w:r>
    </w:p>
    <w:p w14:paraId="43B5E9DF" w14:textId="3A21BDA2" w:rsidR="0052094A" w:rsidRPr="0056208B" w:rsidRDefault="00FF6B98" w:rsidP="000304F7">
      <w:pPr>
        <w:pStyle w:val="BulletListNormal"/>
        <w:ind w:left="714" w:hanging="357"/>
        <w:contextualSpacing/>
        <w:rPr>
          <w:lang w:val="en-GB"/>
        </w:rPr>
      </w:pPr>
      <w:r w:rsidRPr="0056208B">
        <w:rPr>
          <w:lang w:val="en-GB"/>
        </w:rPr>
        <w:t>E</w:t>
      </w:r>
      <w:r w:rsidR="0069512E" w:rsidRPr="0056208B">
        <w:rPr>
          <w:lang w:val="en-GB"/>
        </w:rPr>
        <w:t xml:space="preserve">xchange any information between the </w:t>
      </w:r>
      <w:r w:rsidR="00D97476" w:rsidRPr="0056208B">
        <w:rPr>
          <w:lang w:val="en-GB"/>
        </w:rPr>
        <w:t>QPLANT:CIS</w:t>
      </w:r>
      <w:r w:rsidR="0069512E" w:rsidRPr="0056208B">
        <w:rPr>
          <w:lang w:val="en-GB"/>
        </w:rPr>
        <w:t xml:space="preserve"> and the </w:t>
      </w:r>
      <w:r w:rsidR="00947F24" w:rsidRPr="0056208B">
        <w:rPr>
          <w:lang w:val="en-GB"/>
        </w:rPr>
        <w:t>cryogenic</w:t>
      </w:r>
      <w:r w:rsidR="0069512E" w:rsidRPr="0056208B">
        <w:rPr>
          <w:lang w:val="en-GB"/>
        </w:rPr>
        <w:t xml:space="preserve"> users.</w:t>
      </w:r>
    </w:p>
    <w:p w14:paraId="34D9E55B" w14:textId="07D53AB9" w:rsidR="001C1494" w:rsidRPr="0056208B" w:rsidRDefault="00FF6B98" w:rsidP="000304F7">
      <w:pPr>
        <w:pStyle w:val="BulletListNormal"/>
        <w:ind w:left="714" w:hanging="357"/>
        <w:contextualSpacing/>
        <w:rPr>
          <w:lang w:val="en-GB"/>
        </w:rPr>
      </w:pPr>
      <w:r w:rsidRPr="0056208B">
        <w:rPr>
          <w:lang w:val="en-GB"/>
        </w:rPr>
        <w:t>C</w:t>
      </w:r>
      <w:r w:rsidR="001C1494" w:rsidRPr="0056208B">
        <w:rPr>
          <w:lang w:val="en-GB"/>
        </w:rPr>
        <w:t>reate a unified operator experience</w:t>
      </w:r>
      <w:r w:rsidR="007411ED" w:rsidRPr="0056208B">
        <w:rPr>
          <w:lang w:val="en-GB"/>
        </w:rPr>
        <w:t xml:space="preserve"> showing </w:t>
      </w:r>
      <w:r w:rsidR="001C1494" w:rsidRPr="0056208B">
        <w:rPr>
          <w:lang w:val="en-GB"/>
        </w:rPr>
        <w:t xml:space="preserve">the </w:t>
      </w:r>
      <w:r w:rsidR="00D97476" w:rsidRPr="0056208B">
        <w:rPr>
          <w:lang w:val="en-GB"/>
        </w:rPr>
        <w:t>QPLANT:CIS</w:t>
      </w:r>
      <w:r w:rsidR="001C1494" w:rsidRPr="0056208B">
        <w:rPr>
          <w:lang w:val="en-GB"/>
        </w:rPr>
        <w:t xml:space="preserve"> data and controls through a single user-friendly interface, allowing the operator to monitor and manage the </w:t>
      </w:r>
      <w:r w:rsidR="00947F24" w:rsidRPr="0056208B">
        <w:rPr>
          <w:lang w:val="en-GB"/>
        </w:rPr>
        <w:t>QPLANT</w:t>
      </w:r>
      <w:r w:rsidR="001C1494" w:rsidRPr="0056208B">
        <w:rPr>
          <w:lang w:val="en-GB"/>
        </w:rPr>
        <w:t xml:space="preserve"> seamlessly alongside other primary systems.</w:t>
      </w:r>
    </w:p>
    <w:p w14:paraId="2640A9A1" w14:textId="4F5A656C" w:rsidR="00133191" w:rsidRPr="0056208B" w:rsidRDefault="00133191" w:rsidP="00B5535E">
      <w:pPr>
        <w:rPr>
          <w:sz w:val="19"/>
          <w:szCs w:val="19"/>
        </w:rPr>
      </w:pPr>
      <w:r w:rsidRPr="0056208B">
        <w:rPr>
          <w:sz w:val="19"/>
          <w:szCs w:val="19"/>
        </w:rPr>
        <w:t>Furthermore, all IT-related services</w:t>
      </w:r>
      <w:r w:rsidR="00E73A8D" w:rsidRPr="0056208B">
        <w:rPr>
          <w:sz w:val="19"/>
          <w:szCs w:val="19"/>
        </w:rPr>
        <w:t xml:space="preserve"> - </w:t>
      </w:r>
      <w:r w:rsidRPr="0056208B">
        <w:rPr>
          <w:sz w:val="19"/>
          <w:szCs w:val="19"/>
        </w:rPr>
        <w:t>ranging from network communication and data storage to backup and user authentication</w:t>
      </w:r>
      <w:r w:rsidR="00E73A8D" w:rsidRPr="0056208B">
        <w:rPr>
          <w:sz w:val="19"/>
          <w:szCs w:val="19"/>
        </w:rPr>
        <w:t xml:space="preserve"> - </w:t>
      </w:r>
      <w:r w:rsidRPr="0056208B">
        <w:rPr>
          <w:sz w:val="19"/>
          <w:szCs w:val="19"/>
        </w:rPr>
        <w:t>are integrated with the Information Technology (MIT) platform</w:t>
      </w:r>
      <w:r w:rsidR="00E50CBD" w:rsidRPr="0056208B">
        <w:rPr>
          <w:sz w:val="19"/>
          <w:szCs w:val="19"/>
        </w:rPr>
        <w:t xml:space="preserve">.  </w:t>
      </w:r>
      <w:r w:rsidRPr="0056208B">
        <w:rPr>
          <w:sz w:val="19"/>
          <w:szCs w:val="19"/>
        </w:rPr>
        <w:t xml:space="preserve">This integration ensures that all the data and control signals from </w:t>
      </w:r>
      <w:r w:rsidR="00D97476" w:rsidRPr="0056208B">
        <w:rPr>
          <w:sz w:val="19"/>
          <w:szCs w:val="19"/>
        </w:rPr>
        <w:t>QPLANT:CIS</w:t>
      </w:r>
      <w:r w:rsidRPr="0056208B">
        <w:rPr>
          <w:sz w:val="19"/>
          <w:szCs w:val="19"/>
        </w:rPr>
        <w:t xml:space="preserve"> and MCS are supported by a robust and secure IT infrastructure, providing reliability and efficiency across the entire system.</w:t>
      </w:r>
    </w:p>
    <w:p w14:paraId="19B8499A" w14:textId="28068D63" w:rsidR="00133191" w:rsidRPr="0056208B" w:rsidRDefault="00BE3EE5" w:rsidP="00B5535E">
      <w:pPr>
        <w:rPr>
          <w:sz w:val="19"/>
          <w:szCs w:val="19"/>
        </w:rPr>
      </w:pPr>
      <w:r w:rsidRPr="0056208B">
        <w:rPr>
          <w:sz w:val="19"/>
          <w:szCs w:val="19"/>
        </w:rPr>
        <w:t>Within the overall safety framework, the QPLANT Control System (</w:t>
      </w:r>
      <w:r w:rsidR="00D97476" w:rsidRPr="0056208B">
        <w:rPr>
          <w:sz w:val="19"/>
          <w:szCs w:val="19"/>
        </w:rPr>
        <w:t>QPLANT:CIS</w:t>
      </w:r>
      <w:r w:rsidRPr="0056208B">
        <w:rPr>
          <w:sz w:val="19"/>
          <w:szCs w:val="19"/>
        </w:rPr>
        <w:t>) is dedicated solely to the local control and protection of the QPLANT</w:t>
      </w:r>
      <w:r w:rsidR="0007473A" w:rsidRPr="0056208B">
        <w:rPr>
          <w:sz w:val="19"/>
          <w:szCs w:val="19"/>
        </w:rPr>
        <w:t xml:space="preserve">.  </w:t>
      </w:r>
      <w:r w:rsidR="00133191" w:rsidRPr="0056208B">
        <w:rPr>
          <w:sz w:val="19"/>
          <w:szCs w:val="19"/>
        </w:rPr>
        <w:t>It handles immediate, on-site safety functions, such as local shutdowns or protective actions in response to detected issues</w:t>
      </w:r>
      <w:r w:rsidR="0007473A" w:rsidRPr="0056208B">
        <w:rPr>
          <w:sz w:val="19"/>
          <w:szCs w:val="19"/>
        </w:rPr>
        <w:t xml:space="preserve">.  </w:t>
      </w:r>
      <w:r w:rsidR="00133191" w:rsidRPr="0056208B">
        <w:rPr>
          <w:sz w:val="19"/>
          <w:szCs w:val="19"/>
        </w:rPr>
        <w:t xml:space="preserve">However, when the </w:t>
      </w:r>
      <w:r w:rsidR="00947F24" w:rsidRPr="0056208B">
        <w:rPr>
          <w:sz w:val="19"/>
          <w:szCs w:val="19"/>
        </w:rPr>
        <w:t>QPLANT</w:t>
      </w:r>
      <w:r w:rsidR="00133191" w:rsidRPr="0056208B">
        <w:rPr>
          <w:sz w:val="19"/>
          <w:szCs w:val="19"/>
        </w:rPr>
        <w:t xml:space="preserve"> interacts with other systems, the responsibility for ensuring global safety shifts to the Interlock System (MIS).</w:t>
      </w:r>
    </w:p>
    <w:p w14:paraId="4DEC50B1" w14:textId="77777777" w:rsidR="00A310E5" w:rsidRPr="0056208B" w:rsidRDefault="00A310E5" w:rsidP="00B5535E">
      <w:pPr>
        <w:pStyle w:val="Heading40"/>
        <w:rPr>
          <w:lang w:val="en-GB"/>
        </w:rPr>
      </w:pPr>
      <w:bookmarkStart w:id="3451" w:name="_Toc200492241"/>
      <w:bookmarkStart w:id="3452" w:name="_Toc202536176"/>
      <w:r w:rsidRPr="0056208B">
        <w:rPr>
          <w:lang w:val="en-GB"/>
        </w:rPr>
        <w:t>Reference Architecture</w:t>
      </w:r>
      <w:bookmarkEnd w:id="3451"/>
      <w:bookmarkEnd w:id="3452"/>
    </w:p>
    <w:p w14:paraId="421ADFFF" w14:textId="64500033" w:rsidR="005C41E1" w:rsidRPr="0056208B" w:rsidRDefault="005C41E1" w:rsidP="005C41E1">
      <w:pPr>
        <w:pStyle w:val="regular"/>
      </w:pPr>
      <w:r w:rsidRPr="0056208B">
        <w:rPr>
          <w:rStyle w:val="AAReferencedChar"/>
        </w:rPr>
        <w:fldChar w:fldCharType="begin"/>
      </w:r>
      <w:r w:rsidRPr="0056208B">
        <w:rPr>
          <w:rStyle w:val="AAReferencedChar"/>
        </w:rPr>
        <w:instrText xml:space="preserve"> REF _Ref183516628 \h  \* MERGEFORMAT </w:instrText>
      </w:r>
      <w:r w:rsidRPr="0056208B">
        <w:rPr>
          <w:rStyle w:val="AAReferencedChar"/>
        </w:rPr>
        <w:fldChar w:fldCharType="separate"/>
      </w:r>
      <w:r w:rsidR="00D62D30">
        <w:rPr>
          <w:rStyle w:val="AAReferencedChar"/>
          <w:b/>
          <w:bCs/>
          <w:lang w:val="en-US"/>
        </w:rPr>
        <w:t>Error! Reference source not found.</w:t>
      </w:r>
      <w:r w:rsidRPr="0056208B">
        <w:rPr>
          <w:rStyle w:val="AAReferencedChar"/>
        </w:rPr>
        <w:fldChar w:fldCharType="end"/>
      </w:r>
      <w:r w:rsidRPr="0056208B">
        <w:t xml:space="preserve"> shows the reference architecture of all elements involved in the control of the complete cryogenic system.  The </w:t>
      </w:r>
      <w:r w:rsidR="00D97476" w:rsidRPr="0056208B">
        <w:t>QPLANT:CIS</w:t>
      </w:r>
      <w:r w:rsidRPr="0056208B">
        <w:t xml:space="preserve"> is a subpart of this.  </w:t>
      </w:r>
    </w:p>
    <w:p w14:paraId="478E8897" w14:textId="77777777" w:rsidR="005C41E1" w:rsidRPr="0056208B" w:rsidRDefault="005C41E1" w:rsidP="00B5535E">
      <w:pPr>
        <w:pStyle w:val="Heading40"/>
        <w:rPr>
          <w:lang w:val="en-GB"/>
        </w:rPr>
      </w:pPr>
    </w:p>
    <w:p w14:paraId="2AE27711" w14:textId="26EDAFC5" w:rsidR="00557FCE" w:rsidRPr="0056208B" w:rsidRDefault="00557FCE" w:rsidP="005C41E1">
      <w:pPr>
        <w:keepNext/>
        <w:ind w:left="709"/>
      </w:pPr>
      <w:r w:rsidRPr="0056208B">
        <w:rPr>
          <w:noProof/>
        </w:rPr>
        <w:lastRenderedPageBreak/>
        <w:drawing>
          <wp:inline distT="0" distB="0" distL="0" distR="0" wp14:anchorId="7A546B22" wp14:editId="09898433">
            <wp:extent cx="6076552" cy="5572369"/>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yoPlantPhysicalNew.drawio (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90503" cy="5585163"/>
                    </a:xfrm>
                    <a:prstGeom prst="rect">
                      <a:avLst/>
                    </a:prstGeom>
                  </pic:spPr>
                </pic:pic>
              </a:graphicData>
            </a:graphic>
          </wp:inline>
        </w:drawing>
      </w:r>
    </w:p>
    <w:p w14:paraId="21C3AD09" w14:textId="78CFE11C" w:rsidR="00557FCE" w:rsidRPr="0056208B" w:rsidRDefault="00557FCE" w:rsidP="005C41E1">
      <w:pPr>
        <w:pStyle w:val="Caption"/>
        <w:ind w:left="709"/>
        <w:jc w:val="left"/>
      </w:pPr>
      <w:bookmarkStart w:id="3453" w:name="_Toc209526849"/>
      <w:r w:rsidRPr="0056208B">
        <w:t xml:space="preserve">Figure </w:t>
      </w:r>
      <w:r w:rsidRPr="0056208B">
        <w:fldChar w:fldCharType="begin"/>
      </w:r>
      <w:r w:rsidRPr="0056208B">
        <w:instrText xml:space="preserve"> SEQ Figure \* ARABIC </w:instrText>
      </w:r>
      <w:r w:rsidRPr="0056208B">
        <w:fldChar w:fldCharType="separate"/>
      </w:r>
      <w:r w:rsidR="00D62D30">
        <w:rPr>
          <w:noProof/>
        </w:rPr>
        <w:t>7</w:t>
      </w:r>
      <w:r w:rsidRPr="0056208B">
        <w:fldChar w:fldCharType="end"/>
      </w:r>
      <w:r w:rsidRPr="0056208B">
        <w:t xml:space="preserve"> </w:t>
      </w:r>
      <w:bookmarkStart w:id="3454" w:name="_Ref183516623"/>
      <w:bookmarkStart w:id="3455" w:name="_Toc190680897"/>
      <w:bookmarkStart w:id="3456" w:name="_Ref192510473"/>
      <w:bookmarkStart w:id="3457" w:name="_Toc201752429"/>
      <w:r w:rsidRPr="0056208B">
        <w:t xml:space="preserve"> Reference Architecture of the Cryogenic Control </w:t>
      </w:r>
      <w:bookmarkEnd w:id="3454"/>
      <w:r w:rsidRPr="0056208B">
        <w:t>System</w:t>
      </w:r>
      <w:bookmarkEnd w:id="3453"/>
      <w:bookmarkEnd w:id="3455"/>
      <w:bookmarkEnd w:id="3456"/>
      <w:bookmarkEnd w:id="3457"/>
    </w:p>
    <w:p w14:paraId="7DE07588" w14:textId="6AD204EA" w:rsidR="00A310E5" w:rsidRPr="0056208B" w:rsidRDefault="00A310E5" w:rsidP="00557FCE">
      <w:pPr>
        <w:pStyle w:val="Caption"/>
        <w:jc w:val="left"/>
        <w:sectPr w:rsidR="00A310E5" w:rsidRPr="0056208B" w:rsidSect="005F5892">
          <w:pgSz w:w="11906" w:h="16838" w:code="9"/>
          <w:pgMar w:top="720" w:right="720" w:bottom="720" w:left="720" w:header="624" w:footer="147" w:gutter="0"/>
          <w:cols w:space="708"/>
          <w:formProt w:val="0"/>
          <w:docGrid w:linePitch="360"/>
        </w:sectPr>
      </w:pPr>
    </w:p>
    <w:p w14:paraId="2F7EAACD" w14:textId="1D7E097C" w:rsidR="00557FCE" w:rsidRPr="0056208B" w:rsidRDefault="00557FCE" w:rsidP="00557FCE">
      <w:pPr>
        <w:pStyle w:val="Caption"/>
        <w:keepNext/>
      </w:pPr>
      <w:bookmarkStart w:id="3458" w:name="_Toc209530029"/>
      <w:r w:rsidRPr="0056208B">
        <w:lastRenderedPageBreak/>
        <w:t xml:space="preserve">Table </w:t>
      </w:r>
      <w:r w:rsidRPr="0056208B">
        <w:fldChar w:fldCharType="begin"/>
      </w:r>
      <w:r w:rsidRPr="0056208B">
        <w:instrText xml:space="preserve"> SEQ Table \* ARABIC </w:instrText>
      </w:r>
      <w:r w:rsidRPr="0056208B">
        <w:fldChar w:fldCharType="separate"/>
      </w:r>
      <w:r w:rsidR="00D62D30">
        <w:rPr>
          <w:noProof/>
        </w:rPr>
        <w:t>11</w:t>
      </w:r>
      <w:r w:rsidRPr="0056208B">
        <w:fldChar w:fldCharType="end"/>
      </w:r>
      <w:r w:rsidRPr="0056208B">
        <w:t xml:space="preserve"> Control Architecture Component Definition</w:t>
      </w:r>
      <w:bookmarkEnd w:id="3458"/>
    </w:p>
    <w:tbl>
      <w:tblPr>
        <w:tblStyle w:val="TableGrid"/>
        <w:tblW w:w="14879" w:type="dxa"/>
        <w:tblLook w:val="04A0" w:firstRow="1" w:lastRow="0" w:firstColumn="1" w:lastColumn="0" w:noHBand="0" w:noVBand="1"/>
      </w:tblPr>
      <w:tblGrid>
        <w:gridCol w:w="559"/>
        <w:gridCol w:w="1312"/>
        <w:gridCol w:w="5628"/>
        <w:gridCol w:w="516"/>
        <w:gridCol w:w="1241"/>
        <w:gridCol w:w="5623"/>
      </w:tblGrid>
      <w:tr w:rsidR="00557FCE" w:rsidRPr="0056208B" w14:paraId="09DFB963" w14:textId="77777777" w:rsidTr="00F81755">
        <w:tc>
          <w:tcPr>
            <w:tcW w:w="561" w:type="dxa"/>
            <w:shd w:val="clear" w:color="auto" w:fill="EBD9ED" w:themeFill="accent2" w:themeFillTint="33"/>
          </w:tcPr>
          <w:p w14:paraId="18BFE525" w14:textId="77777777" w:rsidR="00557FCE" w:rsidRPr="0056208B" w:rsidRDefault="00557FCE" w:rsidP="00557FCE">
            <w:pPr>
              <w:rPr>
                <w:rFonts w:ascii="Aptos" w:hAnsi="Aptos"/>
                <w:b/>
                <w:bCs/>
                <w:color w:val="562873" w:themeColor="accent1"/>
                <w:sz w:val="18"/>
                <w:szCs w:val="18"/>
              </w:rPr>
            </w:pPr>
            <w:r w:rsidRPr="0056208B">
              <w:rPr>
                <w:rFonts w:ascii="Aptos" w:hAnsi="Aptos"/>
                <w:b/>
                <w:bCs/>
                <w:color w:val="562873" w:themeColor="accent1"/>
                <w:sz w:val="18"/>
                <w:szCs w:val="18"/>
              </w:rPr>
              <w:t>No.</w:t>
            </w:r>
          </w:p>
        </w:tc>
        <w:tc>
          <w:tcPr>
            <w:tcW w:w="1312" w:type="dxa"/>
            <w:shd w:val="clear" w:color="auto" w:fill="EBD9ED" w:themeFill="accent2" w:themeFillTint="33"/>
          </w:tcPr>
          <w:p w14:paraId="14C67F48" w14:textId="77777777" w:rsidR="00557FCE" w:rsidRPr="0056208B" w:rsidRDefault="00557FCE" w:rsidP="00557FCE">
            <w:pPr>
              <w:rPr>
                <w:rFonts w:ascii="Aptos" w:hAnsi="Aptos"/>
                <w:b/>
                <w:bCs/>
                <w:color w:val="562873" w:themeColor="accent1"/>
                <w:sz w:val="18"/>
                <w:szCs w:val="18"/>
              </w:rPr>
            </w:pPr>
            <w:r w:rsidRPr="0056208B">
              <w:rPr>
                <w:rFonts w:ascii="Aptos" w:hAnsi="Aptos"/>
                <w:b/>
                <w:bCs/>
                <w:color w:val="562873" w:themeColor="accent1"/>
                <w:sz w:val="18"/>
                <w:szCs w:val="18"/>
              </w:rPr>
              <w:t>Name</w:t>
            </w:r>
          </w:p>
        </w:tc>
        <w:tc>
          <w:tcPr>
            <w:tcW w:w="5816" w:type="dxa"/>
            <w:shd w:val="clear" w:color="auto" w:fill="EBD9ED" w:themeFill="accent2" w:themeFillTint="33"/>
          </w:tcPr>
          <w:p w14:paraId="1E0DA189" w14:textId="77777777" w:rsidR="00557FCE" w:rsidRPr="0056208B" w:rsidRDefault="00557FCE" w:rsidP="00557FCE">
            <w:pPr>
              <w:rPr>
                <w:rFonts w:ascii="Aptos" w:hAnsi="Aptos"/>
                <w:b/>
                <w:bCs/>
                <w:color w:val="562873" w:themeColor="accent1"/>
                <w:sz w:val="18"/>
                <w:szCs w:val="18"/>
              </w:rPr>
            </w:pPr>
            <w:r w:rsidRPr="0056208B">
              <w:rPr>
                <w:rFonts w:ascii="Aptos" w:hAnsi="Aptos"/>
                <w:b/>
                <w:bCs/>
                <w:color w:val="562873" w:themeColor="accent1"/>
                <w:sz w:val="18"/>
                <w:szCs w:val="18"/>
              </w:rPr>
              <w:t>Description</w:t>
            </w:r>
          </w:p>
        </w:tc>
        <w:tc>
          <w:tcPr>
            <w:tcW w:w="516" w:type="dxa"/>
            <w:shd w:val="clear" w:color="auto" w:fill="EBD9ED" w:themeFill="accent2" w:themeFillTint="33"/>
          </w:tcPr>
          <w:p w14:paraId="0BFAB6FA" w14:textId="77777777" w:rsidR="00557FCE" w:rsidRPr="0056208B" w:rsidRDefault="00557FCE" w:rsidP="00557FCE">
            <w:pPr>
              <w:rPr>
                <w:rFonts w:ascii="Aptos" w:hAnsi="Aptos"/>
                <w:b/>
                <w:bCs/>
                <w:color w:val="562873" w:themeColor="accent1"/>
                <w:sz w:val="18"/>
                <w:szCs w:val="18"/>
              </w:rPr>
            </w:pPr>
            <w:r w:rsidRPr="0056208B">
              <w:rPr>
                <w:rFonts w:ascii="Aptos" w:hAnsi="Aptos"/>
                <w:b/>
                <w:bCs/>
                <w:color w:val="562873" w:themeColor="accent1"/>
                <w:sz w:val="18"/>
                <w:szCs w:val="18"/>
              </w:rPr>
              <w:t xml:space="preserve">No. </w:t>
            </w:r>
          </w:p>
        </w:tc>
        <w:tc>
          <w:tcPr>
            <w:tcW w:w="862" w:type="dxa"/>
            <w:shd w:val="clear" w:color="auto" w:fill="EBD9ED" w:themeFill="accent2" w:themeFillTint="33"/>
          </w:tcPr>
          <w:p w14:paraId="2C4A3CC2" w14:textId="77777777" w:rsidR="00557FCE" w:rsidRPr="0056208B" w:rsidRDefault="00557FCE" w:rsidP="00557FCE">
            <w:pPr>
              <w:rPr>
                <w:rFonts w:ascii="Aptos" w:hAnsi="Aptos"/>
                <w:b/>
                <w:bCs/>
                <w:color w:val="562873" w:themeColor="accent1"/>
                <w:sz w:val="18"/>
                <w:szCs w:val="18"/>
              </w:rPr>
            </w:pPr>
            <w:r w:rsidRPr="0056208B">
              <w:rPr>
                <w:rFonts w:ascii="Aptos" w:hAnsi="Aptos"/>
                <w:b/>
                <w:bCs/>
                <w:color w:val="562873" w:themeColor="accent1"/>
                <w:sz w:val="18"/>
                <w:szCs w:val="18"/>
              </w:rPr>
              <w:t xml:space="preserve">Name </w:t>
            </w:r>
          </w:p>
        </w:tc>
        <w:tc>
          <w:tcPr>
            <w:tcW w:w="5812" w:type="dxa"/>
            <w:shd w:val="clear" w:color="auto" w:fill="EBD9ED" w:themeFill="accent2" w:themeFillTint="33"/>
          </w:tcPr>
          <w:p w14:paraId="3709B133" w14:textId="77777777" w:rsidR="00557FCE" w:rsidRPr="0056208B" w:rsidRDefault="00557FCE" w:rsidP="00557FCE">
            <w:pPr>
              <w:rPr>
                <w:rFonts w:ascii="Aptos" w:hAnsi="Aptos"/>
                <w:b/>
                <w:bCs/>
                <w:color w:val="562873" w:themeColor="accent1"/>
                <w:sz w:val="18"/>
                <w:szCs w:val="18"/>
              </w:rPr>
            </w:pPr>
            <w:r w:rsidRPr="0056208B">
              <w:rPr>
                <w:rFonts w:ascii="Aptos" w:hAnsi="Aptos"/>
                <w:b/>
                <w:bCs/>
                <w:color w:val="562873" w:themeColor="accent1"/>
                <w:sz w:val="18"/>
                <w:szCs w:val="18"/>
              </w:rPr>
              <w:t xml:space="preserve">Description </w:t>
            </w:r>
          </w:p>
        </w:tc>
      </w:tr>
      <w:tr w:rsidR="00557FCE" w:rsidRPr="0056208B" w14:paraId="17618051" w14:textId="77777777" w:rsidTr="00F81755">
        <w:tc>
          <w:tcPr>
            <w:tcW w:w="561" w:type="dxa"/>
          </w:tcPr>
          <w:p w14:paraId="66D7C5DB"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11</w:t>
            </w:r>
          </w:p>
        </w:tc>
        <w:tc>
          <w:tcPr>
            <w:tcW w:w="1312" w:type="dxa"/>
          </w:tcPr>
          <w:p w14:paraId="7ECE59EA" w14:textId="77777777" w:rsidR="00557FCE" w:rsidRPr="0056208B" w:rsidRDefault="00557FCE" w:rsidP="00557FCE">
            <w:pPr>
              <w:rPr>
                <w:rFonts w:ascii="Aptos" w:hAnsi="Aptos"/>
                <w:b/>
                <w:bCs/>
                <w:sz w:val="14"/>
                <w:szCs w:val="14"/>
              </w:rPr>
            </w:pPr>
            <w:r w:rsidRPr="0056208B">
              <w:rPr>
                <w:rFonts w:ascii="Aptos" w:hAnsi="Aptos"/>
                <w:b/>
                <w:bCs/>
                <w:sz w:val="14"/>
                <w:szCs w:val="14"/>
              </w:rPr>
              <w:t>Engineering Station</w:t>
            </w:r>
          </w:p>
        </w:tc>
        <w:tc>
          <w:tcPr>
            <w:tcW w:w="5816" w:type="dxa"/>
          </w:tcPr>
          <w:p w14:paraId="4D5C73C6" w14:textId="77777777" w:rsidR="00557FCE" w:rsidRPr="0056208B" w:rsidRDefault="00557FCE" w:rsidP="00557FCE">
            <w:pPr>
              <w:rPr>
                <w:rFonts w:ascii="Aptos" w:hAnsi="Aptos"/>
                <w:b/>
                <w:bCs/>
                <w:sz w:val="14"/>
                <w:szCs w:val="14"/>
              </w:rPr>
            </w:pPr>
            <w:r w:rsidRPr="0056208B">
              <w:rPr>
                <w:rFonts w:ascii="Aptos" w:hAnsi="Aptos"/>
                <w:b/>
                <w:bCs/>
                <w:sz w:val="14"/>
                <w:szCs w:val="14"/>
              </w:rPr>
              <w:t>A dedicated workstation for running the engineering tools in commissioning stage.</w:t>
            </w:r>
          </w:p>
        </w:tc>
        <w:tc>
          <w:tcPr>
            <w:tcW w:w="516" w:type="dxa"/>
          </w:tcPr>
          <w:p w14:paraId="6ED23FE1"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90</w:t>
            </w:r>
          </w:p>
        </w:tc>
        <w:tc>
          <w:tcPr>
            <w:tcW w:w="862" w:type="dxa"/>
          </w:tcPr>
          <w:p w14:paraId="12E9897C" w14:textId="77777777" w:rsidR="00557FCE" w:rsidRPr="0056208B" w:rsidRDefault="00557FCE" w:rsidP="00557FCE">
            <w:pPr>
              <w:rPr>
                <w:rFonts w:ascii="Aptos" w:hAnsi="Aptos"/>
                <w:sz w:val="14"/>
                <w:szCs w:val="14"/>
              </w:rPr>
            </w:pPr>
            <w:r w:rsidRPr="0056208B">
              <w:rPr>
                <w:rFonts w:ascii="Aptos" w:hAnsi="Aptos"/>
                <w:sz w:val="14"/>
                <w:szCs w:val="14"/>
              </w:rPr>
              <w:t>Server (Cluster)</w:t>
            </w:r>
          </w:p>
        </w:tc>
        <w:tc>
          <w:tcPr>
            <w:tcW w:w="5812" w:type="dxa"/>
          </w:tcPr>
          <w:p w14:paraId="244C1F82" w14:textId="77777777" w:rsidR="00557FCE" w:rsidRPr="0056208B" w:rsidRDefault="00557FCE" w:rsidP="00557FCE">
            <w:pPr>
              <w:rPr>
                <w:rFonts w:ascii="Aptos" w:hAnsi="Aptos"/>
                <w:sz w:val="14"/>
                <w:szCs w:val="14"/>
              </w:rPr>
            </w:pPr>
            <w:r w:rsidRPr="0056208B">
              <w:rPr>
                <w:rFonts w:ascii="Aptos" w:hAnsi="Aptos"/>
                <w:sz w:val="14"/>
                <w:szCs w:val="14"/>
              </w:rPr>
              <w:t>Server cluster based on KVM (for Kernel-based Virtual Machine) full virtualization solution for Linux on x86 hardware.</w:t>
            </w:r>
          </w:p>
        </w:tc>
      </w:tr>
      <w:tr w:rsidR="00557FCE" w:rsidRPr="0056208B" w14:paraId="35421561" w14:textId="77777777" w:rsidTr="00F81755">
        <w:tc>
          <w:tcPr>
            <w:tcW w:w="561" w:type="dxa"/>
          </w:tcPr>
          <w:p w14:paraId="12845ED9"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12</w:t>
            </w:r>
          </w:p>
        </w:tc>
        <w:tc>
          <w:tcPr>
            <w:tcW w:w="1312" w:type="dxa"/>
          </w:tcPr>
          <w:p w14:paraId="7B375FE1" w14:textId="77777777" w:rsidR="00557FCE" w:rsidRPr="0056208B" w:rsidRDefault="00557FCE" w:rsidP="00557FCE">
            <w:pPr>
              <w:rPr>
                <w:rFonts w:ascii="Aptos" w:hAnsi="Aptos"/>
                <w:b/>
                <w:bCs/>
                <w:sz w:val="14"/>
                <w:szCs w:val="14"/>
              </w:rPr>
            </w:pPr>
            <w:r w:rsidRPr="0056208B">
              <w:rPr>
                <w:rFonts w:ascii="Aptos" w:hAnsi="Aptos"/>
                <w:b/>
                <w:bCs/>
                <w:sz w:val="14"/>
                <w:szCs w:val="14"/>
              </w:rPr>
              <w:t>Local Operator Station (HMI)</w:t>
            </w:r>
          </w:p>
        </w:tc>
        <w:tc>
          <w:tcPr>
            <w:tcW w:w="5816" w:type="dxa"/>
          </w:tcPr>
          <w:p w14:paraId="16662BA8" w14:textId="77777777" w:rsidR="00557FCE" w:rsidRPr="0056208B" w:rsidRDefault="00557FCE" w:rsidP="00557FCE">
            <w:pPr>
              <w:rPr>
                <w:rFonts w:ascii="Aptos" w:hAnsi="Aptos"/>
                <w:b/>
                <w:bCs/>
                <w:sz w:val="14"/>
                <w:szCs w:val="14"/>
              </w:rPr>
            </w:pPr>
            <w:r w:rsidRPr="0056208B">
              <w:rPr>
                <w:rFonts w:ascii="Aptos" w:hAnsi="Aptos"/>
                <w:b/>
                <w:bCs/>
                <w:sz w:val="14"/>
                <w:szCs w:val="14"/>
              </w:rPr>
              <w:t>A touchscreen placed near the cryogenic plant for direct operator interactions, real-time control, and monitoring.</w:t>
            </w:r>
          </w:p>
        </w:tc>
        <w:tc>
          <w:tcPr>
            <w:tcW w:w="516" w:type="dxa"/>
          </w:tcPr>
          <w:p w14:paraId="68A59BAE"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111</w:t>
            </w:r>
          </w:p>
        </w:tc>
        <w:tc>
          <w:tcPr>
            <w:tcW w:w="862" w:type="dxa"/>
          </w:tcPr>
          <w:p w14:paraId="34523F46" w14:textId="77777777" w:rsidR="00557FCE" w:rsidRPr="0056208B" w:rsidRDefault="00557FCE" w:rsidP="00557FCE">
            <w:pPr>
              <w:rPr>
                <w:rFonts w:ascii="Aptos" w:hAnsi="Aptos"/>
                <w:b/>
                <w:bCs/>
                <w:sz w:val="14"/>
                <w:szCs w:val="14"/>
              </w:rPr>
            </w:pPr>
            <w:r w:rsidRPr="0056208B">
              <w:rPr>
                <w:rFonts w:ascii="Aptos" w:hAnsi="Aptos"/>
                <w:b/>
                <w:bCs/>
                <w:sz w:val="14"/>
                <w:szCs w:val="14"/>
              </w:rPr>
              <w:t>Engineering Tool</w:t>
            </w:r>
          </w:p>
        </w:tc>
        <w:tc>
          <w:tcPr>
            <w:tcW w:w="5812" w:type="dxa"/>
          </w:tcPr>
          <w:p w14:paraId="52522AD5" w14:textId="2EC732C2" w:rsidR="00557FCE" w:rsidRPr="0056208B" w:rsidRDefault="00557FCE" w:rsidP="00557FCE">
            <w:pPr>
              <w:rPr>
                <w:rFonts w:ascii="Aptos" w:hAnsi="Aptos"/>
                <w:b/>
                <w:bCs/>
                <w:sz w:val="14"/>
                <w:szCs w:val="14"/>
              </w:rPr>
            </w:pPr>
            <w:r w:rsidRPr="0056208B">
              <w:rPr>
                <w:rFonts w:ascii="Aptos" w:hAnsi="Aptos"/>
                <w:b/>
                <w:bCs/>
                <w:sz w:val="14"/>
                <w:szCs w:val="14"/>
              </w:rPr>
              <w:t xml:space="preserve">A dedicated engineering software for configuring, troubleshooting, or programming the </w:t>
            </w:r>
            <w:r w:rsidR="00D97476" w:rsidRPr="0056208B">
              <w:rPr>
                <w:rFonts w:ascii="Aptos" w:hAnsi="Aptos"/>
                <w:b/>
                <w:bCs/>
                <w:sz w:val="14"/>
                <w:szCs w:val="14"/>
              </w:rPr>
              <w:t>QPLANT:CIS</w:t>
            </w:r>
            <w:r w:rsidRPr="0056208B">
              <w:rPr>
                <w:rFonts w:ascii="Aptos" w:hAnsi="Aptos"/>
                <w:b/>
                <w:bCs/>
                <w:sz w:val="14"/>
                <w:szCs w:val="14"/>
              </w:rPr>
              <w:t xml:space="preserve"> during commissioning phase.</w:t>
            </w:r>
          </w:p>
        </w:tc>
      </w:tr>
      <w:tr w:rsidR="00557FCE" w:rsidRPr="0056208B" w14:paraId="1727B778" w14:textId="77777777" w:rsidTr="00F81755">
        <w:tc>
          <w:tcPr>
            <w:tcW w:w="561" w:type="dxa"/>
          </w:tcPr>
          <w:p w14:paraId="433B0893"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13</w:t>
            </w:r>
          </w:p>
        </w:tc>
        <w:tc>
          <w:tcPr>
            <w:tcW w:w="1312" w:type="dxa"/>
          </w:tcPr>
          <w:p w14:paraId="4AC4BD2D" w14:textId="77777777" w:rsidR="00557FCE" w:rsidRPr="0056208B" w:rsidRDefault="00557FCE" w:rsidP="00557FCE">
            <w:pPr>
              <w:rPr>
                <w:rFonts w:ascii="Aptos" w:hAnsi="Aptos"/>
                <w:b/>
                <w:bCs/>
                <w:sz w:val="14"/>
                <w:szCs w:val="14"/>
              </w:rPr>
            </w:pPr>
            <w:r w:rsidRPr="0056208B">
              <w:rPr>
                <w:rFonts w:ascii="Aptos" w:hAnsi="Aptos"/>
                <w:b/>
                <w:bCs/>
                <w:sz w:val="14"/>
                <w:szCs w:val="14"/>
              </w:rPr>
              <w:t>Warm Compressor Station PLC</w:t>
            </w:r>
          </w:p>
        </w:tc>
        <w:tc>
          <w:tcPr>
            <w:tcW w:w="5816" w:type="dxa"/>
          </w:tcPr>
          <w:p w14:paraId="789A5603" w14:textId="77777777" w:rsidR="00557FCE" w:rsidRPr="0056208B" w:rsidRDefault="00557FCE" w:rsidP="00557FCE">
            <w:pPr>
              <w:rPr>
                <w:rFonts w:ascii="Aptos" w:hAnsi="Aptos"/>
                <w:b/>
                <w:bCs/>
                <w:sz w:val="14"/>
                <w:szCs w:val="14"/>
              </w:rPr>
            </w:pPr>
            <w:r w:rsidRPr="0056208B">
              <w:rPr>
                <w:rFonts w:ascii="Aptos" w:hAnsi="Aptos"/>
                <w:b/>
                <w:bCs/>
                <w:sz w:val="14"/>
                <w:szCs w:val="14"/>
              </w:rPr>
              <w:t>A PLC in charge of warm compressor processes and associated subsystems in the cryogenic plant.</w:t>
            </w:r>
          </w:p>
        </w:tc>
        <w:tc>
          <w:tcPr>
            <w:tcW w:w="516" w:type="dxa"/>
          </w:tcPr>
          <w:p w14:paraId="53E2BC28"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121</w:t>
            </w:r>
          </w:p>
        </w:tc>
        <w:tc>
          <w:tcPr>
            <w:tcW w:w="862" w:type="dxa"/>
          </w:tcPr>
          <w:p w14:paraId="3C59292B" w14:textId="77777777" w:rsidR="00557FCE" w:rsidRPr="0056208B" w:rsidRDefault="00557FCE" w:rsidP="00557FCE">
            <w:pPr>
              <w:rPr>
                <w:rFonts w:ascii="Aptos" w:hAnsi="Aptos"/>
                <w:b/>
                <w:bCs/>
                <w:sz w:val="14"/>
                <w:szCs w:val="14"/>
              </w:rPr>
            </w:pPr>
            <w:r w:rsidRPr="0056208B">
              <w:rPr>
                <w:rFonts w:ascii="Aptos" w:hAnsi="Aptos"/>
                <w:b/>
                <w:bCs/>
                <w:sz w:val="14"/>
                <w:szCs w:val="14"/>
              </w:rPr>
              <w:t>QPLANT HMI</w:t>
            </w:r>
          </w:p>
        </w:tc>
        <w:tc>
          <w:tcPr>
            <w:tcW w:w="5812" w:type="dxa"/>
          </w:tcPr>
          <w:p w14:paraId="438D19E8" w14:textId="77777777" w:rsidR="00557FCE" w:rsidRPr="0056208B" w:rsidRDefault="00557FCE" w:rsidP="00557FCE">
            <w:pPr>
              <w:rPr>
                <w:rFonts w:ascii="Aptos" w:hAnsi="Aptos"/>
                <w:b/>
                <w:bCs/>
                <w:sz w:val="14"/>
                <w:szCs w:val="14"/>
              </w:rPr>
            </w:pPr>
            <w:r w:rsidRPr="0056208B">
              <w:rPr>
                <w:rFonts w:ascii="Aptos" w:hAnsi="Aptos"/>
                <w:b/>
                <w:bCs/>
                <w:sz w:val="14"/>
                <w:szCs w:val="14"/>
              </w:rPr>
              <w:t>Local HMI</w:t>
            </w:r>
          </w:p>
        </w:tc>
      </w:tr>
      <w:tr w:rsidR="00557FCE" w:rsidRPr="0056208B" w14:paraId="08859D91" w14:textId="77777777" w:rsidTr="00F81755">
        <w:tc>
          <w:tcPr>
            <w:tcW w:w="561" w:type="dxa"/>
          </w:tcPr>
          <w:p w14:paraId="69B6366E"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14</w:t>
            </w:r>
          </w:p>
        </w:tc>
        <w:tc>
          <w:tcPr>
            <w:tcW w:w="1312" w:type="dxa"/>
          </w:tcPr>
          <w:p w14:paraId="0E5310E0" w14:textId="77777777" w:rsidR="00557FCE" w:rsidRPr="0056208B" w:rsidRDefault="00557FCE" w:rsidP="00557FCE">
            <w:pPr>
              <w:rPr>
                <w:rFonts w:ascii="Aptos" w:hAnsi="Aptos"/>
                <w:b/>
                <w:bCs/>
                <w:sz w:val="14"/>
                <w:szCs w:val="14"/>
              </w:rPr>
            </w:pPr>
            <w:r w:rsidRPr="0056208B">
              <w:rPr>
                <w:rFonts w:ascii="Aptos" w:hAnsi="Aptos"/>
                <w:b/>
                <w:bCs/>
                <w:sz w:val="14"/>
                <w:szCs w:val="14"/>
              </w:rPr>
              <w:t>ColdBox PLC</w:t>
            </w:r>
          </w:p>
        </w:tc>
        <w:tc>
          <w:tcPr>
            <w:tcW w:w="5816" w:type="dxa"/>
          </w:tcPr>
          <w:p w14:paraId="23BB1EF8" w14:textId="77777777" w:rsidR="00557FCE" w:rsidRPr="0056208B" w:rsidRDefault="00557FCE" w:rsidP="00557FCE">
            <w:pPr>
              <w:rPr>
                <w:rFonts w:ascii="Aptos" w:hAnsi="Aptos"/>
                <w:b/>
                <w:bCs/>
                <w:sz w:val="14"/>
                <w:szCs w:val="14"/>
              </w:rPr>
            </w:pPr>
            <w:r w:rsidRPr="0056208B">
              <w:rPr>
                <w:rFonts w:ascii="Aptos" w:hAnsi="Aptos"/>
                <w:b/>
                <w:bCs/>
                <w:sz w:val="14"/>
                <w:szCs w:val="14"/>
              </w:rPr>
              <w:t>A PLC handling cold-related processes (cold box, vacuum insulation, other sub-circuits) in the QPLANT.</w:t>
            </w:r>
          </w:p>
        </w:tc>
        <w:tc>
          <w:tcPr>
            <w:tcW w:w="516" w:type="dxa"/>
          </w:tcPr>
          <w:p w14:paraId="5C9FCF68"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131</w:t>
            </w:r>
          </w:p>
        </w:tc>
        <w:tc>
          <w:tcPr>
            <w:tcW w:w="862" w:type="dxa"/>
          </w:tcPr>
          <w:p w14:paraId="79E4B546" w14:textId="77777777" w:rsidR="00557FCE" w:rsidRPr="0056208B" w:rsidRDefault="00557FCE" w:rsidP="00557FCE">
            <w:pPr>
              <w:rPr>
                <w:rFonts w:ascii="Aptos" w:hAnsi="Aptos"/>
                <w:b/>
                <w:bCs/>
                <w:sz w:val="14"/>
                <w:szCs w:val="14"/>
              </w:rPr>
            </w:pPr>
            <w:r w:rsidRPr="0056208B">
              <w:rPr>
                <w:rFonts w:ascii="Aptos" w:hAnsi="Aptos"/>
                <w:b/>
                <w:bCs/>
                <w:sz w:val="14"/>
                <w:szCs w:val="14"/>
              </w:rPr>
              <w:t>WCS Software</w:t>
            </w:r>
          </w:p>
        </w:tc>
        <w:tc>
          <w:tcPr>
            <w:tcW w:w="5812" w:type="dxa"/>
          </w:tcPr>
          <w:p w14:paraId="560B3F3B" w14:textId="77777777" w:rsidR="00557FCE" w:rsidRPr="0056208B" w:rsidRDefault="00557FCE" w:rsidP="00557FCE">
            <w:pPr>
              <w:rPr>
                <w:rFonts w:ascii="Aptos" w:hAnsi="Aptos"/>
                <w:b/>
                <w:bCs/>
                <w:sz w:val="14"/>
                <w:szCs w:val="14"/>
              </w:rPr>
            </w:pPr>
            <w:r w:rsidRPr="0056208B">
              <w:rPr>
                <w:rFonts w:ascii="Aptos" w:hAnsi="Aptos"/>
                <w:b/>
                <w:bCs/>
                <w:sz w:val="14"/>
                <w:szCs w:val="14"/>
              </w:rPr>
              <w:t>The software component or logic running on the Warm Compressor Station PLC.</w:t>
            </w:r>
          </w:p>
        </w:tc>
      </w:tr>
      <w:tr w:rsidR="00557FCE" w:rsidRPr="0056208B" w14:paraId="68851DA7" w14:textId="77777777" w:rsidTr="00F81755">
        <w:tc>
          <w:tcPr>
            <w:tcW w:w="561" w:type="dxa"/>
          </w:tcPr>
          <w:p w14:paraId="08FA8312"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15</w:t>
            </w:r>
          </w:p>
        </w:tc>
        <w:tc>
          <w:tcPr>
            <w:tcW w:w="1312" w:type="dxa"/>
          </w:tcPr>
          <w:p w14:paraId="0D82F048" w14:textId="77777777" w:rsidR="00557FCE" w:rsidRPr="0056208B" w:rsidRDefault="00557FCE" w:rsidP="00557FCE">
            <w:pPr>
              <w:rPr>
                <w:rFonts w:ascii="Aptos" w:hAnsi="Aptos"/>
                <w:b/>
                <w:bCs/>
                <w:sz w:val="14"/>
                <w:szCs w:val="14"/>
              </w:rPr>
            </w:pPr>
            <w:r w:rsidRPr="0056208B">
              <w:rPr>
                <w:rFonts w:ascii="Aptos" w:hAnsi="Aptos"/>
                <w:b/>
                <w:bCs/>
                <w:sz w:val="14"/>
                <w:szCs w:val="14"/>
              </w:rPr>
              <w:t>PN-PN Coupler</w:t>
            </w:r>
          </w:p>
        </w:tc>
        <w:tc>
          <w:tcPr>
            <w:tcW w:w="5816" w:type="dxa"/>
          </w:tcPr>
          <w:p w14:paraId="7348AA1C" w14:textId="77777777" w:rsidR="00557FCE" w:rsidRPr="0056208B" w:rsidRDefault="00557FCE" w:rsidP="00557FCE">
            <w:pPr>
              <w:rPr>
                <w:rFonts w:ascii="Aptos" w:hAnsi="Aptos"/>
                <w:b/>
                <w:bCs/>
                <w:sz w:val="14"/>
                <w:szCs w:val="14"/>
              </w:rPr>
            </w:pPr>
            <w:r w:rsidRPr="0056208B">
              <w:rPr>
                <w:rFonts w:ascii="Aptos" w:hAnsi="Aptos"/>
                <w:b/>
                <w:bCs/>
                <w:sz w:val="14"/>
                <w:szCs w:val="14"/>
              </w:rPr>
              <w:t>A Profinet-to-Profinet coupler device bridging two separate PN networks or segments in ICS/plant architecture.</w:t>
            </w:r>
          </w:p>
        </w:tc>
        <w:tc>
          <w:tcPr>
            <w:tcW w:w="516" w:type="dxa"/>
          </w:tcPr>
          <w:p w14:paraId="45B2D79A"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141</w:t>
            </w:r>
          </w:p>
        </w:tc>
        <w:tc>
          <w:tcPr>
            <w:tcW w:w="862" w:type="dxa"/>
          </w:tcPr>
          <w:p w14:paraId="79060A48" w14:textId="77777777" w:rsidR="00557FCE" w:rsidRPr="0056208B" w:rsidRDefault="00557FCE" w:rsidP="00557FCE">
            <w:pPr>
              <w:rPr>
                <w:rFonts w:ascii="Aptos" w:hAnsi="Aptos"/>
                <w:b/>
                <w:bCs/>
                <w:sz w:val="14"/>
                <w:szCs w:val="14"/>
              </w:rPr>
            </w:pPr>
            <w:r w:rsidRPr="0056208B">
              <w:rPr>
                <w:rFonts w:ascii="Aptos" w:hAnsi="Aptos"/>
                <w:b/>
                <w:bCs/>
                <w:sz w:val="14"/>
                <w:szCs w:val="14"/>
              </w:rPr>
              <w:t>CB Software</w:t>
            </w:r>
          </w:p>
        </w:tc>
        <w:tc>
          <w:tcPr>
            <w:tcW w:w="5812" w:type="dxa"/>
          </w:tcPr>
          <w:p w14:paraId="77C5561A" w14:textId="77777777" w:rsidR="00557FCE" w:rsidRPr="0056208B" w:rsidRDefault="00557FCE" w:rsidP="00557FCE">
            <w:pPr>
              <w:rPr>
                <w:rFonts w:ascii="Aptos" w:hAnsi="Aptos"/>
                <w:b/>
                <w:bCs/>
                <w:sz w:val="14"/>
                <w:szCs w:val="14"/>
              </w:rPr>
            </w:pPr>
            <w:r w:rsidRPr="0056208B">
              <w:rPr>
                <w:rFonts w:ascii="Aptos" w:hAnsi="Aptos"/>
                <w:b/>
                <w:bCs/>
                <w:sz w:val="14"/>
                <w:szCs w:val="14"/>
              </w:rPr>
              <w:t>The software controlling the cold box, vacuum insulation, ...</w:t>
            </w:r>
          </w:p>
        </w:tc>
      </w:tr>
      <w:tr w:rsidR="00557FCE" w:rsidRPr="0056208B" w14:paraId="720B0A54" w14:textId="77777777" w:rsidTr="00F81755">
        <w:tc>
          <w:tcPr>
            <w:tcW w:w="561" w:type="dxa"/>
          </w:tcPr>
          <w:p w14:paraId="55CF7366"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20</w:t>
            </w:r>
          </w:p>
        </w:tc>
        <w:tc>
          <w:tcPr>
            <w:tcW w:w="1312" w:type="dxa"/>
          </w:tcPr>
          <w:p w14:paraId="128AE0D5" w14:textId="77777777" w:rsidR="00557FCE" w:rsidRPr="0056208B" w:rsidRDefault="00557FCE" w:rsidP="00557FCE">
            <w:pPr>
              <w:rPr>
                <w:rFonts w:ascii="Aptos" w:hAnsi="Aptos"/>
                <w:b/>
                <w:bCs/>
                <w:sz w:val="14"/>
                <w:szCs w:val="14"/>
              </w:rPr>
            </w:pPr>
            <w:r w:rsidRPr="0056208B">
              <w:rPr>
                <w:rFonts w:ascii="Aptos" w:hAnsi="Aptos"/>
                <w:b/>
                <w:bCs/>
                <w:sz w:val="14"/>
                <w:szCs w:val="14"/>
              </w:rPr>
              <w:t>Concentrator PLC</w:t>
            </w:r>
          </w:p>
        </w:tc>
        <w:tc>
          <w:tcPr>
            <w:tcW w:w="5816" w:type="dxa"/>
          </w:tcPr>
          <w:p w14:paraId="74DFF782" w14:textId="77777777" w:rsidR="00557FCE" w:rsidRPr="0056208B" w:rsidRDefault="00557FCE" w:rsidP="00557FCE">
            <w:pPr>
              <w:rPr>
                <w:rFonts w:ascii="Aptos" w:hAnsi="Aptos"/>
                <w:b/>
                <w:bCs/>
                <w:sz w:val="14"/>
                <w:szCs w:val="14"/>
              </w:rPr>
            </w:pPr>
            <w:r w:rsidRPr="0056208B">
              <w:rPr>
                <w:rFonts w:ascii="Aptos" w:hAnsi="Aptos"/>
                <w:b/>
                <w:bCs/>
                <w:sz w:val="14"/>
                <w:szCs w:val="14"/>
              </w:rPr>
              <w:t>A PLC responsible for system level control, integrating the QPLANT with the MCS Navigator and aligning consumers with production plant.</w:t>
            </w:r>
          </w:p>
        </w:tc>
        <w:tc>
          <w:tcPr>
            <w:tcW w:w="516" w:type="dxa"/>
          </w:tcPr>
          <w:p w14:paraId="4F2735E7" w14:textId="77777777" w:rsidR="00557FCE" w:rsidRPr="0056208B" w:rsidRDefault="00557FCE" w:rsidP="00557FCE">
            <w:pPr>
              <w:rPr>
                <w:rFonts w:ascii="Aptos" w:hAnsi="Aptos"/>
                <w:color w:val="562873" w:themeColor="accent1"/>
                <w:sz w:val="14"/>
                <w:szCs w:val="14"/>
              </w:rPr>
            </w:pPr>
            <w:r w:rsidRPr="0056208B">
              <w:rPr>
                <w:rFonts w:ascii="Aptos" w:hAnsi="Aptos"/>
                <w:color w:val="562873" w:themeColor="accent1"/>
                <w:sz w:val="14"/>
                <w:szCs w:val="14"/>
              </w:rPr>
              <w:t>143</w:t>
            </w:r>
          </w:p>
        </w:tc>
        <w:tc>
          <w:tcPr>
            <w:tcW w:w="862" w:type="dxa"/>
          </w:tcPr>
          <w:p w14:paraId="2E4BCC8A" w14:textId="77777777" w:rsidR="00557FCE" w:rsidRPr="0056208B" w:rsidRDefault="00557FCE" w:rsidP="00557FCE">
            <w:pPr>
              <w:rPr>
                <w:rFonts w:ascii="Aptos" w:hAnsi="Aptos"/>
                <w:sz w:val="14"/>
                <w:szCs w:val="14"/>
              </w:rPr>
            </w:pPr>
            <w:r w:rsidRPr="0056208B">
              <w:rPr>
                <w:rFonts w:ascii="Aptos" w:hAnsi="Aptos"/>
                <w:sz w:val="14"/>
                <w:szCs w:val="14"/>
              </w:rPr>
              <w:t>IVAC Software</w:t>
            </w:r>
          </w:p>
        </w:tc>
        <w:tc>
          <w:tcPr>
            <w:tcW w:w="5812" w:type="dxa"/>
          </w:tcPr>
          <w:p w14:paraId="2CF29A02" w14:textId="77777777" w:rsidR="00557FCE" w:rsidRPr="0056208B" w:rsidRDefault="00557FCE" w:rsidP="00557FCE">
            <w:pPr>
              <w:rPr>
                <w:rFonts w:ascii="Aptos" w:hAnsi="Aptos"/>
                <w:sz w:val="14"/>
                <w:szCs w:val="14"/>
              </w:rPr>
            </w:pPr>
            <w:r w:rsidRPr="0056208B">
              <w:rPr>
                <w:rFonts w:ascii="Aptos" w:hAnsi="Aptos"/>
                <w:sz w:val="14"/>
                <w:szCs w:val="14"/>
              </w:rPr>
              <w:t>The software dedicated to insulation vacuum, or auxiliary cold systems.</w:t>
            </w:r>
          </w:p>
        </w:tc>
      </w:tr>
      <w:tr w:rsidR="00557FCE" w:rsidRPr="0056208B" w14:paraId="6D4B98E9" w14:textId="77777777" w:rsidTr="00F81755">
        <w:tc>
          <w:tcPr>
            <w:tcW w:w="561" w:type="dxa"/>
          </w:tcPr>
          <w:p w14:paraId="2C981CEC"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21</w:t>
            </w:r>
          </w:p>
        </w:tc>
        <w:tc>
          <w:tcPr>
            <w:tcW w:w="1312" w:type="dxa"/>
          </w:tcPr>
          <w:p w14:paraId="629A4C7E" w14:textId="77777777" w:rsidR="00557FCE" w:rsidRPr="0056208B" w:rsidRDefault="00557FCE" w:rsidP="00557FCE">
            <w:pPr>
              <w:rPr>
                <w:rFonts w:ascii="Aptos" w:hAnsi="Aptos"/>
                <w:sz w:val="14"/>
                <w:szCs w:val="14"/>
              </w:rPr>
            </w:pPr>
            <w:r w:rsidRPr="0056208B">
              <w:rPr>
                <w:rFonts w:ascii="Aptos" w:hAnsi="Aptos"/>
                <w:sz w:val="14"/>
                <w:szCs w:val="14"/>
              </w:rPr>
              <w:t>QVE Local Controller</w:t>
            </w:r>
          </w:p>
        </w:tc>
        <w:tc>
          <w:tcPr>
            <w:tcW w:w="5816" w:type="dxa"/>
          </w:tcPr>
          <w:p w14:paraId="547577E8" w14:textId="77777777" w:rsidR="00557FCE" w:rsidRPr="0056208B" w:rsidRDefault="00557FCE" w:rsidP="00557FCE">
            <w:pPr>
              <w:rPr>
                <w:rFonts w:ascii="Aptos" w:hAnsi="Aptos"/>
                <w:sz w:val="14"/>
                <w:szCs w:val="14"/>
              </w:rPr>
            </w:pPr>
            <w:r w:rsidRPr="0056208B">
              <w:rPr>
                <w:rFonts w:ascii="Aptos" w:hAnsi="Aptos"/>
                <w:sz w:val="14"/>
                <w:szCs w:val="14"/>
              </w:rPr>
              <w:t>A PLC for controlling and monitoring the end valvebox.</w:t>
            </w:r>
          </w:p>
        </w:tc>
        <w:tc>
          <w:tcPr>
            <w:tcW w:w="516" w:type="dxa"/>
          </w:tcPr>
          <w:p w14:paraId="3985DBF8"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151</w:t>
            </w:r>
          </w:p>
        </w:tc>
        <w:tc>
          <w:tcPr>
            <w:tcW w:w="862" w:type="dxa"/>
          </w:tcPr>
          <w:p w14:paraId="5F548705" w14:textId="77777777" w:rsidR="00557FCE" w:rsidRPr="0056208B" w:rsidRDefault="00557FCE" w:rsidP="00557FCE">
            <w:pPr>
              <w:rPr>
                <w:rFonts w:ascii="Aptos" w:hAnsi="Aptos"/>
                <w:b/>
                <w:bCs/>
                <w:sz w:val="14"/>
                <w:szCs w:val="14"/>
              </w:rPr>
            </w:pPr>
            <w:r w:rsidRPr="0056208B">
              <w:rPr>
                <w:rFonts w:ascii="Aptos" w:hAnsi="Aptos"/>
                <w:b/>
                <w:bCs/>
                <w:sz w:val="14"/>
                <w:szCs w:val="14"/>
              </w:rPr>
              <w:t>Interface Definition</w:t>
            </w:r>
          </w:p>
        </w:tc>
        <w:tc>
          <w:tcPr>
            <w:tcW w:w="5812" w:type="dxa"/>
          </w:tcPr>
          <w:p w14:paraId="48CCA10F" w14:textId="77777777" w:rsidR="00557FCE" w:rsidRPr="0056208B" w:rsidRDefault="00557FCE" w:rsidP="00557FCE">
            <w:pPr>
              <w:rPr>
                <w:rFonts w:ascii="Aptos" w:hAnsi="Aptos"/>
                <w:b/>
                <w:bCs/>
                <w:sz w:val="14"/>
                <w:szCs w:val="14"/>
              </w:rPr>
            </w:pPr>
            <w:r w:rsidRPr="0056208B">
              <w:rPr>
                <w:rFonts w:ascii="Aptos" w:hAnsi="Aptos"/>
                <w:b/>
                <w:bCs/>
                <w:sz w:val="14"/>
                <w:szCs w:val="14"/>
              </w:rPr>
              <w:t>The definition of the interface used for controlling and monitoring the QPLANT.</w:t>
            </w:r>
          </w:p>
        </w:tc>
      </w:tr>
      <w:tr w:rsidR="00557FCE" w:rsidRPr="0056208B" w14:paraId="2F14FE6F" w14:textId="77777777" w:rsidTr="00F81755">
        <w:tc>
          <w:tcPr>
            <w:tcW w:w="561" w:type="dxa"/>
          </w:tcPr>
          <w:p w14:paraId="08360208"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22</w:t>
            </w:r>
          </w:p>
        </w:tc>
        <w:tc>
          <w:tcPr>
            <w:tcW w:w="1312" w:type="dxa"/>
          </w:tcPr>
          <w:p w14:paraId="1AF8A93A" w14:textId="77777777" w:rsidR="00557FCE" w:rsidRPr="0056208B" w:rsidRDefault="00557FCE" w:rsidP="00557FCE">
            <w:pPr>
              <w:rPr>
                <w:rFonts w:ascii="Aptos" w:hAnsi="Aptos"/>
                <w:sz w:val="14"/>
                <w:szCs w:val="14"/>
              </w:rPr>
            </w:pPr>
            <w:r w:rsidRPr="0056208B">
              <w:rPr>
                <w:rFonts w:ascii="Aptos" w:hAnsi="Aptos"/>
                <w:sz w:val="14"/>
                <w:szCs w:val="14"/>
              </w:rPr>
              <w:t>QCELL_Controller</w:t>
            </w:r>
          </w:p>
        </w:tc>
        <w:tc>
          <w:tcPr>
            <w:tcW w:w="5816" w:type="dxa"/>
          </w:tcPr>
          <w:p w14:paraId="5080D203" w14:textId="77777777" w:rsidR="00557FCE" w:rsidRPr="0056208B" w:rsidRDefault="00557FCE" w:rsidP="00557FCE">
            <w:pPr>
              <w:rPr>
                <w:rFonts w:ascii="Aptos" w:hAnsi="Aptos"/>
                <w:sz w:val="14"/>
                <w:szCs w:val="14"/>
              </w:rPr>
            </w:pPr>
            <w:r w:rsidRPr="0056208B">
              <w:rPr>
                <w:rFonts w:ascii="Aptos" w:hAnsi="Aptos"/>
                <w:sz w:val="14"/>
                <w:szCs w:val="14"/>
              </w:rPr>
              <w:t>A PLC for controlling and monitoring cryogenic cells.</w:t>
            </w:r>
          </w:p>
        </w:tc>
        <w:tc>
          <w:tcPr>
            <w:tcW w:w="516" w:type="dxa"/>
          </w:tcPr>
          <w:p w14:paraId="7905A2EA"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201</w:t>
            </w:r>
          </w:p>
        </w:tc>
        <w:tc>
          <w:tcPr>
            <w:tcW w:w="862" w:type="dxa"/>
          </w:tcPr>
          <w:p w14:paraId="6847E570" w14:textId="77777777" w:rsidR="00557FCE" w:rsidRPr="0056208B" w:rsidRDefault="00557FCE" w:rsidP="00557FCE">
            <w:pPr>
              <w:rPr>
                <w:rFonts w:ascii="Aptos" w:hAnsi="Aptos"/>
                <w:b/>
                <w:bCs/>
                <w:sz w:val="14"/>
                <w:szCs w:val="14"/>
              </w:rPr>
            </w:pPr>
            <w:r w:rsidRPr="0056208B">
              <w:rPr>
                <w:rFonts w:ascii="Aptos" w:hAnsi="Aptos"/>
                <w:b/>
                <w:bCs/>
                <w:sz w:val="14"/>
                <w:szCs w:val="14"/>
              </w:rPr>
              <w:t>QCELL_BROKER Software</w:t>
            </w:r>
          </w:p>
        </w:tc>
        <w:tc>
          <w:tcPr>
            <w:tcW w:w="5812" w:type="dxa"/>
          </w:tcPr>
          <w:p w14:paraId="2939F266" w14:textId="77777777" w:rsidR="00557FCE" w:rsidRPr="0056208B" w:rsidRDefault="00557FCE" w:rsidP="00557FCE">
            <w:pPr>
              <w:rPr>
                <w:rFonts w:ascii="Aptos" w:hAnsi="Aptos"/>
                <w:b/>
                <w:bCs/>
                <w:sz w:val="14"/>
                <w:szCs w:val="14"/>
              </w:rPr>
            </w:pPr>
            <w:r w:rsidRPr="0056208B">
              <w:rPr>
                <w:rFonts w:ascii="Aptos" w:hAnsi="Aptos"/>
                <w:b/>
                <w:bCs/>
                <w:sz w:val="14"/>
                <w:szCs w:val="14"/>
              </w:rPr>
              <w:t>A software component that mediates the QCELL consumers with the QPLANT production.</w:t>
            </w:r>
          </w:p>
        </w:tc>
      </w:tr>
      <w:tr w:rsidR="00557FCE" w:rsidRPr="0056208B" w14:paraId="3E538908" w14:textId="77777777" w:rsidTr="00F81755">
        <w:tc>
          <w:tcPr>
            <w:tcW w:w="561" w:type="dxa"/>
          </w:tcPr>
          <w:p w14:paraId="5371B7D3"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30</w:t>
            </w:r>
          </w:p>
        </w:tc>
        <w:tc>
          <w:tcPr>
            <w:tcW w:w="1312" w:type="dxa"/>
          </w:tcPr>
          <w:p w14:paraId="4CA5E8C7" w14:textId="77777777" w:rsidR="00557FCE" w:rsidRPr="0056208B" w:rsidRDefault="00557FCE" w:rsidP="00557FCE">
            <w:pPr>
              <w:rPr>
                <w:rFonts w:ascii="Aptos" w:hAnsi="Aptos"/>
                <w:b/>
                <w:bCs/>
                <w:sz w:val="14"/>
                <w:szCs w:val="14"/>
              </w:rPr>
            </w:pPr>
            <w:r w:rsidRPr="0056208B">
              <w:rPr>
                <w:rFonts w:ascii="Aptos" w:hAnsi="Aptos"/>
                <w:b/>
                <w:bCs/>
                <w:sz w:val="14"/>
                <w:szCs w:val="14"/>
              </w:rPr>
              <w:t>MIT Network</w:t>
            </w:r>
          </w:p>
        </w:tc>
        <w:tc>
          <w:tcPr>
            <w:tcW w:w="5816" w:type="dxa"/>
          </w:tcPr>
          <w:p w14:paraId="13DFECF1" w14:textId="77777777" w:rsidR="00557FCE" w:rsidRPr="0056208B" w:rsidRDefault="00557FCE" w:rsidP="00557FCE">
            <w:pPr>
              <w:rPr>
                <w:rFonts w:ascii="Aptos" w:hAnsi="Aptos"/>
                <w:b/>
                <w:bCs/>
                <w:sz w:val="14"/>
                <w:szCs w:val="14"/>
              </w:rPr>
            </w:pPr>
            <w:r w:rsidRPr="0056208B">
              <w:rPr>
                <w:rFonts w:ascii="Aptos" w:hAnsi="Aptos"/>
                <w:b/>
                <w:bCs/>
                <w:sz w:val="14"/>
                <w:szCs w:val="14"/>
              </w:rPr>
              <w:t>Networks</w:t>
            </w:r>
          </w:p>
        </w:tc>
        <w:tc>
          <w:tcPr>
            <w:tcW w:w="516" w:type="dxa"/>
          </w:tcPr>
          <w:p w14:paraId="10919A71"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202</w:t>
            </w:r>
          </w:p>
        </w:tc>
        <w:tc>
          <w:tcPr>
            <w:tcW w:w="862" w:type="dxa"/>
          </w:tcPr>
          <w:p w14:paraId="3CDEA011" w14:textId="77777777" w:rsidR="00557FCE" w:rsidRPr="0056208B" w:rsidRDefault="00557FCE" w:rsidP="00557FCE">
            <w:pPr>
              <w:rPr>
                <w:rFonts w:ascii="Aptos" w:hAnsi="Aptos"/>
                <w:b/>
                <w:bCs/>
                <w:sz w:val="14"/>
                <w:szCs w:val="14"/>
              </w:rPr>
            </w:pPr>
            <w:r w:rsidRPr="0056208B">
              <w:rPr>
                <w:rFonts w:ascii="Aptos" w:hAnsi="Aptos"/>
                <w:b/>
                <w:bCs/>
                <w:sz w:val="14"/>
                <w:szCs w:val="14"/>
              </w:rPr>
              <w:t>Plant Control and Monitoring</w:t>
            </w:r>
          </w:p>
        </w:tc>
        <w:tc>
          <w:tcPr>
            <w:tcW w:w="5812" w:type="dxa"/>
          </w:tcPr>
          <w:p w14:paraId="43AF7CCC" w14:textId="77777777" w:rsidR="00557FCE" w:rsidRPr="0056208B" w:rsidRDefault="00557FCE" w:rsidP="00557FCE">
            <w:pPr>
              <w:rPr>
                <w:rFonts w:ascii="Aptos" w:hAnsi="Aptos"/>
                <w:b/>
                <w:bCs/>
                <w:sz w:val="14"/>
                <w:szCs w:val="14"/>
              </w:rPr>
            </w:pPr>
            <w:r w:rsidRPr="0056208B">
              <w:rPr>
                <w:rFonts w:ascii="Aptos" w:hAnsi="Aptos"/>
                <w:b/>
                <w:bCs/>
                <w:sz w:val="14"/>
                <w:szCs w:val="14"/>
              </w:rPr>
              <w:t>A software component that instructs the QPLANT operation to align with the accelerator needs.</w:t>
            </w:r>
          </w:p>
        </w:tc>
      </w:tr>
      <w:tr w:rsidR="00557FCE" w:rsidRPr="0056208B" w14:paraId="65896DB2" w14:textId="77777777" w:rsidTr="00F81755">
        <w:tc>
          <w:tcPr>
            <w:tcW w:w="561" w:type="dxa"/>
          </w:tcPr>
          <w:p w14:paraId="25BCD977"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31</w:t>
            </w:r>
          </w:p>
        </w:tc>
        <w:tc>
          <w:tcPr>
            <w:tcW w:w="1312" w:type="dxa"/>
          </w:tcPr>
          <w:p w14:paraId="58EF70BD" w14:textId="77777777" w:rsidR="00557FCE" w:rsidRPr="0056208B" w:rsidRDefault="00557FCE" w:rsidP="00557FCE">
            <w:pPr>
              <w:rPr>
                <w:rFonts w:ascii="Aptos" w:hAnsi="Aptos"/>
                <w:b/>
                <w:bCs/>
                <w:sz w:val="14"/>
                <w:szCs w:val="14"/>
              </w:rPr>
            </w:pPr>
            <w:r w:rsidRPr="0056208B">
              <w:rPr>
                <w:rFonts w:ascii="Aptos" w:hAnsi="Aptos"/>
                <w:b/>
                <w:bCs/>
                <w:sz w:val="14"/>
                <w:szCs w:val="14"/>
              </w:rPr>
              <w:t>MIS Network</w:t>
            </w:r>
          </w:p>
        </w:tc>
        <w:tc>
          <w:tcPr>
            <w:tcW w:w="5816" w:type="dxa"/>
          </w:tcPr>
          <w:p w14:paraId="74C4D993" w14:textId="77777777" w:rsidR="00557FCE" w:rsidRPr="0056208B" w:rsidRDefault="00557FCE" w:rsidP="00557FCE">
            <w:pPr>
              <w:rPr>
                <w:rFonts w:ascii="Aptos" w:hAnsi="Aptos"/>
                <w:b/>
                <w:bCs/>
                <w:sz w:val="14"/>
                <w:szCs w:val="14"/>
              </w:rPr>
            </w:pPr>
            <w:r w:rsidRPr="0056208B">
              <w:rPr>
                <w:rFonts w:ascii="Aptos" w:hAnsi="Aptos"/>
                <w:b/>
                <w:bCs/>
                <w:sz w:val="14"/>
                <w:szCs w:val="14"/>
              </w:rPr>
              <w:t>A dedicated fieldbus network for safety related communication.</w:t>
            </w:r>
          </w:p>
        </w:tc>
        <w:tc>
          <w:tcPr>
            <w:tcW w:w="516" w:type="dxa"/>
          </w:tcPr>
          <w:p w14:paraId="3EDBD137"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204</w:t>
            </w:r>
          </w:p>
        </w:tc>
        <w:tc>
          <w:tcPr>
            <w:tcW w:w="862" w:type="dxa"/>
          </w:tcPr>
          <w:p w14:paraId="11F60BB7" w14:textId="77777777" w:rsidR="00557FCE" w:rsidRPr="0056208B" w:rsidRDefault="00557FCE" w:rsidP="00557FCE">
            <w:pPr>
              <w:rPr>
                <w:rFonts w:ascii="Aptos" w:hAnsi="Aptos"/>
                <w:b/>
                <w:bCs/>
                <w:sz w:val="14"/>
                <w:szCs w:val="14"/>
              </w:rPr>
            </w:pPr>
            <w:r w:rsidRPr="0056208B">
              <w:rPr>
                <w:rFonts w:ascii="Aptos" w:hAnsi="Aptos"/>
                <w:b/>
                <w:bCs/>
                <w:sz w:val="14"/>
                <w:szCs w:val="14"/>
              </w:rPr>
              <w:t>OPC-UA Server</w:t>
            </w:r>
          </w:p>
        </w:tc>
        <w:tc>
          <w:tcPr>
            <w:tcW w:w="5812" w:type="dxa"/>
          </w:tcPr>
          <w:p w14:paraId="272C3211" w14:textId="77777777" w:rsidR="00557FCE" w:rsidRPr="0056208B" w:rsidRDefault="00557FCE" w:rsidP="00557FCE">
            <w:pPr>
              <w:rPr>
                <w:rFonts w:ascii="Aptos" w:hAnsi="Aptos"/>
                <w:b/>
                <w:bCs/>
                <w:sz w:val="14"/>
                <w:szCs w:val="14"/>
              </w:rPr>
            </w:pPr>
            <w:r w:rsidRPr="0056208B">
              <w:rPr>
                <w:rFonts w:ascii="Aptos" w:hAnsi="Aptos"/>
                <w:b/>
                <w:bCs/>
                <w:sz w:val="14"/>
                <w:szCs w:val="14"/>
              </w:rPr>
              <w:t>A server implementing OPC-UA for data exchange with MCS Navigator.</w:t>
            </w:r>
          </w:p>
        </w:tc>
      </w:tr>
      <w:tr w:rsidR="00557FCE" w:rsidRPr="0056208B" w14:paraId="7D9EDAF3" w14:textId="77777777" w:rsidTr="00F81755">
        <w:tc>
          <w:tcPr>
            <w:tcW w:w="561" w:type="dxa"/>
          </w:tcPr>
          <w:p w14:paraId="6442365B" w14:textId="77777777" w:rsidR="00557FCE" w:rsidRPr="0056208B" w:rsidRDefault="00557FCE" w:rsidP="00557FCE">
            <w:pPr>
              <w:rPr>
                <w:rFonts w:ascii="Aptos" w:hAnsi="Aptos"/>
                <w:color w:val="562873" w:themeColor="accent1"/>
                <w:sz w:val="14"/>
                <w:szCs w:val="14"/>
              </w:rPr>
            </w:pPr>
            <w:r w:rsidRPr="0056208B">
              <w:rPr>
                <w:rFonts w:ascii="Aptos" w:hAnsi="Aptos"/>
                <w:color w:val="562873" w:themeColor="accent1"/>
                <w:sz w:val="14"/>
                <w:szCs w:val="14"/>
              </w:rPr>
              <w:t>32</w:t>
            </w:r>
          </w:p>
        </w:tc>
        <w:tc>
          <w:tcPr>
            <w:tcW w:w="1312" w:type="dxa"/>
          </w:tcPr>
          <w:p w14:paraId="5B2C2217" w14:textId="77777777" w:rsidR="00557FCE" w:rsidRPr="0056208B" w:rsidRDefault="00557FCE" w:rsidP="00557FCE">
            <w:pPr>
              <w:rPr>
                <w:rFonts w:ascii="Aptos" w:hAnsi="Aptos"/>
                <w:sz w:val="14"/>
                <w:szCs w:val="14"/>
              </w:rPr>
            </w:pPr>
            <w:r w:rsidRPr="0056208B">
              <w:rPr>
                <w:rFonts w:ascii="Aptos" w:hAnsi="Aptos"/>
                <w:sz w:val="14"/>
                <w:szCs w:val="14"/>
              </w:rPr>
              <w:t>Local Fieldbus Network</w:t>
            </w:r>
          </w:p>
        </w:tc>
        <w:tc>
          <w:tcPr>
            <w:tcW w:w="5816" w:type="dxa"/>
          </w:tcPr>
          <w:p w14:paraId="4724AED0" w14:textId="77777777" w:rsidR="00557FCE" w:rsidRPr="0056208B" w:rsidRDefault="00557FCE" w:rsidP="00557FCE">
            <w:pPr>
              <w:rPr>
                <w:rFonts w:ascii="Aptos" w:hAnsi="Aptos"/>
                <w:sz w:val="14"/>
                <w:szCs w:val="14"/>
              </w:rPr>
            </w:pPr>
            <w:r w:rsidRPr="0056208B">
              <w:rPr>
                <w:rFonts w:ascii="Aptos" w:hAnsi="Aptos"/>
                <w:sz w:val="14"/>
                <w:szCs w:val="14"/>
              </w:rPr>
              <w:t>A fieldbus network in scope of Contractor for interconnecting local devices (PLCs, sensors, ...)</w:t>
            </w:r>
          </w:p>
        </w:tc>
        <w:tc>
          <w:tcPr>
            <w:tcW w:w="516" w:type="dxa"/>
          </w:tcPr>
          <w:p w14:paraId="65532EF6"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211</w:t>
            </w:r>
          </w:p>
        </w:tc>
        <w:tc>
          <w:tcPr>
            <w:tcW w:w="862" w:type="dxa"/>
          </w:tcPr>
          <w:p w14:paraId="433D858F" w14:textId="77777777" w:rsidR="00557FCE" w:rsidRPr="0056208B" w:rsidRDefault="00557FCE" w:rsidP="00557FCE">
            <w:pPr>
              <w:rPr>
                <w:rFonts w:ascii="Aptos" w:hAnsi="Aptos"/>
                <w:sz w:val="14"/>
                <w:szCs w:val="14"/>
              </w:rPr>
            </w:pPr>
            <w:r w:rsidRPr="0056208B">
              <w:rPr>
                <w:rFonts w:ascii="Aptos" w:hAnsi="Aptos"/>
                <w:sz w:val="14"/>
                <w:szCs w:val="14"/>
              </w:rPr>
              <w:t>QVE Control Logic</w:t>
            </w:r>
          </w:p>
        </w:tc>
        <w:tc>
          <w:tcPr>
            <w:tcW w:w="5812" w:type="dxa"/>
          </w:tcPr>
          <w:p w14:paraId="2A3991E6" w14:textId="77777777" w:rsidR="00557FCE" w:rsidRPr="0056208B" w:rsidRDefault="00557FCE" w:rsidP="00557FCE">
            <w:pPr>
              <w:rPr>
                <w:rFonts w:ascii="Aptos" w:hAnsi="Aptos"/>
                <w:sz w:val="14"/>
                <w:szCs w:val="14"/>
              </w:rPr>
            </w:pPr>
            <w:r w:rsidRPr="0056208B">
              <w:rPr>
                <w:rFonts w:ascii="Aptos" w:hAnsi="Aptos"/>
                <w:sz w:val="14"/>
                <w:szCs w:val="14"/>
              </w:rPr>
              <w:t>Logic for controlling the end valvebox.</w:t>
            </w:r>
          </w:p>
        </w:tc>
      </w:tr>
      <w:tr w:rsidR="00557FCE" w:rsidRPr="0056208B" w14:paraId="306BF8F9" w14:textId="77777777" w:rsidTr="00F81755">
        <w:tc>
          <w:tcPr>
            <w:tcW w:w="561" w:type="dxa"/>
          </w:tcPr>
          <w:p w14:paraId="52429789"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33</w:t>
            </w:r>
          </w:p>
        </w:tc>
        <w:tc>
          <w:tcPr>
            <w:tcW w:w="1312" w:type="dxa"/>
          </w:tcPr>
          <w:p w14:paraId="5FBC34F7" w14:textId="77777777" w:rsidR="00557FCE" w:rsidRPr="0056208B" w:rsidRDefault="00557FCE" w:rsidP="00557FCE">
            <w:pPr>
              <w:rPr>
                <w:rFonts w:ascii="Aptos" w:hAnsi="Aptos"/>
                <w:sz w:val="14"/>
                <w:szCs w:val="14"/>
              </w:rPr>
            </w:pPr>
            <w:r w:rsidRPr="0056208B">
              <w:rPr>
                <w:rFonts w:ascii="Aptos" w:hAnsi="Aptos"/>
                <w:sz w:val="14"/>
                <w:szCs w:val="14"/>
              </w:rPr>
              <w:t>Local Fieldbus Network</w:t>
            </w:r>
          </w:p>
        </w:tc>
        <w:tc>
          <w:tcPr>
            <w:tcW w:w="5816" w:type="dxa"/>
          </w:tcPr>
          <w:p w14:paraId="5248CB89" w14:textId="77777777" w:rsidR="00557FCE" w:rsidRPr="0056208B" w:rsidRDefault="00557FCE" w:rsidP="00557FCE">
            <w:pPr>
              <w:rPr>
                <w:rFonts w:ascii="Aptos" w:hAnsi="Aptos"/>
                <w:sz w:val="14"/>
                <w:szCs w:val="14"/>
              </w:rPr>
            </w:pPr>
            <w:r w:rsidRPr="0056208B">
              <w:rPr>
                <w:rFonts w:ascii="Aptos" w:hAnsi="Aptos"/>
                <w:sz w:val="14"/>
                <w:szCs w:val="14"/>
              </w:rPr>
              <w:t>A fieldbus network in scope of ICS for interconnecting local devices (PLCs, sensors, ...).</w:t>
            </w:r>
          </w:p>
        </w:tc>
        <w:tc>
          <w:tcPr>
            <w:tcW w:w="516" w:type="dxa"/>
          </w:tcPr>
          <w:p w14:paraId="4DB51E83"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221</w:t>
            </w:r>
          </w:p>
        </w:tc>
        <w:tc>
          <w:tcPr>
            <w:tcW w:w="862" w:type="dxa"/>
          </w:tcPr>
          <w:p w14:paraId="386055F7" w14:textId="77777777" w:rsidR="00557FCE" w:rsidRPr="0056208B" w:rsidRDefault="00557FCE" w:rsidP="00557FCE">
            <w:pPr>
              <w:rPr>
                <w:rFonts w:ascii="Aptos" w:hAnsi="Aptos"/>
                <w:sz w:val="14"/>
                <w:szCs w:val="14"/>
              </w:rPr>
            </w:pPr>
            <w:r w:rsidRPr="0056208B">
              <w:rPr>
                <w:rFonts w:ascii="Aptos" w:hAnsi="Aptos"/>
                <w:sz w:val="14"/>
                <w:szCs w:val="14"/>
              </w:rPr>
              <w:t>QCELL Control Logic</w:t>
            </w:r>
          </w:p>
        </w:tc>
        <w:tc>
          <w:tcPr>
            <w:tcW w:w="5812" w:type="dxa"/>
          </w:tcPr>
          <w:p w14:paraId="62CEBE6B" w14:textId="77777777" w:rsidR="00557FCE" w:rsidRPr="0056208B" w:rsidRDefault="00557FCE" w:rsidP="00557FCE">
            <w:pPr>
              <w:rPr>
                <w:rFonts w:ascii="Aptos" w:hAnsi="Aptos"/>
                <w:sz w:val="14"/>
                <w:szCs w:val="14"/>
              </w:rPr>
            </w:pPr>
            <w:r w:rsidRPr="0056208B">
              <w:rPr>
                <w:rFonts w:ascii="Aptos" w:hAnsi="Aptos"/>
                <w:sz w:val="14"/>
                <w:szCs w:val="14"/>
              </w:rPr>
              <w:t>A software component implementing the logic for the QCELL control.</w:t>
            </w:r>
          </w:p>
        </w:tc>
      </w:tr>
      <w:tr w:rsidR="00557FCE" w:rsidRPr="0056208B" w14:paraId="40E402A6" w14:textId="77777777" w:rsidTr="00F81755">
        <w:tc>
          <w:tcPr>
            <w:tcW w:w="561" w:type="dxa"/>
          </w:tcPr>
          <w:p w14:paraId="393B23BA"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34</w:t>
            </w:r>
          </w:p>
        </w:tc>
        <w:tc>
          <w:tcPr>
            <w:tcW w:w="1312" w:type="dxa"/>
          </w:tcPr>
          <w:p w14:paraId="2CD6640C" w14:textId="77777777" w:rsidR="00557FCE" w:rsidRPr="0056208B" w:rsidRDefault="00557FCE" w:rsidP="00557FCE">
            <w:pPr>
              <w:rPr>
                <w:rFonts w:ascii="Aptos" w:hAnsi="Aptos"/>
                <w:sz w:val="14"/>
                <w:szCs w:val="14"/>
              </w:rPr>
            </w:pPr>
            <w:r w:rsidRPr="0056208B">
              <w:rPr>
                <w:rFonts w:ascii="Aptos" w:hAnsi="Aptos"/>
                <w:sz w:val="14"/>
                <w:szCs w:val="14"/>
              </w:rPr>
              <w:t>QPLANT Aggregation Ntw</w:t>
            </w:r>
          </w:p>
        </w:tc>
        <w:tc>
          <w:tcPr>
            <w:tcW w:w="5816" w:type="dxa"/>
          </w:tcPr>
          <w:p w14:paraId="37C8F328" w14:textId="77777777" w:rsidR="00557FCE" w:rsidRPr="0056208B" w:rsidRDefault="00557FCE" w:rsidP="00557FCE">
            <w:pPr>
              <w:rPr>
                <w:rFonts w:ascii="Aptos" w:hAnsi="Aptos"/>
                <w:sz w:val="14"/>
                <w:szCs w:val="14"/>
              </w:rPr>
            </w:pPr>
            <w:r w:rsidRPr="0056208B">
              <w:rPr>
                <w:rFonts w:ascii="Aptos" w:hAnsi="Aptos"/>
                <w:sz w:val="14"/>
                <w:szCs w:val="14"/>
              </w:rPr>
              <w:t>The aggregation network serves as an intermediary between the MIT backbone and the Plant.</w:t>
            </w:r>
          </w:p>
        </w:tc>
        <w:tc>
          <w:tcPr>
            <w:tcW w:w="516" w:type="dxa"/>
          </w:tcPr>
          <w:p w14:paraId="3325145B"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501</w:t>
            </w:r>
          </w:p>
        </w:tc>
        <w:tc>
          <w:tcPr>
            <w:tcW w:w="862" w:type="dxa"/>
          </w:tcPr>
          <w:p w14:paraId="308AC432" w14:textId="77777777" w:rsidR="00557FCE" w:rsidRPr="0056208B" w:rsidRDefault="00557FCE" w:rsidP="00557FCE">
            <w:pPr>
              <w:rPr>
                <w:rFonts w:ascii="Aptos" w:hAnsi="Aptos"/>
                <w:b/>
                <w:bCs/>
                <w:sz w:val="14"/>
                <w:szCs w:val="14"/>
              </w:rPr>
            </w:pPr>
            <w:r w:rsidRPr="0056208B">
              <w:rPr>
                <w:rFonts w:ascii="Aptos" w:hAnsi="Aptos"/>
                <w:b/>
                <w:bCs/>
                <w:sz w:val="14"/>
                <w:szCs w:val="14"/>
              </w:rPr>
              <w:t>Interlock Controller</w:t>
            </w:r>
          </w:p>
        </w:tc>
        <w:tc>
          <w:tcPr>
            <w:tcW w:w="5812" w:type="dxa"/>
          </w:tcPr>
          <w:p w14:paraId="56958389" w14:textId="77777777" w:rsidR="00557FCE" w:rsidRPr="0056208B" w:rsidRDefault="00557FCE" w:rsidP="00557FCE">
            <w:pPr>
              <w:rPr>
                <w:rFonts w:ascii="Aptos" w:hAnsi="Aptos"/>
                <w:b/>
                <w:bCs/>
                <w:sz w:val="14"/>
                <w:szCs w:val="14"/>
              </w:rPr>
            </w:pPr>
            <w:r w:rsidRPr="0056208B">
              <w:rPr>
                <w:rFonts w:ascii="Aptos" w:hAnsi="Aptos"/>
                <w:b/>
                <w:bCs/>
                <w:sz w:val="14"/>
                <w:szCs w:val="14"/>
              </w:rPr>
              <w:t>A PLC controller responsible for integrating relevant QPLANT interlocks with the MIS system.</w:t>
            </w:r>
          </w:p>
        </w:tc>
      </w:tr>
      <w:tr w:rsidR="00557FCE" w:rsidRPr="0056208B" w14:paraId="1A9039E7" w14:textId="77777777" w:rsidTr="00F81755">
        <w:tc>
          <w:tcPr>
            <w:tcW w:w="561" w:type="dxa"/>
          </w:tcPr>
          <w:p w14:paraId="06467905"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41</w:t>
            </w:r>
          </w:p>
        </w:tc>
        <w:tc>
          <w:tcPr>
            <w:tcW w:w="1312" w:type="dxa"/>
          </w:tcPr>
          <w:p w14:paraId="589D58B5" w14:textId="77777777" w:rsidR="00557FCE" w:rsidRPr="0056208B" w:rsidRDefault="00557FCE" w:rsidP="00557FCE">
            <w:pPr>
              <w:rPr>
                <w:rFonts w:ascii="Aptos" w:hAnsi="Aptos"/>
                <w:sz w:val="14"/>
                <w:szCs w:val="14"/>
              </w:rPr>
            </w:pPr>
            <w:r w:rsidRPr="0056208B">
              <w:rPr>
                <w:rFonts w:ascii="Aptos" w:hAnsi="Aptos"/>
                <w:sz w:val="14"/>
                <w:szCs w:val="14"/>
              </w:rPr>
              <w:t>Zero Client</w:t>
            </w:r>
          </w:p>
        </w:tc>
        <w:tc>
          <w:tcPr>
            <w:tcW w:w="5816" w:type="dxa"/>
          </w:tcPr>
          <w:p w14:paraId="2760F1D2" w14:textId="77777777" w:rsidR="00557FCE" w:rsidRPr="0056208B" w:rsidRDefault="00557FCE" w:rsidP="00557FCE">
            <w:pPr>
              <w:rPr>
                <w:rFonts w:ascii="Aptos" w:hAnsi="Aptos"/>
                <w:sz w:val="14"/>
                <w:szCs w:val="14"/>
              </w:rPr>
            </w:pPr>
            <w:r w:rsidRPr="0056208B">
              <w:rPr>
                <w:rFonts w:ascii="Aptos" w:hAnsi="Aptos"/>
                <w:sz w:val="14"/>
                <w:szCs w:val="14"/>
              </w:rPr>
              <w:t>MIT backbone upper-level network.</w:t>
            </w:r>
          </w:p>
        </w:tc>
        <w:tc>
          <w:tcPr>
            <w:tcW w:w="516" w:type="dxa"/>
          </w:tcPr>
          <w:p w14:paraId="4D29C581"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701</w:t>
            </w:r>
          </w:p>
        </w:tc>
        <w:tc>
          <w:tcPr>
            <w:tcW w:w="862" w:type="dxa"/>
          </w:tcPr>
          <w:p w14:paraId="568AB2E3" w14:textId="77777777" w:rsidR="00557FCE" w:rsidRPr="0056208B" w:rsidRDefault="00557FCE" w:rsidP="00557FCE">
            <w:pPr>
              <w:rPr>
                <w:rFonts w:ascii="Aptos" w:hAnsi="Aptos"/>
                <w:sz w:val="14"/>
                <w:szCs w:val="14"/>
              </w:rPr>
            </w:pPr>
            <w:r w:rsidRPr="0056208B">
              <w:rPr>
                <w:rFonts w:ascii="Aptos" w:hAnsi="Aptos"/>
                <w:sz w:val="14"/>
                <w:szCs w:val="14"/>
              </w:rPr>
              <w:t>Deployment Tool</w:t>
            </w:r>
          </w:p>
        </w:tc>
        <w:tc>
          <w:tcPr>
            <w:tcW w:w="5812" w:type="dxa"/>
          </w:tcPr>
          <w:p w14:paraId="21FDA42E" w14:textId="49BA7DF6" w:rsidR="00557FCE" w:rsidRPr="0056208B" w:rsidRDefault="00557FCE" w:rsidP="00557FCE">
            <w:pPr>
              <w:rPr>
                <w:rFonts w:ascii="Aptos" w:hAnsi="Aptos"/>
                <w:sz w:val="14"/>
                <w:szCs w:val="14"/>
              </w:rPr>
            </w:pPr>
            <w:r w:rsidRPr="0056208B">
              <w:rPr>
                <w:rFonts w:ascii="Aptos" w:hAnsi="Aptos"/>
                <w:sz w:val="14"/>
                <w:szCs w:val="14"/>
              </w:rPr>
              <w:t xml:space="preserve">Tool used for deploying new software versions to the </w:t>
            </w:r>
            <w:r w:rsidR="00D97476" w:rsidRPr="0056208B">
              <w:rPr>
                <w:rFonts w:ascii="Aptos" w:hAnsi="Aptos"/>
                <w:sz w:val="14"/>
                <w:szCs w:val="14"/>
              </w:rPr>
              <w:t>QPLANT:CIS</w:t>
            </w:r>
            <w:r w:rsidRPr="0056208B">
              <w:rPr>
                <w:rFonts w:ascii="Aptos" w:hAnsi="Aptos"/>
                <w:sz w:val="14"/>
                <w:szCs w:val="14"/>
              </w:rPr>
              <w:t>.</w:t>
            </w:r>
          </w:p>
        </w:tc>
      </w:tr>
      <w:tr w:rsidR="00557FCE" w:rsidRPr="0056208B" w14:paraId="759B3A45" w14:textId="77777777" w:rsidTr="00F81755">
        <w:tc>
          <w:tcPr>
            <w:tcW w:w="561" w:type="dxa"/>
          </w:tcPr>
          <w:p w14:paraId="2A0A0772" w14:textId="77777777" w:rsidR="00557FCE" w:rsidRPr="0056208B" w:rsidRDefault="00557FCE" w:rsidP="00557FCE">
            <w:pPr>
              <w:rPr>
                <w:rFonts w:ascii="Aptos" w:hAnsi="Aptos"/>
                <w:color w:val="562873" w:themeColor="accent1"/>
                <w:sz w:val="14"/>
                <w:szCs w:val="14"/>
              </w:rPr>
            </w:pPr>
            <w:r w:rsidRPr="0056208B">
              <w:rPr>
                <w:rFonts w:ascii="Aptos" w:hAnsi="Aptos"/>
                <w:color w:val="562873" w:themeColor="accent1"/>
                <w:sz w:val="14"/>
                <w:szCs w:val="14"/>
              </w:rPr>
              <w:t>50</w:t>
            </w:r>
          </w:p>
        </w:tc>
        <w:tc>
          <w:tcPr>
            <w:tcW w:w="1312" w:type="dxa"/>
          </w:tcPr>
          <w:p w14:paraId="5DCC608D" w14:textId="77777777" w:rsidR="00557FCE" w:rsidRPr="0056208B" w:rsidRDefault="00557FCE" w:rsidP="00557FCE">
            <w:pPr>
              <w:rPr>
                <w:rFonts w:ascii="Aptos" w:hAnsi="Aptos"/>
                <w:sz w:val="14"/>
                <w:szCs w:val="14"/>
              </w:rPr>
            </w:pPr>
            <w:r w:rsidRPr="0056208B">
              <w:rPr>
                <w:rFonts w:ascii="Aptos" w:hAnsi="Aptos"/>
                <w:sz w:val="14"/>
                <w:szCs w:val="14"/>
              </w:rPr>
              <w:t>MIS Interlock System</w:t>
            </w:r>
          </w:p>
        </w:tc>
        <w:tc>
          <w:tcPr>
            <w:tcW w:w="5816" w:type="dxa"/>
          </w:tcPr>
          <w:p w14:paraId="04A0EDA6" w14:textId="77777777" w:rsidR="00557FCE" w:rsidRPr="0056208B" w:rsidRDefault="00557FCE" w:rsidP="00557FCE">
            <w:pPr>
              <w:rPr>
                <w:rFonts w:ascii="Aptos" w:hAnsi="Aptos"/>
                <w:sz w:val="14"/>
                <w:szCs w:val="14"/>
              </w:rPr>
            </w:pPr>
            <w:r w:rsidRPr="0056208B">
              <w:rPr>
                <w:rFonts w:ascii="Aptos" w:hAnsi="Aptos"/>
                <w:sz w:val="14"/>
                <w:szCs w:val="14"/>
              </w:rPr>
              <w:t>A system responsible for global personal and machine protection.</w:t>
            </w:r>
          </w:p>
        </w:tc>
        <w:tc>
          <w:tcPr>
            <w:tcW w:w="516" w:type="dxa"/>
          </w:tcPr>
          <w:p w14:paraId="2CC9A66A"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711</w:t>
            </w:r>
          </w:p>
        </w:tc>
        <w:tc>
          <w:tcPr>
            <w:tcW w:w="862" w:type="dxa"/>
          </w:tcPr>
          <w:p w14:paraId="4F01F152" w14:textId="77777777" w:rsidR="00557FCE" w:rsidRPr="0056208B" w:rsidRDefault="00557FCE" w:rsidP="00557FCE">
            <w:pPr>
              <w:rPr>
                <w:rFonts w:ascii="Aptos" w:hAnsi="Aptos"/>
                <w:sz w:val="14"/>
                <w:szCs w:val="14"/>
              </w:rPr>
            </w:pPr>
            <w:r w:rsidRPr="0056208B">
              <w:rPr>
                <w:rFonts w:ascii="Aptos" w:hAnsi="Aptos"/>
                <w:sz w:val="14"/>
                <w:szCs w:val="14"/>
              </w:rPr>
              <w:t>Navigator</w:t>
            </w:r>
          </w:p>
        </w:tc>
        <w:tc>
          <w:tcPr>
            <w:tcW w:w="5812" w:type="dxa"/>
          </w:tcPr>
          <w:p w14:paraId="1893B534" w14:textId="77777777" w:rsidR="00557FCE" w:rsidRPr="0056208B" w:rsidRDefault="00557FCE" w:rsidP="00557FCE">
            <w:pPr>
              <w:rPr>
                <w:rFonts w:ascii="Aptos" w:hAnsi="Aptos"/>
                <w:sz w:val="14"/>
                <w:szCs w:val="14"/>
              </w:rPr>
            </w:pPr>
            <w:r w:rsidRPr="0056208B">
              <w:rPr>
                <w:rFonts w:ascii="Aptos" w:hAnsi="Aptos"/>
                <w:sz w:val="14"/>
                <w:szCs w:val="14"/>
              </w:rPr>
              <w:t>The project wide SCADA system for controlling/monitoring the accelerator and the cryogenic processes at a higher supervisory level.</w:t>
            </w:r>
          </w:p>
        </w:tc>
      </w:tr>
      <w:tr w:rsidR="00557FCE" w:rsidRPr="0056208B" w14:paraId="45DCF93C" w14:textId="77777777" w:rsidTr="00F81755">
        <w:tc>
          <w:tcPr>
            <w:tcW w:w="561" w:type="dxa"/>
          </w:tcPr>
          <w:p w14:paraId="5F17539D"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70</w:t>
            </w:r>
          </w:p>
        </w:tc>
        <w:tc>
          <w:tcPr>
            <w:tcW w:w="1312" w:type="dxa"/>
          </w:tcPr>
          <w:p w14:paraId="1CEF9344" w14:textId="77777777" w:rsidR="00557FCE" w:rsidRPr="0056208B" w:rsidRDefault="00557FCE" w:rsidP="00557FCE">
            <w:pPr>
              <w:rPr>
                <w:rFonts w:ascii="Aptos" w:hAnsi="Aptos"/>
                <w:sz w:val="14"/>
                <w:szCs w:val="14"/>
              </w:rPr>
            </w:pPr>
            <w:r w:rsidRPr="0056208B">
              <w:rPr>
                <w:rFonts w:ascii="Aptos" w:hAnsi="Aptos"/>
                <w:sz w:val="14"/>
                <w:szCs w:val="14"/>
              </w:rPr>
              <w:t>MCS Deployment Service</w:t>
            </w:r>
          </w:p>
        </w:tc>
        <w:tc>
          <w:tcPr>
            <w:tcW w:w="5816" w:type="dxa"/>
          </w:tcPr>
          <w:p w14:paraId="2DF15A64" w14:textId="77777777" w:rsidR="00557FCE" w:rsidRPr="0056208B" w:rsidRDefault="00557FCE" w:rsidP="00557FCE">
            <w:pPr>
              <w:rPr>
                <w:rFonts w:ascii="Aptos" w:hAnsi="Aptos"/>
                <w:sz w:val="14"/>
                <w:szCs w:val="14"/>
              </w:rPr>
            </w:pPr>
            <w:r w:rsidRPr="0056208B">
              <w:rPr>
                <w:rFonts w:ascii="Aptos" w:hAnsi="Aptos"/>
                <w:sz w:val="14"/>
                <w:szCs w:val="14"/>
              </w:rPr>
              <w:t>A deployment service for QPLANT, used to distribute or update software components.</w:t>
            </w:r>
          </w:p>
        </w:tc>
        <w:tc>
          <w:tcPr>
            <w:tcW w:w="516" w:type="dxa"/>
          </w:tcPr>
          <w:p w14:paraId="1F257B22"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7111</w:t>
            </w:r>
          </w:p>
        </w:tc>
        <w:tc>
          <w:tcPr>
            <w:tcW w:w="862" w:type="dxa"/>
          </w:tcPr>
          <w:p w14:paraId="7BF181CB" w14:textId="77777777" w:rsidR="00557FCE" w:rsidRPr="0056208B" w:rsidRDefault="00557FCE" w:rsidP="00557FCE">
            <w:pPr>
              <w:rPr>
                <w:rFonts w:ascii="Aptos" w:hAnsi="Aptos"/>
                <w:sz w:val="14"/>
                <w:szCs w:val="14"/>
              </w:rPr>
            </w:pPr>
            <w:r w:rsidRPr="0056208B">
              <w:rPr>
                <w:rFonts w:ascii="Aptos" w:hAnsi="Aptos"/>
                <w:sz w:val="14"/>
                <w:szCs w:val="14"/>
              </w:rPr>
              <w:t>QPLANT</w:t>
            </w:r>
          </w:p>
        </w:tc>
        <w:tc>
          <w:tcPr>
            <w:tcW w:w="5812" w:type="dxa"/>
          </w:tcPr>
          <w:p w14:paraId="7B0D3CA8" w14:textId="77777777" w:rsidR="00557FCE" w:rsidRPr="0056208B" w:rsidRDefault="00557FCE" w:rsidP="00557FCE">
            <w:pPr>
              <w:rPr>
                <w:rFonts w:ascii="Aptos" w:hAnsi="Aptos"/>
                <w:sz w:val="14"/>
                <w:szCs w:val="14"/>
              </w:rPr>
            </w:pPr>
            <w:r w:rsidRPr="0056208B">
              <w:rPr>
                <w:rFonts w:ascii="Aptos" w:hAnsi="Aptos"/>
                <w:sz w:val="14"/>
                <w:szCs w:val="14"/>
              </w:rPr>
              <w:t>A control panel or interface for the QPLANT.</w:t>
            </w:r>
          </w:p>
        </w:tc>
      </w:tr>
      <w:tr w:rsidR="00557FCE" w:rsidRPr="0056208B" w14:paraId="0015DFD9" w14:textId="77777777" w:rsidTr="00F81755">
        <w:tc>
          <w:tcPr>
            <w:tcW w:w="561" w:type="dxa"/>
          </w:tcPr>
          <w:p w14:paraId="4952448B"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72</w:t>
            </w:r>
          </w:p>
        </w:tc>
        <w:tc>
          <w:tcPr>
            <w:tcW w:w="1312" w:type="dxa"/>
          </w:tcPr>
          <w:p w14:paraId="741C68DA" w14:textId="77777777" w:rsidR="00557FCE" w:rsidRPr="0056208B" w:rsidRDefault="00557FCE" w:rsidP="00557FCE">
            <w:pPr>
              <w:rPr>
                <w:rFonts w:ascii="Aptos" w:hAnsi="Aptos"/>
                <w:sz w:val="14"/>
                <w:szCs w:val="14"/>
              </w:rPr>
            </w:pPr>
            <w:r w:rsidRPr="0056208B">
              <w:rPr>
                <w:rFonts w:ascii="Aptos" w:hAnsi="Aptos"/>
                <w:sz w:val="14"/>
                <w:szCs w:val="14"/>
              </w:rPr>
              <w:t>MIT Services</w:t>
            </w:r>
          </w:p>
        </w:tc>
        <w:tc>
          <w:tcPr>
            <w:tcW w:w="5816" w:type="dxa"/>
          </w:tcPr>
          <w:p w14:paraId="00EF63AB" w14:textId="77777777" w:rsidR="00557FCE" w:rsidRPr="0056208B" w:rsidRDefault="00557FCE" w:rsidP="00557FCE">
            <w:pPr>
              <w:rPr>
                <w:rFonts w:ascii="Aptos" w:hAnsi="Aptos"/>
                <w:sz w:val="14"/>
                <w:szCs w:val="14"/>
              </w:rPr>
            </w:pPr>
            <w:r w:rsidRPr="0056208B">
              <w:rPr>
                <w:rFonts w:ascii="Aptos" w:hAnsi="Aptos"/>
                <w:sz w:val="14"/>
                <w:szCs w:val="14"/>
              </w:rPr>
              <w:t>Global IT services like NTP, Authentication, etc.</w:t>
            </w:r>
          </w:p>
        </w:tc>
        <w:tc>
          <w:tcPr>
            <w:tcW w:w="516" w:type="dxa"/>
          </w:tcPr>
          <w:p w14:paraId="7ACF3CF5"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7112</w:t>
            </w:r>
          </w:p>
        </w:tc>
        <w:tc>
          <w:tcPr>
            <w:tcW w:w="862" w:type="dxa"/>
          </w:tcPr>
          <w:p w14:paraId="7B6278CA" w14:textId="77777777" w:rsidR="00557FCE" w:rsidRPr="0056208B" w:rsidRDefault="00557FCE" w:rsidP="00557FCE">
            <w:pPr>
              <w:rPr>
                <w:rFonts w:ascii="Aptos" w:hAnsi="Aptos"/>
                <w:sz w:val="14"/>
                <w:szCs w:val="14"/>
              </w:rPr>
            </w:pPr>
            <w:r w:rsidRPr="0056208B">
              <w:rPr>
                <w:rFonts w:ascii="Aptos" w:hAnsi="Aptos"/>
                <w:sz w:val="14"/>
                <w:szCs w:val="14"/>
              </w:rPr>
              <w:t>QCELLPanel</w:t>
            </w:r>
          </w:p>
        </w:tc>
        <w:tc>
          <w:tcPr>
            <w:tcW w:w="5812" w:type="dxa"/>
          </w:tcPr>
          <w:p w14:paraId="0BC0D772" w14:textId="77777777" w:rsidR="00557FCE" w:rsidRPr="0056208B" w:rsidRDefault="00557FCE" w:rsidP="00557FCE">
            <w:pPr>
              <w:rPr>
                <w:rFonts w:ascii="Aptos" w:hAnsi="Aptos"/>
                <w:sz w:val="14"/>
                <w:szCs w:val="14"/>
              </w:rPr>
            </w:pPr>
            <w:r w:rsidRPr="0056208B">
              <w:rPr>
                <w:rFonts w:ascii="Aptos" w:hAnsi="Aptos"/>
                <w:sz w:val="14"/>
                <w:szCs w:val="14"/>
              </w:rPr>
              <w:t>A control panel or interface for a cryogenic cell.</w:t>
            </w:r>
          </w:p>
        </w:tc>
      </w:tr>
      <w:tr w:rsidR="00557FCE" w:rsidRPr="0056208B" w14:paraId="741F9E3B" w14:textId="77777777" w:rsidTr="00F81755">
        <w:tc>
          <w:tcPr>
            <w:tcW w:w="561" w:type="dxa"/>
          </w:tcPr>
          <w:p w14:paraId="62393A7B"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lastRenderedPageBreak/>
              <w:t>73</w:t>
            </w:r>
          </w:p>
        </w:tc>
        <w:tc>
          <w:tcPr>
            <w:tcW w:w="1312" w:type="dxa"/>
          </w:tcPr>
          <w:p w14:paraId="488578CB" w14:textId="77777777" w:rsidR="00557FCE" w:rsidRPr="0056208B" w:rsidRDefault="00557FCE" w:rsidP="00557FCE">
            <w:pPr>
              <w:rPr>
                <w:rFonts w:ascii="Aptos" w:hAnsi="Aptos"/>
                <w:sz w:val="14"/>
                <w:szCs w:val="14"/>
              </w:rPr>
            </w:pPr>
            <w:r w:rsidRPr="0056208B">
              <w:rPr>
                <w:rFonts w:ascii="Aptos" w:hAnsi="Aptos"/>
                <w:sz w:val="14"/>
                <w:szCs w:val="14"/>
              </w:rPr>
              <w:t>MCS Services</w:t>
            </w:r>
          </w:p>
        </w:tc>
        <w:tc>
          <w:tcPr>
            <w:tcW w:w="5816" w:type="dxa"/>
          </w:tcPr>
          <w:p w14:paraId="4377F1BE" w14:textId="77777777" w:rsidR="00557FCE" w:rsidRPr="0056208B" w:rsidRDefault="00557FCE" w:rsidP="00557FCE">
            <w:pPr>
              <w:rPr>
                <w:rFonts w:ascii="Aptos" w:hAnsi="Aptos"/>
                <w:sz w:val="14"/>
                <w:szCs w:val="14"/>
              </w:rPr>
            </w:pPr>
            <w:r w:rsidRPr="0056208B">
              <w:rPr>
                <w:rFonts w:ascii="Aptos" w:hAnsi="Aptos"/>
                <w:sz w:val="14"/>
                <w:szCs w:val="14"/>
              </w:rPr>
              <w:t>Control System shared services like the Navigator, Archiving etc.</w:t>
            </w:r>
          </w:p>
        </w:tc>
        <w:tc>
          <w:tcPr>
            <w:tcW w:w="516" w:type="dxa"/>
          </w:tcPr>
          <w:p w14:paraId="6B81D25F"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721</w:t>
            </w:r>
          </w:p>
        </w:tc>
        <w:tc>
          <w:tcPr>
            <w:tcW w:w="862" w:type="dxa"/>
          </w:tcPr>
          <w:p w14:paraId="6E708A3C" w14:textId="77777777" w:rsidR="00557FCE" w:rsidRPr="0056208B" w:rsidRDefault="00557FCE" w:rsidP="00557FCE">
            <w:pPr>
              <w:rPr>
                <w:rFonts w:ascii="Aptos" w:hAnsi="Aptos"/>
                <w:sz w:val="14"/>
                <w:szCs w:val="14"/>
              </w:rPr>
            </w:pPr>
            <w:r w:rsidRPr="0056208B">
              <w:rPr>
                <w:rFonts w:ascii="Aptos" w:hAnsi="Aptos"/>
                <w:sz w:val="14"/>
                <w:szCs w:val="14"/>
              </w:rPr>
              <w:t>NTP Service</w:t>
            </w:r>
          </w:p>
        </w:tc>
        <w:tc>
          <w:tcPr>
            <w:tcW w:w="5812" w:type="dxa"/>
          </w:tcPr>
          <w:p w14:paraId="6E740639" w14:textId="77777777" w:rsidR="00557FCE" w:rsidRPr="0056208B" w:rsidRDefault="00557FCE" w:rsidP="00557FCE">
            <w:pPr>
              <w:rPr>
                <w:rFonts w:ascii="Aptos" w:hAnsi="Aptos"/>
                <w:sz w:val="14"/>
                <w:szCs w:val="14"/>
              </w:rPr>
            </w:pPr>
            <w:r w:rsidRPr="0056208B">
              <w:rPr>
                <w:rFonts w:ascii="Aptos" w:hAnsi="Aptos"/>
                <w:sz w:val="14"/>
                <w:szCs w:val="14"/>
              </w:rPr>
              <w:t>A network time protocol service for time synchronization across ICS or QPLANT systems.</w:t>
            </w:r>
          </w:p>
        </w:tc>
      </w:tr>
      <w:tr w:rsidR="00557FCE" w:rsidRPr="0056208B" w14:paraId="5869A153" w14:textId="77777777" w:rsidTr="00F81755">
        <w:tc>
          <w:tcPr>
            <w:tcW w:w="561" w:type="dxa"/>
          </w:tcPr>
          <w:p w14:paraId="7C06426E"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80</w:t>
            </w:r>
          </w:p>
        </w:tc>
        <w:tc>
          <w:tcPr>
            <w:tcW w:w="1312" w:type="dxa"/>
          </w:tcPr>
          <w:p w14:paraId="41376F41" w14:textId="77777777" w:rsidR="00557FCE" w:rsidRPr="0056208B" w:rsidRDefault="00557FCE" w:rsidP="00557FCE">
            <w:r w:rsidRPr="0056208B">
              <w:rPr>
                <w:rFonts w:ascii="Aptos" w:hAnsi="Aptos"/>
                <w:sz w:val="14"/>
                <w:szCs w:val="14"/>
              </w:rPr>
              <w:t>Zero Client</w:t>
            </w:r>
          </w:p>
          <w:p w14:paraId="172F5FB0" w14:textId="77777777" w:rsidR="00557FCE" w:rsidRPr="0056208B" w:rsidRDefault="00557FCE" w:rsidP="00557FCE">
            <w:pPr>
              <w:rPr>
                <w:rFonts w:ascii="Aptos" w:hAnsi="Aptos"/>
                <w:sz w:val="14"/>
                <w:szCs w:val="14"/>
              </w:rPr>
            </w:pPr>
          </w:p>
        </w:tc>
        <w:tc>
          <w:tcPr>
            <w:tcW w:w="5816" w:type="dxa"/>
          </w:tcPr>
          <w:p w14:paraId="0F76A1CE" w14:textId="053BBC36" w:rsidR="00557FCE" w:rsidRPr="0056208B" w:rsidRDefault="00557FCE" w:rsidP="00557FCE">
            <w:pPr>
              <w:rPr>
                <w:rFonts w:ascii="Aptos" w:hAnsi="Aptos"/>
                <w:sz w:val="14"/>
                <w:szCs w:val="14"/>
              </w:rPr>
            </w:pPr>
            <w:r w:rsidRPr="0056208B">
              <w:rPr>
                <w:rFonts w:ascii="Aptos" w:hAnsi="Aptos"/>
                <w:sz w:val="14"/>
                <w:szCs w:val="14"/>
              </w:rPr>
              <w:t>Used for visualizing MCS Navigator, the zero client displays the user interface generated by the server</w:t>
            </w:r>
            <w:r w:rsidR="00352FF0" w:rsidRPr="0056208B">
              <w:rPr>
                <w:rFonts w:ascii="Aptos" w:hAnsi="Aptos"/>
                <w:sz w:val="14"/>
                <w:szCs w:val="14"/>
              </w:rPr>
              <w:t xml:space="preserve">.  </w:t>
            </w:r>
            <w:r w:rsidRPr="0056208B">
              <w:rPr>
                <w:rFonts w:ascii="Aptos" w:hAnsi="Aptos"/>
                <w:sz w:val="14"/>
                <w:szCs w:val="14"/>
              </w:rPr>
              <w:t>All processing, data storage, and updates occur centrally.</w:t>
            </w:r>
          </w:p>
        </w:tc>
        <w:tc>
          <w:tcPr>
            <w:tcW w:w="516" w:type="dxa"/>
          </w:tcPr>
          <w:p w14:paraId="552A1E85" w14:textId="77777777" w:rsidR="00557FCE" w:rsidRPr="0056208B" w:rsidRDefault="00557FCE" w:rsidP="00557FCE">
            <w:pPr>
              <w:rPr>
                <w:rFonts w:ascii="Aptos" w:hAnsi="Aptos"/>
                <w:b/>
                <w:bCs/>
                <w:color w:val="562873" w:themeColor="accent1"/>
                <w:sz w:val="14"/>
                <w:szCs w:val="14"/>
              </w:rPr>
            </w:pPr>
            <w:r w:rsidRPr="0056208B">
              <w:rPr>
                <w:rFonts w:ascii="Aptos" w:hAnsi="Aptos"/>
                <w:b/>
                <w:bCs/>
                <w:color w:val="562873" w:themeColor="accent1"/>
                <w:sz w:val="14"/>
                <w:szCs w:val="14"/>
              </w:rPr>
              <w:t>731</w:t>
            </w:r>
          </w:p>
        </w:tc>
        <w:tc>
          <w:tcPr>
            <w:tcW w:w="862" w:type="dxa"/>
          </w:tcPr>
          <w:p w14:paraId="4BE1C77B" w14:textId="77777777" w:rsidR="00557FCE" w:rsidRPr="0056208B" w:rsidRDefault="00557FCE" w:rsidP="00557FCE">
            <w:pPr>
              <w:rPr>
                <w:rFonts w:ascii="Aptos" w:hAnsi="Aptos"/>
                <w:sz w:val="14"/>
                <w:szCs w:val="14"/>
              </w:rPr>
            </w:pPr>
            <w:r w:rsidRPr="0056208B">
              <w:rPr>
                <w:rFonts w:ascii="Aptos" w:hAnsi="Aptos"/>
                <w:sz w:val="14"/>
                <w:szCs w:val="14"/>
              </w:rPr>
              <w:t>Archiver</w:t>
            </w:r>
          </w:p>
        </w:tc>
        <w:tc>
          <w:tcPr>
            <w:tcW w:w="5812" w:type="dxa"/>
          </w:tcPr>
          <w:p w14:paraId="2FAE9A7E" w14:textId="77777777" w:rsidR="00557FCE" w:rsidRPr="0056208B" w:rsidRDefault="00557FCE" w:rsidP="00557FCE">
            <w:pPr>
              <w:rPr>
                <w:rFonts w:ascii="Aptos" w:hAnsi="Aptos"/>
                <w:sz w:val="14"/>
                <w:szCs w:val="14"/>
              </w:rPr>
            </w:pPr>
            <w:r w:rsidRPr="0056208B">
              <w:rPr>
                <w:rFonts w:ascii="Aptos" w:hAnsi="Aptos"/>
                <w:sz w:val="14"/>
                <w:szCs w:val="14"/>
              </w:rPr>
              <w:t>A data historian or archiving service used to record historical process data for the accelerator and the QPLANT.</w:t>
            </w:r>
          </w:p>
        </w:tc>
      </w:tr>
    </w:tbl>
    <w:p w14:paraId="2E53DAA5" w14:textId="77777777" w:rsidR="00557FCE" w:rsidRPr="0056208B" w:rsidRDefault="00557FCE" w:rsidP="00557FCE">
      <w:pPr>
        <w:sectPr w:rsidR="00557FCE" w:rsidRPr="0056208B" w:rsidSect="00AD1A2B">
          <w:pgSz w:w="16838" w:h="11906" w:orient="landscape" w:code="9"/>
          <w:pgMar w:top="270" w:right="1418" w:bottom="1134" w:left="990" w:header="624" w:footer="147" w:gutter="0"/>
          <w:cols w:space="708"/>
          <w:formProt w:val="0"/>
          <w:docGrid w:linePitch="360"/>
        </w:sectPr>
      </w:pPr>
    </w:p>
    <w:p w14:paraId="6A2E21F5" w14:textId="72EB6E32" w:rsidR="00E12247" w:rsidRPr="0056208B" w:rsidRDefault="00C46584" w:rsidP="00E12247">
      <w:pPr>
        <w:pStyle w:val="Heading40"/>
        <w:numPr>
          <w:ilvl w:val="3"/>
          <w:numId w:val="1"/>
        </w:numPr>
        <w:rPr>
          <w:lang w:val="en-GB"/>
        </w:rPr>
      </w:pPr>
      <w:bookmarkStart w:id="3459" w:name="_Toc200492242"/>
      <w:bookmarkStart w:id="3460" w:name="_Toc202536177"/>
      <w:r w:rsidRPr="0056208B">
        <w:rPr>
          <w:lang w:val="en-GB"/>
        </w:rPr>
        <w:lastRenderedPageBreak/>
        <w:t xml:space="preserve">Control </w:t>
      </w:r>
      <w:r w:rsidR="001856BC" w:rsidRPr="0056208B">
        <w:rPr>
          <w:lang w:val="en-GB"/>
        </w:rPr>
        <w:t>S</w:t>
      </w:r>
      <w:r w:rsidRPr="0056208B">
        <w:rPr>
          <w:lang w:val="en-GB"/>
        </w:rPr>
        <w:t xml:space="preserve">ystem </w:t>
      </w:r>
      <w:r w:rsidR="00133191" w:rsidRPr="0056208B">
        <w:rPr>
          <w:lang w:val="en-GB"/>
        </w:rPr>
        <w:t>Requirements</w:t>
      </w:r>
      <w:bookmarkEnd w:id="3459"/>
      <w:bookmarkEnd w:id="3460"/>
    </w:p>
    <w:p w14:paraId="170E45F8" w14:textId="66CD5347" w:rsidR="00E12247" w:rsidRPr="0056208B" w:rsidRDefault="00E12247" w:rsidP="00E12247">
      <w:pPr>
        <w:pStyle w:val="regular"/>
      </w:pPr>
      <w:r w:rsidRPr="0056208B">
        <w:t>RTM-01</w:t>
      </w:r>
      <w:r w:rsidRPr="0056208B">
        <w:tab/>
        <w:t>The QPLANT:CIS shall support real-time monitoring of instrument health (drift, dropout, deviation from expected range) with alarms and diagnostic flags for early fault detection.</w:t>
      </w:r>
    </w:p>
    <w:p w14:paraId="6E463284" w14:textId="77777777" w:rsidR="00595FBE" w:rsidRPr="0056208B" w:rsidRDefault="00595FBE" w:rsidP="00D7138E">
      <w:pPr>
        <w:pStyle w:val="Heading5numbered"/>
        <w:numPr>
          <w:ilvl w:val="0"/>
          <w:numId w:val="0"/>
        </w:numPr>
        <w:ind w:firstLine="142"/>
        <w:rPr>
          <w:rStyle w:val="Strong"/>
          <w:i w:val="0"/>
          <w:iCs/>
          <w:lang w:val="en-GB"/>
        </w:rPr>
      </w:pPr>
      <w:bookmarkStart w:id="3461" w:name="_Toc202536178"/>
      <w:bookmarkStart w:id="3462" w:name="_Toc200492243"/>
      <w:r w:rsidRPr="0056208B">
        <w:rPr>
          <w:rStyle w:val="Strong"/>
          <w:i w:val="0"/>
          <w:iCs/>
          <w:lang w:val="en-GB"/>
        </w:rPr>
        <w:t>Architecture, Autonomy, and Vendor Scope</w:t>
      </w:r>
      <w:bookmarkEnd w:id="3461"/>
    </w:p>
    <w:p w14:paraId="160CE160" w14:textId="3214A227" w:rsidR="00595FBE" w:rsidRPr="0056208B" w:rsidRDefault="00595FBE" w:rsidP="00575005">
      <w:pPr>
        <w:pStyle w:val="RequirementList"/>
      </w:pPr>
      <w:r w:rsidRPr="0056208B">
        <w:t xml:space="preserve">The </w:t>
      </w:r>
      <w:r w:rsidR="00D97476" w:rsidRPr="0056208B">
        <w:t>QPLANT:CIS</w:t>
      </w:r>
      <w:r w:rsidRPr="0056208B">
        <w:t xml:space="preserve"> shall incorporate all components shown in green in the reference architecture defined in Figure 7</w:t>
      </w:r>
      <w:r w:rsidR="00352FF0" w:rsidRPr="0056208B">
        <w:t xml:space="preserve">.  </w:t>
      </w:r>
      <w:r w:rsidRPr="0056208B">
        <w:t>It shall also include any additional systems or subsystems required to meet overall cryogenic system performance, functional, and safety objectives.</w:t>
      </w:r>
    </w:p>
    <w:p w14:paraId="072ED740" w14:textId="1F4B25DB" w:rsidR="00595FBE" w:rsidRPr="0056208B" w:rsidRDefault="00595FBE" w:rsidP="00575005">
      <w:pPr>
        <w:pStyle w:val="RequirementList"/>
      </w:pPr>
      <w:r w:rsidRPr="0056208B">
        <w:t xml:space="preserve">The </w:t>
      </w:r>
      <w:r w:rsidR="00D97476" w:rsidRPr="0056208B">
        <w:t>QPLANT:CIS</w:t>
      </w:r>
      <w:r w:rsidRPr="0056208B">
        <w:t xml:space="preserve"> shall use a commercially available, industrial-grade control platform with documented lifecycle support and vendor independence</w:t>
      </w:r>
      <w:r w:rsidR="00352FF0" w:rsidRPr="0056208B">
        <w:t xml:space="preserve">.  </w:t>
      </w:r>
      <w:r w:rsidRPr="0056208B">
        <w:t>It shall meet applicable safety, performance, and reliability standards and be compliant with all relevant regulatory frameworks.</w:t>
      </w:r>
    </w:p>
    <w:p w14:paraId="2B046EA5" w14:textId="641F4382" w:rsidR="00595FBE" w:rsidRPr="0056208B" w:rsidRDefault="00595FBE" w:rsidP="00575005">
      <w:pPr>
        <w:pStyle w:val="RequirementList"/>
      </w:pPr>
      <w:r w:rsidRPr="0056208B">
        <w:t xml:space="preserve">The </w:t>
      </w:r>
      <w:r w:rsidR="00D97476" w:rsidRPr="0056208B">
        <w:t>QPLANT:CIS</w:t>
      </w:r>
      <w:r w:rsidRPr="0056208B">
        <w:t xml:space="preserve"> shall enable autonomous operation of the QPLANT across all defined operational scenarios and transitions, without requiring operator intervention.</w:t>
      </w:r>
    </w:p>
    <w:p w14:paraId="641572DA" w14:textId="77777777" w:rsidR="00595FBE" w:rsidRPr="0056208B" w:rsidRDefault="00595FBE" w:rsidP="00D7138E">
      <w:pPr>
        <w:pStyle w:val="Heading5numbered"/>
        <w:numPr>
          <w:ilvl w:val="0"/>
          <w:numId w:val="0"/>
        </w:numPr>
        <w:ind w:firstLine="142"/>
        <w:rPr>
          <w:rStyle w:val="Strong"/>
          <w:i w:val="0"/>
          <w:iCs/>
          <w:lang w:val="en-GB"/>
        </w:rPr>
      </w:pPr>
      <w:bookmarkStart w:id="3463" w:name="_Toc202536179"/>
      <w:r w:rsidRPr="0056208B">
        <w:rPr>
          <w:rStyle w:val="Strong"/>
          <w:i w:val="0"/>
          <w:iCs/>
          <w:lang w:val="en-GB"/>
        </w:rPr>
        <w:t>Test System for Functional Verification</w:t>
      </w:r>
      <w:bookmarkEnd w:id="3463"/>
    </w:p>
    <w:p w14:paraId="25E3F6E7" w14:textId="5F7E517B" w:rsidR="00595FBE" w:rsidRPr="0056208B" w:rsidRDefault="00595FBE" w:rsidP="00575005">
      <w:pPr>
        <w:pStyle w:val="RequirementList"/>
      </w:pPr>
      <w:r w:rsidRPr="0056208B">
        <w:t xml:space="preserve">The Contractor shall deliver a dedicated, fit-for-purpose Test System </w:t>
      </w:r>
      <w:r w:rsidR="00741841" w:rsidRPr="0056208B">
        <w:t xml:space="preserve">for QPLANT and </w:t>
      </w:r>
      <w:r w:rsidR="00D97476" w:rsidRPr="0056208B">
        <w:t>QPLANT:CIS</w:t>
      </w:r>
      <w:r w:rsidR="00741841" w:rsidRPr="0056208B">
        <w:t xml:space="preserve"> are the </w:t>
      </w:r>
      <w:r w:rsidRPr="0056208B">
        <w:rPr>
          <w:rStyle w:val="Style1Char"/>
          <w:rFonts w:eastAsia="Calibri"/>
        </w:rPr>
        <w:t>System Under Test</w:t>
      </w:r>
      <w:r w:rsidR="00741841" w:rsidRPr="0056208B">
        <w:t xml:space="preserve"> (</w:t>
      </w:r>
      <w:r w:rsidRPr="0056208B">
        <w:t xml:space="preserve">SUT) for functional testing, validation, and commissioning of the QPLANT and </w:t>
      </w:r>
      <w:r w:rsidR="00D97476" w:rsidRPr="0056208B">
        <w:t>QPLANT:CIS</w:t>
      </w:r>
      <w:r w:rsidRPr="0056208B">
        <w:t>.</w:t>
      </w:r>
    </w:p>
    <w:p w14:paraId="3583D05D" w14:textId="77777777" w:rsidR="00595FBE" w:rsidRPr="0056208B" w:rsidRDefault="00595FBE" w:rsidP="00575005">
      <w:pPr>
        <w:pStyle w:val="RequirementList"/>
      </w:pPr>
      <w:r w:rsidRPr="0056208B">
        <w:t>The SUT shall emulate key operational states including normal start-up, shutdown, transients, degraded modes, and fallback conditions.</w:t>
      </w:r>
    </w:p>
    <w:p w14:paraId="1CDD4E76" w14:textId="77777777" w:rsidR="00595FBE" w:rsidRPr="0056208B" w:rsidRDefault="00595FBE" w:rsidP="00575005">
      <w:pPr>
        <w:pStyle w:val="RequirementList"/>
      </w:pPr>
      <w:r w:rsidRPr="0056208B">
        <w:t>The SUT shall enable alarm logic verification, interlock testing, and diagnostic evaluation without reliance on the live operational system.</w:t>
      </w:r>
    </w:p>
    <w:p w14:paraId="7117D410" w14:textId="77777777" w:rsidR="00595FBE" w:rsidRPr="0056208B" w:rsidRDefault="00E41F88" w:rsidP="00D7138E">
      <w:pPr>
        <w:pStyle w:val="Heading5numbered"/>
        <w:numPr>
          <w:ilvl w:val="0"/>
          <w:numId w:val="0"/>
        </w:numPr>
        <w:ind w:firstLine="142"/>
        <w:rPr>
          <w:rStyle w:val="Strong"/>
          <w:i w:val="0"/>
          <w:iCs/>
          <w:lang w:val="en-GB"/>
        </w:rPr>
      </w:pPr>
      <w:bookmarkStart w:id="3464" w:name="_Toc202536180"/>
      <w:r w:rsidRPr="0056208B">
        <w:rPr>
          <w:rStyle w:val="Strong"/>
          <w:i w:val="0"/>
          <w:iCs/>
          <w:lang w:val="en-GB"/>
        </w:rPr>
        <w:t>Process Model</w:t>
      </w:r>
      <w:bookmarkEnd w:id="3464"/>
    </w:p>
    <w:p w14:paraId="3A2F69CA" w14:textId="1854EC8A" w:rsidR="00595FBE" w:rsidRPr="0056208B" w:rsidRDefault="00595FBE" w:rsidP="00E41F88">
      <w:pPr>
        <w:pStyle w:val="Supplementalinfo"/>
      </w:pPr>
      <w:r w:rsidRPr="0056208B">
        <w:t xml:space="preserve">A </w:t>
      </w:r>
      <w:r w:rsidR="00813141" w:rsidRPr="0056208B">
        <w:t>complete representative transient process model</w:t>
      </w:r>
      <w:r w:rsidRPr="0056208B">
        <w:t xml:space="preserve"> is not mandatory</w:t>
      </w:r>
      <w:r w:rsidR="00352FF0" w:rsidRPr="0056208B">
        <w:t xml:space="preserve">.  </w:t>
      </w:r>
      <w:r w:rsidRPr="0056208B">
        <w:t xml:space="preserve">However, if </w:t>
      </w:r>
      <w:r w:rsidR="00741841" w:rsidRPr="0056208B">
        <w:t xml:space="preserve">process transient </w:t>
      </w:r>
      <w:r w:rsidRPr="0056208B">
        <w:t>model is proposed, the following requirements apply.</w:t>
      </w:r>
    </w:p>
    <w:p w14:paraId="47FA4D83" w14:textId="77777777" w:rsidR="00595FBE" w:rsidRPr="0056208B" w:rsidRDefault="00595FBE" w:rsidP="00575005">
      <w:pPr>
        <w:pStyle w:val="RequirementList"/>
      </w:pPr>
      <w:r w:rsidRPr="0056208B">
        <w:t>Any proposed model shall use certified, validated, or standards-compliant toolsets (e.g., Simulink®, SimCryogenics, or approved statistical/ML models).</w:t>
      </w:r>
    </w:p>
    <w:p w14:paraId="687C8057" w14:textId="77777777" w:rsidR="00595FBE" w:rsidRPr="0056208B" w:rsidRDefault="00595FBE" w:rsidP="00575005">
      <w:pPr>
        <w:pStyle w:val="RequirementList"/>
      </w:pPr>
      <w:r w:rsidRPr="0056208B">
        <w:t>The model shall support operator training, failure simulation, diagnostics, and maintenance planning.</w:t>
      </w:r>
    </w:p>
    <w:p w14:paraId="0B547D13" w14:textId="77777777" w:rsidR="00595FBE" w:rsidRPr="0056208B" w:rsidRDefault="00595FBE" w:rsidP="00575005">
      <w:pPr>
        <w:pStyle w:val="RequirementList"/>
      </w:pPr>
      <w:r w:rsidRPr="0056208B">
        <w:t>The model shall enable future integration into the control system to support virtual sensors, inference algorithms, and predictive diagnostics.</w:t>
      </w:r>
    </w:p>
    <w:p w14:paraId="434EF1DB" w14:textId="77777777" w:rsidR="00741841" w:rsidRPr="0056208B" w:rsidRDefault="00741841" w:rsidP="00D7138E">
      <w:pPr>
        <w:pStyle w:val="Heading5numbered"/>
        <w:numPr>
          <w:ilvl w:val="0"/>
          <w:numId w:val="0"/>
        </w:numPr>
        <w:ind w:firstLine="142"/>
        <w:rPr>
          <w:rStyle w:val="Strong"/>
          <w:i w:val="0"/>
          <w:iCs/>
          <w:lang w:val="en-GB"/>
        </w:rPr>
      </w:pPr>
      <w:bookmarkStart w:id="3465" w:name="_Toc202536181"/>
      <w:bookmarkStart w:id="3466" w:name="_Toc202536900"/>
      <w:r w:rsidRPr="0056208B">
        <w:rPr>
          <w:rStyle w:val="Strong"/>
          <w:i w:val="0"/>
          <w:iCs/>
          <w:lang w:val="en-GB"/>
        </w:rPr>
        <w:t>Model Exclusion – Justification Path</w:t>
      </w:r>
      <w:bookmarkEnd w:id="3465"/>
      <w:bookmarkEnd w:id="3466"/>
    </w:p>
    <w:p w14:paraId="46A141FD" w14:textId="4A603733" w:rsidR="00E41F88" w:rsidRPr="0056208B" w:rsidRDefault="00787084" w:rsidP="000527F7">
      <w:pPr>
        <w:pStyle w:val="SysReq3"/>
        <w:rPr>
          <w:lang w:val="en-GB"/>
        </w:rPr>
      </w:pPr>
      <w:r w:rsidRPr="0056208B">
        <w:rPr>
          <w:lang w:val="en-GB"/>
        </w:rPr>
        <w:t xml:space="preserve">In the offer, the Applicant shall (If no digital model is proposed), the justify its exclusion by providing a cost-benefit or risk-based rationale and shall describe the alternative approach to be used for commissioning, fault simulation, diagnostics, and operator </w:t>
      </w:r>
      <w:r w:rsidR="00F52C99" w:rsidRPr="0056208B">
        <w:rPr>
          <w:lang w:val="en-GB"/>
        </w:rPr>
        <w:t>training</w:t>
      </w:r>
      <w:r w:rsidR="00352FF0" w:rsidRPr="0056208B">
        <w:rPr>
          <w:lang w:val="en-GB"/>
        </w:rPr>
        <w:t xml:space="preserve">.  </w:t>
      </w:r>
      <w:r w:rsidR="00F52C99" w:rsidRPr="0056208B">
        <w:rPr>
          <w:lang w:val="en-GB"/>
        </w:rPr>
        <w:t>Describe</w:t>
      </w:r>
      <w:r w:rsidR="00E41F88" w:rsidRPr="0056208B">
        <w:rPr>
          <w:lang w:val="en-GB"/>
        </w:rPr>
        <w:t xml:space="preserve"> the alternate approach for supporting commissioning, fault simulation, diagnostics, and training.</w:t>
      </w:r>
    </w:p>
    <w:p w14:paraId="336D622D" w14:textId="5EE8CC08" w:rsidR="00595FBE" w:rsidRPr="0056208B" w:rsidRDefault="00595FBE" w:rsidP="000527F7">
      <w:pPr>
        <w:pStyle w:val="SysReq3"/>
        <w:rPr>
          <w:lang w:val="en-GB"/>
        </w:rPr>
      </w:pPr>
      <w:r w:rsidRPr="0056208B">
        <w:rPr>
          <w:lang w:val="en-GB"/>
        </w:rPr>
        <w:t>In the Offer, the Applicant shall submit:</w:t>
      </w:r>
    </w:p>
    <w:p w14:paraId="065C14F8" w14:textId="77777777" w:rsidR="00595FBE" w:rsidRPr="0056208B" w:rsidRDefault="00595FBE">
      <w:pPr>
        <w:pStyle w:val="SysReq3"/>
        <w:numPr>
          <w:ilvl w:val="0"/>
          <w:numId w:val="55"/>
        </w:numPr>
        <w:rPr>
          <w:lang w:val="en-GB"/>
        </w:rPr>
      </w:pPr>
      <w:r w:rsidRPr="0056208B">
        <w:rPr>
          <w:lang w:val="en-GB"/>
        </w:rPr>
        <w:t>A description of the proposed SUT/Test System, including architecture and test coverage,</w:t>
      </w:r>
    </w:p>
    <w:p w14:paraId="159D1F8D" w14:textId="77777777" w:rsidR="00595FBE" w:rsidRPr="0056208B" w:rsidRDefault="00595FBE">
      <w:pPr>
        <w:pStyle w:val="SysReq3"/>
        <w:numPr>
          <w:ilvl w:val="0"/>
          <w:numId w:val="55"/>
        </w:numPr>
        <w:rPr>
          <w:lang w:val="en-GB"/>
        </w:rPr>
      </w:pPr>
      <w:r w:rsidRPr="0056208B">
        <w:rPr>
          <w:lang w:val="en-GB"/>
        </w:rPr>
        <w:t>Declaration of digital model inclusion/exclusion,</w:t>
      </w:r>
    </w:p>
    <w:p w14:paraId="47D01334" w14:textId="77777777" w:rsidR="00595FBE" w:rsidRPr="0056208B" w:rsidRDefault="00595FBE">
      <w:pPr>
        <w:pStyle w:val="SysReq3"/>
        <w:numPr>
          <w:ilvl w:val="0"/>
          <w:numId w:val="55"/>
        </w:numPr>
        <w:rPr>
          <w:lang w:val="en-GB"/>
        </w:rPr>
      </w:pPr>
      <w:r w:rsidRPr="0056208B">
        <w:rPr>
          <w:lang w:val="en-GB"/>
        </w:rPr>
        <w:t>Supporting documentation for training, simulation, and validation strategy.</w:t>
      </w:r>
    </w:p>
    <w:p w14:paraId="147D8776" w14:textId="77777777" w:rsidR="00595FBE" w:rsidRPr="0056208B" w:rsidRDefault="00595FBE" w:rsidP="00D7138E">
      <w:pPr>
        <w:pStyle w:val="Heading5numbered"/>
        <w:numPr>
          <w:ilvl w:val="0"/>
          <w:numId w:val="0"/>
        </w:numPr>
        <w:ind w:firstLine="142"/>
        <w:rPr>
          <w:rStyle w:val="Strong"/>
          <w:i w:val="0"/>
          <w:iCs/>
          <w:lang w:val="en-GB"/>
        </w:rPr>
      </w:pPr>
      <w:bookmarkStart w:id="3467" w:name="_Toc202536182"/>
      <w:r w:rsidRPr="0056208B">
        <w:rPr>
          <w:rStyle w:val="Strong"/>
          <w:i w:val="0"/>
          <w:iCs/>
          <w:lang w:val="en-GB"/>
        </w:rPr>
        <w:t>Cryogenic System Control and MCS Integration</w:t>
      </w:r>
      <w:bookmarkEnd w:id="3467"/>
    </w:p>
    <w:p w14:paraId="2EC27DFA" w14:textId="14A222DD" w:rsidR="00595FBE" w:rsidRPr="0056208B" w:rsidRDefault="00595FBE" w:rsidP="00575005">
      <w:pPr>
        <w:pStyle w:val="RequirementList"/>
      </w:pPr>
      <w:r w:rsidRPr="0056208B">
        <w:t>The QPLANT shall supply and regulate helium mass flow rate and supply temperature at the QCELL interface</w:t>
      </w:r>
      <w:r w:rsidR="00352FF0" w:rsidRPr="0056208B">
        <w:t xml:space="preserve">.  </w:t>
      </w:r>
      <w:r w:rsidRPr="0056208B">
        <w:t>The control system shall enforce configurable ramp-rate limits (e.g., 4</w:t>
      </w:r>
      <w:r w:rsidRPr="0056208B">
        <w:rPr>
          <w:rFonts w:ascii="Arial" w:hAnsi="Arial" w:cs="Arial"/>
        </w:rPr>
        <w:t> </w:t>
      </w:r>
      <w:r w:rsidRPr="0056208B">
        <w:t>K/h) to maintain QCELL thermal stability during cooldown/warm</w:t>
      </w:r>
      <w:r w:rsidR="00787084" w:rsidRPr="0056208B">
        <w:t>-up</w:t>
      </w:r>
      <w:r w:rsidRPr="0056208B">
        <w:t>.</w:t>
      </w:r>
    </w:p>
    <w:p w14:paraId="7667BDED" w14:textId="478D02CF" w:rsidR="00595FBE" w:rsidRPr="0056208B" w:rsidRDefault="00595FBE" w:rsidP="00575005">
      <w:pPr>
        <w:pStyle w:val="RequirementList"/>
      </w:pPr>
      <w:r w:rsidRPr="0056208B">
        <w:t xml:space="preserve">The </w:t>
      </w:r>
      <w:r w:rsidR="00D97476" w:rsidRPr="0056208B">
        <w:t>QPLANT:CIS</w:t>
      </w:r>
      <w:r w:rsidRPr="0056208B">
        <w:t xml:space="preserve"> shall communicate with the Broker (via MCS) at an update rate of at least 1</w:t>
      </w:r>
      <w:r w:rsidRPr="0056208B">
        <w:rPr>
          <w:rFonts w:ascii="Arial" w:hAnsi="Arial" w:cs="Arial"/>
        </w:rPr>
        <w:t> </w:t>
      </w:r>
      <w:r w:rsidRPr="0056208B">
        <w:t>Hz, providing live telemetry and receiving operational constraints or setpoints related to QCELL control.</w:t>
      </w:r>
    </w:p>
    <w:p w14:paraId="04EE32B3" w14:textId="77777777" w:rsidR="00595FBE" w:rsidRPr="0056208B" w:rsidRDefault="00595FBE" w:rsidP="00575005">
      <w:pPr>
        <w:pStyle w:val="RequirementList"/>
      </w:pPr>
      <w:r w:rsidRPr="0056208B">
        <w:lastRenderedPageBreak/>
        <w:t>All control commands, system status updates, and alerts related to cryogenic operation shall be routed through the Main Control System (MCS) to ensure centralized visibility and unified supervision across QPLANT, QRB, and QCELL domains.</w:t>
      </w:r>
    </w:p>
    <w:p w14:paraId="411BAB69" w14:textId="7DC65B69" w:rsidR="00595FBE" w:rsidRPr="0056208B" w:rsidRDefault="00595FBE" w:rsidP="00575005">
      <w:pPr>
        <w:pStyle w:val="RequirementList"/>
      </w:pPr>
      <w:r w:rsidRPr="0056208B">
        <w:t xml:space="preserve">The Contractor shall integrate the helium recovery system into the </w:t>
      </w:r>
      <w:r w:rsidR="00D97476" w:rsidRPr="0056208B">
        <w:t>QPLANT:CIS</w:t>
      </w:r>
      <w:r w:rsidRPr="0056208B">
        <w:t>, supporting system monitoring, isolation-mode execution, and recovery logic</w:t>
      </w:r>
      <w:r w:rsidR="00352FF0" w:rsidRPr="0056208B">
        <w:t xml:space="preserve">.  </w:t>
      </w:r>
      <w:r w:rsidRPr="0056208B">
        <w:t xml:space="preserve">The control integration shall conform to the signal interface and diagnostic framework of the </w:t>
      </w:r>
      <w:r w:rsidR="00D97476" w:rsidRPr="0056208B">
        <w:t>QPLANT:CIS</w:t>
      </w:r>
      <w:r w:rsidRPr="0056208B">
        <w:t>.</w:t>
      </w:r>
    </w:p>
    <w:p w14:paraId="5D8B9F54" w14:textId="4D9E7B41" w:rsidR="00595FBE" w:rsidRPr="0056208B" w:rsidRDefault="00D97476" w:rsidP="00CA7817">
      <w:pPr>
        <w:pStyle w:val="Heading5numbered"/>
        <w:numPr>
          <w:ilvl w:val="0"/>
          <w:numId w:val="0"/>
        </w:numPr>
        <w:rPr>
          <w:rStyle w:val="Strong"/>
          <w:i w:val="0"/>
          <w:iCs/>
          <w:lang w:val="en-GB"/>
        </w:rPr>
      </w:pPr>
      <w:bookmarkStart w:id="3468" w:name="_Toc202536183"/>
      <w:r w:rsidRPr="0056208B">
        <w:rPr>
          <w:rStyle w:val="Strong"/>
          <w:i w:val="0"/>
          <w:iCs/>
          <w:lang w:val="en-GB"/>
        </w:rPr>
        <w:t>QPLANT:CIS</w:t>
      </w:r>
      <w:r w:rsidR="00787084" w:rsidRPr="0056208B">
        <w:rPr>
          <w:rStyle w:val="Strong"/>
          <w:i w:val="0"/>
          <w:iCs/>
          <w:lang w:val="en-GB"/>
        </w:rPr>
        <w:t xml:space="preserve"> systems and components</w:t>
      </w:r>
      <w:bookmarkEnd w:id="3468"/>
      <w:r w:rsidR="001E2416" w:rsidRPr="0056208B">
        <w:rPr>
          <w:rStyle w:val="Strong"/>
          <w:i w:val="0"/>
          <w:iCs/>
          <w:lang w:val="en-GB"/>
        </w:rPr>
        <w:t xml:space="preserve"> </w:t>
      </w:r>
    </w:p>
    <w:p w14:paraId="506C3E98" w14:textId="728931AB" w:rsidR="00006433" w:rsidRPr="0056208B" w:rsidRDefault="00C46584" w:rsidP="00575005">
      <w:pPr>
        <w:pStyle w:val="RequirementList"/>
      </w:pPr>
      <w:r w:rsidRPr="0056208B">
        <w:t xml:space="preserve">The </w:t>
      </w:r>
      <w:r w:rsidR="00D97476" w:rsidRPr="0056208B">
        <w:t>QPLANT:CIS</w:t>
      </w:r>
      <w:r w:rsidRPr="0056208B">
        <w:t xml:space="preserve"> shall incorporate </w:t>
      </w:r>
      <w:r w:rsidR="0067674C" w:rsidRPr="0056208B">
        <w:t xml:space="preserve">at least </w:t>
      </w:r>
      <w:r w:rsidRPr="0056208B">
        <w:t xml:space="preserve">the components </w:t>
      </w:r>
      <w:r w:rsidR="00DE6E5C" w:rsidRPr="0056208B">
        <w:t>shown</w:t>
      </w:r>
      <w:r w:rsidRPr="0056208B">
        <w:t xml:space="preserve"> in green in the reference architecture defined in </w:t>
      </w:r>
      <w:r w:rsidRPr="0056208B">
        <w:rPr>
          <w:rStyle w:val="Style1Char"/>
          <w:rFonts w:eastAsia="Calibri"/>
        </w:rPr>
        <w:fldChar w:fldCharType="begin"/>
      </w:r>
      <w:r w:rsidRPr="0056208B">
        <w:rPr>
          <w:rStyle w:val="Style1Char"/>
          <w:rFonts w:eastAsia="Calibri"/>
        </w:rPr>
        <w:instrText xml:space="preserve"> REF _Ref183516628 \h </w:instrText>
      </w:r>
      <w:r w:rsidR="00FB79A6" w:rsidRPr="0056208B">
        <w:rPr>
          <w:rStyle w:val="Style1Char"/>
          <w:rFonts w:eastAsia="Calibri"/>
        </w:rPr>
        <w:instrText xml:space="preserve"> \* MERGEFORMAT </w:instrText>
      </w:r>
      <w:r w:rsidRPr="0056208B">
        <w:rPr>
          <w:rStyle w:val="Style1Char"/>
          <w:rFonts w:eastAsia="Calibri"/>
        </w:rPr>
        <w:fldChar w:fldCharType="separate"/>
      </w:r>
      <w:r w:rsidR="00D62D30">
        <w:rPr>
          <w:rStyle w:val="Style1Char"/>
          <w:rFonts w:eastAsia="Calibri"/>
          <w:b/>
          <w:bCs/>
          <w:lang w:val="en-US"/>
        </w:rPr>
        <w:t>Error! Reference source not found.</w:t>
      </w:r>
      <w:r w:rsidRPr="0056208B">
        <w:rPr>
          <w:rStyle w:val="Style1Char"/>
          <w:rFonts w:eastAsia="Calibri"/>
        </w:rPr>
        <w:fldChar w:fldCharType="end"/>
      </w:r>
      <w:r w:rsidR="00E50CBD" w:rsidRPr="0056208B">
        <w:t xml:space="preserve">.  </w:t>
      </w:r>
      <w:r w:rsidR="003C27EC" w:rsidRPr="0056208B">
        <w:t>Furthermore</w:t>
      </w:r>
      <w:r w:rsidRPr="0056208B">
        <w:t>, it shall include any additional systems or subsystems required to meet the overall performance, functionality, and safety objectives of the cryogenic plant.</w:t>
      </w:r>
      <w:bookmarkEnd w:id="3462"/>
    </w:p>
    <w:p w14:paraId="63AA2854" w14:textId="148703F6" w:rsidR="00DF7642" w:rsidRPr="0056208B" w:rsidRDefault="00730A83" w:rsidP="00575005">
      <w:pPr>
        <w:pStyle w:val="RequirementList"/>
      </w:pPr>
      <w:bookmarkStart w:id="3469" w:name="_Toc200492245"/>
      <w:r w:rsidRPr="0056208B">
        <w:t xml:space="preserve">The </w:t>
      </w:r>
      <w:r w:rsidR="00D97476" w:rsidRPr="0056208B">
        <w:t>QPLANT:CIS</w:t>
      </w:r>
      <w:r w:rsidR="00C05EE8" w:rsidRPr="0056208B">
        <w:t xml:space="preserve"> </w:t>
      </w:r>
      <w:r w:rsidRPr="0056208B">
        <w:t xml:space="preserve">shall </w:t>
      </w:r>
      <w:r w:rsidR="00006433" w:rsidRPr="0056208B">
        <w:t xml:space="preserve">enable autonomous operation (without operator intervention) of the </w:t>
      </w:r>
      <w:r w:rsidR="00947F24" w:rsidRPr="0056208B">
        <w:t>QPLANT</w:t>
      </w:r>
      <w:r w:rsidR="00006433" w:rsidRPr="0056208B">
        <w:t xml:space="preserve"> across all specified </w:t>
      </w:r>
      <w:r w:rsidR="00E314DF" w:rsidRPr="0056208B">
        <w:t>scenarios</w:t>
      </w:r>
      <w:r w:rsidR="00006433" w:rsidRPr="0056208B">
        <w:t xml:space="preserve"> and transitions between them.</w:t>
      </w:r>
      <w:bookmarkEnd w:id="3469"/>
    </w:p>
    <w:p w14:paraId="11DA19ED" w14:textId="6A7A7333" w:rsidR="00C42F84" w:rsidRPr="0056208B" w:rsidRDefault="00DF3D53" w:rsidP="00575005">
      <w:pPr>
        <w:pStyle w:val="RequirementList"/>
      </w:pPr>
      <w:bookmarkStart w:id="3470" w:name="_Toc200492258"/>
      <w:r w:rsidRPr="0056208B">
        <w:t xml:space="preserve">The </w:t>
      </w:r>
      <w:r w:rsidR="00947F24" w:rsidRPr="0056208B">
        <w:t>QPLANT</w:t>
      </w:r>
      <w:r w:rsidRPr="0056208B">
        <w:t xml:space="preserve"> shall supply and regulat</w:t>
      </w:r>
      <w:r w:rsidR="000B3CE5" w:rsidRPr="0056208B">
        <w:t>e</w:t>
      </w:r>
      <w:r w:rsidRPr="0056208B">
        <w:t xml:space="preserve"> the mass flow rate and supply temperature at the </w:t>
      </w:r>
      <w:r w:rsidR="00947F24" w:rsidRPr="0056208B">
        <w:t>QPLANT</w:t>
      </w:r>
      <w:r w:rsidRPr="0056208B">
        <w:t>–</w:t>
      </w:r>
      <w:r w:rsidR="00FA663C" w:rsidRPr="0056208B">
        <w:t>QCELL</w:t>
      </w:r>
      <w:r w:rsidR="000612F1" w:rsidRPr="0056208B">
        <w:t xml:space="preserve"> </w:t>
      </w:r>
      <w:r w:rsidRPr="0056208B">
        <w:t xml:space="preserve">interface (via QINFRA to QRB in the coldbox room), such that the temperature change rate—during both cool-down and warm-up—of each </w:t>
      </w:r>
      <w:r w:rsidR="00FA663C" w:rsidRPr="0056208B">
        <w:t>QCELL</w:t>
      </w:r>
      <w:r w:rsidR="000612F1" w:rsidRPr="0056208B">
        <w:t xml:space="preserve"> </w:t>
      </w:r>
      <w:r w:rsidRPr="0056208B">
        <w:t>remains within predefined and controlled limits</w:t>
      </w:r>
      <w:r w:rsidR="007A2C67" w:rsidRPr="0056208B">
        <w:t xml:space="preserve">.  </w:t>
      </w:r>
      <w:r w:rsidRPr="0056208B">
        <w:t xml:space="preserve">The temperature change rate is defined as the maximum allowable rate of change of the internal </w:t>
      </w:r>
      <w:r w:rsidR="00FA663C" w:rsidRPr="0056208B">
        <w:t>QCELL</w:t>
      </w:r>
      <w:r w:rsidR="000612F1" w:rsidRPr="0056208B">
        <w:t xml:space="preserve"> </w:t>
      </w:r>
      <w:r w:rsidRPr="0056208B">
        <w:t>temperature, expressed in K/h (e.g., 4 K/h)</w:t>
      </w:r>
      <w:r w:rsidR="00E50CBD" w:rsidRPr="0056208B">
        <w:t xml:space="preserve">.  </w:t>
      </w:r>
      <w:r w:rsidRPr="0056208B">
        <w:t>These limits shall be adjustable via</w:t>
      </w:r>
      <w:r w:rsidR="001E2416" w:rsidRPr="0056208B">
        <w:t xml:space="preserve"> </w:t>
      </w:r>
      <w:r w:rsidR="00D97476" w:rsidRPr="0056208B">
        <w:t>QPLANT:CIS</w:t>
      </w:r>
      <w:r w:rsidR="001E2416" w:rsidRPr="0056208B">
        <w:t xml:space="preserve"> </w:t>
      </w:r>
      <w:r w:rsidRPr="0056208B">
        <w:t xml:space="preserve"> depending on the thermal inertia of each </w:t>
      </w:r>
      <w:r w:rsidR="00FA663C" w:rsidRPr="0056208B">
        <w:t>QCELL</w:t>
      </w:r>
      <w:r w:rsidR="000612F1" w:rsidRPr="0056208B">
        <w:t xml:space="preserve"> </w:t>
      </w:r>
      <w:r w:rsidRPr="0056208B">
        <w:t>and the operational mode</w:t>
      </w:r>
      <w:r w:rsidR="001E2416" w:rsidRPr="0056208B">
        <w:t xml:space="preserve"> to form part of process design and general control methodologies (Concept and Detailed Design)</w:t>
      </w:r>
      <w:r w:rsidRPr="0056208B">
        <w:t>.</w:t>
      </w:r>
      <w:bookmarkEnd w:id="3470"/>
    </w:p>
    <w:p w14:paraId="772152CA" w14:textId="4B4E4FE1" w:rsidR="00DF3D53" w:rsidRPr="0056208B" w:rsidRDefault="007F0BE6" w:rsidP="00575005">
      <w:pPr>
        <w:pStyle w:val="RequirementList"/>
      </w:pPr>
      <w:bookmarkStart w:id="3471" w:name="_Toc200492259"/>
      <w:r w:rsidRPr="0056208B">
        <w:t xml:space="preserve">The </w:t>
      </w:r>
      <w:r w:rsidR="00D97476" w:rsidRPr="0056208B">
        <w:t>QPLANT:CIS</w:t>
      </w:r>
      <w:r w:rsidRPr="0056208B">
        <w:t xml:space="preserve"> shall support bidirectional communication with the Broker, exchanging real-time operational and control signals at an update rate of 1 Hz</w:t>
      </w:r>
      <w:r w:rsidR="00E50CBD" w:rsidRPr="0056208B">
        <w:t xml:space="preserve">.  </w:t>
      </w:r>
      <w:r w:rsidR="006F0031" w:rsidRPr="0056208B">
        <w:t xml:space="preserve">This will be used by the </w:t>
      </w:r>
      <w:r w:rsidR="00DF3D53" w:rsidRPr="0056208B">
        <w:t xml:space="preserve">Broker system, implemented within MCS, </w:t>
      </w:r>
      <w:r w:rsidR="00513A57" w:rsidRPr="0056208B">
        <w:t xml:space="preserve">to </w:t>
      </w:r>
      <w:r w:rsidR="00DF3D53" w:rsidRPr="0056208B">
        <w:t>actively control and enforc</w:t>
      </w:r>
      <w:r w:rsidR="00D85761" w:rsidRPr="0056208B">
        <w:t>e</w:t>
      </w:r>
      <w:r w:rsidR="00DF3D53" w:rsidRPr="0056208B">
        <w:t xml:space="preserve"> this temperature change rate by issuing setpoints and operational constraints to the </w:t>
      </w:r>
      <w:r w:rsidR="001E2416" w:rsidRPr="0056208B">
        <w:t>QPLANT</w:t>
      </w:r>
      <w:bookmarkEnd w:id="3471"/>
      <w:r w:rsidR="00C50D69" w:rsidRPr="0056208B">
        <w:t>.</w:t>
      </w:r>
    </w:p>
    <w:p w14:paraId="54720A57" w14:textId="77777777" w:rsidR="00006433" w:rsidRPr="0056208B" w:rsidRDefault="00006433" w:rsidP="003B4BC1">
      <w:pPr>
        <w:pStyle w:val="Heading5numbered"/>
        <w:numPr>
          <w:ilvl w:val="0"/>
          <w:numId w:val="0"/>
        </w:numPr>
        <w:rPr>
          <w:rStyle w:val="Strong"/>
          <w:i w:val="0"/>
          <w:iCs/>
          <w:lang w:val="en-GB"/>
        </w:rPr>
      </w:pPr>
      <w:bookmarkStart w:id="3472" w:name="_Toc200492260"/>
      <w:bookmarkStart w:id="3473" w:name="_Toc202536184"/>
      <w:r w:rsidRPr="0056208B">
        <w:rPr>
          <w:rStyle w:val="Strong"/>
          <w:i w:val="0"/>
          <w:iCs/>
          <w:lang w:val="en-GB"/>
        </w:rPr>
        <w:t xml:space="preserve">General </w:t>
      </w:r>
      <w:r w:rsidR="00E37FB3" w:rsidRPr="0056208B">
        <w:rPr>
          <w:rStyle w:val="Strong"/>
          <w:i w:val="0"/>
          <w:iCs/>
          <w:lang w:val="en-GB"/>
        </w:rPr>
        <w:t>Software and Hardware</w:t>
      </w:r>
      <w:r w:rsidRPr="0056208B">
        <w:rPr>
          <w:rStyle w:val="Strong"/>
          <w:i w:val="0"/>
          <w:iCs/>
          <w:lang w:val="en-GB"/>
        </w:rPr>
        <w:t xml:space="preserve"> Requirements</w:t>
      </w:r>
      <w:bookmarkEnd w:id="3472"/>
      <w:bookmarkEnd w:id="3473"/>
    </w:p>
    <w:p w14:paraId="3603884B" w14:textId="13E330E4" w:rsidR="00006433" w:rsidRPr="0056208B" w:rsidRDefault="00006433" w:rsidP="00575005">
      <w:pPr>
        <w:pStyle w:val="RequirementList"/>
      </w:pPr>
      <w:bookmarkStart w:id="3474" w:name="_Ref192188056"/>
      <w:bookmarkStart w:id="3475" w:name="_Toc200492261"/>
      <w:r w:rsidRPr="0056208B">
        <w:t xml:space="preserve">The </w:t>
      </w:r>
      <w:r w:rsidR="00CB1438" w:rsidRPr="0056208B">
        <w:t>Contractor</w:t>
      </w:r>
      <w:r w:rsidRPr="0056208B">
        <w:t xml:space="preserve"> shall follow the applicable sections from the General Software and Hardware Requirements for </w:t>
      </w:r>
      <w:r w:rsidR="00CB1438" w:rsidRPr="0056208B">
        <w:t>Contractor</w:t>
      </w:r>
      <w:r w:rsidRPr="0056208B">
        <w:t xml:space="preserve">s (GSHRC) containing quality and other requirements related to software, </w:t>
      </w:r>
      <w:r w:rsidR="007A2C67" w:rsidRPr="0056208B">
        <w:t>firmware,</w:t>
      </w:r>
      <w:r w:rsidRPr="0056208B">
        <w:t xml:space="preserve"> and interoperability</w:t>
      </w:r>
      <w:r w:rsidR="007A2C67" w:rsidRPr="0056208B">
        <w:t xml:space="preserve">.  </w:t>
      </w:r>
      <w:r w:rsidRPr="0056208B">
        <w:t xml:space="preserve">The table below contains a specific instruction to the respective requirement </w:t>
      </w:r>
      <w:r w:rsidRPr="0056208B">
        <w:rPr>
          <w:rStyle w:val="Style1Char"/>
          <w:rFonts w:eastAsia="Calibri"/>
        </w:rPr>
        <w:fldChar w:fldCharType="begin"/>
      </w:r>
      <w:r w:rsidRPr="0056208B">
        <w:rPr>
          <w:rStyle w:val="Style1Char"/>
          <w:rFonts w:eastAsia="Calibri"/>
        </w:rPr>
        <w:instrText xml:space="preserve"> REF _Ref190772565 \h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AD 5</w:t>
      </w:r>
      <w:r w:rsidRPr="0056208B">
        <w:rPr>
          <w:rStyle w:val="Style1Char"/>
          <w:rFonts w:eastAsia="Calibri"/>
        </w:rPr>
        <w:fldChar w:fldCharType="end"/>
      </w:r>
      <w:r w:rsidRPr="0056208B">
        <w:rPr>
          <w:rStyle w:val="Style1Char"/>
          <w:rFonts w:eastAsia="Calibri"/>
        </w:rPr>
        <w:t>.</w:t>
      </w:r>
      <w:bookmarkEnd w:id="3474"/>
      <w:bookmarkEnd w:id="3475"/>
    </w:p>
    <w:p w14:paraId="4090732C" w14:textId="3ED68EAF" w:rsidR="00EA4124" w:rsidRPr="0056208B" w:rsidRDefault="00EA4124" w:rsidP="00C50D69">
      <w:pPr>
        <w:pStyle w:val="TableCaption"/>
        <w:rPr>
          <w:lang w:val="en-GB"/>
        </w:rPr>
      </w:pPr>
      <w:bookmarkStart w:id="3476" w:name="_Ref192251100"/>
      <w:bookmarkStart w:id="3477" w:name="_Toc201310421"/>
      <w:bookmarkStart w:id="3478" w:name="_Toc209530030"/>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12</w:t>
      </w:r>
      <w:r w:rsidRPr="0056208B">
        <w:rPr>
          <w:lang w:val="en-GB"/>
        </w:rPr>
        <w:fldChar w:fldCharType="end"/>
      </w:r>
      <w:r w:rsidRPr="0056208B">
        <w:rPr>
          <w:lang w:val="en-GB"/>
        </w:rPr>
        <w:t xml:space="preserve"> Instructions for GSHRC</w:t>
      </w:r>
      <w:bookmarkEnd w:id="3476"/>
      <w:bookmarkEnd w:id="3477"/>
      <w:bookmarkEnd w:id="3478"/>
    </w:p>
    <w:tbl>
      <w:tblPr>
        <w:tblStyle w:val="GridTable1Light-Accent11"/>
        <w:tblW w:w="9360" w:type="dxa"/>
        <w:tblInd w:w="-5" w:type="dxa"/>
        <w:tblLook w:val="04A0" w:firstRow="1" w:lastRow="0" w:firstColumn="1" w:lastColumn="0" w:noHBand="0" w:noVBand="1"/>
      </w:tblPr>
      <w:tblGrid>
        <w:gridCol w:w="1260"/>
        <w:gridCol w:w="8100"/>
      </w:tblGrid>
      <w:tr w:rsidR="00A445B2" w:rsidRPr="0056208B" w14:paraId="370516CB" w14:textId="77777777" w:rsidTr="00A445B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09F353B"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Req.</w:t>
            </w:r>
          </w:p>
        </w:tc>
        <w:tc>
          <w:tcPr>
            <w:tcW w:w="8100" w:type="dxa"/>
            <w:noWrap/>
            <w:hideMark/>
          </w:tcPr>
          <w:p w14:paraId="76C9CE87" w14:textId="77777777" w:rsidR="00A445B2" w:rsidRPr="0056208B" w:rsidRDefault="00A445B2" w:rsidP="00B5535E">
            <w:pPr>
              <w:cnfStyle w:val="100000000000" w:firstRow="1" w:lastRow="0" w:firstColumn="0" w:lastColumn="0" w:oddVBand="0" w:evenVBand="0" w:oddHBand="0" w:evenHBand="0" w:firstRowFirstColumn="0" w:firstRowLastColumn="0" w:lastRowFirstColumn="0" w:lastRowLastColumn="0"/>
              <w:rPr>
                <w:rFonts w:ascii="Aptos" w:hAnsi="Aptos"/>
                <w:b w:val="0"/>
                <w:bCs w:val="0"/>
                <w:sz w:val="18"/>
                <w:szCs w:val="18"/>
              </w:rPr>
            </w:pPr>
            <w:r w:rsidRPr="0056208B">
              <w:rPr>
                <w:rFonts w:ascii="Aptos" w:hAnsi="Aptos"/>
                <w:b w:val="0"/>
                <w:bCs w:val="0"/>
                <w:sz w:val="18"/>
                <w:szCs w:val="18"/>
              </w:rPr>
              <w:t>Specific instruction</w:t>
            </w:r>
          </w:p>
        </w:tc>
      </w:tr>
      <w:tr w:rsidR="00A445B2" w:rsidRPr="0056208B" w14:paraId="425E15E3" w14:textId="77777777" w:rsidTr="00A445B2">
        <w:trPr>
          <w:trHeight w:val="33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948319A"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w:t>
            </w:r>
          </w:p>
        </w:tc>
        <w:tc>
          <w:tcPr>
            <w:tcW w:w="8100" w:type="dxa"/>
            <w:hideMark/>
          </w:tcPr>
          <w:p w14:paraId="41A3C234"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Software hardware and firmware are deliverables.</w:t>
            </w:r>
          </w:p>
        </w:tc>
      </w:tr>
      <w:tr w:rsidR="00A445B2" w:rsidRPr="0056208B" w14:paraId="3CF9F554" w14:textId="77777777" w:rsidTr="00A445B2">
        <w:trPr>
          <w:trHeight w:val="208"/>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E7A8CDE"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w:t>
            </w:r>
          </w:p>
        </w:tc>
        <w:tc>
          <w:tcPr>
            <w:tcW w:w="8100" w:type="dxa"/>
            <w:noWrap/>
            <w:hideMark/>
          </w:tcPr>
          <w:p w14:paraId="2E7AED9A" w14:textId="49412C92" w:rsidR="00A445B2" w:rsidRPr="0056208B" w:rsidRDefault="00A445B2" w:rsidP="007A328A">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Final Software Architecture shall be delivered as part of</w:t>
            </w:r>
            <w:r w:rsidRPr="0056208B">
              <w:rPr>
                <w:rStyle w:val="AAReferencedChar"/>
                <w:rFonts w:ascii="Aptos" w:hAnsi="Aptos"/>
                <w:sz w:val="18"/>
                <w:szCs w:val="18"/>
              </w:rPr>
              <w:t xml:space="preserv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5F926648"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C455CD3"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w:t>
            </w:r>
          </w:p>
        </w:tc>
        <w:tc>
          <w:tcPr>
            <w:tcW w:w="8100" w:type="dxa"/>
            <w:noWrap/>
            <w:hideMark/>
          </w:tcPr>
          <w:p w14:paraId="6C06E52A" w14:textId="46571872"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Final System Interlock Diagram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00B7042F" w:rsidRPr="0056208B">
              <w:rPr>
                <w:rFonts w:ascii="Aptos" w:hAnsi="Aptos"/>
                <w:sz w:val="18"/>
                <w:szCs w:val="18"/>
              </w:rPr>
              <w:t>.</w:t>
            </w:r>
          </w:p>
        </w:tc>
      </w:tr>
      <w:tr w:rsidR="00A445B2" w:rsidRPr="0056208B" w14:paraId="609187C6"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E6AB2E6"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GSHRC-4</w:t>
            </w:r>
          </w:p>
        </w:tc>
        <w:tc>
          <w:tcPr>
            <w:tcW w:w="8100" w:type="dxa"/>
            <w:noWrap/>
            <w:hideMark/>
          </w:tcPr>
          <w:p w14:paraId="2E5DD3C2" w14:textId="4EA414DD"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Final Interface Design Description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2FF724F5"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A12B003"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GSHRC-5</w:t>
            </w:r>
          </w:p>
        </w:tc>
        <w:tc>
          <w:tcPr>
            <w:tcW w:w="8100" w:type="dxa"/>
            <w:noWrap/>
            <w:hideMark/>
          </w:tcPr>
          <w:p w14:paraId="49F7514F" w14:textId="58818CBE"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Datasheets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_Ref194400009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6C55A35E"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7519C01"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GSHRC-6</w:t>
            </w:r>
          </w:p>
        </w:tc>
        <w:tc>
          <w:tcPr>
            <w:tcW w:w="8100" w:type="dxa"/>
            <w:noWrap/>
            <w:hideMark/>
          </w:tcPr>
          <w:p w14:paraId="50DA9366" w14:textId="3F36CEFC"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A Release Note shall be delivered as part of</w:t>
            </w:r>
            <w:r w:rsidRPr="0056208B">
              <w:rPr>
                <w:rStyle w:val="AAReferencedChar"/>
                <w:rFonts w:ascii="Aptos" w:hAnsi="Aptos"/>
                <w:sz w:val="18"/>
                <w:szCs w:val="18"/>
              </w:rPr>
              <w:t xml:space="preserv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_Ref194399548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00352FF0" w:rsidRPr="0056208B">
              <w:rPr>
                <w:rFonts w:ascii="Aptos" w:hAnsi="Aptos"/>
                <w:sz w:val="18"/>
                <w:szCs w:val="18"/>
              </w:rPr>
              <w:t xml:space="preserve">.  </w:t>
            </w:r>
            <w:r w:rsidRPr="0056208B">
              <w:rPr>
                <w:rFonts w:ascii="Aptos" w:hAnsi="Aptos"/>
                <w:sz w:val="18"/>
                <w:szCs w:val="18"/>
              </w:rPr>
              <w:t>And after any change after acceptance.</w:t>
            </w:r>
          </w:p>
        </w:tc>
      </w:tr>
      <w:tr w:rsidR="00A445B2" w:rsidRPr="0056208B" w14:paraId="0CB319C2" w14:textId="77777777" w:rsidTr="00A445B2">
        <w:trPr>
          <w:trHeight w:val="23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C693BE5"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GSHRC-7</w:t>
            </w:r>
          </w:p>
        </w:tc>
        <w:tc>
          <w:tcPr>
            <w:tcW w:w="8100" w:type="dxa"/>
            <w:hideMark/>
          </w:tcPr>
          <w:p w14:paraId="5C2B85A6" w14:textId="2CED2C0E"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 xml:space="preserve">Applicable.  An Installation Instructions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_Ref194400009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650172DC" w14:textId="77777777" w:rsidTr="00A445B2">
        <w:trPr>
          <w:trHeight w:val="12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DEFE2E5"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GSHRC-8</w:t>
            </w:r>
          </w:p>
        </w:tc>
        <w:tc>
          <w:tcPr>
            <w:tcW w:w="8100" w:type="dxa"/>
            <w:hideMark/>
          </w:tcPr>
          <w:p w14:paraId="06E0469C" w14:textId="608A8C9B"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A Test Plan shall be delivered as part of</w:t>
            </w:r>
            <w:r w:rsidRPr="0056208B">
              <w:rPr>
                <w:rStyle w:val="AASemiBoldChar"/>
                <w:rFonts w:ascii="Aptos" w:hAnsi="Aptos"/>
                <w:sz w:val="18"/>
                <w:szCs w:val="18"/>
              </w:rPr>
              <w:t xml:space="preserv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69648CFA" w14:textId="77777777" w:rsidTr="00A445B2">
        <w:trPr>
          <w:trHeight w:val="25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3A057DD"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GSHRC-9</w:t>
            </w:r>
          </w:p>
        </w:tc>
        <w:tc>
          <w:tcPr>
            <w:tcW w:w="8100" w:type="dxa"/>
            <w:hideMark/>
          </w:tcPr>
          <w:p w14:paraId="39576904"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w:t>
            </w:r>
          </w:p>
        </w:tc>
      </w:tr>
      <w:tr w:rsidR="00A445B2" w:rsidRPr="0056208B" w14:paraId="13EC7E73" w14:textId="77777777" w:rsidTr="00A445B2">
        <w:trPr>
          <w:trHeight w:val="265"/>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1813A72"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GSHRC-10</w:t>
            </w:r>
          </w:p>
        </w:tc>
        <w:tc>
          <w:tcPr>
            <w:tcW w:w="8100" w:type="dxa"/>
            <w:hideMark/>
          </w:tcPr>
          <w:p w14:paraId="65AC0945" w14:textId="362901F5"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An Interface Test Plan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00352FF0" w:rsidRPr="0056208B">
              <w:rPr>
                <w:rFonts w:ascii="Aptos" w:hAnsi="Aptos"/>
                <w:sz w:val="18"/>
                <w:szCs w:val="18"/>
              </w:rPr>
              <w:t>.</w:t>
            </w:r>
            <w:r w:rsidR="00352FF0" w:rsidRPr="0056208B">
              <w:rPr>
                <w:rStyle w:val="AASemiBoldChar"/>
                <w:rFonts w:ascii="Aptos" w:hAnsi="Aptos"/>
                <w:sz w:val="18"/>
                <w:szCs w:val="18"/>
              </w:rPr>
              <w:t xml:space="preserve">  </w:t>
            </w:r>
            <w:r w:rsidRPr="0056208B">
              <w:rPr>
                <w:rFonts w:ascii="Aptos" w:hAnsi="Aptos"/>
                <w:sz w:val="18"/>
                <w:szCs w:val="18"/>
              </w:rPr>
              <w:t xml:space="preserve">and report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_Ref194399548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6C73B10A" w14:textId="77777777" w:rsidTr="00A445B2">
        <w:trPr>
          <w:trHeight w:val="30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2BBC835"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GSHRC-11</w:t>
            </w:r>
          </w:p>
        </w:tc>
        <w:tc>
          <w:tcPr>
            <w:tcW w:w="8100" w:type="dxa"/>
            <w:hideMark/>
          </w:tcPr>
          <w:p w14:paraId="28FC8F91" w14:textId="1131C2DA"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An Interface Simulator shall be delivered as part of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p w14:paraId="7C1C8051"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See paragraph Software Change Management for more details.</w:t>
            </w:r>
          </w:p>
        </w:tc>
      </w:tr>
      <w:tr w:rsidR="00A445B2" w:rsidRPr="0056208B" w14:paraId="60E3FDB1" w14:textId="77777777" w:rsidTr="00A445B2">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D5BB22A"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lastRenderedPageBreak/>
              <w:t>GSHRC-12</w:t>
            </w:r>
          </w:p>
        </w:tc>
        <w:tc>
          <w:tcPr>
            <w:tcW w:w="8100" w:type="dxa"/>
            <w:noWrap/>
            <w:hideMark/>
          </w:tcPr>
          <w:p w14:paraId="31CEAD88" w14:textId="54F2195B"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A Test System Description shall be delivered as part of</w:t>
            </w:r>
            <w:r w:rsidRPr="0056208B">
              <w:rPr>
                <w:rStyle w:val="AASemiBoldChar"/>
                <w:rFonts w:ascii="Aptos" w:hAnsi="Aptos"/>
                <w:sz w:val="18"/>
                <w:szCs w:val="18"/>
              </w:rPr>
              <w:t xml:space="preserv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2DA58BCD" w14:textId="77777777" w:rsidTr="00A445B2">
        <w:trPr>
          <w:trHeight w:val="8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5884D7D"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GSHRC-13</w:t>
            </w:r>
          </w:p>
        </w:tc>
        <w:tc>
          <w:tcPr>
            <w:tcW w:w="8100" w:type="dxa"/>
            <w:noWrap/>
            <w:hideMark/>
          </w:tcPr>
          <w:p w14:paraId="7911743F" w14:textId="65EA68D1"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An Interlock Test Plan shall be delivered as part of</w:t>
            </w:r>
            <w:r w:rsidRPr="0056208B">
              <w:rPr>
                <w:rStyle w:val="AASemiBoldChar"/>
                <w:rFonts w:ascii="Aptos" w:hAnsi="Aptos"/>
                <w:sz w:val="18"/>
                <w:szCs w:val="18"/>
              </w:rPr>
              <w:t xml:space="preserv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_Ref194400300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6227ADCC" w14:textId="77777777" w:rsidTr="00A445B2">
        <w:trPr>
          <w:trHeight w:val="15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2F0F524"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GSHRC-14</w:t>
            </w:r>
          </w:p>
        </w:tc>
        <w:tc>
          <w:tcPr>
            <w:tcW w:w="8100" w:type="dxa"/>
            <w:hideMark/>
          </w:tcPr>
          <w:p w14:paraId="30F92C5D" w14:textId="20D72846"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An Interlock Test Report shall be delivered as part of</w:t>
            </w:r>
            <w:r w:rsidRPr="0056208B">
              <w:rPr>
                <w:rStyle w:val="AAReferencedChar"/>
                <w:rFonts w:ascii="Aptos" w:hAnsi="Aptos"/>
                <w:sz w:val="18"/>
                <w:szCs w:val="18"/>
              </w:rPr>
              <w:t xml:space="preserv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_Ref194399548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1D6D773F" w14:textId="77777777" w:rsidTr="00A445B2">
        <w:trPr>
          <w:trHeight w:val="177"/>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74345ED" w14:textId="77777777" w:rsidR="00A445B2" w:rsidRPr="0056208B" w:rsidRDefault="00A445B2" w:rsidP="00B5535E">
            <w:pPr>
              <w:rPr>
                <w:rFonts w:ascii="Aptos" w:hAnsi="Aptos"/>
                <w:sz w:val="18"/>
                <w:szCs w:val="18"/>
              </w:rPr>
            </w:pPr>
            <w:r w:rsidRPr="0056208B">
              <w:rPr>
                <w:rFonts w:ascii="Aptos" w:hAnsi="Aptos"/>
                <w:sz w:val="18"/>
                <w:szCs w:val="18"/>
              </w:rPr>
              <w:t>GSHRC-15</w:t>
            </w:r>
          </w:p>
        </w:tc>
        <w:tc>
          <w:tcPr>
            <w:tcW w:w="8100" w:type="dxa"/>
            <w:hideMark/>
          </w:tcPr>
          <w:p w14:paraId="5ADE4E44"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56208B">
              <w:rPr>
                <w:rFonts w:ascii="Aptos" w:hAnsi="Aptos"/>
                <w:b/>
                <w:bCs/>
                <w:sz w:val="18"/>
                <w:szCs w:val="18"/>
              </w:rPr>
              <w:t>Not Applicable</w:t>
            </w:r>
            <w:r w:rsidR="00E50CBD" w:rsidRPr="0056208B">
              <w:rPr>
                <w:rFonts w:ascii="Aptos" w:hAnsi="Aptos"/>
                <w:b/>
                <w:bCs/>
                <w:sz w:val="18"/>
                <w:szCs w:val="18"/>
              </w:rPr>
              <w:t xml:space="preserve">.  </w:t>
            </w:r>
            <w:r w:rsidRPr="0056208B">
              <w:rPr>
                <w:rFonts w:ascii="Aptos" w:hAnsi="Aptos"/>
                <w:b/>
                <w:bCs/>
                <w:sz w:val="18"/>
                <w:szCs w:val="18"/>
              </w:rPr>
              <w:t>Not a deliverable</w:t>
            </w:r>
            <w:r w:rsidR="00E50CBD" w:rsidRPr="0056208B">
              <w:rPr>
                <w:rFonts w:ascii="Aptos" w:hAnsi="Aptos"/>
                <w:b/>
                <w:bCs/>
                <w:sz w:val="18"/>
                <w:szCs w:val="18"/>
              </w:rPr>
              <w:t xml:space="preserve">.  </w:t>
            </w:r>
            <w:r w:rsidRPr="0056208B">
              <w:rPr>
                <w:rFonts w:ascii="Aptos" w:hAnsi="Aptos"/>
                <w:b/>
                <w:bCs/>
                <w:sz w:val="18"/>
                <w:szCs w:val="18"/>
              </w:rPr>
              <w:t>See paragraph Software Change Management for more details.</w:t>
            </w:r>
          </w:p>
        </w:tc>
      </w:tr>
      <w:tr w:rsidR="00A445B2" w:rsidRPr="0056208B" w14:paraId="5AA0A3C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B847EFC"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GSHRC-16</w:t>
            </w:r>
          </w:p>
        </w:tc>
        <w:tc>
          <w:tcPr>
            <w:tcW w:w="8100" w:type="dxa"/>
            <w:noWrap/>
            <w:hideMark/>
          </w:tcPr>
          <w:p w14:paraId="75084DE1"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Description of the used internally used test system required by applicant.</w:t>
            </w:r>
          </w:p>
        </w:tc>
      </w:tr>
      <w:tr w:rsidR="00A445B2" w:rsidRPr="0056208B" w14:paraId="71FF3E82" w14:textId="77777777" w:rsidTr="00A445B2">
        <w:trPr>
          <w:trHeight w:val="92"/>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FB6F60F" w14:textId="77777777" w:rsidR="00A445B2" w:rsidRPr="0056208B" w:rsidRDefault="00A445B2" w:rsidP="00B5535E">
            <w:pPr>
              <w:rPr>
                <w:rFonts w:ascii="Aptos" w:hAnsi="Aptos"/>
                <w:sz w:val="18"/>
                <w:szCs w:val="18"/>
              </w:rPr>
            </w:pPr>
            <w:r w:rsidRPr="0056208B">
              <w:rPr>
                <w:rFonts w:ascii="Aptos" w:hAnsi="Aptos"/>
                <w:sz w:val="18"/>
                <w:szCs w:val="18"/>
              </w:rPr>
              <w:t>GSHRC-17</w:t>
            </w:r>
          </w:p>
        </w:tc>
        <w:tc>
          <w:tcPr>
            <w:tcW w:w="8100" w:type="dxa"/>
            <w:hideMark/>
          </w:tcPr>
          <w:p w14:paraId="090A7A37" w14:textId="7A85168B"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56208B">
              <w:rPr>
                <w:rFonts w:ascii="Aptos" w:hAnsi="Aptos"/>
                <w:b/>
                <w:bCs/>
                <w:sz w:val="18"/>
                <w:szCs w:val="18"/>
              </w:rPr>
              <w:t xml:space="preserve">Granting a license for background materials is applicable and shall be delivered as part of </w:t>
            </w:r>
            <w:r w:rsidRPr="0056208B">
              <w:rPr>
                <w:rStyle w:val="AAReferencedChar"/>
                <w:rFonts w:ascii="Aptos" w:hAnsi="Aptos"/>
                <w:b/>
                <w:bCs/>
                <w:sz w:val="18"/>
                <w:szCs w:val="18"/>
              </w:rPr>
              <w:fldChar w:fldCharType="begin"/>
            </w:r>
            <w:r w:rsidRPr="0056208B">
              <w:rPr>
                <w:rStyle w:val="AAReferencedChar"/>
                <w:rFonts w:ascii="Aptos" w:hAnsi="Aptos"/>
                <w:b/>
                <w:bCs/>
                <w:sz w:val="18"/>
                <w:szCs w:val="18"/>
              </w:rPr>
              <w:instrText xml:space="preserve"> REF _Ref194399444 \h  \* MERGEFORMAT </w:instrText>
            </w:r>
            <w:r w:rsidRPr="0056208B">
              <w:rPr>
                <w:rStyle w:val="AAReferencedChar"/>
                <w:rFonts w:ascii="Aptos" w:hAnsi="Aptos"/>
                <w:b/>
                <w:bCs/>
                <w:sz w:val="18"/>
                <w:szCs w:val="18"/>
              </w:rPr>
              <w:fldChar w:fldCharType="separate"/>
            </w:r>
            <w:r w:rsidR="00D62D30">
              <w:rPr>
                <w:rStyle w:val="AAReferencedChar"/>
                <w:rFonts w:ascii="Aptos" w:hAnsi="Aptos"/>
                <w:sz w:val="18"/>
                <w:szCs w:val="18"/>
                <w:lang w:val="en-US"/>
              </w:rPr>
              <w:t>Error! Reference source not found.</w:t>
            </w:r>
            <w:r w:rsidRPr="0056208B">
              <w:rPr>
                <w:rStyle w:val="AAReferencedChar"/>
                <w:rFonts w:ascii="Aptos" w:hAnsi="Aptos"/>
                <w:b/>
                <w:bCs/>
                <w:sz w:val="18"/>
                <w:szCs w:val="18"/>
              </w:rPr>
              <w:fldChar w:fldCharType="end"/>
            </w:r>
            <w:r w:rsidRPr="0056208B">
              <w:rPr>
                <w:rFonts w:ascii="Aptos" w:hAnsi="Aptos"/>
                <w:b/>
                <w:bCs/>
                <w:sz w:val="18"/>
                <w:szCs w:val="18"/>
              </w:rPr>
              <w:t>.</w:t>
            </w:r>
          </w:p>
        </w:tc>
      </w:tr>
      <w:tr w:rsidR="00A445B2" w:rsidRPr="0056208B" w14:paraId="389F4781"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80DF9B6"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GSHRC-18</w:t>
            </w:r>
          </w:p>
        </w:tc>
        <w:tc>
          <w:tcPr>
            <w:tcW w:w="8100" w:type="dxa"/>
            <w:noWrap/>
            <w:hideMark/>
          </w:tcPr>
          <w:p w14:paraId="7B3197F3" w14:textId="5974ACCB"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Delivery of the background materials shall be done before </w:t>
            </w:r>
            <w:r w:rsidRPr="0056208B">
              <w:rPr>
                <w:rStyle w:val="AAReferencedChar"/>
                <w:rFonts w:ascii="Aptos" w:hAnsi="Aptos"/>
                <w:sz w:val="18"/>
                <w:szCs w:val="18"/>
              </w:rPr>
              <w:fldChar w:fldCharType="begin"/>
            </w:r>
            <w:r w:rsidRPr="0056208B">
              <w:rPr>
                <w:rStyle w:val="AAReferencedChar"/>
                <w:rFonts w:ascii="Aptos" w:hAnsi="Aptos"/>
                <w:sz w:val="18"/>
                <w:szCs w:val="18"/>
              </w:rPr>
              <w:instrText xml:space="preserve"> REF _Ref194399444 \h  \* MERGEFORMAT </w:instrText>
            </w:r>
            <w:r w:rsidRPr="0056208B">
              <w:rPr>
                <w:rStyle w:val="AAReferencedChar"/>
                <w:rFonts w:ascii="Aptos" w:hAnsi="Aptos"/>
                <w:sz w:val="18"/>
                <w:szCs w:val="18"/>
              </w:rPr>
              <w:fldChar w:fldCharType="separate"/>
            </w:r>
            <w:r w:rsidR="00D62D30">
              <w:rPr>
                <w:rStyle w:val="AAReferencedChar"/>
                <w:rFonts w:ascii="Aptos" w:hAnsi="Aptos"/>
                <w:b/>
                <w:bCs/>
                <w:sz w:val="18"/>
                <w:szCs w:val="18"/>
                <w:lang w:val="en-US"/>
              </w:rPr>
              <w:t>Error! Reference source not found.</w:t>
            </w:r>
            <w:r w:rsidRPr="0056208B">
              <w:rPr>
                <w:rStyle w:val="AAReferencedChar"/>
                <w:rFonts w:ascii="Aptos" w:hAnsi="Aptos"/>
                <w:sz w:val="18"/>
                <w:szCs w:val="18"/>
              </w:rPr>
              <w:fldChar w:fldCharType="end"/>
            </w:r>
            <w:r w:rsidRPr="0056208B">
              <w:rPr>
                <w:rFonts w:ascii="Aptos" w:hAnsi="Aptos"/>
                <w:sz w:val="18"/>
                <w:szCs w:val="18"/>
              </w:rPr>
              <w:t>.</w:t>
            </w:r>
          </w:p>
        </w:tc>
      </w:tr>
      <w:tr w:rsidR="00A445B2" w:rsidRPr="0056208B" w14:paraId="1D8BF843"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186EE03" w14:textId="77777777" w:rsidR="00A445B2" w:rsidRPr="0056208B" w:rsidRDefault="00A445B2" w:rsidP="00B5535E">
            <w:pPr>
              <w:rPr>
                <w:rFonts w:ascii="Aptos" w:hAnsi="Aptos"/>
                <w:sz w:val="18"/>
                <w:szCs w:val="18"/>
              </w:rPr>
            </w:pPr>
            <w:r w:rsidRPr="0056208B">
              <w:rPr>
                <w:rFonts w:ascii="Aptos" w:hAnsi="Aptos"/>
                <w:sz w:val="18"/>
                <w:szCs w:val="18"/>
              </w:rPr>
              <w:t>GSHRC-19</w:t>
            </w:r>
          </w:p>
        </w:tc>
        <w:tc>
          <w:tcPr>
            <w:tcW w:w="8100" w:type="dxa"/>
            <w:noWrap/>
            <w:hideMark/>
          </w:tcPr>
          <w:p w14:paraId="4065D43D"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56208B">
              <w:rPr>
                <w:rFonts w:ascii="Aptos" w:hAnsi="Aptos"/>
                <w:b/>
                <w:bCs/>
                <w:sz w:val="18"/>
                <w:szCs w:val="18"/>
              </w:rPr>
              <w:t>Updates of Background materials are applicable up to the end of the Warranty period.</w:t>
            </w:r>
          </w:p>
        </w:tc>
      </w:tr>
      <w:tr w:rsidR="00A445B2" w:rsidRPr="0056208B" w14:paraId="44B88B3E" w14:textId="77777777" w:rsidTr="00A445B2">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DBFDC7D"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GSHRC-20</w:t>
            </w:r>
          </w:p>
        </w:tc>
        <w:tc>
          <w:tcPr>
            <w:tcW w:w="8100" w:type="dxa"/>
            <w:hideMark/>
          </w:tcPr>
          <w:p w14:paraId="647A5916" w14:textId="7BEB0A7E"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56208B">
              <w:rPr>
                <w:rFonts w:ascii="Aptos" w:hAnsi="Aptos"/>
                <w:b/>
                <w:bCs/>
                <w:sz w:val="18"/>
                <w:szCs w:val="18"/>
              </w:rPr>
              <w:t xml:space="preserve">Granting a license for foreground materials is applicable and shall be delivered as part of </w:t>
            </w:r>
            <w:r w:rsidRPr="0056208B">
              <w:rPr>
                <w:rStyle w:val="AAReferencedChar"/>
                <w:rFonts w:ascii="Aptos" w:hAnsi="Aptos"/>
                <w:b/>
                <w:bCs/>
                <w:sz w:val="18"/>
                <w:szCs w:val="18"/>
              </w:rPr>
              <w:fldChar w:fldCharType="begin"/>
            </w:r>
            <w:r w:rsidRPr="0056208B">
              <w:rPr>
                <w:rStyle w:val="AAReferencedChar"/>
                <w:rFonts w:ascii="Aptos" w:hAnsi="Aptos"/>
                <w:b/>
                <w:bCs/>
                <w:sz w:val="18"/>
                <w:szCs w:val="18"/>
              </w:rPr>
              <w:instrText xml:space="preserve"> REF _Ref194399444 \h  \* MERGEFORMAT </w:instrText>
            </w:r>
            <w:r w:rsidRPr="0056208B">
              <w:rPr>
                <w:rStyle w:val="AAReferencedChar"/>
                <w:rFonts w:ascii="Aptos" w:hAnsi="Aptos"/>
                <w:b/>
                <w:bCs/>
                <w:sz w:val="18"/>
                <w:szCs w:val="18"/>
              </w:rPr>
              <w:fldChar w:fldCharType="separate"/>
            </w:r>
            <w:r w:rsidR="00D62D30">
              <w:rPr>
                <w:rStyle w:val="AAReferencedChar"/>
                <w:rFonts w:ascii="Aptos" w:hAnsi="Aptos"/>
                <w:sz w:val="18"/>
                <w:szCs w:val="18"/>
                <w:lang w:val="en-US"/>
              </w:rPr>
              <w:t>Error! Reference source not found.</w:t>
            </w:r>
            <w:r w:rsidRPr="0056208B">
              <w:rPr>
                <w:rStyle w:val="AAReferencedChar"/>
                <w:rFonts w:ascii="Aptos" w:hAnsi="Aptos"/>
                <w:b/>
                <w:bCs/>
                <w:sz w:val="18"/>
                <w:szCs w:val="18"/>
              </w:rPr>
              <w:fldChar w:fldCharType="end"/>
            </w:r>
            <w:r w:rsidRPr="0056208B">
              <w:rPr>
                <w:rFonts w:ascii="Aptos" w:hAnsi="Aptos"/>
                <w:b/>
                <w:bCs/>
                <w:sz w:val="18"/>
                <w:szCs w:val="18"/>
              </w:rPr>
              <w:t>..</w:t>
            </w:r>
          </w:p>
        </w:tc>
      </w:tr>
      <w:tr w:rsidR="00A445B2" w:rsidRPr="0056208B" w14:paraId="5995A62A"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76C292BA"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GSHRC-21</w:t>
            </w:r>
          </w:p>
        </w:tc>
        <w:tc>
          <w:tcPr>
            <w:tcW w:w="8100" w:type="dxa"/>
            <w:noWrap/>
            <w:hideMark/>
          </w:tcPr>
          <w:p w14:paraId="2183D52B"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Delivery of the foreground materials shall be done</w:t>
            </w:r>
          </w:p>
        </w:tc>
      </w:tr>
      <w:tr w:rsidR="00A445B2" w:rsidRPr="0056208B" w14:paraId="1D0D78E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5D148767"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GSHRC-22</w:t>
            </w:r>
          </w:p>
        </w:tc>
        <w:tc>
          <w:tcPr>
            <w:tcW w:w="8100" w:type="dxa"/>
            <w:noWrap/>
            <w:hideMark/>
          </w:tcPr>
          <w:p w14:paraId="779B54B4"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b/>
                <w:bCs/>
                <w:sz w:val="18"/>
                <w:szCs w:val="18"/>
              </w:rPr>
            </w:pPr>
            <w:r w:rsidRPr="0056208B">
              <w:rPr>
                <w:rFonts w:ascii="Aptos" w:hAnsi="Aptos"/>
                <w:b/>
                <w:bCs/>
                <w:sz w:val="18"/>
                <w:szCs w:val="18"/>
              </w:rPr>
              <w:t>Updates of foreground materials are applicable up to the end of the Warranty period.</w:t>
            </w:r>
          </w:p>
        </w:tc>
      </w:tr>
      <w:tr w:rsidR="00A445B2" w:rsidRPr="0056208B" w14:paraId="460FB2CB"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8E2EA0A"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GSHRC-23</w:t>
            </w:r>
          </w:p>
        </w:tc>
        <w:tc>
          <w:tcPr>
            <w:tcW w:w="8100" w:type="dxa"/>
            <w:noWrap/>
            <w:hideMark/>
          </w:tcPr>
          <w:p w14:paraId="2439521C" w14:textId="77777777" w:rsidR="00A445B2" w:rsidRPr="0056208B" w:rsidRDefault="00A445B2" w:rsidP="00B5535E">
            <w:pPr>
              <w:tabs>
                <w:tab w:val="left" w:pos="899"/>
              </w:tabs>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Restrictions on use of specific open-source licenses for SW/HW Materials</w:t>
            </w:r>
          </w:p>
        </w:tc>
      </w:tr>
      <w:tr w:rsidR="00A445B2" w:rsidRPr="0056208B" w14:paraId="0E0C825D" w14:textId="77777777" w:rsidTr="00A445B2">
        <w:trPr>
          <w:trHeight w:val="43"/>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34AFF8B"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GSHRC-24</w:t>
            </w:r>
          </w:p>
        </w:tc>
        <w:tc>
          <w:tcPr>
            <w:tcW w:w="8100" w:type="dxa"/>
            <w:hideMark/>
          </w:tcPr>
          <w:p w14:paraId="4F3A639E"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Restrictions on open-source licenses for combined work</w:t>
            </w:r>
          </w:p>
        </w:tc>
      </w:tr>
      <w:tr w:rsidR="00A445B2" w:rsidRPr="0056208B" w14:paraId="7CB795F1" w14:textId="77777777" w:rsidTr="00A445B2">
        <w:trPr>
          <w:trHeight w:val="106"/>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0F1D4B9"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GSHRC-25</w:t>
            </w:r>
          </w:p>
        </w:tc>
        <w:tc>
          <w:tcPr>
            <w:tcW w:w="8100" w:type="dxa"/>
            <w:noWrap/>
            <w:hideMark/>
          </w:tcPr>
          <w:p w14:paraId="287A73C2"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Inventory must be provided with each Release Note</w:t>
            </w:r>
          </w:p>
        </w:tc>
      </w:tr>
      <w:tr w:rsidR="00A445B2" w:rsidRPr="0056208B" w14:paraId="54C8F47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A002ECC"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GSHRC-26</w:t>
            </w:r>
          </w:p>
        </w:tc>
        <w:tc>
          <w:tcPr>
            <w:tcW w:w="8100" w:type="dxa"/>
            <w:noWrap/>
            <w:hideMark/>
          </w:tcPr>
          <w:p w14:paraId="640FFF7B"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Sublicense(s) for intended use</w:t>
            </w:r>
          </w:p>
        </w:tc>
      </w:tr>
      <w:tr w:rsidR="00A445B2" w:rsidRPr="0056208B" w14:paraId="6605CD58" w14:textId="77777777" w:rsidTr="00A445B2">
        <w:trPr>
          <w:trHeight w:val="141"/>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C5655F6"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GSHRC-27</w:t>
            </w:r>
          </w:p>
        </w:tc>
        <w:tc>
          <w:tcPr>
            <w:tcW w:w="8100" w:type="dxa"/>
            <w:noWrap/>
            <w:hideMark/>
          </w:tcPr>
          <w:p w14:paraId="572CA013"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 warranty</w:t>
            </w:r>
          </w:p>
        </w:tc>
      </w:tr>
      <w:tr w:rsidR="00A445B2" w:rsidRPr="0056208B" w14:paraId="0E123AB7"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7A39E03"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GSHRC-28</w:t>
            </w:r>
          </w:p>
        </w:tc>
        <w:tc>
          <w:tcPr>
            <w:tcW w:w="8100" w:type="dxa"/>
            <w:noWrap/>
            <w:hideMark/>
          </w:tcPr>
          <w:p w14:paraId="2AF181ED"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 Escrow</w:t>
            </w:r>
          </w:p>
        </w:tc>
      </w:tr>
      <w:tr w:rsidR="00A445B2" w:rsidRPr="0056208B" w14:paraId="247EF1D5"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C633B3F"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GSHRC-29</w:t>
            </w:r>
          </w:p>
        </w:tc>
        <w:tc>
          <w:tcPr>
            <w:tcW w:w="8100" w:type="dxa"/>
            <w:noWrap/>
            <w:hideMark/>
          </w:tcPr>
          <w:p w14:paraId="35E4C5A4"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Updates of Escrow Materials must be promptly deposited if changes occur.</w:t>
            </w:r>
          </w:p>
        </w:tc>
      </w:tr>
      <w:tr w:rsidR="00A445B2" w:rsidRPr="0056208B" w14:paraId="4F8829A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103645"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GSHRC-30</w:t>
            </w:r>
          </w:p>
        </w:tc>
        <w:tc>
          <w:tcPr>
            <w:tcW w:w="8100" w:type="dxa"/>
            <w:noWrap/>
            <w:hideMark/>
          </w:tcPr>
          <w:p w14:paraId="49FED041"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 xml:space="preserve">Upkeep of escrow is required, and fees are paid by </w:t>
            </w:r>
            <w:r w:rsidR="0085540D" w:rsidRPr="0056208B">
              <w:rPr>
                <w:rFonts w:ascii="Aptos" w:hAnsi="Aptos"/>
                <w:sz w:val="18"/>
                <w:szCs w:val="18"/>
              </w:rPr>
              <w:t>SCK CEN</w:t>
            </w:r>
            <w:r w:rsidRPr="0056208B">
              <w:rPr>
                <w:rFonts w:ascii="Aptos" w:hAnsi="Aptos"/>
                <w:sz w:val="18"/>
                <w:szCs w:val="18"/>
              </w:rPr>
              <w:t>.</w:t>
            </w:r>
          </w:p>
        </w:tc>
      </w:tr>
      <w:tr w:rsidR="00A445B2" w:rsidRPr="0056208B" w14:paraId="16E9B6C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5B1BB10"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GSHRC-31</w:t>
            </w:r>
          </w:p>
        </w:tc>
        <w:tc>
          <w:tcPr>
            <w:tcW w:w="8100" w:type="dxa"/>
            <w:noWrap/>
            <w:hideMark/>
          </w:tcPr>
          <w:p w14:paraId="7E6229C7"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Description of secure software development must be provided.</w:t>
            </w:r>
          </w:p>
        </w:tc>
      </w:tr>
      <w:tr w:rsidR="00A445B2" w:rsidRPr="0056208B" w14:paraId="5F1150F1"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1F14962E"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GSHRC-32</w:t>
            </w:r>
          </w:p>
        </w:tc>
        <w:tc>
          <w:tcPr>
            <w:tcW w:w="8100" w:type="dxa"/>
            <w:noWrap/>
            <w:hideMark/>
          </w:tcPr>
          <w:p w14:paraId="73D21F8D"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Delivery of secure software is required with no known exploitable vulnerabilities.</w:t>
            </w:r>
          </w:p>
        </w:tc>
      </w:tr>
      <w:tr w:rsidR="00A445B2" w:rsidRPr="0056208B" w14:paraId="3E954EE7" w14:textId="77777777" w:rsidTr="00A445B2">
        <w:trPr>
          <w:trHeight w:val="29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365B1CF8"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GSHRC-33</w:t>
            </w:r>
          </w:p>
        </w:tc>
        <w:tc>
          <w:tcPr>
            <w:tcW w:w="8100" w:type="dxa"/>
            <w:hideMark/>
          </w:tcPr>
          <w:p w14:paraId="607333C1"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Default configuration must be secure.</w:t>
            </w:r>
          </w:p>
        </w:tc>
      </w:tr>
      <w:tr w:rsidR="00A445B2" w:rsidRPr="0056208B" w14:paraId="661281A3"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100BAF4"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GSHRC-34</w:t>
            </w:r>
          </w:p>
        </w:tc>
        <w:tc>
          <w:tcPr>
            <w:tcW w:w="8100" w:type="dxa"/>
            <w:noWrap/>
            <w:hideMark/>
          </w:tcPr>
          <w:p w14:paraId="1410DD9D"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Description of a default configuration must be provided.</w:t>
            </w:r>
          </w:p>
        </w:tc>
      </w:tr>
      <w:tr w:rsidR="00A445B2" w:rsidRPr="0056208B" w14:paraId="21073E3E"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6F0438FE"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GSHRC-35</w:t>
            </w:r>
          </w:p>
        </w:tc>
        <w:tc>
          <w:tcPr>
            <w:tcW w:w="8100" w:type="dxa"/>
            <w:noWrap/>
            <w:hideMark/>
          </w:tcPr>
          <w:p w14:paraId="100B6AA7"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Description of vulnerability management process must be provided.</w:t>
            </w:r>
          </w:p>
        </w:tc>
      </w:tr>
      <w:tr w:rsidR="00A445B2" w:rsidRPr="0056208B" w14:paraId="4D261600"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DEBA57E"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GSHRC-36</w:t>
            </w:r>
          </w:p>
        </w:tc>
        <w:tc>
          <w:tcPr>
            <w:tcW w:w="8100" w:type="dxa"/>
            <w:noWrap/>
            <w:hideMark/>
          </w:tcPr>
          <w:p w14:paraId="4438ABDD"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Description of policy for Coordinated Vulnerability Disclosure must be provided.</w:t>
            </w:r>
          </w:p>
        </w:tc>
      </w:tr>
      <w:tr w:rsidR="00A445B2" w:rsidRPr="0056208B" w14:paraId="77E3FC2E" w14:textId="77777777" w:rsidTr="00A445B2">
        <w:trPr>
          <w:trHeight w:val="49"/>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4926DA3D"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GSHRC-37</w:t>
            </w:r>
          </w:p>
        </w:tc>
        <w:tc>
          <w:tcPr>
            <w:tcW w:w="8100" w:type="dxa"/>
            <w:noWrap/>
            <w:hideMark/>
          </w:tcPr>
          <w:p w14:paraId="728F20A3"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Known Vulnerabilities must be listed in Release Notes.</w:t>
            </w:r>
          </w:p>
        </w:tc>
      </w:tr>
      <w:tr w:rsidR="00A445B2" w:rsidRPr="0056208B" w14:paraId="630751D1"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004E715E"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GSHRC-38</w:t>
            </w:r>
          </w:p>
        </w:tc>
        <w:tc>
          <w:tcPr>
            <w:tcW w:w="8100" w:type="dxa"/>
            <w:noWrap/>
            <w:hideMark/>
          </w:tcPr>
          <w:p w14:paraId="5C5FD1FA"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Distribution of patches/updates to mitigate Vulnerabilities is required.</w:t>
            </w:r>
          </w:p>
        </w:tc>
      </w:tr>
      <w:tr w:rsidR="00A445B2" w:rsidRPr="0056208B" w14:paraId="57C82974"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hideMark/>
          </w:tcPr>
          <w:p w14:paraId="2ADA99AA"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GSHRC-39</w:t>
            </w:r>
          </w:p>
        </w:tc>
        <w:tc>
          <w:tcPr>
            <w:tcW w:w="8100" w:type="dxa"/>
            <w:noWrap/>
            <w:hideMark/>
          </w:tcPr>
          <w:p w14:paraId="1F45E753"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Description of software defects process must be provided.</w:t>
            </w:r>
          </w:p>
        </w:tc>
      </w:tr>
      <w:tr w:rsidR="00A445B2" w:rsidRPr="0056208B" w14:paraId="0FEE7557"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34EB19DD"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GSHRC-40</w:t>
            </w:r>
          </w:p>
        </w:tc>
        <w:tc>
          <w:tcPr>
            <w:tcW w:w="8100" w:type="dxa"/>
            <w:noWrap/>
          </w:tcPr>
          <w:p w14:paraId="3A4BFB24" w14:textId="77777777" w:rsidR="00A445B2" w:rsidRPr="0056208B" w:rsidRDefault="00A445B2" w:rsidP="00B5535E">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Known software defects must be listed in Release Notes.</w:t>
            </w:r>
          </w:p>
        </w:tc>
      </w:tr>
      <w:tr w:rsidR="00A445B2" w:rsidRPr="0056208B" w14:paraId="4EE8FD43" w14:textId="77777777" w:rsidTr="00A445B2">
        <w:trPr>
          <w:trHeight w:val="290"/>
        </w:trPr>
        <w:tc>
          <w:tcPr>
            <w:cnfStyle w:val="001000000000" w:firstRow="0" w:lastRow="0" w:firstColumn="1" w:lastColumn="0" w:oddVBand="0" w:evenVBand="0" w:oddHBand="0" w:evenHBand="0" w:firstRowFirstColumn="0" w:firstRowLastColumn="0" w:lastRowFirstColumn="0" w:lastRowLastColumn="0"/>
            <w:tcW w:w="1260" w:type="dxa"/>
            <w:noWrap/>
            <w:vAlign w:val="center"/>
          </w:tcPr>
          <w:p w14:paraId="4A18353D" w14:textId="77777777" w:rsidR="00A445B2" w:rsidRPr="0056208B" w:rsidRDefault="00A445B2" w:rsidP="00B5535E">
            <w:pPr>
              <w:rPr>
                <w:rFonts w:ascii="Aptos" w:hAnsi="Aptos"/>
                <w:b w:val="0"/>
                <w:bCs w:val="0"/>
                <w:sz w:val="18"/>
                <w:szCs w:val="18"/>
              </w:rPr>
            </w:pPr>
            <w:r w:rsidRPr="0056208B">
              <w:rPr>
                <w:rFonts w:ascii="Aptos" w:hAnsi="Aptos"/>
                <w:b w:val="0"/>
                <w:bCs w:val="0"/>
                <w:sz w:val="18"/>
                <w:szCs w:val="18"/>
              </w:rPr>
              <w:t>GSHRC-41</w:t>
            </w:r>
          </w:p>
        </w:tc>
        <w:tc>
          <w:tcPr>
            <w:tcW w:w="8100" w:type="dxa"/>
            <w:noWrap/>
          </w:tcPr>
          <w:p w14:paraId="1DBF4C90" w14:textId="77777777" w:rsidR="00A445B2" w:rsidRPr="0056208B" w:rsidRDefault="00A445B2" w:rsidP="00B5535E">
            <w:pPr>
              <w:keepNext/>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56208B">
              <w:rPr>
                <w:rFonts w:ascii="Aptos" w:hAnsi="Aptos"/>
                <w:sz w:val="18"/>
                <w:szCs w:val="18"/>
              </w:rPr>
              <w:t>Applicable</w:t>
            </w:r>
            <w:r w:rsidR="00E50CBD" w:rsidRPr="0056208B">
              <w:rPr>
                <w:rFonts w:ascii="Aptos" w:hAnsi="Aptos"/>
                <w:sz w:val="18"/>
                <w:szCs w:val="18"/>
              </w:rPr>
              <w:t xml:space="preserve">.  </w:t>
            </w:r>
            <w:r w:rsidRPr="0056208B">
              <w:rPr>
                <w:rFonts w:ascii="Aptos" w:hAnsi="Aptos"/>
                <w:sz w:val="18"/>
                <w:szCs w:val="18"/>
              </w:rPr>
              <w:t>Distribution of patches/updates to address software defects is required.</w:t>
            </w:r>
          </w:p>
        </w:tc>
      </w:tr>
    </w:tbl>
    <w:p w14:paraId="5B48E215" w14:textId="77777777" w:rsidR="00006433" w:rsidRPr="0056208B" w:rsidRDefault="00006433" w:rsidP="00B5535E"/>
    <w:p w14:paraId="16162B4E" w14:textId="20BCF6A0" w:rsidR="00006433" w:rsidRPr="0056208B" w:rsidRDefault="00006433" w:rsidP="00575005">
      <w:pPr>
        <w:pStyle w:val="RequirementList"/>
      </w:pPr>
      <w:bookmarkStart w:id="3479" w:name="_Toc200492262"/>
      <w:r w:rsidRPr="0056208B">
        <w:t xml:space="preserve">When the MCS is unavailable or a communication loss occurs, the </w:t>
      </w:r>
      <w:r w:rsidR="00D97476" w:rsidRPr="0056208B">
        <w:t>QPLANT:CIS</w:t>
      </w:r>
      <w:r w:rsidRPr="0056208B">
        <w:t xml:space="preserve"> shall continue to operate as long as the systems safety as well as personnel safety are guaranteed.</w:t>
      </w:r>
      <w:bookmarkEnd w:id="3479"/>
    </w:p>
    <w:p w14:paraId="6B88037C" w14:textId="65BDE3EB" w:rsidR="00006433" w:rsidRPr="0056208B" w:rsidRDefault="00006433" w:rsidP="00575005">
      <w:pPr>
        <w:pStyle w:val="RequirementList"/>
      </w:pPr>
      <w:bookmarkStart w:id="3480" w:name="_Toc200492263"/>
      <w:r w:rsidRPr="0056208B">
        <w:lastRenderedPageBreak/>
        <w:t xml:space="preserve">All the </w:t>
      </w:r>
      <w:r w:rsidR="00235258" w:rsidRPr="0056208B">
        <w:t>control</w:t>
      </w:r>
      <w:r w:rsidRPr="0056208B">
        <w:t xml:space="preserve"> parameters</w:t>
      </w:r>
      <w:r w:rsidR="00CB605D" w:rsidRPr="0056208B">
        <w:t xml:space="preserve"> relevant for User Integration and monitoring</w:t>
      </w:r>
      <w:r w:rsidR="00235258" w:rsidRPr="0056208B">
        <w:t xml:space="preserve"> (like setpoints and thresholds)</w:t>
      </w:r>
      <w:r w:rsidRPr="0056208B">
        <w:t xml:space="preserve">, </w:t>
      </w:r>
      <w:r w:rsidR="00CB605D" w:rsidRPr="0056208B">
        <w:t xml:space="preserve">including calibration data </w:t>
      </w:r>
      <w:r w:rsidRPr="0056208B">
        <w:t xml:space="preserve"> shall be available to the </w:t>
      </w:r>
      <w:r w:rsidR="00E50CBD" w:rsidRPr="0056208B">
        <w:t>remote-control</w:t>
      </w:r>
      <w:r w:rsidRPr="0056208B">
        <w:t xml:space="preserve"> interface</w:t>
      </w:r>
      <w:r w:rsidR="00235258" w:rsidRPr="0056208B">
        <w:t xml:space="preserve"> with MCS</w:t>
      </w:r>
      <w:r w:rsidRPr="0056208B">
        <w:t>.</w:t>
      </w:r>
      <w:bookmarkEnd w:id="3480"/>
    </w:p>
    <w:p w14:paraId="5BFA9612" w14:textId="77777777" w:rsidR="00006433" w:rsidRPr="0056208B" w:rsidRDefault="00006433" w:rsidP="00575005">
      <w:pPr>
        <w:pStyle w:val="RequirementList"/>
      </w:pPr>
      <w:bookmarkStart w:id="3481" w:name="_Toc200492264"/>
      <w:r w:rsidRPr="0056208B">
        <w:t xml:space="preserve">Interlock thresholds shall not be writable through the </w:t>
      </w:r>
      <w:r w:rsidR="00E50CBD" w:rsidRPr="0056208B">
        <w:t>remote-control</w:t>
      </w:r>
      <w:r w:rsidRPr="0056208B">
        <w:t xml:space="preserve"> interface.</w:t>
      </w:r>
      <w:bookmarkEnd w:id="3481"/>
    </w:p>
    <w:p w14:paraId="375C0B47" w14:textId="7CE7DE64" w:rsidR="00006433" w:rsidRPr="0056208B" w:rsidRDefault="00006433" w:rsidP="00575005">
      <w:pPr>
        <w:pStyle w:val="RequirementList"/>
      </w:pPr>
      <w:bookmarkStart w:id="3482" w:name="_Toc200492265"/>
      <w:r w:rsidRPr="0056208B">
        <w:t xml:space="preserve">The </w:t>
      </w:r>
      <w:r w:rsidR="00D97476" w:rsidRPr="0056208B">
        <w:t>QPLANT:CIS</w:t>
      </w:r>
      <w:r w:rsidRPr="0056208B">
        <w:t xml:space="preserve"> </w:t>
      </w:r>
      <w:r w:rsidR="00536015" w:rsidRPr="0056208B">
        <w:t>should</w:t>
      </w:r>
      <w:r w:rsidRPr="0056208B">
        <w:t xml:space="preserve"> allow every actuator to be controlled manually</w:t>
      </w:r>
      <w:r w:rsidR="00235258" w:rsidRPr="0056208B">
        <w:t xml:space="preserve"> in the event of a malfunction</w:t>
      </w:r>
      <w:r w:rsidRPr="0056208B">
        <w:t xml:space="preserve"> (</w:t>
      </w:r>
      <w:r w:rsidR="00235258" w:rsidRPr="0056208B">
        <w:t xml:space="preserve">for example a motor can have an </w:t>
      </w:r>
      <w:r w:rsidRPr="0056208B">
        <w:t>a</w:t>
      </w:r>
      <w:r w:rsidR="00235258" w:rsidRPr="0056208B">
        <w:t>uto, manual</w:t>
      </w:r>
      <w:r w:rsidR="00CB605D" w:rsidRPr="0056208B">
        <w:t xml:space="preserve"> override to fixed values</w:t>
      </w:r>
      <w:r w:rsidRPr="0056208B">
        <w:t>).</w:t>
      </w:r>
      <w:bookmarkEnd w:id="3482"/>
      <w:r w:rsidR="00CB605D" w:rsidRPr="0056208B">
        <w:t xml:space="preserve"> </w:t>
      </w:r>
    </w:p>
    <w:p w14:paraId="61297B5B" w14:textId="212F08CB" w:rsidR="00006433" w:rsidRPr="0056208B" w:rsidRDefault="00006433" w:rsidP="00575005">
      <w:pPr>
        <w:pStyle w:val="RequirementList"/>
      </w:pPr>
      <w:bookmarkStart w:id="3483" w:name="_Toc200492266"/>
      <w:r w:rsidRPr="0056208B">
        <w:t xml:space="preserve">The </w:t>
      </w:r>
      <w:r w:rsidR="00D97476" w:rsidRPr="0056208B">
        <w:t>QPLANT:CIS</w:t>
      </w:r>
      <w:r w:rsidR="00CB605D" w:rsidRPr="0056208B">
        <w:t xml:space="preserve"> shall a</w:t>
      </w:r>
      <w:r w:rsidRPr="0056208B">
        <w:t xml:space="preserve">llow every sensor value to be set by the operator (mode maintenance) to be interpreted by the </w:t>
      </w:r>
      <w:r w:rsidR="00D97476" w:rsidRPr="0056208B">
        <w:t>QPLANT:CIS</w:t>
      </w:r>
      <w:r w:rsidRPr="0056208B">
        <w:t xml:space="preserve"> as it is the real value coming from the sensor.</w:t>
      </w:r>
      <w:bookmarkEnd w:id="3483"/>
    </w:p>
    <w:p w14:paraId="0F6E46BA" w14:textId="7EA32609" w:rsidR="00006433" w:rsidRPr="0056208B" w:rsidRDefault="00006433" w:rsidP="00575005">
      <w:pPr>
        <w:pStyle w:val="RequirementList"/>
      </w:pPr>
      <w:bookmarkStart w:id="3484" w:name="_Toc200492267"/>
      <w:r w:rsidRPr="0056208B">
        <w:t xml:space="preserve">Records of all measured values, valve positions, operator actions, </w:t>
      </w:r>
      <w:r w:rsidR="000D266F" w:rsidRPr="0056208B">
        <w:t>logbook</w:t>
      </w:r>
      <w:r w:rsidRPr="0056208B">
        <w:t xml:space="preserve"> and alarms shall be accessible in </w:t>
      </w:r>
      <w:r w:rsidR="00D97476" w:rsidRPr="0056208B">
        <w:t>QPLANT:CIS</w:t>
      </w:r>
      <w:r w:rsidRPr="0056208B">
        <w:t>.</w:t>
      </w:r>
      <w:bookmarkEnd w:id="3484"/>
    </w:p>
    <w:p w14:paraId="149BF9EE" w14:textId="77777777" w:rsidR="00006433" w:rsidRPr="0056208B" w:rsidRDefault="00006433" w:rsidP="00CA7817">
      <w:pPr>
        <w:pStyle w:val="Heading5numbered"/>
        <w:numPr>
          <w:ilvl w:val="0"/>
          <w:numId w:val="0"/>
        </w:numPr>
        <w:rPr>
          <w:rStyle w:val="Strong"/>
          <w:i w:val="0"/>
          <w:iCs/>
          <w:lang w:val="en-GB"/>
        </w:rPr>
      </w:pPr>
      <w:bookmarkStart w:id="3485" w:name="_Toc200492268"/>
      <w:bookmarkStart w:id="3486" w:name="_Toc202536185"/>
      <w:r w:rsidRPr="0056208B">
        <w:rPr>
          <w:rStyle w:val="Strong"/>
          <w:i w:val="0"/>
          <w:iCs/>
          <w:lang w:val="en-GB"/>
        </w:rPr>
        <w:t>Software development</w:t>
      </w:r>
      <w:bookmarkEnd w:id="3485"/>
      <w:bookmarkEnd w:id="3486"/>
    </w:p>
    <w:p w14:paraId="3ECFE751" w14:textId="77777777" w:rsidR="00E670E3" w:rsidRPr="0056208B" w:rsidRDefault="00577A2F" w:rsidP="00575005">
      <w:pPr>
        <w:pStyle w:val="RequirementList"/>
      </w:pPr>
      <w:bookmarkStart w:id="3487" w:name="_Toc200492269"/>
      <w:r w:rsidRPr="0056208B">
        <w:t xml:space="preserve">As part </w:t>
      </w:r>
      <w:r w:rsidR="00CB605D" w:rsidRPr="0056208B">
        <w:t>Control System Dossier</w:t>
      </w:r>
      <w:r w:rsidRPr="0056208B">
        <w:t>, the following controls related information shall be provided</w:t>
      </w:r>
      <w:r w:rsidR="00E670E3" w:rsidRPr="0056208B">
        <w:t xml:space="preserve"> </w:t>
      </w:r>
      <w:r w:rsidR="004D1B56" w:rsidRPr="0056208B">
        <w:t>to</w:t>
      </w:r>
      <w:r w:rsidR="00E670E3" w:rsidRPr="0056208B">
        <w:t xml:space="preserve"> SCK CEN</w:t>
      </w:r>
      <w:bookmarkEnd w:id="3487"/>
      <w:r w:rsidR="004D1B56" w:rsidRPr="0056208B">
        <w:t>:</w:t>
      </w:r>
    </w:p>
    <w:p w14:paraId="48E9EFAF" w14:textId="77777777" w:rsidR="00577A2F" w:rsidRPr="0056208B" w:rsidRDefault="00E64863">
      <w:pPr>
        <w:pStyle w:val="RequirementList"/>
        <w:numPr>
          <w:ilvl w:val="0"/>
          <w:numId w:val="24"/>
        </w:numPr>
      </w:pPr>
      <w:bookmarkStart w:id="3488" w:name="_Toc200492271"/>
      <w:r w:rsidRPr="0056208B">
        <w:t xml:space="preserve">The detailed documentation of the </w:t>
      </w:r>
      <w:r w:rsidR="00D82D1A" w:rsidRPr="0056208B">
        <w:t>software architecture, covering all modules, functional blocks, and components, along with their inputs and outputs.</w:t>
      </w:r>
      <w:bookmarkStart w:id="3489" w:name="_Ref194919794"/>
      <w:bookmarkEnd w:id="3488"/>
    </w:p>
    <w:p w14:paraId="519CDD92" w14:textId="77777777" w:rsidR="00D82D1A" w:rsidRPr="0056208B" w:rsidRDefault="00D82D1A">
      <w:pPr>
        <w:pStyle w:val="RequirementList"/>
        <w:numPr>
          <w:ilvl w:val="0"/>
          <w:numId w:val="24"/>
        </w:numPr>
      </w:pPr>
      <w:bookmarkStart w:id="3490" w:name="_Toc200492272"/>
      <w:r w:rsidRPr="0056208B">
        <w:t>lists of alarms, protection functions, instruments, events, and parameters.</w:t>
      </w:r>
      <w:bookmarkEnd w:id="3489"/>
      <w:bookmarkEnd w:id="3490"/>
    </w:p>
    <w:p w14:paraId="09ED1172" w14:textId="77777777" w:rsidR="008401B8" w:rsidRPr="0056208B" w:rsidRDefault="008401B8" w:rsidP="000527F7">
      <w:pPr>
        <w:pStyle w:val="SysReq3"/>
        <w:rPr>
          <w:lang w:val="en-GB"/>
        </w:rPr>
      </w:pPr>
      <w:bookmarkStart w:id="3491" w:name="_Toc200492273"/>
      <w:r w:rsidRPr="0056208B">
        <w:rPr>
          <w:lang w:val="en-GB"/>
        </w:rPr>
        <w:t>In the offer, the Applicant shall provide sufficient detail deemed representative of the anticipated software development scope and fixed-price offer, including assumptions, planned methodologies, and architectural breakdown.</w:t>
      </w:r>
    </w:p>
    <w:p w14:paraId="66C2E900" w14:textId="77777777" w:rsidR="008401B8" w:rsidRPr="0056208B" w:rsidRDefault="008401B8" w:rsidP="00575005">
      <w:pPr>
        <w:pStyle w:val="RequirementList"/>
      </w:pPr>
      <w:r w:rsidRPr="0056208B">
        <w:t>RTM-0320 All PLCs shall be programmed in full compliance with the IEC 61131-3 standard.</w:t>
      </w:r>
    </w:p>
    <w:p w14:paraId="5E7193BE" w14:textId="77777777" w:rsidR="00006433" w:rsidRPr="0056208B" w:rsidRDefault="00006433" w:rsidP="000304F7">
      <w:pPr>
        <w:pStyle w:val="regular"/>
      </w:pPr>
      <w:bookmarkStart w:id="3492" w:name="_Toc200492274"/>
      <w:bookmarkEnd w:id="3491"/>
      <w:r w:rsidRPr="0056208B">
        <w:t xml:space="preserve">The use of Instruction List (IL) is </w:t>
      </w:r>
      <w:r w:rsidR="00577A2F" w:rsidRPr="0056208B">
        <w:t xml:space="preserve">highly </w:t>
      </w:r>
      <w:r w:rsidRPr="0056208B">
        <w:t>discouraged</w:t>
      </w:r>
      <w:r w:rsidR="00E50CBD" w:rsidRPr="0056208B">
        <w:t xml:space="preserve">.  </w:t>
      </w:r>
      <w:r w:rsidRPr="0056208B">
        <w:t>Higher-level languages like Structured Text (ST) are highly recommended for better clarity, maintainability, and portability of PLC programs</w:t>
      </w:r>
      <w:r w:rsidR="00E50CBD" w:rsidRPr="0056208B">
        <w:t xml:space="preserve">.  </w:t>
      </w:r>
      <w:r w:rsidR="007F284D" w:rsidRPr="0056208B">
        <w:t>Therefore,</w:t>
      </w:r>
      <w:r w:rsidRPr="0056208B">
        <w:t xml:space="preserve"> users and developers are strongly advised to avoid new implementations in IL and to migrate any existing IL-based code to ST or other recommended IEC 61131-3 languages whenever possible.</w:t>
      </w:r>
      <w:bookmarkEnd w:id="3492"/>
    </w:p>
    <w:p w14:paraId="463DCBB2" w14:textId="77777777" w:rsidR="00103953" w:rsidRPr="0056208B" w:rsidRDefault="00103953" w:rsidP="000527F7">
      <w:pPr>
        <w:pStyle w:val="SysReq3"/>
        <w:rPr>
          <w:lang w:val="en-GB"/>
        </w:rPr>
      </w:pPr>
      <w:bookmarkStart w:id="3493" w:name="_Toc200492275"/>
      <w:r w:rsidRPr="0056208B">
        <w:rPr>
          <w:lang w:val="en-GB"/>
        </w:rPr>
        <w:t>In the offer, the Applicant shall:</w:t>
      </w:r>
    </w:p>
    <w:p w14:paraId="4BBC462D" w14:textId="77777777" w:rsidR="00103953" w:rsidRPr="0056208B" w:rsidRDefault="00103953">
      <w:pPr>
        <w:pStyle w:val="SysReq3"/>
        <w:numPr>
          <w:ilvl w:val="0"/>
          <w:numId w:val="56"/>
        </w:numPr>
        <w:rPr>
          <w:lang w:val="en-GB"/>
        </w:rPr>
      </w:pPr>
      <w:r w:rsidRPr="0056208B">
        <w:rPr>
          <w:lang w:val="en-GB"/>
        </w:rPr>
        <w:t>Declare the programming languages to be used per functional block.</w:t>
      </w:r>
    </w:p>
    <w:p w14:paraId="10DD1660" w14:textId="77777777" w:rsidR="00103953" w:rsidRPr="0056208B" w:rsidRDefault="00103953">
      <w:pPr>
        <w:pStyle w:val="SysReq3"/>
        <w:numPr>
          <w:ilvl w:val="0"/>
          <w:numId w:val="56"/>
        </w:numPr>
        <w:rPr>
          <w:lang w:val="en-GB"/>
        </w:rPr>
      </w:pPr>
      <w:r w:rsidRPr="0056208B">
        <w:rPr>
          <w:lang w:val="en-GB"/>
        </w:rPr>
        <w:t>Justify any deviation from ST, including retained IL-based implementations.</w:t>
      </w:r>
    </w:p>
    <w:p w14:paraId="0CB0152E" w14:textId="77777777" w:rsidR="00103953" w:rsidRPr="0056208B" w:rsidRDefault="00103953">
      <w:pPr>
        <w:pStyle w:val="SysReq3"/>
        <w:numPr>
          <w:ilvl w:val="0"/>
          <w:numId w:val="56"/>
        </w:numPr>
        <w:rPr>
          <w:lang w:val="en-GB"/>
        </w:rPr>
      </w:pPr>
      <w:r w:rsidRPr="0056208B">
        <w:rPr>
          <w:lang w:val="en-GB"/>
        </w:rPr>
        <w:t>Demonstrate software structuring practices that favour maintainability, reuse, and modular design.</w:t>
      </w:r>
    </w:p>
    <w:p w14:paraId="5A2930F1" w14:textId="77777777" w:rsidR="00103953" w:rsidRPr="0056208B" w:rsidRDefault="00103953" w:rsidP="000527F7">
      <w:pPr>
        <w:pStyle w:val="SysReq3"/>
        <w:rPr>
          <w:lang w:val="en-GB"/>
        </w:rPr>
      </w:pPr>
      <w:r w:rsidRPr="0056208B">
        <w:rPr>
          <w:lang w:val="en-GB"/>
        </w:rPr>
        <w:t>Proposals will be evaluated with preference given to Applicants demonstrating disciplined use of structured IEC 61131-3 languages and long-term maintainability strategies.</w:t>
      </w:r>
    </w:p>
    <w:p w14:paraId="79478655" w14:textId="77777777" w:rsidR="00006433" w:rsidRPr="0056208B" w:rsidRDefault="00006433" w:rsidP="00575005">
      <w:pPr>
        <w:pStyle w:val="RequirementList"/>
      </w:pPr>
      <w:r w:rsidRPr="0056208B">
        <w:t>When the Software Component includes human readable information (for example, but not limited to: HMI, logging, source code), it shall be in English.</w:t>
      </w:r>
      <w:bookmarkEnd w:id="3493"/>
    </w:p>
    <w:p w14:paraId="47F96397" w14:textId="4B5C9823" w:rsidR="00006433" w:rsidRPr="0056208B" w:rsidRDefault="00006433" w:rsidP="00575005">
      <w:pPr>
        <w:pStyle w:val="RequirementList"/>
      </w:pPr>
      <w:bookmarkStart w:id="3494" w:name="_Toc200492276"/>
      <w:r w:rsidRPr="0056208B">
        <w:t xml:space="preserve">The </w:t>
      </w:r>
      <w:r w:rsidR="00CB1438" w:rsidRPr="0056208B">
        <w:t>Contractor</w:t>
      </w:r>
      <w:r w:rsidRPr="0056208B">
        <w:t xml:space="preserve"> shall develop a functional analysis and a detailed description of all control scenarios </w:t>
      </w:r>
      <w:r w:rsidR="001F4761" w:rsidRPr="0056208B">
        <w:t>including</w:t>
      </w:r>
      <w:r w:rsidRPr="0056208B">
        <w:t xml:space="preserve"> interfaces</w:t>
      </w:r>
      <w:r w:rsidR="00352FF0" w:rsidRPr="0056208B">
        <w:t xml:space="preserve">.  </w:t>
      </w:r>
      <w:r w:rsidRPr="0056208B">
        <w:t>The detailed description shall also include program sequence plan (functions and procedures used in the program).</w:t>
      </w:r>
      <w:bookmarkEnd w:id="3494"/>
    </w:p>
    <w:p w14:paraId="1F1CE2F6" w14:textId="77777777" w:rsidR="00766517" w:rsidRPr="0056208B" w:rsidRDefault="008401B8" w:rsidP="000527F7">
      <w:pPr>
        <w:pStyle w:val="SysReq3"/>
        <w:rPr>
          <w:lang w:val="en-GB"/>
        </w:rPr>
      </w:pPr>
      <w:r w:rsidRPr="0056208B">
        <w:rPr>
          <w:lang w:val="en-GB"/>
        </w:rPr>
        <w:t xml:space="preserve">In the </w:t>
      </w:r>
      <w:r w:rsidR="004244F7" w:rsidRPr="0056208B">
        <w:rPr>
          <w:lang w:val="en-GB"/>
        </w:rPr>
        <w:t>offer</w:t>
      </w:r>
      <w:r w:rsidRPr="0056208B">
        <w:rPr>
          <w:lang w:val="en-GB"/>
        </w:rPr>
        <w:t>, the applicant shall</w:t>
      </w:r>
      <w:r w:rsidR="00684383" w:rsidRPr="0056208B">
        <w:rPr>
          <w:lang w:val="en-GB"/>
        </w:rPr>
        <w:t xml:space="preserve"> provide a detailed preliminary functional analysis and indicative control sequence plan, representative of the anticipated implementation</w:t>
      </w:r>
      <w:r w:rsidR="00352FF0" w:rsidRPr="0056208B">
        <w:rPr>
          <w:lang w:val="en-GB"/>
        </w:rPr>
        <w:t xml:space="preserve">.  </w:t>
      </w:r>
      <w:r w:rsidR="00684383" w:rsidRPr="0056208B">
        <w:rPr>
          <w:lang w:val="en-GB"/>
        </w:rPr>
        <w:t>This shall include key functions, procedural steps, and interface interactions necessary to support evaluation of scope, architecture complexity, and design maturity</w:t>
      </w:r>
      <w:r w:rsidR="00352FF0" w:rsidRPr="0056208B">
        <w:rPr>
          <w:lang w:val="en-GB"/>
        </w:rPr>
        <w:t xml:space="preserve">.  </w:t>
      </w:r>
    </w:p>
    <w:p w14:paraId="22446212" w14:textId="1CEBDA28" w:rsidR="004244F7" w:rsidRPr="0056208B" w:rsidRDefault="00684383">
      <w:pPr>
        <w:pStyle w:val="SysReq3"/>
        <w:numPr>
          <w:ilvl w:val="0"/>
          <w:numId w:val="58"/>
        </w:numPr>
        <w:rPr>
          <w:lang w:val="en-GB"/>
        </w:rPr>
      </w:pPr>
      <w:r w:rsidRPr="0056208B">
        <w:rPr>
          <w:lang w:val="en-GB"/>
        </w:rPr>
        <w:t>The submission shall reflect a fixed-price offer and anticipated development consistent with the proposed control strategy.</w:t>
      </w:r>
      <w:r w:rsidR="004244F7" w:rsidRPr="0056208B">
        <w:rPr>
          <w:lang w:val="en-GB"/>
        </w:rPr>
        <w:t xml:space="preserve"> </w:t>
      </w:r>
      <w:bookmarkStart w:id="3495" w:name="_Toc200492278"/>
    </w:p>
    <w:p w14:paraId="456E634F" w14:textId="6C916E61" w:rsidR="00684383" w:rsidRPr="0056208B" w:rsidRDefault="00684383">
      <w:pPr>
        <w:pStyle w:val="SysReq3"/>
        <w:numPr>
          <w:ilvl w:val="0"/>
          <w:numId w:val="57"/>
        </w:numPr>
        <w:rPr>
          <w:lang w:val="en-GB"/>
        </w:rPr>
      </w:pPr>
      <w:r w:rsidRPr="0056208B">
        <w:rPr>
          <w:lang w:val="en-GB"/>
        </w:rPr>
        <w:t>For each software module, functional block, component, or data block, the Contractor shall provide a detailed description of the logical conditions and input states that govern the activation, value assignment, or change of each output parameter.</w:t>
      </w:r>
    </w:p>
    <w:p w14:paraId="36E4A42B" w14:textId="77777777" w:rsidR="00E37FB3" w:rsidRPr="0056208B" w:rsidRDefault="00E37FB3" w:rsidP="00575005">
      <w:pPr>
        <w:pStyle w:val="RequirementList"/>
      </w:pPr>
      <w:r w:rsidRPr="0056208B">
        <w:t xml:space="preserve">Versioning info through MCS interface: </w:t>
      </w:r>
      <w:r w:rsidR="00E9079D" w:rsidRPr="0056208B">
        <w:t xml:space="preserve">Each Software Component and Hardware Node </w:t>
      </w:r>
      <w:r w:rsidR="004B11C1" w:rsidRPr="0056208B">
        <w:t>shall</w:t>
      </w:r>
      <w:r w:rsidR="00E9079D" w:rsidRPr="0056208B">
        <w:t xml:space="preserve"> include a unique version identifier that uniquely represents the build date and Git commit hash, automatically generated during the build process to ensure traceability; this identifier</w:t>
      </w:r>
      <w:r w:rsidR="00684383" w:rsidRPr="0056208B">
        <w:t xml:space="preserve"> shall</w:t>
      </w:r>
      <w:r w:rsidR="00E9079D" w:rsidRPr="0056208B">
        <w:t xml:space="preserve"> be retrievable in a consistent and read-only manner through the MCS co</w:t>
      </w:r>
      <w:r w:rsidR="004B11C1" w:rsidRPr="0056208B">
        <w:t>ntrol and monitoring interface.</w:t>
      </w:r>
      <w:bookmarkEnd w:id="3495"/>
    </w:p>
    <w:p w14:paraId="0EA25D26" w14:textId="77777777" w:rsidR="00006433" w:rsidRPr="0056208B" w:rsidRDefault="00E50F40" w:rsidP="00CA7817">
      <w:pPr>
        <w:pStyle w:val="Heading5numbered"/>
        <w:numPr>
          <w:ilvl w:val="0"/>
          <w:numId w:val="0"/>
        </w:numPr>
        <w:rPr>
          <w:rStyle w:val="Strong"/>
          <w:i w:val="0"/>
          <w:iCs/>
          <w:lang w:val="en-GB"/>
        </w:rPr>
      </w:pPr>
      <w:bookmarkStart w:id="3496" w:name="_Toc200492279"/>
      <w:bookmarkStart w:id="3497" w:name="_Toc202536186"/>
      <w:bookmarkStart w:id="3498" w:name="_Hlk192069750"/>
      <w:r w:rsidRPr="0056208B">
        <w:rPr>
          <w:rStyle w:val="Strong"/>
          <w:i w:val="0"/>
          <w:iCs/>
          <w:lang w:val="en-GB"/>
        </w:rPr>
        <w:lastRenderedPageBreak/>
        <w:t>Software Change Management</w:t>
      </w:r>
      <w:bookmarkEnd w:id="3496"/>
      <w:bookmarkEnd w:id="3497"/>
    </w:p>
    <w:p w14:paraId="05DC382D" w14:textId="77777777" w:rsidR="000C1FE0" w:rsidRPr="0056208B" w:rsidRDefault="000C1FE0" w:rsidP="00B5535E">
      <w:pPr>
        <w:rPr>
          <w:lang w:eastAsia="fr-FR"/>
        </w:rPr>
      </w:pPr>
      <w:r w:rsidRPr="0056208B">
        <w:rPr>
          <w:lang w:eastAsia="fr-FR"/>
        </w:rPr>
        <w:t>Prior to deployment in the production environment, software updates shall be rigorously tested in a staging environment</w:t>
      </w:r>
      <w:r w:rsidR="0007473A" w:rsidRPr="0056208B">
        <w:rPr>
          <w:lang w:eastAsia="fr-FR"/>
        </w:rPr>
        <w:t xml:space="preserve">.  </w:t>
      </w:r>
      <w:r w:rsidRPr="0056208B">
        <w:rPr>
          <w:lang w:eastAsia="fr-FR"/>
        </w:rPr>
        <w:t xml:space="preserve">This minimizes risks of integration issues with MCS, MIT, MIS, or any interfacing systems and downtime of the </w:t>
      </w:r>
      <w:r w:rsidR="00947F24" w:rsidRPr="0056208B">
        <w:rPr>
          <w:lang w:eastAsia="fr-FR"/>
        </w:rPr>
        <w:t>QPLANT</w:t>
      </w:r>
      <w:r w:rsidRPr="0056208B">
        <w:rPr>
          <w:lang w:eastAsia="fr-FR"/>
        </w:rPr>
        <w:t>.</w:t>
      </w:r>
    </w:p>
    <w:p w14:paraId="6C63C0C1" w14:textId="77777777" w:rsidR="000C1FE0" w:rsidRPr="0056208B" w:rsidRDefault="000C1FE0" w:rsidP="00B5535E"/>
    <w:bookmarkEnd w:id="3498"/>
    <w:p w14:paraId="49E6A4F9" w14:textId="77777777" w:rsidR="00E50F40" w:rsidRPr="0056208B" w:rsidRDefault="00E50F40" w:rsidP="00B5535E">
      <w:pPr>
        <w:keepNext/>
      </w:pPr>
    </w:p>
    <w:p w14:paraId="3053BDD9" w14:textId="77777777" w:rsidR="00ED7BC3" w:rsidRPr="0056208B" w:rsidRDefault="00E50F40" w:rsidP="005C41E1">
      <w:pPr>
        <w:keepNext/>
        <w:ind w:left="2127"/>
      </w:pPr>
      <w:r w:rsidRPr="0056208B">
        <w:rPr>
          <w:noProof/>
          <w:sz w:val="22"/>
          <w:szCs w:val="24"/>
        </w:rPr>
        <w:drawing>
          <wp:inline distT="0" distB="0" distL="0" distR="0" wp14:anchorId="6AA6276D" wp14:editId="7FB3D954">
            <wp:extent cx="3553460" cy="3104865"/>
            <wp:effectExtent l="0" t="0" r="8890" b="635"/>
            <wp:docPr id="1063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28">
                      <a:extLst>
                        <a:ext uri="{28A0092B-C50C-407E-A947-70E740481C1C}">
                          <a14:useLocalDpi xmlns:a14="http://schemas.microsoft.com/office/drawing/2010/main" val="0"/>
                        </a:ext>
                      </a:extLst>
                    </a:blip>
                    <a:srcRect b="13306"/>
                    <a:stretch/>
                  </pic:blipFill>
                  <pic:spPr bwMode="auto">
                    <a:xfrm>
                      <a:off x="0" y="0"/>
                      <a:ext cx="3553460" cy="3104865"/>
                    </a:xfrm>
                    <a:prstGeom prst="rect">
                      <a:avLst/>
                    </a:prstGeom>
                    <a:noFill/>
                    <a:ln>
                      <a:noFill/>
                    </a:ln>
                    <a:extLst>
                      <a:ext uri="{53640926-AAD7-44D8-BBD7-CCE9431645EC}">
                        <a14:shadowObscured xmlns:a14="http://schemas.microsoft.com/office/drawing/2010/main"/>
                      </a:ext>
                    </a:extLst>
                  </pic:spPr>
                </pic:pic>
              </a:graphicData>
            </a:graphic>
          </wp:inline>
        </w:drawing>
      </w:r>
    </w:p>
    <w:p w14:paraId="17A6FC0F" w14:textId="3947C0E5" w:rsidR="00E50F40" w:rsidRPr="0056208B" w:rsidRDefault="00ED7BC3" w:rsidP="005C41E1">
      <w:pPr>
        <w:pStyle w:val="Caption"/>
        <w:ind w:left="2127"/>
        <w:jc w:val="left"/>
      </w:pPr>
      <w:bookmarkStart w:id="3499" w:name="_Toc201752430"/>
      <w:bookmarkStart w:id="3500" w:name="_Toc209526850"/>
      <w:r w:rsidRPr="0056208B">
        <w:t xml:space="preserve">Figure </w:t>
      </w:r>
      <w:r w:rsidR="00B619DE" w:rsidRPr="0056208B">
        <w:fldChar w:fldCharType="begin"/>
      </w:r>
      <w:r w:rsidR="00B619DE" w:rsidRPr="0056208B">
        <w:instrText xml:space="preserve"> SEQ Figure \* ARABIC </w:instrText>
      </w:r>
      <w:r w:rsidR="00B619DE" w:rsidRPr="0056208B">
        <w:fldChar w:fldCharType="separate"/>
      </w:r>
      <w:r w:rsidR="00D62D30">
        <w:rPr>
          <w:noProof/>
        </w:rPr>
        <w:t>8</w:t>
      </w:r>
      <w:r w:rsidR="00B619DE" w:rsidRPr="0056208B">
        <w:fldChar w:fldCharType="end"/>
      </w:r>
      <w:r w:rsidRPr="0056208B">
        <w:t xml:space="preserve"> Software Change Management</w:t>
      </w:r>
      <w:bookmarkEnd w:id="3499"/>
      <w:bookmarkEnd w:id="3500"/>
    </w:p>
    <w:p w14:paraId="7C209733" w14:textId="0ED14BEB" w:rsidR="00E50F40" w:rsidRPr="0056208B" w:rsidRDefault="00E50F40" w:rsidP="00575005">
      <w:pPr>
        <w:pStyle w:val="RequirementList"/>
      </w:pPr>
      <w:bookmarkStart w:id="3501" w:name="_Toc200492280"/>
      <w:r w:rsidRPr="0056208B">
        <w:t xml:space="preserve">The supplier </w:t>
      </w:r>
      <w:r w:rsidR="000C1FE0" w:rsidRPr="0056208B">
        <w:t>s</w:t>
      </w:r>
      <w:r w:rsidR="00684383" w:rsidRPr="0056208B">
        <w:t>hall</w:t>
      </w:r>
      <w:r w:rsidR="000C1FE0" w:rsidRPr="0056208B">
        <w:t xml:space="preserve"> use</w:t>
      </w:r>
      <w:r w:rsidRPr="0056208B">
        <w:t xml:space="preserve"> a dedicated test environment that replicates the production system's configuration, functionality, and critical interfaces</w:t>
      </w:r>
      <w:r w:rsidR="000C1FE0" w:rsidRPr="0056208B">
        <w:t xml:space="preserve"> for </w:t>
      </w:r>
      <w:r w:rsidR="00874987" w:rsidRPr="0056208B">
        <w:t>software changes</w:t>
      </w:r>
      <w:r w:rsidR="00E50CBD" w:rsidRPr="0056208B">
        <w:t xml:space="preserve">.  </w:t>
      </w:r>
      <w:r w:rsidRPr="0056208B">
        <w:t>This environment may be virtual, physical or a combination.</w:t>
      </w:r>
      <w:bookmarkEnd w:id="3501"/>
    </w:p>
    <w:p w14:paraId="095571DF" w14:textId="43C18705" w:rsidR="00E50F40" w:rsidRPr="0056208B" w:rsidRDefault="00E50F40" w:rsidP="00575005">
      <w:pPr>
        <w:pStyle w:val="RequirementList"/>
      </w:pPr>
      <w:bookmarkStart w:id="3502" w:name="_Toc200492281"/>
      <w:r w:rsidRPr="0056208B">
        <w:t xml:space="preserve">The test environment </w:t>
      </w:r>
      <w:r w:rsidR="000C1FE0" w:rsidRPr="0056208B">
        <w:t xml:space="preserve">shall </w:t>
      </w:r>
      <w:r w:rsidRPr="0056208B">
        <w:t>mirror the production system to a level that allows reliable validation of all changes under simulated real-world conditions, including performance, response time and stress scenarios.</w:t>
      </w:r>
      <w:bookmarkEnd w:id="3502"/>
    </w:p>
    <w:p w14:paraId="2DFE32AF" w14:textId="7324F968" w:rsidR="00E50F40" w:rsidRPr="0056208B" w:rsidRDefault="00E50F40" w:rsidP="00575005">
      <w:pPr>
        <w:pStyle w:val="RequirementList"/>
      </w:pPr>
      <w:bookmarkStart w:id="3503" w:name="_Toc200492282"/>
      <w:r w:rsidRPr="0056208B">
        <w:t xml:space="preserve">All changes </w:t>
      </w:r>
      <w:r w:rsidR="000C1FE0" w:rsidRPr="0056208B">
        <w:t xml:space="preserve">shall </w:t>
      </w:r>
      <w:r w:rsidRPr="0056208B">
        <w:t xml:space="preserve">undergo rigorous functional, integration, and regression testing in the </w:t>
      </w:r>
      <w:r w:rsidR="00874987" w:rsidRPr="0056208B">
        <w:t xml:space="preserve">staging </w:t>
      </w:r>
      <w:r w:rsidRPr="0056208B">
        <w:t>environment before deployment to the production system.</w:t>
      </w:r>
      <w:bookmarkEnd w:id="3503"/>
    </w:p>
    <w:p w14:paraId="0BEB1FAC" w14:textId="28823F41" w:rsidR="00E50F40" w:rsidRPr="0056208B" w:rsidRDefault="00E50F40" w:rsidP="00575005">
      <w:pPr>
        <w:pStyle w:val="RequirementList"/>
      </w:pPr>
      <w:bookmarkStart w:id="3504" w:name="_Toc200492283"/>
      <w:r w:rsidRPr="0056208B">
        <w:t xml:space="preserve">No changes </w:t>
      </w:r>
      <w:r w:rsidR="00874987" w:rsidRPr="0056208B">
        <w:t xml:space="preserve">shall </w:t>
      </w:r>
      <w:r w:rsidRPr="0056208B">
        <w:t>be implemented on the production system without prior approval based on documented test results and validation in the test environment.</w:t>
      </w:r>
      <w:bookmarkEnd w:id="3504"/>
    </w:p>
    <w:p w14:paraId="562AB085" w14:textId="0292B587" w:rsidR="00E50F40" w:rsidRPr="0056208B" w:rsidRDefault="00E50F40" w:rsidP="00575005">
      <w:pPr>
        <w:pStyle w:val="RequirementList"/>
      </w:pPr>
      <w:bookmarkStart w:id="3505" w:name="_Toc200492284"/>
      <w:r w:rsidRPr="0056208B">
        <w:t xml:space="preserve">The supplier </w:t>
      </w:r>
      <w:r w:rsidR="00874987" w:rsidRPr="0056208B">
        <w:t xml:space="preserve">shall </w:t>
      </w:r>
      <w:r w:rsidRPr="0056208B">
        <w:t>provide a pre-tested rollback plan to ensure the system can be restored promptly to its previous state in case of issues.</w:t>
      </w:r>
      <w:bookmarkEnd w:id="3505"/>
    </w:p>
    <w:p w14:paraId="3EC2D082" w14:textId="3AD2A222" w:rsidR="00E50F40" w:rsidRPr="0056208B" w:rsidRDefault="00E50F40" w:rsidP="00575005">
      <w:pPr>
        <w:pStyle w:val="RequirementList"/>
      </w:pPr>
      <w:bookmarkStart w:id="3506" w:name="_Toc200492285"/>
      <w:r w:rsidRPr="0056208B">
        <w:t xml:space="preserve">All changes </w:t>
      </w:r>
      <w:r w:rsidR="00874987" w:rsidRPr="0056208B">
        <w:t xml:space="preserve">shall </w:t>
      </w:r>
      <w:r w:rsidRPr="0056208B">
        <w:t>be tracked in a version control system with an audit trail, providing clear documentation of modifications and approvals.</w:t>
      </w:r>
      <w:bookmarkEnd w:id="3506"/>
    </w:p>
    <w:p w14:paraId="52C5DE2C" w14:textId="7B84D2ED" w:rsidR="00E50F40" w:rsidRPr="0056208B" w:rsidRDefault="00E50F40" w:rsidP="00575005">
      <w:pPr>
        <w:pStyle w:val="RequirementList"/>
      </w:pPr>
      <w:bookmarkStart w:id="3507" w:name="_Toc200492286"/>
      <w:r w:rsidRPr="0056208B">
        <w:t xml:space="preserve">Changes </w:t>
      </w:r>
      <w:r w:rsidR="00874987" w:rsidRPr="0056208B">
        <w:t xml:space="preserve">shall </w:t>
      </w:r>
      <w:r w:rsidRPr="0056208B">
        <w:t>be designed and tested to ensure minimal impact on system availability during deployment, including options for hot-swapping or scheduled maintenance windows.</w:t>
      </w:r>
      <w:bookmarkEnd w:id="3507"/>
    </w:p>
    <w:p w14:paraId="0BE91AC0" w14:textId="3E4AD623" w:rsidR="00E50F40" w:rsidRPr="0056208B" w:rsidRDefault="00E50F40" w:rsidP="00575005">
      <w:pPr>
        <w:pStyle w:val="RequirementList"/>
      </w:pPr>
      <w:bookmarkStart w:id="3508" w:name="_Toc200492287"/>
      <w:r w:rsidRPr="0056208B">
        <w:t xml:space="preserve">The supplier </w:t>
      </w:r>
      <w:r w:rsidR="00874987" w:rsidRPr="0056208B">
        <w:t xml:space="preserve">shall </w:t>
      </w:r>
      <w:r w:rsidRPr="0056208B">
        <w:t xml:space="preserve">guarantee that all testing activities in the </w:t>
      </w:r>
      <w:r w:rsidR="00874987" w:rsidRPr="0056208B">
        <w:t xml:space="preserve">staging </w:t>
      </w:r>
      <w:r w:rsidRPr="0056208B">
        <w:t>environment remain completely isolated from production operations to prevent any unintended disruptions.</w:t>
      </w:r>
      <w:bookmarkEnd w:id="3508"/>
    </w:p>
    <w:p w14:paraId="08B3E649" w14:textId="4335CF12" w:rsidR="00E50F40" w:rsidRPr="0056208B" w:rsidRDefault="00E50F40" w:rsidP="00575005">
      <w:pPr>
        <w:pStyle w:val="RequirementList"/>
      </w:pPr>
      <w:bookmarkStart w:id="3509" w:name="_Toc200492288"/>
      <w:r w:rsidRPr="0056208B">
        <w:t xml:space="preserve">All regulatory requirements applicable to the delivery of the plant </w:t>
      </w:r>
      <w:r w:rsidR="00874987" w:rsidRPr="0056208B">
        <w:t xml:space="preserve">shall </w:t>
      </w:r>
      <w:r w:rsidRPr="0056208B">
        <w:t>also be adhered to for any changes made after delivery, ensuring compliance with safety, environmental, and industry standards.</w:t>
      </w:r>
      <w:bookmarkEnd w:id="3509"/>
    </w:p>
    <w:p w14:paraId="78962A46" w14:textId="7AD77487" w:rsidR="00E50F40" w:rsidRPr="0056208B" w:rsidRDefault="00E50F40" w:rsidP="00575005">
      <w:pPr>
        <w:pStyle w:val="RequirementList"/>
      </w:pPr>
      <w:bookmarkStart w:id="3510" w:name="_Toc200492289"/>
      <w:r w:rsidRPr="0056208B">
        <w:t xml:space="preserve">The contracting authority reserves the right to audit the testing process, </w:t>
      </w:r>
      <w:r w:rsidR="00834483" w:rsidRPr="0056208B">
        <w:t xml:space="preserve">staging </w:t>
      </w:r>
      <w:r w:rsidRPr="0056208B">
        <w:t>environment, and changes at any time to ensure adherence to requirements.</w:t>
      </w:r>
      <w:bookmarkEnd w:id="3510"/>
    </w:p>
    <w:p w14:paraId="33E0C2A1" w14:textId="6271A7FA" w:rsidR="00E50F40" w:rsidRPr="0056208B" w:rsidRDefault="00E50F40" w:rsidP="00575005">
      <w:pPr>
        <w:pStyle w:val="RequirementList"/>
      </w:pPr>
      <w:bookmarkStart w:id="3511" w:name="_Toc200492290"/>
      <w:r w:rsidRPr="0056208B">
        <w:t xml:space="preserve">The supplier </w:t>
      </w:r>
      <w:r w:rsidR="00834483" w:rsidRPr="0056208B">
        <w:t xml:space="preserve">shall </w:t>
      </w:r>
      <w:r w:rsidRPr="0056208B">
        <w:t>collaborate with stakeholders to evaluate and improve the testing and change management process based on operational feedback and lessons learned.</w:t>
      </w:r>
      <w:bookmarkEnd w:id="3511"/>
    </w:p>
    <w:p w14:paraId="5097766D" w14:textId="08EF186B" w:rsidR="00AF7261" w:rsidRPr="0056208B" w:rsidRDefault="00AF7261" w:rsidP="00575005">
      <w:pPr>
        <w:pStyle w:val="RequirementList"/>
      </w:pPr>
      <w:bookmarkStart w:id="3512" w:name="_Toc200492291"/>
      <w:r w:rsidRPr="0056208B">
        <w:lastRenderedPageBreak/>
        <w:t xml:space="preserve">The Change management should be in place after </w:t>
      </w:r>
      <w:r w:rsidRPr="0056208B">
        <w:fldChar w:fldCharType="begin"/>
      </w:r>
      <w:r w:rsidRPr="0056208B">
        <w:instrText xml:space="preserve"> REF _Ref195080116 \h </w:instrText>
      </w:r>
      <w:r w:rsidR="00FB79A6" w:rsidRPr="0056208B">
        <w:instrText xml:space="preserve"> \* MERGEFORMAT </w:instrText>
      </w:r>
      <w:r w:rsidRPr="0056208B">
        <w:fldChar w:fldCharType="separate"/>
      </w:r>
      <w:r w:rsidR="00D62D30" w:rsidRPr="0056208B">
        <w:t>Factory Acceptance Test</w:t>
      </w:r>
      <w:r w:rsidRPr="0056208B">
        <w:fldChar w:fldCharType="end"/>
      </w:r>
      <w:r w:rsidRPr="0056208B">
        <w:t xml:space="preserve"> and used for changes needed to integrate the consumers.</w:t>
      </w:r>
      <w:bookmarkEnd w:id="3512"/>
    </w:p>
    <w:p w14:paraId="5DA70891" w14:textId="77777777" w:rsidR="00E50F40" w:rsidRPr="0056208B" w:rsidRDefault="00E50F40" w:rsidP="00CA7817">
      <w:pPr>
        <w:pStyle w:val="Heading5numbered"/>
        <w:numPr>
          <w:ilvl w:val="0"/>
          <w:numId w:val="0"/>
        </w:numPr>
        <w:rPr>
          <w:rStyle w:val="Strong"/>
          <w:i w:val="0"/>
          <w:iCs/>
          <w:lang w:val="en-GB"/>
        </w:rPr>
      </w:pPr>
      <w:bookmarkStart w:id="3513" w:name="_Toc200492292"/>
      <w:bookmarkStart w:id="3514" w:name="_Toc202536187"/>
      <w:r w:rsidRPr="0056208B">
        <w:rPr>
          <w:rStyle w:val="Strong"/>
          <w:i w:val="0"/>
          <w:iCs/>
          <w:lang w:val="en-GB"/>
        </w:rPr>
        <w:t>Human Machine Interface (HMI)</w:t>
      </w:r>
      <w:bookmarkEnd w:id="3513"/>
      <w:bookmarkEnd w:id="3514"/>
    </w:p>
    <w:p w14:paraId="6C007BC3" w14:textId="3379AF45" w:rsidR="00E50F40" w:rsidRPr="0056208B" w:rsidRDefault="00E50F40" w:rsidP="00575005">
      <w:pPr>
        <w:pStyle w:val="RequirementList"/>
      </w:pPr>
      <w:bookmarkStart w:id="3515" w:name="_Toc200492293"/>
      <w:r w:rsidRPr="0056208B">
        <w:t xml:space="preserve">The </w:t>
      </w:r>
      <w:r w:rsidR="00CB1438" w:rsidRPr="0056208B">
        <w:t>Contractor</w:t>
      </w:r>
      <w:r w:rsidRPr="0056208B">
        <w:t xml:space="preserve"> shall </w:t>
      </w:r>
      <w:r w:rsidR="00903E41" w:rsidRPr="0056208B">
        <w:t>deliver local operator stations</w:t>
      </w:r>
      <w:r w:rsidRPr="0056208B">
        <w:t xml:space="preserve"> to provide local data collection and reporting for the </w:t>
      </w:r>
      <w:r w:rsidR="00947F24" w:rsidRPr="0056208B">
        <w:t>QPLANT</w:t>
      </w:r>
      <w:r w:rsidRPr="0056208B">
        <w:t xml:space="preserve"> system to support maintenance activities</w:t>
      </w:r>
      <w:r w:rsidR="00E50CBD" w:rsidRPr="0056208B">
        <w:t xml:space="preserve">.  </w:t>
      </w:r>
      <w:r w:rsidRPr="0056208B">
        <w:t xml:space="preserve">As a minimum one is expected in the </w:t>
      </w:r>
      <w:r w:rsidR="00511E30" w:rsidRPr="0056208B">
        <w:t>Compressor Room</w:t>
      </w:r>
      <w:r w:rsidRPr="0056208B">
        <w:t xml:space="preserve"> and one in </w:t>
      </w:r>
      <w:r w:rsidR="00511E30" w:rsidRPr="0056208B">
        <w:t>the Cold Box Room</w:t>
      </w:r>
      <w:r w:rsidRPr="0056208B">
        <w:t>.</w:t>
      </w:r>
      <w:bookmarkEnd w:id="3515"/>
    </w:p>
    <w:p w14:paraId="6998E6EA" w14:textId="48A638F1" w:rsidR="00E50F40" w:rsidRPr="0056208B" w:rsidRDefault="00E50F40" w:rsidP="00575005">
      <w:pPr>
        <w:pStyle w:val="RequirementList"/>
      </w:pPr>
      <w:bookmarkStart w:id="3516" w:name="_Toc200492294"/>
      <w:r w:rsidRPr="0056208B">
        <w:t xml:space="preserve">The </w:t>
      </w:r>
      <w:r w:rsidR="00CB1438" w:rsidRPr="0056208B">
        <w:t>Contractor</w:t>
      </w:r>
      <w:r w:rsidRPr="0056208B">
        <w:t xml:space="preserve"> shall not </w:t>
      </w:r>
      <w:r w:rsidR="006362BE" w:rsidRPr="0056208B">
        <w:t xml:space="preserve">deliver or implement an enterprise level </w:t>
      </w:r>
      <w:r w:rsidR="00947F24" w:rsidRPr="0056208B">
        <w:t>QPLANT</w:t>
      </w:r>
      <w:r w:rsidRPr="0056208B">
        <w:t xml:space="preserve"> SCADA system (multi-user or multi-server architecture) as part of the scope.</w:t>
      </w:r>
      <w:bookmarkEnd w:id="3516"/>
    </w:p>
    <w:p w14:paraId="29DFA19C" w14:textId="4D913CA9" w:rsidR="006362BE" w:rsidRPr="0056208B" w:rsidRDefault="006362BE" w:rsidP="00575005">
      <w:pPr>
        <w:pStyle w:val="RequirementList"/>
      </w:pPr>
      <w:bookmarkStart w:id="3517" w:name="_Toc200492295"/>
      <w:r w:rsidRPr="0056208B">
        <w:t xml:space="preserve">The Contractor shall deliver and implement a temporary </w:t>
      </w:r>
      <w:r w:rsidR="00947F24" w:rsidRPr="0056208B">
        <w:t>QPLANT</w:t>
      </w:r>
      <w:r w:rsidRPr="0056208B">
        <w:t xml:space="preserve"> SCADA system exclusively </w:t>
      </w:r>
      <w:r w:rsidR="002E7D43" w:rsidRPr="0056208B">
        <w:t xml:space="preserve">for use </w:t>
      </w:r>
      <w:r w:rsidRPr="0056208B">
        <w:t>during the standalone commissioning phase</w:t>
      </w:r>
      <w:r w:rsidR="00E50CBD" w:rsidRPr="0056208B">
        <w:t xml:space="preserve">.  </w:t>
      </w:r>
      <w:r w:rsidRPr="0056208B">
        <w:t>This solution is intended solely to support initial testing, commissioning, and operator training, and should be decommissioned and replaced by the MCS solution once integration is realized</w:t>
      </w:r>
      <w:r w:rsidR="00E50CBD" w:rsidRPr="0056208B">
        <w:t xml:space="preserve">.  </w:t>
      </w:r>
      <w:r w:rsidR="001203A0" w:rsidRPr="0056208B">
        <w:t>This temporary system shall also be used as reference design for the development of the MCS Navigator therefor sufficient documentation is required.</w:t>
      </w:r>
      <w:bookmarkEnd w:id="3517"/>
    </w:p>
    <w:p w14:paraId="0347A828" w14:textId="18CE8235" w:rsidR="00E50F40" w:rsidRPr="0056208B" w:rsidRDefault="00E50F40" w:rsidP="00575005">
      <w:pPr>
        <w:pStyle w:val="RequirementList"/>
      </w:pPr>
      <w:bookmarkStart w:id="3518" w:name="_Toc200492296"/>
      <w:r w:rsidRPr="0056208B">
        <w:t xml:space="preserve">The </w:t>
      </w:r>
      <w:r w:rsidR="00CB1438" w:rsidRPr="0056208B">
        <w:t>Contractor</w:t>
      </w:r>
      <w:r w:rsidRPr="0056208B">
        <w:t xml:space="preserve"> shall provide support for integration of the </w:t>
      </w:r>
      <w:r w:rsidR="00D97476" w:rsidRPr="0056208B">
        <w:t>QPLANT:CIS</w:t>
      </w:r>
      <w:r w:rsidRPr="0056208B">
        <w:t xml:space="preserve"> with the </w:t>
      </w:r>
      <w:r w:rsidR="001203A0" w:rsidRPr="0056208B">
        <w:t>MCS Navigator</w:t>
      </w:r>
      <w:r w:rsidR="00E50CBD" w:rsidRPr="0056208B">
        <w:t xml:space="preserve">.  </w:t>
      </w:r>
      <w:r w:rsidRPr="0056208B">
        <w:t>This includes, but is not limited to:</w:t>
      </w:r>
      <w:bookmarkEnd w:id="3518"/>
    </w:p>
    <w:p w14:paraId="6F0AA8C5" w14:textId="77777777" w:rsidR="00E50F40" w:rsidRPr="0056208B" w:rsidRDefault="00E50F40" w:rsidP="00575005">
      <w:pPr>
        <w:pStyle w:val="RequirementList"/>
      </w:pPr>
      <w:r w:rsidRPr="0056208B">
        <w:t>Providing support in designing the Operator Screen for the Plant.</w:t>
      </w:r>
    </w:p>
    <w:p w14:paraId="06F98E26" w14:textId="77777777" w:rsidR="00E50F40" w:rsidRPr="0056208B" w:rsidRDefault="00E50F40" w:rsidP="00575005">
      <w:pPr>
        <w:pStyle w:val="RequirementList"/>
      </w:pPr>
      <w:r w:rsidRPr="0056208B">
        <w:t>Supplying necessary communication protocols (e.g., OPC UA, TCP/IP)</w:t>
      </w:r>
    </w:p>
    <w:p w14:paraId="2ECF06AC" w14:textId="77777777" w:rsidR="00E50F40" w:rsidRPr="0056208B" w:rsidRDefault="00E50F40" w:rsidP="00575005">
      <w:pPr>
        <w:pStyle w:val="RequirementList"/>
      </w:pPr>
      <w:r w:rsidRPr="0056208B">
        <w:t>Coordinating with the project SCADA team to ensure data consistency (e.g., tags, alarms)</w:t>
      </w:r>
    </w:p>
    <w:p w14:paraId="573FB72B" w14:textId="77777777" w:rsidR="007F284D" w:rsidRPr="0056208B" w:rsidRDefault="00E50F40" w:rsidP="00575005">
      <w:pPr>
        <w:pStyle w:val="RequirementList"/>
      </w:pPr>
      <w:r w:rsidRPr="0056208B">
        <w:t>Sharing relevant technical documentation and engineering details to enable seamless integration</w:t>
      </w:r>
    </w:p>
    <w:p w14:paraId="4262DFC9" w14:textId="54F36F42" w:rsidR="00E50F40" w:rsidRPr="0056208B" w:rsidRDefault="00E50F40" w:rsidP="00575005">
      <w:pPr>
        <w:pStyle w:val="RequirementList"/>
      </w:pPr>
      <w:bookmarkStart w:id="3519" w:name="_Toc200492297"/>
      <w:r w:rsidRPr="0056208B">
        <w:t xml:space="preserve">The </w:t>
      </w:r>
      <w:r w:rsidR="00CB1438" w:rsidRPr="0056208B">
        <w:t>Contractor</w:t>
      </w:r>
      <w:r w:rsidRPr="0056208B">
        <w:t xml:space="preserve"> shall ensure that the operator stations (whether HMI panels or dedicated Industrial touch PCs) are based on industrial-grade hardware specifically designed for continuous operation in a production environment</w:t>
      </w:r>
      <w:r w:rsidR="00E50CBD" w:rsidRPr="0056208B">
        <w:t xml:space="preserve">.  </w:t>
      </w:r>
      <w:r w:rsidRPr="0056208B">
        <w:t xml:space="preserve">This includes robust construction, compatibility with the </w:t>
      </w:r>
      <w:r w:rsidR="00947F24" w:rsidRPr="0056208B">
        <w:t>QPLANT</w:t>
      </w:r>
      <w:r w:rsidRPr="0056208B">
        <w:t xml:space="preserve">’s environmental conditions (temperature, dust, vibrations, </w:t>
      </w:r>
      <w:r w:rsidR="001B6C41" w:rsidRPr="0056208B">
        <w:t>...</w:t>
      </w:r>
      <w:r w:rsidRPr="0056208B">
        <w:t>), and adherence to relevant industrial standards.</w:t>
      </w:r>
      <w:bookmarkEnd w:id="3519"/>
    </w:p>
    <w:p w14:paraId="663002D3" w14:textId="413A3197" w:rsidR="00E50F40" w:rsidRPr="0056208B" w:rsidRDefault="00E50F40" w:rsidP="00575005">
      <w:pPr>
        <w:pStyle w:val="RequirementList"/>
      </w:pPr>
      <w:bookmarkStart w:id="3520" w:name="_Toc200492298"/>
      <w:r w:rsidRPr="0056208B">
        <w:t>The platform shall be supported with software updates, firmware updates, and security patches for a minimum of 20 years from the date of commissioning</w:t>
      </w:r>
      <w:r w:rsidR="00E50CBD" w:rsidRPr="0056208B">
        <w:t xml:space="preserve">.  </w:t>
      </w:r>
      <w:r w:rsidRPr="0056208B">
        <w:t xml:space="preserve">The </w:t>
      </w:r>
      <w:r w:rsidR="00CB1438" w:rsidRPr="0056208B">
        <w:t>Contractor</w:t>
      </w:r>
      <w:r w:rsidRPr="0056208B">
        <w:t xml:space="preserve"> shall provide documentation or official manufacturer statements guaranteeing availability of updates throughout this period.</w:t>
      </w:r>
      <w:bookmarkEnd w:id="3520"/>
    </w:p>
    <w:p w14:paraId="7AD9C935" w14:textId="023449E3" w:rsidR="00813141" w:rsidRPr="0056208B" w:rsidRDefault="00684383" w:rsidP="000527F7">
      <w:pPr>
        <w:pStyle w:val="SysReq3"/>
        <w:rPr>
          <w:lang w:val="en-GB"/>
        </w:rPr>
      </w:pPr>
      <w:bookmarkStart w:id="3521" w:name="_Toc200492299"/>
      <w:r w:rsidRPr="0056208B">
        <w:rPr>
          <w:lang w:val="en-GB"/>
        </w:rPr>
        <w:t xml:space="preserve">In the offer, the </w:t>
      </w:r>
      <w:r w:rsidR="00230119" w:rsidRPr="0056208B">
        <w:rPr>
          <w:lang w:val="en-GB"/>
        </w:rPr>
        <w:t>Applicant</w:t>
      </w:r>
      <w:r w:rsidRPr="0056208B">
        <w:rPr>
          <w:lang w:val="en-GB"/>
        </w:rPr>
        <w:t xml:space="preserve"> shall explicitly address the obsolescence management strategy for the proposed PLC or control system platform, considering the anticipated forty (40) year operational lifetime of QPLANT</w:t>
      </w:r>
      <w:r w:rsidR="00352FF0" w:rsidRPr="0056208B">
        <w:rPr>
          <w:lang w:val="en-GB"/>
        </w:rPr>
        <w:t xml:space="preserve">.  </w:t>
      </w:r>
      <w:r w:rsidRPr="0056208B">
        <w:rPr>
          <w:lang w:val="en-GB"/>
        </w:rPr>
        <w:t>This shall include:</w:t>
      </w:r>
    </w:p>
    <w:p w14:paraId="790A7080" w14:textId="600195B2" w:rsidR="00813141" w:rsidRPr="0056208B" w:rsidRDefault="00684383">
      <w:pPr>
        <w:pStyle w:val="SysReq3"/>
        <w:numPr>
          <w:ilvl w:val="0"/>
          <w:numId w:val="57"/>
        </w:numPr>
        <w:rPr>
          <w:lang w:val="en-GB"/>
        </w:rPr>
      </w:pPr>
      <w:r w:rsidRPr="0056208B">
        <w:rPr>
          <w:lang w:val="en-GB"/>
        </w:rPr>
        <w:t>Manufacturer support lifecycle documentation</w:t>
      </w:r>
    </w:p>
    <w:p w14:paraId="6758069A" w14:textId="37D8C5B3" w:rsidR="00813141" w:rsidRPr="0056208B" w:rsidRDefault="00684383">
      <w:pPr>
        <w:pStyle w:val="SysReq3"/>
        <w:numPr>
          <w:ilvl w:val="0"/>
          <w:numId w:val="57"/>
        </w:numPr>
        <w:rPr>
          <w:lang w:val="en-GB"/>
        </w:rPr>
      </w:pPr>
      <w:r w:rsidRPr="0056208B">
        <w:rPr>
          <w:lang w:val="en-GB"/>
        </w:rPr>
        <w:t>Spare part availability forecasts and migration plans</w:t>
      </w:r>
    </w:p>
    <w:p w14:paraId="7380ECBE" w14:textId="77777777" w:rsidR="00813141" w:rsidRPr="0056208B" w:rsidRDefault="00684383">
      <w:pPr>
        <w:pStyle w:val="SysReq3"/>
        <w:numPr>
          <w:ilvl w:val="0"/>
          <w:numId w:val="57"/>
        </w:numPr>
        <w:rPr>
          <w:lang w:val="en-GB"/>
        </w:rPr>
      </w:pPr>
      <w:r w:rsidRPr="0056208B">
        <w:rPr>
          <w:lang w:val="en-GB"/>
        </w:rPr>
        <w:t>Platform evolution roadmap (e.g., upgrade compatibility or virtualization strategy)</w:t>
      </w:r>
    </w:p>
    <w:p w14:paraId="73F4DD73" w14:textId="43642234" w:rsidR="00813141" w:rsidRPr="0056208B" w:rsidRDefault="00684383">
      <w:pPr>
        <w:pStyle w:val="SysReq3"/>
        <w:numPr>
          <w:ilvl w:val="0"/>
          <w:numId w:val="57"/>
        </w:numPr>
        <w:rPr>
          <w:lang w:val="en-GB"/>
        </w:rPr>
      </w:pPr>
      <w:r w:rsidRPr="0056208B">
        <w:rPr>
          <w:lang w:val="en-GB"/>
        </w:rPr>
        <w:t>Technical or commercial approach to sustaining software and hardware support beyond the guaranteed 20-year update period (e.g., stockpiling, long-term service contracts, emulation layers).</w:t>
      </w:r>
    </w:p>
    <w:p w14:paraId="7C19EBE2" w14:textId="77777777" w:rsidR="00230119" w:rsidRPr="0056208B" w:rsidRDefault="00230119" w:rsidP="00230119">
      <w:pPr>
        <w:pStyle w:val="AANormal"/>
        <w:rPr>
          <w:lang w:val="en-GB"/>
        </w:rPr>
      </w:pPr>
    </w:p>
    <w:p w14:paraId="5AE94C91" w14:textId="11A08B1A" w:rsidR="006478E1" w:rsidRPr="0056208B" w:rsidRDefault="00E50F40" w:rsidP="00CA7817">
      <w:pPr>
        <w:pStyle w:val="Heading5numbered"/>
        <w:numPr>
          <w:ilvl w:val="0"/>
          <w:numId w:val="0"/>
        </w:numPr>
        <w:rPr>
          <w:lang w:val="en-GB"/>
        </w:rPr>
      </w:pPr>
      <w:r w:rsidRPr="0056208B">
        <w:rPr>
          <w:rStyle w:val="Strong"/>
          <w:i w:val="0"/>
          <w:iCs/>
          <w:lang w:val="en-GB"/>
        </w:rPr>
        <w:t>Migration to Newer Hardware</w:t>
      </w:r>
    </w:p>
    <w:p w14:paraId="432B3071" w14:textId="77777777" w:rsidR="00E50F40" w:rsidRPr="0056208B" w:rsidRDefault="00E50F40" w:rsidP="00575005">
      <w:pPr>
        <w:pStyle w:val="RequirementList"/>
        <w:rPr>
          <w:rStyle w:val="AASemiBoldChar"/>
          <w:rFonts w:ascii="Aptos" w:hAnsi="Aptos"/>
          <w:color w:val="auto"/>
          <w:sz w:val="18"/>
        </w:rPr>
      </w:pPr>
      <w:r w:rsidRPr="0056208B">
        <w:rPr>
          <w:rStyle w:val="AASemiBoldChar"/>
          <w:rFonts w:ascii="Aptos" w:hAnsi="Aptos"/>
          <w:color w:val="auto"/>
          <w:sz w:val="18"/>
          <w:highlight w:val="yellow"/>
        </w:rPr>
        <w:t xml:space="preserve">The visualization (HMI) project </w:t>
      </w:r>
      <w:r w:rsidRPr="0056208B">
        <w:rPr>
          <w:rStyle w:val="AASemiBoldChar"/>
          <w:rFonts w:ascii="Aptos" w:hAnsi="Aptos"/>
          <w:color w:val="auto"/>
          <w:sz w:val="18"/>
        </w:rPr>
        <w:t>shall be designed in such a way that it can be migrated to newer hardware of the same manufacturer if the originally delivered hardware becomes obsolete or requires upgrade</w:t>
      </w:r>
      <w:r w:rsidR="00E50CBD" w:rsidRPr="0056208B">
        <w:rPr>
          <w:rStyle w:val="AASemiBoldChar"/>
          <w:rFonts w:ascii="Aptos" w:hAnsi="Aptos"/>
          <w:color w:val="auto"/>
          <w:sz w:val="18"/>
        </w:rPr>
        <w:t xml:space="preserve">.  </w:t>
      </w:r>
      <w:r w:rsidRPr="0056208B">
        <w:rPr>
          <w:rStyle w:val="AASemiBoldChar"/>
          <w:rFonts w:ascii="Aptos" w:hAnsi="Aptos"/>
          <w:color w:val="auto"/>
          <w:sz w:val="18"/>
        </w:rPr>
        <w:t xml:space="preserve">This includes ensuring future compatibility of project files and software </w:t>
      </w:r>
      <w:r w:rsidR="000D266F" w:rsidRPr="0056208B">
        <w:rPr>
          <w:rStyle w:val="AASemiBoldChar"/>
          <w:rFonts w:ascii="Aptos" w:hAnsi="Aptos"/>
          <w:color w:val="auto"/>
          <w:sz w:val="18"/>
        </w:rPr>
        <w:t>licenses and</w:t>
      </w:r>
      <w:r w:rsidRPr="0056208B">
        <w:rPr>
          <w:rStyle w:val="AASemiBoldChar"/>
          <w:rFonts w:ascii="Aptos" w:hAnsi="Aptos"/>
          <w:color w:val="auto"/>
          <w:sz w:val="18"/>
        </w:rPr>
        <w:t xml:space="preserve"> providing guidelines for seamless transfer of project data and configurations.</w:t>
      </w:r>
      <w:bookmarkEnd w:id="3521"/>
    </w:p>
    <w:p w14:paraId="6AEE29C1" w14:textId="77777777" w:rsidR="00E50F40" w:rsidRPr="0056208B" w:rsidRDefault="00E50F40" w:rsidP="00575005">
      <w:pPr>
        <w:pStyle w:val="RequirementList"/>
      </w:pPr>
      <w:bookmarkStart w:id="3522" w:name="_Toc200492300"/>
      <w:r w:rsidRPr="0056208B">
        <w:rPr>
          <w:highlight w:val="yellow"/>
        </w:rPr>
        <w:t>The touchscreen display shall</w:t>
      </w:r>
      <w:r w:rsidRPr="0056208B">
        <w:t xml:space="preserve"> have a minimum diagonal size of 24 inches to ensure sufficient screen space for detailed process graphics and user interaction.</w:t>
      </w:r>
      <w:bookmarkEnd w:id="3522"/>
    </w:p>
    <w:p w14:paraId="4DC4AEA0" w14:textId="77777777" w:rsidR="00054C3E" w:rsidRPr="0056208B" w:rsidRDefault="00E50F40" w:rsidP="00575005">
      <w:pPr>
        <w:pStyle w:val="RequirementList"/>
      </w:pPr>
      <w:bookmarkStart w:id="3523" w:name="_Toc200492301"/>
      <w:r w:rsidRPr="0056208B">
        <w:t>The display shall support a resolution suitable for clear viewing of process graphics, text, and trends</w:t>
      </w:r>
      <w:r w:rsidR="00E50CBD" w:rsidRPr="0056208B">
        <w:t xml:space="preserve">.  </w:t>
      </w:r>
      <w:r w:rsidRPr="0056208B">
        <w:t>A minimum resolution of 1920×1080 (Full HD) is recommended for a 24-inch display.</w:t>
      </w:r>
      <w:bookmarkEnd w:id="3523"/>
    </w:p>
    <w:p w14:paraId="1EF04360" w14:textId="77777777" w:rsidR="00813141" w:rsidRPr="0056208B" w:rsidRDefault="00E50F40" w:rsidP="00575005">
      <w:pPr>
        <w:pStyle w:val="RequirementList"/>
      </w:pPr>
      <w:bookmarkStart w:id="3524" w:name="_Toc200492302"/>
      <w:r w:rsidRPr="0056208B">
        <w:t xml:space="preserve">Where the system includes a local Human Machine Interface (HMI) that supports local control, it shall implement a control selection mechanism based on a 3-state principle: </w:t>
      </w:r>
      <w:r w:rsidRPr="0056208B">
        <w:rPr>
          <w:rStyle w:val="AASemiBoldChar"/>
          <w:rFonts w:ascii="Aptos" w:hAnsi="Aptos"/>
          <w:color w:val="auto"/>
          <w:sz w:val="18"/>
        </w:rPr>
        <w:t>Local</w:t>
      </w:r>
      <w:r w:rsidRPr="0056208B">
        <w:t xml:space="preserve"> - </w:t>
      </w:r>
      <w:r w:rsidRPr="0056208B">
        <w:rPr>
          <w:rStyle w:val="AASemiBoldChar"/>
          <w:rFonts w:ascii="Aptos" w:hAnsi="Aptos"/>
          <w:color w:val="auto"/>
          <w:sz w:val="18"/>
        </w:rPr>
        <w:t>Free</w:t>
      </w:r>
      <w:r w:rsidRPr="0056208B">
        <w:t xml:space="preserve"> - </w:t>
      </w:r>
      <w:r w:rsidRPr="0056208B">
        <w:rPr>
          <w:rStyle w:val="AASemiBoldChar"/>
          <w:rFonts w:ascii="Aptos" w:hAnsi="Aptos"/>
          <w:color w:val="auto"/>
          <w:sz w:val="18"/>
        </w:rPr>
        <w:t>Remote</w:t>
      </w:r>
      <w:r w:rsidR="00E50CBD" w:rsidRPr="0056208B">
        <w:t xml:space="preserve">.  </w:t>
      </w:r>
    </w:p>
    <w:p w14:paraId="39AC2B5A" w14:textId="77777777" w:rsidR="00CF746A" w:rsidRPr="0056208B" w:rsidRDefault="00E50F40" w:rsidP="00575005">
      <w:pPr>
        <w:pStyle w:val="RequirementList"/>
        <w:numPr>
          <w:ilvl w:val="0"/>
          <w:numId w:val="0"/>
        </w:numPr>
        <w:ind w:left="720"/>
      </w:pPr>
      <w:r w:rsidRPr="0056208B">
        <w:t xml:space="preserve">Local or remote control can only be granted when the system is in the </w:t>
      </w:r>
      <w:r w:rsidR="00185B3A" w:rsidRPr="0056208B">
        <w:t>‘f</w:t>
      </w:r>
      <w:r w:rsidRPr="0056208B">
        <w:t>ree</w:t>
      </w:r>
      <w:r w:rsidR="00185B3A" w:rsidRPr="0056208B">
        <w:t>’</w:t>
      </w:r>
      <w:r w:rsidRPr="0056208B">
        <w:t xml:space="preserve"> state</w:t>
      </w:r>
      <w:r w:rsidR="00E50CBD" w:rsidRPr="0056208B">
        <w:t xml:space="preserve">.  </w:t>
      </w:r>
      <w:r w:rsidRPr="0056208B">
        <w:t>If the system is not free, the requester will be denied the requested control, and any write commands from that side will be ignored</w:t>
      </w:r>
      <w:r w:rsidR="00E50CBD" w:rsidRPr="0056208B">
        <w:t xml:space="preserve">.  </w:t>
      </w:r>
      <w:r w:rsidRPr="0056208B">
        <w:t xml:space="preserve">However, reading the system state </w:t>
      </w:r>
      <w:r w:rsidR="00FE542B" w:rsidRPr="0056208B">
        <w:t xml:space="preserve">shall </w:t>
      </w:r>
      <w:r w:rsidRPr="0056208B">
        <w:t xml:space="preserve">always be permitted in any state, allowing either side to retrieve information about the system's </w:t>
      </w:r>
      <w:r w:rsidRPr="0056208B">
        <w:lastRenderedPageBreak/>
        <w:t>status and confirming whether a request was successful</w:t>
      </w:r>
      <w:r w:rsidR="007A2C67" w:rsidRPr="0056208B">
        <w:t xml:space="preserve">.  </w:t>
      </w:r>
      <w:r w:rsidRPr="0056208B">
        <w:t>Writing (changing) is only allowed when the request is accepted</w:t>
      </w:r>
      <w:r w:rsidR="00E50CBD" w:rsidRPr="0056208B">
        <w:t xml:space="preserve">.  </w:t>
      </w:r>
    </w:p>
    <w:p w14:paraId="0D6BFDFB" w14:textId="7AC38402" w:rsidR="00E50F40" w:rsidRPr="0056208B" w:rsidRDefault="00CF746A" w:rsidP="00575005">
      <w:pPr>
        <w:pStyle w:val="RequirementList"/>
        <w:numPr>
          <w:ilvl w:val="0"/>
          <w:numId w:val="0"/>
        </w:numPr>
        <w:ind w:left="720"/>
      </w:pPr>
      <w:r w:rsidRPr="0056208B">
        <w:t xml:space="preserve">This </w:t>
      </w:r>
      <w:r w:rsidR="00E50F40" w:rsidRPr="0056208B">
        <w:t>control mechanism only pertains to local versus remote control states</w:t>
      </w:r>
      <w:r w:rsidR="00E50CBD" w:rsidRPr="0056208B">
        <w:t xml:space="preserve">.  </w:t>
      </w:r>
      <w:r w:rsidR="00E50F40" w:rsidRPr="0056208B">
        <w:t xml:space="preserve">Any other state machines within the system </w:t>
      </w:r>
      <w:r w:rsidR="00FE542B" w:rsidRPr="0056208B">
        <w:t xml:space="preserve">shall </w:t>
      </w:r>
      <w:r w:rsidR="00E50F40" w:rsidRPr="0056208B">
        <w:t>remain active, ensuring that, for example, regulation loops continue to function in either state.</w:t>
      </w:r>
      <w:bookmarkEnd w:id="3524"/>
    </w:p>
    <w:p w14:paraId="02FB2F19" w14:textId="7F16289C" w:rsidR="00E50F40" w:rsidRPr="0056208B" w:rsidRDefault="00E50F40" w:rsidP="00575005">
      <w:pPr>
        <w:pStyle w:val="RequirementList"/>
      </w:pPr>
      <w:bookmarkStart w:id="3525" w:name="_Toc200492303"/>
      <w:r w:rsidRPr="0056208B">
        <w:t>Once a system is reserved in a specific control mode, it shall automatically transition to the "Free" state if a configurable timeout period (maximum of 5 minutes) of non-activity expires</w:t>
      </w:r>
      <w:r w:rsidR="00E50CBD" w:rsidRPr="0056208B">
        <w:t xml:space="preserve">.  </w:t>
      </w:r>
      <w:r w:rsidRPr="0056208B">
        <w:t>"Releasing" means transitioning from a specific control state to the "Free" state</w:t>
      </w:r>
      <w:r w:rsidR="00E50CBD" w:rsidRPr="0056208B">
        <w:t xml:space="preserve">.  </w:t>
      </w:r>
      <w:r w:rsidRPr="0056208B">
        <w:t>Non-activity refers to the absence of local or remote actions.</w:t>
      </w:r>
      <w:bookmarkEnd w:id="3525"/>
    </w:p>
    <w:p w14:paraId="794A8C4C" w14:textId="5A4E7205" w:rsidR="00E50F40" w:rsidRPr="0056208B" w:rsidRDefault="00E50F40" w:rsidP="00575005">
      <w:pPr>
        <w:pStyle w:val="RequirementList"/>
      </w:pPr>
      <w:bookmarkStart w:id="3526" w:name="_Toc200492304"/>
      <w:r w:rsidRPr="0056208B">
        <w:t>The Operator Station shall be designed as a non-critical component of the control system</w:t>
      </w:r>
      <w:r w:rsidR="007A2C67" w:rsidRPr="0056208B">
        <w:t xml:space="preserve">.  </w:t>
      </w:r>
      <w:r w:rsidRPr="0056208B">
        <w:t>No real-time or safety-critical control functions shall reside in the Operator Station; it is purely for monitoring, visualization, and local interaction.</w:t>
      </w:r>
      <w:bookmarkEnd w:id="3526"/>
    </w:p>
    <w:p w14:paraId="3BF544FC" w14:textId="09C97A26" w:rsidR="00E50F40" w:rsidRPr="0056208B" w:rsidRDefault="00E50F40" w:rsidP="00575005">
      <w:pPr>
        <w:pStyle w:val="RequirementList"/>
      </w:pPr>
      <w:bookmarkStart w:id="3527" w:name="_Toc200492305"/>
      <w:r w:rsidRPr="0056208B">
        <w:t>The Operator Station shall store operational data (e.g., trends, alarms) only for a limited amount of time, sufficient for short-term analysis and troubleshooting</w:t>
      </w:r>
      <w:r w:rsidR="00E50CBD" w:rsidRPr="0056208B">
        <w:t xml:space="preserve">.  </w:t>
      </w:r>
      <w:r w:rsidRPr="0056208B">
        <w:t>The data stored locally shall not be formally backed up; once data ages out of the configured retention period, it may be overwritten or discarded.</w:t>
      </w:r>
      <w:bookmarkEnd w:id="3527"/>
    </w:p>
    <w:p w14:paraId="4B644E63" w14:textId="77777777" w:rsidR="00E50F40" w:rsidRPr="0056208B" w:rsidRDefault="00E50F40" w:rsidP="00575005">
      <w:pPr>
        <w:pStyle w:val="RequirementList"/>
      </w:pPr>
      <w:bookmarkStart w:id="3528" w:name="_Toc200492306"/>
      <w:r w:rsidRPr="0056208B">
        <w:t>The Operator Station shall provide capabilities for plotting curves and trends, enabling real-time and short-term historical visualization of key process variables.</w:t>
      </w:r>
      <w:bookmarkEnd w:id="3528"/>
    </w:p>
    <w:p w14:paraId="622019CF" w14:textId="77777777" w:rsidR="00E50F40" w:rsidRPr="0056208B" w:rsidRDefault="00E50F40" w:rsidP="00575005">
      <w:pPr>
        <w:pStyle w:val="RequirementList"/>
      </w:pPr>
      <w:bookmarkStart w:id="3529" w:name="_Toc200492307"/>
      <w:r w:rsidRPr="0056208B">
        <w:t>The Operator Station shall include graphical process views, providing an intuitive interface for monitoring equipment states and process flows.</w:t>
      </w:r>
      <w:bookmarkEnd w:id="3529"/>
    </w:p>
    <w:p w14:paraId="048AFEFB" w14:textId="77777777" w:rsidR="00E50F40" w:rsidRPr="0056208B" w:rsidRDefault="00E50F40" w:rsidP="00575005">
      <w:pPr>
        <w:pStyle w:val="RequirementList"/>
      </w:pPr>
      <w:bookmarkStart w:id="3530" w:name="_Toc200492308"/>
      <w:r w:rsidRPr="0056208B">
        <w:t>The Operator Station shall show and log alarms and events for immediate operator awareness without functionality to acknowledge alarm occurrences</w:t>
      </w:r>
      <w:bookmarkEnd w:id="3530"/>
    </w:p>
    <w:p w14:paraId="6364A26C" w14:textId="77777777" w:rsidR="00E50F40" w:rsidRPr="0056208B" w:rsidRDefault="00E50F40" w:rsidP="00575005">
      <w:pPr>
        <w:pStyle w:val="RequirementList"/>
      </w:pPr>
      <w:bookmarkStart w:id="3531" w:name="_Toc200492309"/>
      <w:r w:rsidRPr="0056208B">
        <w:t xml:space="preserve">Graphical process views shall be agreed with </w:t>
      </w:r>
      <w:r w:rsidR="0085540D" w:rsidRPr="0056208B">
        <w:t>SCK CEN</w:t>
      </w:r>
      <w:r w:rsidRPr="0056208B">
        <w:t>.</w:t>
      </w:r>
      <w:bookmarkEnd w:id="3531"/>
    </w:p>
    <w:p w14:paraId="26B7EEC4" w14:textId="77777777" w:rsidR="00E50F40" w:rsidRPr="0056208B" w:rsidRDefault="00E50F40" w:rsidP="00575005">
      <w:pPr>
        <w:pStyle w:val="RequirementList"/>
      </w:pPr>
      <w:bookmarkStart w:id="3532" w:name="_Toc200492310"/>
      <w:r w:rsidRPr="0056208B">
        <w:t>All the sensors and actuators shall be integrated in different graphical views.</w:t>
      </w:r>
      <w:bookmarkEnd w:id="3532"/>
    </w:p>
    <w:p w14:paraId="794F8D65" w14:textId="78952872" w:rsidR="00E50F40" w:rsidRPr="0056208B" w:rsidRDefault="00E50F40" w:rsidP="00575005">
      <w:pPr>
        <w:pStyle w:val="RequirementList"/>
      </w:pPr>
      <w:bookmarkStart w:id="3533" w:name="_Toc200492311"/>
      <w:r w:rsidRPr="0056208B">
        <w:t xml:space="preserve">The Operator Station </w:t>
      </w:r>
      <w:r w:rsidR="00F52C99" w:rsidRPr="0056208B">
        <w:t xml:space="preserve">(PLC with IO mirroring </w:t>
      </w:r>
      <w:r w:rsidR="00D97476" w:rsidRPr="0056208B">
        <w:t>QPLANT:CIS</w:t>
      </w:r>
      <w:r w:rsidR="00F52C99" w:rsidRPr="0056208B">
        <w:t xml:space="preserve"> (PLC in WCS and PLC in QRB) </w:t>
      </w:r>
      <w:r w:rsidRPr="0056208B">
        <w:t>software shall support a default data acquisition period of maximum two seconds</w:t>
      </w:r>
      <w:r w:rsidR="00E50CBD" w:rsidRPr="0056208B">
        <w:t xml:space="preserve">.  </w:t>
      </w:r>
      <w:r w:rsidRPr="0056208B">
        <w:t>For critical turbine data an acquisition rate of 100 ms is required.</w:t>
      </w:r>
      <w:bookmarkEnd w:id="3533"/>
    </w:p>
    <w:p w14:paraId="7BF064BB" w14:textId="77777777" w:rsidR="00E50F40" w:rsidRPr="0056208B" w:rsidRDefault="00E50F40" w:rsidP="00575005">
      <w:pPr>
        <w:pStyle w:val="RequirementList"/>
      </w:pPr>
      <w:bookmarkStart w:id="3534" w:name="_Toc200492312"/>
      <w:r w:rsidRPr="0056208B">
        <w:t xml:space="preserve">The HMI software shall allow at least two permission levels with </w:t>
      </w:r>
      <w:r w:rsidR="0007473A" w:rsidRPr="0056208B">
        <w:t>distinct functions</w:t>
      </w:r>
      <w:r w:rsidRPr="0056208B">
        <w:t xml:space="preserve"> available.</w:t>
      </w:r>
      <w:bookmarkEnd w:id="3534"/>
    </w:p>
    <w:p w14:paraId="505562AD" w14:textId="4B1679FC" w:rsidR="00EA4124" w:rsidRPr="0056208B" w:rsidRDefault="00E50F40" w:rsidP="00575005">
      <w:pPr>
        <w:pStyle w:val="RequirementList"/>
      </w:pPr>
      <w:bookmarkStart w:id="3535" w:name="_Toc200492313"/>
      <w:r w:rsidRPr="0056208B">
        <w:t xml:space="preserve">The </w:t>
      </w:r>
      <w:r w:rsidR="00D97476" w:rsidRPr="0056208B">
        <w:t>QPLANT:CIS</w:t>
      </w:r>
      <w:r w:rsidRPr="0056208B">
        <w:t xml:space="preserve"> shall allow to automatically call or e-mail “on call” staff through MIT (see </w:t>
      </w:r>
      <w:r w:rsidRPr="0056208B">
        <w:rPr>
          <w:rStyle w:val="AAReferencedChar"/>
          <w:rFonts w:ascii="Aptos" w:hAnsi="Aptos"/>
          <w:i w:val="0"/>
          <w:iCs w:val="0"/>
          <w:color w:val="auto"/>
          <w:sz w:val="18"/>
        </w:rPr>
        <w:fldChar w:fldCharType="begin"/>
      </w:r>
      <w:r w:rsidRPr="0056208B">
        <w:rPr>
          <w:rStyle w:val="AAReferencedChar"/>
          <w:rFonts w:ascii="Aptos" w:hAnsi="Aptos"/>
          <w:i w:val="0"/>
          <w:iCs w:val="0"/>
          <w:color w:val="auto"/>
          <w:sz w:val="18"/>
        </w:rPr>
        <w:instrText xml:space="preserve"> REF _Ref183516628 \h  \* MERGEFORMAT </w:instrText>
      </w:r>
      <w:r w:rsidRPr="0056208B">
        <w:rPr>
          <w:rStyle w:val="AAReferencedChar"/>
          <w:rFonts w:ascii="Aptos" w:hAnsi="Aptos"/>
          <w:i w:val="0"/>
          <w:iCs w:val="0"/>
          <w:color w:val="auto"/>
          <w:sz w:val="18"/>
        </w:rPr>
        <w:fldChar w:fldCharType="separate"/>
      </w:r>
      <w:r w:rsidR="00D62D30">
        <w:rPr>
          <w:rStyle w:val="AAReferencedChar"/>
          <w:rFonts w:ascii="Aptos" w:hAnsi="Aptos"/>
          <w:b/>
          <w:bCs/>
          <w:i w:val="0"/>
          <w:iCs w:val="0"/>
          <w:color w:val="auto"/>
          <w:sz w:val="18"/>
          <w:lang w:val="en-US"/>
        </w:rPr>
        <w:t>Error! Reference source not found.</w:t>
      </w:r>
      <w:r w:rsidRPr="0056208B">
        <w:rPr>
          <w:rStyle w:val="AAReferencedChar"/>
          <w:rFonts w:ascii="Aptos" w:hAnsi="Aptos"/>
          <w:i w:val="0"/>
          <w:iCs w:val="0"/>
          <w:color w:val="auto"/>
          <w:sz w:val="18"/>
        </w:rPr>
        <w:fldChar w:fldCharType="end"/>
      </w:r>
      <w:r w:rsidRPr="0056208B">
        <w:t>).</w:t>
      </w:r>
      <w:bookmarkEnd w:id="3535"/>
    </w:p>
    <w:p w14:paraId="76B773B7" w14:textId="77777777" w:rsidR="00EA4124" w:rsidRPr="0056208B" w:rsidRDefault="00E50F40" w:rsidP="00575005">
      <w:pPr>
        <w:pStyle w:val="RequirementList"/>
      </w:pPr>
      <w:bookmarkStart w:id="3536" w:name="_Toc200492314"/>
      <w:r w:rsidRPr="0056208B">
        <w:t>The graphical views shall be in accordance with the Process &amp; Instrumentation Diagrams to easily understand and operate the system</w:t>
      </w:r>
      <w:r w:rsidR="00EA4124" w:rsidRPr="0056208B">
        <w:t>.</w:t>
      </w:r>
      <w:bookmarkEnd w:id="3536"/>
    </w:p>
    <w:p w14:paraId="76DF30C2" w14:textId="4664F054" w:rsidR="00054C3E" w:rsidRPr="0056208B" w:rsidRDefault="00E50F40" w:rsidP="00575005">
      <w:pPr>
        <w:pStyle w:val="RequirementList"/>
      </w:pPr>
      <w:bookmarkStart w:id="3537" w:name="_Toc200492315"/>
      <w:r w:rsidRPr="0056208B">
        <w:t xml:space="preserve">The HMI software package shall be installed on two workstations with large screens (at least height 24 inches monitors) to visualize the useful information during </w:t>
      </w:r>
      <w:r w:rsidR="00947F24" w:rsidRPr="0056208B">
        <w:t>QPLANT</w:t>
      </w:r>
      <w:r w:rsidRPr="0056208B">
        <w:t xml:space="preserve"> operation (see  </w:t>
      </w:r>
      <w:r w:rsidRPr="0056208B">
        <w:rPr>
          <w:rStyle w:val="Style1Char"/>
          <w:rFonts w:eastAsia="Calibri"/>
        </w:rPr>
        <w:fldChar w:fldCharType="begin"/>
      </w:r>
      <w:r w:rsidRPr="0056208B">
        <w:rPr>
          <w:rStyle w:val="Style1Char"/>
          <w:rFonts w:eastAsia="Calibri"/>
        </w:rPr>
        <w:instrText xml:space="preserve"> REF _Ref183516628 \h  \* MERGEFORMAT </w:instrText>
      </w:r>
      <w:r w:rsidRPr="0056208B">
        <w:rPr>
          <w:rStyle w:val="Style1Char"/>
          <w:rFonts w:eastAsia="Calibri"/>
        </w:rPr>
        <w:fldChar w:fldCharType="separate"/>
      </w:r>
      <w:r w:rsidR="00D62D30">
        <w:rPr>
          <w:rStyle w:val="Style1Char"/>
          <w:rFonts w:eastAsia="Calibri"/>
          <w:b/>
          <w:bCs/>
          <w:lang w:val="en-US"/>
        </w:rPr>
        <w:t>Error! Reference source not found.</w:t>
      </w:r>
      <w:r w:rsidRPr="0056208B">
        <w:rPr>
          <w:rStyle w:val="Style1Char"/>
          <w:rFonts w:eastAsia="Calibri"/>
        </w:rPr>
        <w:fldChar w:fldCharType="end"/>
      </w:r>
      <w:r w:rsidRPr="0056208B">
        <w:rPr>
          <w:rStyle w:val="Style1Char"/>
          <w:rFonts w:eastAsia="Calibri"/>
        </w:rPr>
        <w:t>)</w:t>
      </w:r>
      <w:r w:rsidRPr="0056208B">
        <w:t>.</w:t>
      </w:r>
      <w:bookmarkEnd w:id="3537"/>
    </w:p>
    <w:p w14:paraId="6B5E774A" w14:textId="77777777" w:rsidR="00AD2B68" w:rsidRPr="0056208B" w:rsidRDefault="00E50F40" w:rsidP="00CA7817">
      <w:pPr>
        <w:pStyle w:val="Heading5numbered"/>
        <w:numPr>
          <w:ilvl w:val="0"/>
          <w:numId w:val="0"/>
        </w:numPr>
        <w:rPr>
          <w:rStyle w:val="Strong"/>
          <w:i w:val="0"/>
          <w:iCs/>
          <w:lang w:val="en-GB"/>
        </w:rPr>
      </w:pPr>
      <w:bookmarkStart w:id="3538" w:name="_Toc200492316"/>
      <w:bookmarkStart w:id="3539" w:name="_Toc202536188"/>
      <w:r w:rsidRPr="0056208B">
        <w:rPr>
          <w:rStyle w:val="Strong"/>
          <w:i w:val="0"/>
          <w:iCs/>
          <w:lang w:val="en-GB"/>
        </w:rPr>
        <w:t>Network</w:t>
      </w:r>
      <w:bookmarkEnd w:id="3538"/>
      <w:bookmarkEnd w:id="3539"/>
    </w:p>
    <w:p w14:paraId="2213329E" w14:textId="77777777" w:rsidR="0024074D" w:rsidRPr="0056208B" w:rsidRDefault="0024074D" w:rsidP="000527F7">
      <w:pPr>
        <w:pStyle w:val="SysReq3"/>
        <w:rPr>
          <w:rStyle w:val="Strong"/>
          <w:i w:val="0"/>
          <w:iCs/>
          <w:lang w:val="en-GB"/>
        </w:rPr>
      </w:pPr>
      <w:bookmarkStart w:id="3540" w:name="_Toc200492317"/>
      <w:bookmarkStart w:id="3541" w:name="_Toc202536189"/>
      <w:r w:rsidRPr="0056208B">
        <w:rPr>
          <w:rStyle w:val="Strong"/>
          <w:i w:val="0"/>
          <w:iCs/>
          <w:lang w:val="en-GB"/>
        </w:rPr>
        <w:t>Reference Architecture</w:t>
      </w:r>
      <w:bookmarkEnd w:id="3540"/>
      <w:bookmarkEnd w:id="3541"/>
    </w:p>
    <w:p w14:paraId="55899E0E" w14:textId="77777777" w:rsidR="0024074D" w:rsidRPr="0056208B" w:rsidRDefault="0024074D" w:rsidP="0043241A">
      <w:pPr>
        <w:jc w:val="center"/>
      </w:pPr>
      <w:r w:rsidRPr="0056208B">
        <w:rPr>
          <w:noProof/>
        </w:rPr>
        <w:drawing>
          <wp:inline distT="0" distB="0" distL="0" distR="0" wp14:anchorId="6B5AC0B7" wp14:editId="13A01E73">
            <wp:extent cx="4359806" cy="2219987"/>
            <wp:effectExtent l="0" t="0" r="3175" b="8890"/>
            <wp:docPr id="8" name="attachment_diagram_20241202-1457.47868.mxg.sv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achment_diagram_20241202-1457.47868.mxg.svg"/>
                    <pic:cNvPicPr/>
                  </pic:nvPicPr>
                  <pic:blipFill>
                    <a:blip r:embed="rId30"/>
                    <a:stretch>
                      <a:fillRect/>
                    </a:stretch>
                  </pic:blipFill>
                  <pic:spPr>
                    <a:xfrm>
                      <a:off x="0" y="0"/>
                      <a:ext cx="4380628" cy="2230589"/>
                    </a:xfrm>
                    <a:prstGeom prst="rect">
                      <a:avLst/>
                    </a:prstGeom>
                  </pic:spPr>
                </pic:pic>
              </a:graphicData>
            </a:graphic>
          </wp:inline>
        </w:drawing>
      </w:r>
    </w:p>
    <w:p w14:paraId="1B8163F1" w14:textId="02CB134C" w:rsidR="0024074D" w:rsidRPr="0056208B" w:rsidRDefault="0024074D" w:rsidP="0043241A">
      <w:pPr>
        <w:pStyle w:val="Caption"/>
      </w:pPr>
      <w:bookmarkStart w:id="3542" w:name="_Toc190680899"/>
      <w:bookmarkStart w:id="3543" w:name="_Toc201752431"/>
      <w:bookmarkStart w:id="3544" w:name="_Toc209526851"/>
      <w:r w:rsidRPr="0056208B">
        <w:t xml:space="preserve">Figure </w:t>
      </w:r>
      <w:r w:rsidR="00B619DE" w:rsidRPr="0056208B">
        <w:fldChar w:fldCharType="begin"/>
      </w:r>
      <w:r w:rsidR="00B619DE" w:rsidRPr="0056208B">
        <w:instrText xml:space="preserve"> SEQ Figure \* ARABIC </w:instrText>
      </w:r>
      <w:r w:rsidR="00B619DE" w:rsidRPr="0056208B">
        <w:fldChar w:fldCharType="separate"/>
      </w:r>
      <w:r w:rsidR="00D62D30">
        <w:rPr>
          <w:noProof/>
        </w:rPr>
        <w:t>9</w:t>
      </w:r>
      <w:r w:rsidR="00B619DE" w:rsidRPr="0056208B">
        <w:fldChar w:fldCharType="end"/>
      </w:r>
      <w:r w:rsidRPr="0056208B">
        <w:t xml:space="preserve"> MIT Reference Architecture</w:t>
      </w:r>
      <w:bookmarkEnd w:id="3542"/>
      <w:bookmarkEnd w:id="3543"/>
      <w:bookmarkEnd w:id="3544"/>
    </w:p>
    <w:p w14:paraId="4DE3DAC2" w14:textId="7CE110D4" w:rsidR="0024074D" w:rsidRPr="0056208B" w:rsidRDefault="0043241A" w:rsidP="008163D7">
      <w:pPr>
        <w:pStyle w:val="regular"/>
        <w:keepNext/>
        <w:keepLines/>
      </w:pPr>
      <w:r w:rsidRPr="0056208B">
        <w:lastRenderedPageBreak/>
        <w:t>From Figure 9 above</w:t>
      </w:r>
      <w:r w:rsidR="00C6041E" w:rsidRPr="0056208B">
        <w:t xml:space="preserve"> the hierarchy and levels are shown</w:t>
      </w:r>
      <w:r w:rsidRPr="0056208B">
        <w:t>:</w:t>
      </w:r>
    </w:p>
    <w:p w14:paraId="394C25E2" w14:textId="77777777" w:rsidR="0024074D" w:rsidRPr="0056208B" w:rsidRDefault="0024074D" w:rsidP="000527F7">
      <w:pPr>
        <w:pStyle w:val="SysReq3"/>
        <w:rPr>
          <w:lang w:val="en-GB"/>
        </w:rPr>
      </w:pPr>
      <w:r w:rsidRPr="0056208B">
        <w:rPr>
          <w:lang w:val="en-GB"/>
        </w:rPr>
        <w:t>Enterprise Network: Represents the high-level IT network connecting various business operations, services, and systems</w:t>
      </w:r>
      <w:r w:rsidR="007A2C67" w:rsidRPr="0056208B">
        <w:rPr>
          <w:lang w:val="en-GB"/>
        </w:rPr>
        <w:t xml:space="preserve">.  </w:t>
      </w:r>
      <w:r w:rsidRPr="0056208B">
        <w:rPr>
          <w:lang w:val="en-GB"/>
        </w:rPr>
        <w:t>It serves as the foundation for communication across the organization.</w:t>
      </w:r>
    </w:p>
    <w:p w14:paraId="39562E09" w14:textId="77777777" w:rsidR="0024074D" w:rsidRPr="0056208B" w:rsidRDefault="0024074D" w:rsidP="000527F7">
      <w:pPr>
        <w:pStyle w:val="SysReq3"/>
        <w:rPr>
          <w:lang w:val="en-GB"/>
        </w:rPr>
      </w:pPr>
      <w:r w:rsidRPr="0056208B">
        <w:rPr>
          <w:lang w:val="en-GB"/>
        </w:rPr>
        <w:t>Industrial Network: Focuses on the network responsible for managing industrial operations and controls, connecting systems such as SCADA, PLCs, and field devices</w:t>
      </w:r>
      <w:r w:rsidR="00E50CBD" w:rsidRPr="0056208B">
        <w:rPr>
          <w:lang w:val="en-GB"/>
        </w:rPr>
        <w:t xml:space="preserve">.  </w:t>
      </w:r>
      <w:r w:rsidRPr="0056208B">
        <w:rPr>
          <w:lang w:val="en-GB"/>
        </w:rPr>
        <w:t>It ensures reliable data transmission for production and automation processes.</w:t>
      </w:r>
    </w:p>
    <w:p w14:paraId="3A30EE6E" w14:textId="77777777" w:rsidR="0024074D" w:rsidRPr="0056208B" w:rsidRDefault="0024074D" w:rsidP="000527F7">
      <w:pPr>
        <w:pStyle w:val="SysReq3"/>
        <w:rPr>
          <w:lang w:val="en-GB"/>
        </w:rPr>
      </w:pPr>
      <w:r w:rsidRPr="0056208B">
        <w:rPr>
          <w:lang w:val="en-GB"/>
        </w:rPr>
        <w:t>Plant: This is the central infrastructure that interconnects different network segments, providing high-speed data transfer and ensuring scalability and reliability.</w:t>
      </w:r>
    </w:p>
    <w:p w14:paraId="0237BFAA" w14:textId="77777777" w:rsidR="0024074D" w:rsidRPr="0056208B" w:rsidRDefault="0024074D" w:rsidP="000527F7">
      <w:pPr>
        <w:pStyle w:val="SysReq3"/>
        <w:rPr>
          <w:lang w:val="en-GB"/>
        </w:rPr>
      </w:pPr>
      <w:r w:rsidRPr="0056208B">
        <w:rPr>
          <w:lang w:val="en-GB"/>
        </w:rPr>
        <w:t>Zone: Acts as an intermediary between the cell and the industrial network, handling traffic distribution and optimizing data flow.</w:t>
      </w:r>
    </w:p>
    <w:p w14:paraId="352D45F9" w14:textId="77777777" w:rsidR="008163D7" w:rsidRPr="0056208B" w:rsidRDefault="008163D7" w:rsidP="008163D7">
      <w:pPr>
        <w:pStyle w:val="ListNumber2"/>
        <w:numPr>
          <w:ilvl w:val="0"/>
          <w:numId w:val="0"/>
        </w:numPr>
        <w:ind w:left="643" w:hanging="360"/>
        <w:rPr>
          <w:lang w:eastAsia="fr-FR"/>
        </w:rPr>
      </w:pPr>
    </w:p>
    <w:p w14:paraId="2FC09E19" w14:textId="77777777" w:rsidR="00AD2B68" w:rsidRPr="0056208B" w:rsidRDefault="00963A41" w:rsidP="000527F7">
      <w:pPr>
        <w:pStyle w:val="SysReq3"/>
        <w:rPr>
          <w:rStyle w:val="Strong"/>
          <w:i w:val="0"/>
          <w:iCs/>
          <w:lang w:val="en-GB"/>
        </w:rPr>
      </w:pPr>
      <w:bookmarkStart w:id="3545" w:name="_Toc200492318"/>
      <w:bookmarkStart w:id="3546" w:name="_Toc202536190"/>
      <w:r w:rsidRPr="0056208B">
        <w:rPr>
          <w:rStyle w:val="Strong"/>
          <w:i w:val="0"/>
          <w:iCs/>
          <w:lang w:val="en-GB"/>
        </w:rPr>
        <w:t>General</w:t>
      </w:r>
      <w:bookmarkEnd w:id="3545"/>
      <w:bookmarkEnd w:id="3546"/>
    </w:p>
    <w:p w14:paraId="0B7DE78D" w14:textId="5F39B139" w:rsidR="00E50F40" w:rsidRPr="0056208B" w:rsidRDefault="00E50F40" w:rsidP="00575005">
      <w:pPr>
        <w:pStyle w:val="RequirementList"/>
      </w:pPr>
      <w:bookmarkStart w:id="3547" w:name="_Ref195005601"/>
      <w:bookmarkStart w:id="3548" w:name="_Toc200492320"/>
      <w:r w:rsidRPr="0056208B">
        <w:t xml:space="preserve">The </w:t>
      </w:r>
      <w:r w:rsidR="00CB1438" w:rsidRPr="0056208B">
        <w:t>Contractor</w:t>
      </w:r>
      <w:r w:rsidRPr="0056208B">
        <w:t xml:space="preserve"> shall supply a detailed list of the network ports and protocols necessary for the correct functionality of their system and application</w:t>
      </w:r>
      <w:bookmarkEnd w:id="3547"/>
      <w:r w:rsidR="00E50CBD" w:rsidRPr="0056208B">
        <w:t>.</w:t>
      </w:r>
      <w:r w:rsidR="00D82D1A" w:rsidRPr="0056208B">
        <w:t>)</w:t>
      </w:r>
      <w:bookmarkEnd w:id="3548"/>
    </w:p>
    <w:p w14:paraId="7828B4C1" w14:textId="06953198" w:rsidR="00E50F40" w:rsidRPr="0056208B" w:rsidRDefault="00E50F40" w:rsidP="00575005">
      <w:pPr>
        <w:pStyle w:val="RequirementList"/>
      </w:pPr>
      <w:bookmarkStart w:id="3549" w:name="_Toc200492321"/>
      <w:r w:rsidRPr="0056208B">
        <w:t xml:space="preserve">The </w:t>
      </w:r>
      <w:r w:rsidR="00CB1438" w:rsidRPr="0056208B">
        <w:t>Contractor</w:t>
      </w:r>
      <w:r w:rsidRPr="0056208B">
        <w:t xml:space="preserve"> shall be responsible for configuring the necessary network elements based on the inventory of network ports, protocols, internal and external applications.</w:t>
      </w:r>
      <w:bookmarkEnd w:id="3549"/>
    </w:p>
    <w:p w14:paraId="4CAB5A95" w14:textId="631951DF" w:rsidR="002D697C" w:rsidRPr="0056208B" w:rsidRDefault="002D697C" w:rsidP="00575005">
      <w:pPr>
        <w:pStyle w:val="RequirementList"/>
      </w:pPr>
      <w:bookmarkStart w:id="3550" w:name="_Ref195005796"/>
      <w:bookmarkStart w:id="3551" w:name="_Toc200492322"/>
      <w:r w:rsidRPr="0056208B">
        <w:t xml:space="preserve">The Contractor shall use IP address ranges for the </w:t>
      </w:r>
      <w:r w:rsidR="00D97476" w:rsidRPr="0056208B">
        <w:t>QPLANT:CIS</w:t>
      </w:r>
      <w:r w:rsidRPr="0056208B">
        <w:t xml:space="preserve"> as provided by the customer</w:t>
      </w:r>
      <w:r w:rsidR="00E50CBD" w:rsidRPr="0056208B">
        <w:t xml:space="preserve">.  </w:t>
      </w:r>
      <w:r w:rsidRPr="0056208B">
        <w:t>This includes equipment in Level 0 of the Perdue model</w:t>
      </w:r>
      <w:r w:rsidR="00E50CBD" w:rsidRPr="0056208B">
        <w:t xml:space="preserve">.  </w:t>
      </w:r>
      <w:r w:rsidRPr="0056208B">
        <w:t>These ranges will be pre-assigned by MIT to ensure consistency with the overall network architecture and addressing schemes</w:t>
      </w:r>
      <w:r w:rsidR="00E50CBD" w:rsidRPr="0056208B">
        <w:t xml:space="preserve">.  </w:t>
      </w:r>
      <w:r w:rsidRPr="0056208B">
        <w:t>The Contractor is responsible for implementing the provided IP ranges without deviation, and any additional IP requirements shall be communicated to and approved by MIT prior to implementation</w:t>
      </w:r>
      <w:r w:rsidR="007A2C67" w:rsidRPr="0056208B">
        <w:t xml:space="preserve">.  </w:t>
      </w:r>
      <w:r w:rsidRPr="0056208B">
        <w:t>Additionally, the Contractor shall document the use of the assigned IP ranges for each device and submit this documentation to MIT upon completing the configuration</w:t>
      </w:r>
      <w:r w:rsidR="00352FF0" w:rsidRPr="0056208B">
        <w:t xml:space="preserve">.  </w:t>
      </w:r>
      <w:r w:rsidR="0043241A" w:rsidRPr="0056208B">
        <w:rPr>
          <w:rStyle w:val="Style1Char"/>
          <w:rFonts w:eastAsia="Calibri"/>
          <w:highlight w:val="yellow"/>
        </w:rPr>
        <w:t>DD5</w:t>
      </w:r>
      <w:r w:rsidRPr="0056208B">
        <w:t>) MIT reserves the right to audit the Contractor's implementation to ensure adherence to the assigned IP ranges and n</w:t>
      </w:r>
      <w:r w:rsidR="00D51242" w:rsidRPr="0056208B">
        <w:t>etwork configuration standards.</w:t>
      </w:r>
      <w:bookmarkStart w:id="3552" w:name="_Toc97036591"/>
      <w:bookmarkEnd w:id="3550"/>
      <w:bookmarkEnd w:id="3551"/>
    </w:p>
    <w:p w14:paraId="64BED361" w14:textId="4AF7E4E1" w:rsidR="0024074D" w:rsidRPr="0056208B" w:rsidRDefault="0024074D" w:rsidP="00575005">
      <w:pPr>
        <w:pStyle w:val="RequirementList"/>
      </w:pPr>
      <w:bookmarkStart w:id="3553" w:name="_Toc200492323"/>
      <w:bookmarkStart w:id="3554" w:name="_Ref194421129"/>
      <w:r w:rsidRPr="0056208B">
        <w:t xml:space="preserve">Where a Software Component can be upgraded, the </w:t>
      </w:r>
      <w:r w:rsidR="00D97476" w:rsidRPr="0056208B">
        <w:t>QPLANT:CIS</w:t>
      </w:r>
      <w:r w:rsidRPr="0056208B">
        <w:t xml:space="preserve"> shall support an upgrade procedure which can be automated as script(s), without the need for an Internet connection</w:t>
      </w:r>
      <w:r w:rsidR="00E50CBD" w:rsidRPr="0056208B">
        <w:t xml:space="preserve">.  </w:t>
      </w:r>
      <w:r w:rsidRPr="0056208B">
        <w:t xml:space="preserve">A list of required tools </w:t>
      </w:r>
      <w:r w:rsidR="00CA601A" w:rsidRPr="0056208B">
        <w:t>must</w:t>
      </w:r>
      <w:r w:rsidRPr="0056208B">
        <w:t xml:space="preserve"> be provided</w:t>
      </w:r>
      <w:r w:rsidR="00E50CBD" w:rsidRPr="0056208B">
        <w:t xml:space="preserve">. </w:t>
      </w:r>
      <w:bookmarkEnd w:id="3553"/>
      <w:bookmarkEnd w:id="3554"/>
    </w:p>
    <w:p w14:paraId="07C0147F" w14:textId="77777777" w:rsidR="00054C3E" w:rsidRPr="0056208B" w:rsidRDefault="00054C3E" w:rsidP="00575005">
      <w:pPr>
        <w:pStyle w:val="RequirementList"/>
      </w:pPr>
      <w:bookmarkStart w:id="3555" w:name="_Toc200492324"/>
      <w:bookmarkEnd w:id="3555"/>
    </w:p>
    <w:p w14:paraId="6EDF00F5" w14:textId="77777777" w:rsidR="00E50F40" w:rsidRPr="0056208B" w:rsidRDefault="00E50F40" w:rsidP="000527F7">
      <w:pPr>
        <w:pStyle w:val="SysReq3"/>
        <w:rPr>
          <w:rStyle w:val="Strong"/>
          <w:i w:val="0"/>
          <w:iCs/>
          <w:lang w:val="en-GB"/>
        </w:rPr>
      </w:pPr>
      <w:bookmarkStart w:id="3556" w:name="_Toc200492325"/>
      <w:bookmarkStart w:id="3557" w:name="_Toc202536191"/>
      <w:r w:rsidRPr="0056208B">
        <w:rPr>
          <w:rStyle w:val="Strong"/>
          <w:i w:val="0"/>
          <w:iCs/>
          <w:lang w:val="en-GB"/>
        </w:rPr>
        <w:t>Services</w:t>
      </w:r>
      <w:bookmarkEnd w:id="3556"/>
      <w:bookmarkEnd w:id="3557"/>
    </w:p>
    <w:p w14:paraId="7C34B960" w14:textId="3CF627BD" w:rsidR="00944989" w:rsidRPr="0056208B" w:rsidRDefault="00944989" w:rsidP="00575005">
      <w:pPr>
        <w:pStyle w:val="RequirementList"/>
      </w:pPr>
      <w:bookmarkStart w:id="3558" w:name="_Ref195006192"/>
      <w:bookmarkStart w:id="3559" w:name="_Toc200492326"/>
      <w:r w:rsidRPr="0056208B">
        <w:t>Where backup of a system is required, for each system following shall be defined</w:t>
      </w:r>
      <w:r w:rsidR="0097258D" w:rsidRPr="0056208B">
        <w:t xml:space="preserve"> </w:t>
      </w:r>
      <w:r w:rsidR="0043241A" w:rsidRPr="0056208B">
        <w:t xml:space="preserve">DD5 </w:t>
      </w:r>
      <w:r w:rsidR="0097258D" w:rsidRPr="0056208B">
        <w:t>()</w:t>
      </w:r>
      <w:r w:rsidRPr="0056208B">
        <w:t>:</w:t>
      </w:r>
      <w:bookmarkEnd w:id="3558"/>
      <w:bookmarkEnd w:id="3559"/>
    </w:p>
    <w:p w14:paraId="0DB89A2E" w14:textId="77777777" w:rsidR="00944989" w:rsidRPr="0056208B" w:rsidRDefault="00944989">
      <w:pPr>
        <w:pStyle w:val="RequirementList"/>
        <w:numPr>
          <w:ilvl w:val="0"/>
          <w:numId w:val="28"/>
        </w:numPr>
        <w:rPr>
          <w:shd w:val="clear" w:color="auto" w:fill="FFFFFF"/>
        </w:rPr>
      </w:pPr>
      <w:bookmarkStart w:id="3560" w:name="_Toc200492327"/>
      <w:r w:rsidRPr="0056208B">
        <w:rPr>
          <w:shd w:val="clear" w:color="auto" w:fill="FFFFFF"/>
        </w:rPr>
        <w:t xml:space="preserve">a clear list of all folders, files, databases, </w:t>
      </w:r>
      <w:r w:rsidR="001B6C41" w:rsidRPr="0056208B">
        <w:rPr>
          <w:shd w:val="clear" w:color="auto" w:fill="FFFFFF"/>
        </w:rPr>
        <w:t>...</w:t>
      </w:r>
      <w:r w:rsidRPr="0056208B">
        <w:rPr>
          <w:shd w:val="clear" w:color="auto" w:fill="FFFFFF"/>
        </w:rPr>
        <w:t xml:space="preserve"> that are to be included in a backup</w:t>
      </w:r>
      <w:bookmarkEnd w:id="3560"/>
    </w:p>
    <w:p w14:paraId="7DFF8563" w14:textId="77777777" w:rsidR="00944989" w:rsidRPr="0056208B" w:rsidRDefault="00944989">
      <w:pPr>
        <w:pStyle w:val="RequirementList"/>
        <w:numPr>
          <w:ilvl w:val="0"/>
          <w:numId w:val="28"/>
        </w:numPr>
        <w:rPr>
          <w:shd w:val="clear" w:color="auto" w:fill="FFFFFF"/>
        </w:rPr>
      </w:pPr>
      <w:bookmarkStart w:id="3561" w:name="_Toc200492328"/>
      <w:r w:rsidRPr="0056208B">
        <w:rPr>
          <w:shd w:val="clear" w:color="auto" w:fill="FFFFFF"/>
        </w:rPr>
        <w:t>a document describing the backup and restore process</w:t>
      </w:r>
      <w:bookmarkEnd w:id="3561"/>
    </w:p>
    <w:p w14:paraId="4EAD2D63" w14:textId="77777777" w:rsidR="00944989" w:rsidRPr="0056208B" w:rsidRDefault="00944989">
      <w:pPr>
        <w:pStyle w:val="RequirementList"/>
        <w:numPr>
          <w:ilvl w:val="0"/>
          <w:numId w:val="28"/>
        </w:numPr>
        <w:rPr>
          <w:shd w:val="clear" w:color="auto" w:fill="FFFFFF"/>
        </w:rPr>
      </w:pPr>
      <w:bookmarkStart w:id="3562" w:name="_Toc200492329"/>
      <w:r w:rsidRPr="0056208B">
        <w:rPr>
          <w:shd w:val="clear" w:color="auto" w:fill="FFFFFF"/>
        </w:rPr>
        <w:t xml:space="preserve">any script(s) required to perform </w:t>
      </w:r>
      <w:r w:rsidR="000D266F" w:rsidRPr="0056208B">
        <w:rPr>
          <w:shd w:val="clear" w:color="auto" w:fill="FFFFFF"/>
        </w:rPr>
        <w:t>these backups</w:t>
      </w:r>
      <w:r w:rsidRPr="0056208B">
        <w:rPr>
          <w:shd w:val="clear" w:color="auto" w:fill="FFFFFF"/>
        </w:rPr>
        <w:t xml:space="preserve"> and restore actions</w:t>
      </w:r>
      <w:bookmarkEnd w:id="3562"/>
    </w:p>
    <w:p w14:paraId="64B303B5" w14:textId="6E8094A9" w:rsidR="00944989" w:rsidRPr="0056208B" w:rsidRDefault="00944989" w:rsidP="00575005">
      <w:pPr>
        <w:pStyle w:val="RequirementList"/>
      </w:pPr>
      <w:bookmarkStart w:id="3563" w:name="_Toc200492330"/>
      <w:r w:rsidRPr="0056208B">
        <w:t>Where the system has an operating system, the System shall support monitoring by at least one of the protocols mentioned in the MIT interface catalogue chapter "Monitoring"</w:t>
      </w:r>
      <w:r w:rsidR="00E50CBD" w:rsidRPr="0056208B">
        <w:t xml:space="preserve">.  </w:t>
      </w:r>
      <w:r w:rsidRPr="0056208B">
        <w:t>Ref. SCK\55564083</w:t>
      </w:r>
      <w:bookmarkEnd w:id="3563"/>
    </w:p>
    <w:p w14:paraId="42A2214D" w14:textId="3104A62A" w:rsidR="00944989" w:rsidRPr="0056208B" w:rsidRDefault="00944989" w:rsidP="00575005">
      <w:pPr>
        <w:pStyle w:val="RequirementList"/>
      </w:pPr>
      <w:bookmarkStart w:id="3564" w:name="_Toc200492331"/>
      <w:r w:rsidRPr="0056208B">
        <w:t>Where the system has no operating system and requires authorization, the System shall support authorization by at least one of the protocols mentioned in the MIT interface catalogue chapter "Authorization and security"</w:t>
      </w:r>
      <w:r w:rsidR="00E50CBD" w:rsidRPr="0056208B">
        <w:t xml:space="preserve">.  </w:t>
      </w:r>
      <w:r w:rsidRPr="0056208B">
        <w:t>Ref. SCK\55564083</w:t>
      </w:r>
      <w:bookmarkEnd w:id="3564"/>
    </w:p>
    <w:p w14:paraId="60E46C0D" w14:textId="0A894238" w:rsidR="00944989" w:rsidRPr="0056208B" w:rsidRDefault="00944989" w:rsidP="00575005">
      <w:pPr>
        <w:pStyle w:val="RequirementList"/>
      </w:pPr>
      <w:bookmarkStart w:id="3565" w:name="_Toc200492332"/>
      <w:r w:rsidRPr="0056208B">
        <w:t>Where the System has an operating system, the System shall support authorization by at least one of the protocols mentioned in the MIT interface catalogue chapter "Authorization and security"</w:t>
      </w:r>
      <w:r w:rsidR="00E50CBD" w:rsidRPr="0056208B">
        <w:t xml:space="preserve">.  </w:t>
      </w:r>
      <w:r w:rsidRPr="0056208B">
        <w:t>Ref. SCK\55564083</w:t>
      </w:r>
      <w:bookmarkEnd w:id="3565"/>
    </w:p>
    <w:p w14:paraId="361209D6" w14:textId="5F3DBCFE" w:rsidR="00944989" w:rsidRPr="0056208B" w:rsidRDefault="00944989" w:rsidP="00575005">
      <w:pPr>
        <w:pStyle w:val="RequirementList"/>
      </w:pPr>
      <w:bookmarkStart w:id="3566" w:name="_Toc200492333"/>
      <w:r w:rsidRPr="0056208B">
        <w:t>Where the system has no operating system and requires authentication, the System shall support authentication by at least one of the protocols mentioned in the MIT interface catalogue chapter "Authentication"</w:t>
      </w:r>
      <w:r w:rsidR="00E50CBD" w:rsidRPr="0056208B">
        <w:t xml:space="preserve">.  </w:t>
      </w:r>
      <w:r w:rsidRPr="0056208B">
        <w:t>Ref. SCK\55564083</w:t>
      </w:r>
      <w:bookmarkEnd w:id="3566"/>
    </w:p>
    <w:p w14:paraId="6D102BC9" w14:textId="2402AB53" w:rsidR="00944989" w:rsidRPr="0056208B" w:rsidRDefault="00944989" w:rsidP="00575005">
      <w:pPr>
        <w:pStyle w:val="RequirementList"/>
      </w:pPr>
      <w:bookmarkStart w:id="3567" w:name="_Toc200492334"/>
      <w:r w:rsidRPr="0056208B">
        <w:t>Where the System has an operating system which requires authentication, the System shall support authentication by at least one of the protocols mentioned in the MIT interface catalogue chapter "Authentication"</w:t>
      </w:r>
      <w:r w:rsidR="00E50CBD" w:rsidRPr="0056208B">
        <w:t xml:space="preserve">.  </w:t>
      </w:r>
      <w:r w:rsidRPr="0056208B">
        <w:t>Ref. SCK\55564083</w:t>
      </w:r>
      <w:bookmarkEnd w:id="3567"/>
    </w:p>
    <w:p w14:paraId="206C9E14" w14:textId="0C9601BA" w:rsidR="00944989" w:rsidRPr="0056208B" w:rsidRDefault="00944989" w:rsidP="00575005">
      <w:pPr>
        <w:pStyle w:val="RequirementList"/>
      </w:pPr>
      <w:bookmarkStart w:id="3568" w:name="_Toc200492335"/>
      <w:r w:rsidRPr="0056208B">
        <w:t>The System shall support network addressing service by at least one of the protocols mentioned in the MIT interface catalogue chapter "Network addressing service"</w:t>
      </w:r>
      <w:r w:rsidR="00E50CBD" w:rsidRPr="0056208B">
        <w:t xml:space="preserve">.  </w:t>
      </w:r>
      <w:r w:rsidRPr="0056208B">
        <w:rPr>
          <w:highlight w:val="yellow"/>
        </w:rPr>
        <w:t>Ref. SCK\55564083</w:t>
      </w:r>
      <w:bookmarkEnd w:id="3568"/>
    </w:p>
    <w:p w14:paraId="01F93A03" w14:textId="5220727A" w:rsidR="00944989" w:rsidRPr="0056208B" w:rsidRDefault="00944989" w:rsidP="00575005">
      <w:pPr>
        <w:pStyle w:val="RequirementList"/>
      </w:pPr>
      <w:bookmarkStart w:id="3569" w:name="_Toc200492336"/>
      <w:r w:rsidRPr="0056208B">
        <w:lastRenderedPageBreak/>
        <w:t>The System shall support network naming service by at least one of the protocols mentioned in the MIT interface catalogue chapter "Network naming service"</w:t>
      </w:r>
      <w:r w:rsidR="00E50CBD" w:rsidRPr="0056208B">
        <w:t xml:space="preserve">.  </w:t>
      </w:r>
      <w:r w:rsidRPr="0056208B">
        <w:rPr>
          <w:highlight w:val="yellow"/>
        </w:rPr>
        <w:t>Ref. SCK\55564083</w:t>
      </w:r>
      <w:bookmarkEnd w:id="3569"/>
    </w:p>
    <w:p w14:paraId="51334946" w14:textId="43ACDF26" w:rsidR="00944989" w:rsidRPr="0056208B" w:rsidRDefault="00944989" w:rsidP="00575005">
      <w:pPr>
        <w:pStyle w:val="RequirementList"/>
      </w:pPr>
      <w:bookmarkStart w:id="3570" w:name="_Toc200492337"/>
      <w:r w:rsidRPr="0056208B">
        <w:t xml:space="preserve">The </w:t>
      </w:r>
      <w:r w:rsidR="00CB1438" w:rsidRPr="0056208B">
        <w:t>Contractor</w:t>
      </w:r>
      <w:r w:rsidRPr="0056208B">
        <w:t xml:space="preserve"> </w:t>
      </w:r>
      <w:r w:rsidR="00F336BF" w:rsidRPr="0056208B">
        <w:t>shall</w:t>
      </w:r>
      <w:r w:rsidRPr="0056208B">
        <w:t xml:space="preserve"> implement a mechanism for automatic IP address assignment based on MAC addresses whenever possible, utilizing DHCP services to ensure efficient and consistent configuration</w:t>
      </w:r>
      <w:r w:rsidR="00E50CBD" w:rsidRPr="0056208B">
        <w:t xml:space="preserve">.  </w:t>
      </w:r>
      <w:r w:rsidRPr="0056208B">
        <w:t xml:space="preserve">In scenarios where DHCP is not feasible, the </w:t>
      </w:r>
      <w:r w:rsidR="00CB1438" w:rsidRPr="0056208B">
        <w:t>Contractor</w:t>
      </w:r>
      <w:r w:rsidRPr="0056208B">
        <w:t xml:space="preserve"> </w:t>
      </w:r>
      <w:r w:rsidR="00F336BF" w:rsidRPr="0056208B">
        <w:t>shall</w:t>
      </w:r>
      <w:r w:rsidRPr="0056208B">
        <w:t xml:space="preserve"> configure static IP addresses in accordance with MIT's assigned IP ranges</w:t>
      </w:r>
      <w:r w:rsidR="007A2C67" w:rsidRPr="0056208B">
        <w:t xml:space="preserve">.  </w:t>
      </w:r>
      <w:r w:rsidRPr="0056208B">
        <w:t xml:space="preserve">All configurations </w:t>
      </w:r>
      <w:r w:rsidR="00F336BF" w:rsidRPr="0056208B">
        <w:t>shall</w:t>
      </w:r>
      <w:r w:rsidRPr="0056208B">
        <w:t xml:space="preserve"> align with MIT's network architecture standards to ensure seamless integration and avoid IP conflicts.</w:t>
      </w:r>
      <w:bookmarkEnd w:id="3570"/>
    </w:p>
    <w:p w14:paraId="378EE783" w14:textId="50F1ECD0" w:rsidR="00944989" w:rsidRPr="0056208B" w:rsidRDefault="00944989" w:rsidP="00575005">
      <w:pPr>
        <w:pStyle w:val="RequirementList"/>
      </w:pPr>
      <w:bookmarkStart w:id="3571" w:name="_Ref196841990"/>
      <w:bookmarkStart w:id="3572" w:name="_Toc200492338"/>
      <w:r w:rsidRPr="0056208B">
        <w:t xml:space="preserve">The </w:t>
      </w:r>
      <w:r w:rsidR="00CB1438" w:rsidRPr="0056208B">
        <w:t>Contractor</w:t>
      </w:r>
      <w:r w:rsidRPr="0056208B">
        <w:t xml:space="preserve"> </w:t>
      </w:r>
      <w:r w:rsidR="00F336BF" w:rsidRPr="0056208B">
        <w:t>shall</w:t>
      </w:r>
      <w:r w:rsidRPr="0056208B">
        <w:t xml:space="preserve"> provide a comprehensive list of all devices, including their respective MAC addresses, prior to configuring the network</w:t>
      </w:r>
      <w:r w:rsidR="00E50CBD" w:rsidRPr="0056208B">
        <w:t xml:space="preserve">.  </w:t>
      </w:r>
      <w:r w:rsidRPr="0056208B">
        <w:t>This list is crucial for tracking and managing devices, especially when configuring static IP addresses or ensuring proper DHCP assignment</w:t>
      </w:r>
      <w:bookmarkEnd w:id="3571"/>
      <w:r w:rsidR="00E50CBD" w:rsidRPr="0056208B">
        <w:t xml:space="preserve">.  </w:t>
      </w:r>
      <w:bookmarkEnd w:id="3572"/>
    </w:p>
    <w:p w14:paraId="00545859" w14:textId="6639C2C5" w:rsidR="00944989" w:rsidRPr="0056208B" w:rsidRDefault="00944989" w:rsidP="00575005">
      <w:pPr>
        <w:pStyle w:val="RequirementList"/>
      </w:pPr>
      <w:bookmarkStart w:id="3573" w:name="_Ref196842224"/>
      <w:bookmarkStart w:id="3574" w:name="_Toc200492339"/>
      <w:r w:rsidRPr="0056208B">
        <w:t xml:space="preserve">If a device is DHCP-capable but not configured for DHCP, the </w:t>
      </w:r>
      <w:r w:rsidR="00CB1438" w:rsidRPr="0056208B">
        <w:t>Contractor</w:t>
      </w:r>
      <w:r w:rsidRPr="0056208B">
        <w:t xml:space="preserve"> </w:t>
      </w:r>
      <w:r w:rsidR="00F336BF" w:rsidRPr="0056208B">
        <w:t>shall</w:t>
      </w:r>
      <w:r w:rsidRPr="0056208B">
        <w:t xml:space="preserve"> provide a detailed procedure for enabling and configuring DHCP on the device</w:t>
      </w:r>
      <w:r w:rsidR="00E50CBD" w:rsidRPr="0056208B">
        <w:t xml:space="preserve">.  </w:t>
      </w:r>
      <w:r w:rsidRPr="0056208B">
        <w:t xml:space="preserve">The procedure </w:t>
      </w:r>
      <w:r w:rsidR="00F336BF" w:rsidRPr="0056208B">
        <w:t xml:space="preserve">shall </w:t>
      </w:r>
      <w:r w:rsidRPr="0056208B">
        <w:t>include all necessary steps for ensuring proper DHCP functionality, such as network settings, IP lease time configuration, and alignment with MIT’s DHCP service and network standards</w:t>
      </w:r>
      <w:bookmarkEnd w:id="3573"/>
      <w:r w:rsidR="00E50CBD" w:rsidRPr="0056208B">
        <w:t xml:space="preserve">.  </w:t>
      </w:r>
      <w:bookmarkEnd w:id="3574"/>
    </w:p>
    <w:p w14:paraId="3ECDF3F2" w14:textId="77777777" w:rsidR="00944989" w:rsidRPr="0056208B" w:rsidRDefault="00944989" w:rsidP="000527F7">
      <w:pPr>
        <w:pStyle w:val="SysReq3"/>
        <w:rPr>
          <w:rStyle w:val="Strong"/>
          <w:i w:val="0"/>
          <w:iCs/>
          <w:lang w:val="en-GB"/>
        </w:rPr>
      </w:pPr>
      <w:bookmarkStart w:id="3575" w:name="_Toc200492340"/>
      <w:bookmarkStart w:id="3576" w:name="_Toc202536192"/>
      <w:r w:rsidRPr="0056208B">
        <w:rPr>
          <w:rStyle w:val="Strong"/>
          <w:i w:val="0"/>
          <w:iCs/>
          <w:lang w:val="en-GB"/>
        </w:rPr>
        <w:t>Infrastructure</w:t>
      </w:r>
      <w:bookmarkEnd w:id="3575"/>
      <w:bookmarkEnd w:id="3576"/>
    </w:p>
    <w:p w14:paraId="29FE2105" w14:textId="6FC32CDB" w:rsidR="00230119" w:rsidRPr="0056208B" w:rsidRDefault="00230119" w:rsidP="00070871">
      <w:pPr>
        <w:pStyle w:val="regular"/>
      </w:pPr>
      <w:bookmarkStart w:id="3577" w:name="_Toc200492341"/>
      <w:r w:rsidRPr="0056208B">
        <w:t>An aggregation network ensures high reliability and performance by implementing redundancy to minimize downtime and enable fast recovery during faults.  Redundant connections ensure continuous backbone network availability by enabling quick failover during link failures, minimizing disruptions, and maintaining system stability.</w:t>
      </w:r>
    </w:p>
    <w:p w14:paraId="7E146BCB" w14:textId="2D9CCF1D" w:rsidR="00944989" w:rsidRPr="0056208B" w:rsidRDefault="00944989" w:rsidP="00575005">
      <w:pPr>
        <w:pStyle w:val="RequirementList"/>
      </w:pPr>
      <w:r w:rsidRPr="0056208B">
        <w:t xml:space="preserve">The aggregation network </w:t>
      </w:r>
      <w:r w:rsidR="00840D73" w:rsidRPr="0056208B">
        <w:t>shall</w:t>
      </w:r>
      <w:r w:rsidRPr="0056208B">
        <w:t xml:space="preserve"> use a redundant ring topology, with a dedicated redundancy manager and client switches</w:t>
      </w:r>
      <w:r w:rsidR="0007473A" w:rsidRPr="0056208B">
        <w:t xml:space="preserve">.  </w:t>
      </w:r>
      <w:r w:rsidRPr="0056208B">
        <w:t xml:space="preserve">The network </w:t>
      </w:r>
      <w:r w:rsidR="00840D73" w:rsidRPr="0056208B">
        <w:t>shall</w:t>
      </w:r>
      <w:r w:rsidRPr="0056208B">
        <w:t xml:space="preserve"> automatically reconfigure within 300 ms in case of interruptions</w:t>
      </w:r>
      <w:r w:rsidR="007A2C67" w:rsidRPr="0056208B">
        <w:t xml:space="preserve">.  </w:t>
      </w:r>
      <w:r w:rsidRPr="0056208B">
        <w:t xml:space="preserve">Redundant connections to the backbone </w:t>
      </w:r>
      <w:r w:rsidR="00840D73" w:rsidRPr="0056208B">
        <w:t>shall</w:t>
      </w:r>
      <w:r w:rsidRPr="0056208B">
        <w:t xml:space="preserve"> be established using a master/slave configuration, ensuring failover times under 300 ms</w:t>
      </w:r>
      <w:r w:rsidR="007A2C67" w:rsidRPr="0056208B">
        <w:t xml:space="preserve">.  </w:t>
      </w:r>
      <w:r w:rsidRPr="0056208B">
        <w:t xml:space="preserve">All links within the aggregation network, including connections to the backbone and cell networks, </w:t>
      </w:r>
      <w:r w:rsidR="00840D73" w:rsidRPr="0056208B">
        <w:t>shall</w:t>
      </w:r>
      <w:r w:rsidRPr="0056208B">
        <w:t xml:space="preserve"> support 1 Gbit/s bandwidth</w:t>
      </w:r>
      <w:r w:rsidR="00E50CBD" w:rsidRPr="0056208B">
        <w:t xml:space="preserve">.  </w:t>
      </w:r>
      <w:r w:rsidRPr="0056208B">
        <w:t xml:space="preserve">The network design </w:t>
      </w:r>
      <w:r w:rsidR="00356D2B" w:rsidRPr="0056208B">
        <w:t>s</w:t>
      </w:r>
      <w:r w:rsidR="00840D73" w:rsidRPr="0056208B">
        <w:t>hall</w:t>
      </w:r>
      <w:r w:rsidRPr="0056208B">
        <w:t xml:space="preserve"> incorporate fault recovery mechanisms to reroute traffic in the event of failures, ensuring uninterrupted data flow</w:t>
      </w:r>
      <w:r w:rsidR="007A2C67" w:rsidRPr="0056208B">
        <w:t xml:space="preserve">.  </w:t>
      </w:r>
      <w:bookmarkEnd w:id="3577"/>
    </w:p>
    <w:p w14:paraId="70785403" w14:textId="62109ED9" w:rsidR="00944989" w:rsidRPr="0056208B" w:rsidRDefault="00944989" w:rsidP="00575005">
      <w:pPr>
        <w:pStyle w:val="RequirementList"/>
        <w:rPr>
          <w:color w:val="034694" w:themeColor="accent4"/>
        </w:rPr>
      </w:pPr>
      <w:bookmarkStart w:id="3578" w:name="_Toc200492342"/>
      <w:r w:rsidRPr="0056208B">
        <w:t xml:space="preserve">The </w:t>
      </w:r>
      <w:r w:rsidR="00D97476" w:rsidRPr="0056208B">
        <w:t>QPLANT:CIS</w:t>
      </w:r>
      <w:r w:rsidRPr="0056208B">
        <w:t xml:space="preserve"> </w:t>
      </w:r>
      <w:r w:rsidR="00840D73" w:rsidRPr="0056208B">
        <w:t>shall</w:t>
      </w:r>
      <w:r w:rsidRPr="0056208B">
        <w:t xml:space="preserve"> establish redundant connections to the backbone network using standby redundancy</w:t>
      </w:r>
      <w:r w:rsidR="007A2C67" w:rsidRPr="0056208B">
        <w:t xml:space="preserve">.  </w:t>
      </w:r>
      <w:r w:rsidRPr="0056208B">
        <w:t xml:space="preserve">Each connection </w:t>
      </w:r>
      <w:r w:rsidR="00840D73" w:rsidRPr="0056208B">
        <w:t>shall</w:t>
      </w:r>
      <w:r w:rsidRPr="0056208B">
        <w:t xml:space="preserve"> include a master and backup device, with failover mechanisms ensuring that if one de</w:t>
      </w:r>
      <w:r w:rsidR="00D559E4" w:rsidRPr="0056208B">
        <w:t>²</w:t>
      </w:r>
      <w:r w:rsidRPr="0056208B">
        <w:t>vice or connection fails, the other takes over seamlessly</w:t>
      </w:r>
      <w:r w:rsidR="00E50CBD" w:rsidRPr="0056208B">
        <w:t xml:space="preserve">.  </w:t>
      </w:r>
      <w:r w:rsidRPr="0056208B">
        <w:t xml:space="preserve">The failover time </w:t>
      </w:r>
      <w:r w:rsidR="00840D73" w:rsidRPr="0056208B">
        <w:t>shall</w:t>
      </w:r>
      <w:r w:rsidRPr="0056208B">
        <w:t xml:space="preserve"> be deterministic, with a maximum duration of 300 ms to minimize downtime</w:t>
      </w:r>
      <w:r w:rsidR="007A2C67" w:rsidRPr="0056208B">
        <w:t xml:space="preserve">.  </w:t>
      </w:r>
      <w:r w:rsidRPr="0056208B">
        <w:rPr>
          <w:color w:val="034694" w:themeColor="accent4"/>
        </w:rPr>
        <w:t xml:space="preserve"> </w:t>
      </w:r>
      <w:bookmarkEnd w:id="3578"/>
    </w:p>
    <w:p w14:paraId="533BEE4D" w14:textId="77777777" w:rsidR="00944989" w:rsidRPr="0056208B" w:rsidRDefault="00944989" w:rsidP="000527F7">
      <w:pPr>
        <w:pStyle w:val="SysReq3"/>
        <w:rPr>
          <w:rStyle w:val="Strong"/>
          <w:i w:val="0"/>
          <w:iCs/>
          <w:lang w:val="en-GB"/>
        </w:rPr>
      </w:pPr>
      <w:bookmarkStart w:id="3579" w:name="_Toc200492343"/>
      <w:bookmarkStart w:id="3580" w:name="_Toc202536193"/>
      <w:r w:rsidRPr="0056208B">
        <w:rPr>
          <w:rStyle w:val="Strong"/>
          <w:i w:val="0"/>
          <w:iCs/>
          <w:lang w:val="en-GB"/>
        </w:rPr>
        <w:t>Security</w:t>
      </w:r>
      <w:bookmarkEnd w:id="3579"/>
      <w:bookmarkEnd w:id="3580"/>
    </w:p>
    <w:p w14:paraId="3D31D983" w14:textId="672D67D6" w:rsidR="00371932" w:rsidRPr="0056208B" w:rsidRDefault="00371932" w:rsidP="00575005">
      <w:pPr>
        <w:pStyle w:val="RequirementList"/>
      </w:pPr>
      <w:bookmarkStart w:id="3581" w:name="_Toc200492344"/>
      <w:r w:rsidRPr="0056208B">
        <w:t xml:space="preserve">The </w:t>
      </w:r>
      <w:r w:rsidR="00CB1438" w:rsidRPr="0056208B">
        <w:t>Contractor</w:t>
      </w:r>
      <w:r w:rsidRPr="0056208B">
        <w:t xml:space="preserve"> shall comply with the </w:t>
      </w:r>
      <w:r w:rsidR="0085540D" w:rsidRPr="0056208B">
        <w:t>SCK CEN</w:t>
      </w:r>
      <w:r w:rsidR="007934A1" w:rsidRPr="0056208B">
        <w:t xml:space="preserve"> </w:t>
      </w:r>
      <w:r w:rsidRPr="0056208B">
        <w:t>cybersecurity policy, ensuring alignment with the IAEA NSS17 (Nuclear Security Series), ISO 27001 (Information Security Management), and IEC 62443 (Industrial Communication Networks – Network and System Security) standards</w:t>
      </w:r>
      <w:r w:rsidR="007A2C67" w:rsidRPr="0056208B">
        <w:t xml:space="preserve">.  </w:t>
      </w:r>
      <w:r w:rsidRPr="0056208B">
        <w:t>This includes implementing required security controls, risk management processes, and incident response protocols as outlined by these frameworks.</w:t>
      </w:r>
      <w:bookmarkEnd w:id="3581"/>
    </w:p>
    <w:p w14:paraId="3C7252C1" w14:textId="6FC1831F" w:rsidR="00371932" w:rsidRPr="0056208B" w:rsidRDefault="00371932" w:rsidP="00575005">
      <w:pPr>
        <w:pStyle w:val="RequirementList"/>
      </w:pPr>
      <w:bookmarkStart w:id="3582" w:name="_Toc200492345"/>
      <w:bookmarkStart w:id="3583" w:name="_Ref196904142"/>
      <w:r w:rsidRPr="0056208B">
        <w:t>Documentation of the system's security features and their alignment with the client's standards must be provided for review and approval before deployment</w:t>
      </w:r>
      <w:r w:rsidR="00E50CBD" w:rsidRPr="0056208B">
        <w:t xml:space="preserve">.  </w:t>
      </w:r>
      <w:bookmarkEnd w:id="3582"/>
      <w:bookmarkEnd w:id="3583"/>
    </w:p>
    <w:p w14:paraId="08DD79A1" w14:textId="0DD9E6BD" w:rsidR="00371932" w:rsidRPr="0056208B" w:rsidRDefault="00371932" w:rsidP="00575005">
      <w:pPr>
        <w:pStyle w:val="RequirementList"/>
      </w:pPr>
      <w:bookmarkStart w:id="3584" w:name="_Toc200492346"/>
      <w:r w:rsidRPr="0056208B">
        <w:t xml:space="preserve">The </w:t>
      </w:r>
      <w:r w:rsidR="005B5B49" w:rsidRPr="0056208B">
        <w:t xml:space="preserve">Contractor </w:t>
      </w:r>
      <w:r w:rsidRPr="0056208B">
        <w:t>shall work with the client to verify that the system integrates seamlessly with the client’s existing security infrastructure, including firewalls, VPNs, and any other relevant security tools.</w:t>
      </w:r>
      <w:bookmarkEnd w:id="3584"/>
    </w:p>
    <w:p w14:paraId="338FBBDA" w14:textId="1187174B" w:rsidR="00371932" w:rsidRPr="0056208B" w:rsidRDefault="00371932" w:rsidP="00575005">
      <w:pPr>
        <w:pStyle w:val="RequirementList"/>
      </w:pPr>
      <w:bookmarkStart w:id="3585" w:name="_Toc200492347"/>
      <w:r w:rsidRPr="0056208B">
        <w:t xml:space="preserve">The </w:t>
      </w:r>
      <w:r w:rsidR="00CB1438" w:rsidRPr="0056208B">
        <w:t>Contractor</w:t>
      </w:r>
      <w:r w:rsidRPr="0056208B">
        <w:t xml:space="preserve"> shall identify all products and digital elements used in the production plant, including Commercial Off-The-Shelf (COTS) materials and custom-built systems, that fall under the scope of the Cyber Resilience Act</w:t>
      </w:r>
      <w:r w:rsidR="007A2C67" w:rsidRPr="0056208B">
        <w:t xml:space="preserve">.  </w:t>
      </w:r>
      <w:r w:rsidRPr="0056208B">
        <w:t>These products must be evaluated for compliance with the CRA's cybersecurity requirements.</w:t>
      </w:r>
      <w:bookmarkEnd w:id="3585"/>
    </w:p>
    <w:p w14:paraId="2C267409" w14:textId="396098A9" w:rsidR="00371932" w:rsidRPr="0056208B" w:rsidRDefault="00371932" w:rsidP="00575005">
      <w:pPr>
        <w:pStyle w:val="RequirementList"/>
      </w:pPr>
      <w:bookmarkStart w:id="3586" w:name="_Toc200492348"/>
      <w:r w:rsidRPr="0056208B">
        <w:t xml:space="preserve">If the </w:t>
      </w:r>
      <w:r w:rsidR="00CB1438" w:rsidRPr="0056208B">
        <w:t>Contractor</w:t>
      </w:r>
      <w:r w:rsidRPr="0056208B">
        <w:t xml:space="preserve"> requires remote access to the plant, he </w:t>
      </w:r>
      <w:r w:rsidR="00D52217" w:rsidRPr="0056208B">
        <w:t>shall</w:t>
      </w:r>
      <w:r w:rsidRPr="0056208B">
        <w:t xml:space="preserve"> utilize the standard solution provided by the customer</w:t>
      </w:r>
      <w:r w:rsidR="007A2C67" w:rsidRPr="0056208B">
        <w:t xml:space="preserve">.  </w:t>
      </w:r>
      <w:r w:rsidRPr="0056208B">
        <w:t>Access will be granted with restricted permissions to ensure that only necessary functions are available, safeguarding the integrity and security of the plant's systems</w:t>
      </w:r>
      <w:r w:rsidR="00E50CBD" w:rsidRPr="0056208B">
        <w:t xml:space="preserve">.  </w:t>
      </w:r>
      <w:r w:rsidRPr="0056208B">
        <w:t xml:space="preserve">The </w:t>
      </w:r>
      <w:r w:rsidR="00CB1438" w:rsidRPr="0056208B">
        <w:t>Contractor</w:t>
      </w:r>
      <w:r w:rsidRPr="0056208B">
        <w:t xml:space="preserve"> is responsible for adhering to the defined access protocols and ensuring compliance with the customer's security policies.</w:t>
      </w:r>
      <w:bookmarkEnd w:id="3586"/>
    </w:p>
    <w:p w14:paraId="52E658A8" w14:textId="77777777" w:rsidR="00A3209F" w:rsidRPr="0056208B" w:rsidRDefault="00A3209F" w:rsidP="00A3209F">
      <w:pPr>
        <w:pStyle w:val="Heading3numbered"/>
      </w:pPr>
      <w:bookmarkStart w:id="3587" w:name="_Toc200491995"/>
      <w:bookmarkStart w:id="3588" w:name="_Toc202536130"/>
      <w:bookmarkStart w:id="3589" w:name="_Toc202536889"/>
      <w:bookmarkStart w:id="3590" w:name="_Ref190799769"/>
      <w:bookmarkStart w:id="3591" w:name="_Toc200492354"/>
      <w:bookmarkStart w:id="3592" w:name="_Toc202536195"/>
      <w:bookmarkStart w:id="3593" w:name="_Toc202536901"/>
      <w:r w:rsidRPr="0056208B">
        <w:t xml:space="preserve">Electrical </w:t>
      </w:r>
      <w:commentRangeStart w:id="3594"/>
      <w:r w:rsidRPr="0056208B">
        <w:t>Requirements</w:t>
      </w:r>
      <w:bookmarkEnd w:id="3587"/>
      <w:bookmarkEnd w:id="3588"/>
      <w:bookmarkEnd w:id="3589"/>
      <w:commentRangeEnd w:id="3594"/>
      <w:r w:rsidRPr="0056208B">
        <w:rPr>
          <w:rStyle w:val="CommentReference"/>
          <w:rFonts w:eastAsia="Calibri"/>
          <w:color w:val="auto"/>
        </w:rPr>
        <w:commentReference w:id="3594"/>
      </w:r>
    </w:p>
    <w:p w14:paraId="69E3F7AD" w14:textId="77777777" w:rsidR="00A3209F" w:rsidRPr="0056208B" w:rsidRDefault="00A3209F" w:rsidP="00A3209F">
      <w:pPr>
        <w:pStyle w:val="RequirementList"/>
      </w:pPr>
      <w:bookmarkStart w:id="3595" w:name="_Toc200491996"/>
      <w:r w:rsidRPr="0056208B">
        <w:t xml:space="preserve">All electrical components (including cables, </w:t>
      </w:r>
      <w:commentRangeStart w:id="3596"/>
      <w:r w:rsidRPr="0056208B">
        <w:t>cubicles</w:t>
      </w:r>
      <w:commentRangeEnd w:id="3596"/>
      <w:r w:rsidRPr="0056208B">
        <w:rPr>
          <w:rStyle w:val="CommentReference"/>
          <w:rFonts w:ascii="Segoe UI" w:hAnsi="Segoe UI"/>
        </w:rPr>
        <w:commentReference w:id="3596"/>
      </w:r>
      <w:r w:rsidRPr="0056208B">
        <w:t>, cable trays, and associated systems) shall comply with the applicable international electrical standards, including but not limited to IEC 61508 and IEC 61511 for lifecycle functional safety aspects, and [</w:t>
      </w:r>
      <w:r w:rsidRPr="0056208B">
        <w:rPr>
          <w:rStyle w:val="Style1Char"/>
          <w:rFonts w:eastAsia="Calibri"/>
        </w:rPr>
        <w:t>AD 6</w:t>
      </w:r>
      <w:r w:rsidRPr="0056208B">
        <w:t>].</w:t>
      </w:r>
    </w:p>
    <w:p w14:paraId="69A18F19" w14:textId="77777777" w:rsidR="00A3209F" w:rsidRPr="0056208B" w:rsidRDefault="00A3209F" w:rsidP="00A3209F">
      <w:pPr>
        <w:pStyle w:val="RequirementList"/>
        <w:numPr>
          <w:ilvl w:val="0"/>
          <w:numId w:val="0"/>
        </w:numPr>
        <w:ind w:left="720"/>
      </w:pPr>
      <w:r w:rsidRPr="0056208B">
        <w:lastRenderedPageBreak/>
        <w:t>The selection of cable sheathing materials shall explicitly consider and be validated against the environmental conditions to which they will be exposed, including moisture, oil, cable trenches, heat and freezing temperatures, and electromagnetic interference (EMI) effects.</w:t>
      </w:r>
    </w:p>
    <w:p w14:paraId="75FB9775" w14:textId="77777777" w:rsidR="00A3209F" w:rsidRPr="0056208B" w:rsidRDefault="00A3209F" w:rsidP="00A3209F">
      <w:pPr>
        <w:pStyle w:val="RequirementList"/>
      </w:pPr>
      <w:r w:rsidRPr="0056208B">
        <w:t>Each electrical and instrumentation cabinet shall provide at least 25% of its internal volume as free space to accommodate future installation of equipment, cabling, or modifications without necessitating structural change.</w:t>
      </w:r>
    </w:p>
    <w:p w14:paraId="4FEE5A7D" w14:textId="77777777" w:rsidR="00A3209F" w:rsidRPr="0056208B" w:rsidRDefault="00A3209F" w:rsidP="00A3209F">
      <w:pPr>
        <w:pStyle w:val="RequirementList"/>
      </w:pPr>
      <w:r w:rsidRPr="0056208B">
        <w:t>The Contractor shall install harmonic filtering devices on all major variable frequency drives (VFDs) used in the system (e.g., LP and HP compressors), in accordance with [</w:t>
      </w:r>
      <w:r w:rsidRPr="0056208B">
        <w:rPr>
          <w:rStyle w:val="Style1Char"/>
          <w:rFonts w:eastAsia="Calibri"/>
        </w:rPr>
        <w:t>AD 6</w:t>
      </w:r>
      <w:r w:rsidRPr="0056208B">
        <w:t>] and the requirements of IEC 61800-3 for industrial electromagnetic environments.</w:t>
      </w:r>
    </w:p>
    <w:p w14:paraId="06125856" w14:textId="77777777" w:rsidR="00A3209F" w:rsidRPr="0056208B" w:rsidRDefault="00A3209F" w:rsidP="00A3209F">
      <w:pPr>
        <w:pStyle w:val="RequirementList"/>
        <w:numPr>
          <w:ilvl w:val="0"/>
          <w:numId w:val="0"/>
        </w:numPr>
        <w:ind w:left="720"/>
      </w:pPr>
      <w:r w:rsidRPr="0056208B">
        <w:t>The Contractor shall ensure that emission and immunity limits are met through appropriate use of input line filters, output dv/dt filters (where applicable), and proper shielding, grounding, and cable routing practices.</w:t>
      </w:r>
    </w:p>
    <w:p w14:paraId="08D39670" w14:textId="77777777" w:rsidR="00A3209F" w:rsidRPr="0056208B" w:rsidRDefault="00A3209F" w:rsidP="00A3209F">
      <w:pPr>
        <w:pStyle w:val="RequirementList"/>
      </w:pPr>
      <w:r w:rsidRPr="0056208B">
        <w:t>The Contractor shall ensure that all VFD-driven motors operate within the allowable continuous frequency range defined by IEC 60034 (Rotating Electrical Machines).  Nominal VFD operation shall not exceed 60 Hz, unless the Contractor provides substantiated evidence demonstrating that:</w:t>
      </w:r>
    </w:p>
    <w:p w14:paraId="383F0D32" w14:textId="77777777" w:rsidR="00A3209F" w:rsidRPr="0056208B" w:rsidRDefault="00A3209F">
      <w:pPr>
        <w:pStyle w:val="RequirementList"/>
        <w:numPr>
          <w:ilvl w:val="0"/>
          <w:numId w:val="20"/>
        </w:numPr>
      </w:pPr>
      <w:r w:rsidRPr="0056208B">
        <w:t>The selected motor and compressor system are rated for sustained operation above 60</w:t>
      </w:r>
      <w:r w:rsidRPr="0056208B">
        <w:rPr>
          <w:rFonts w:ascii="Arial" w:hAnsi="Arial" w:cs="Arial"/>
        </w:rPr>
        <w:t> </w:t>
      </w:r>
      <w:r w:rsidRPr="0056208B">
        <w:t>Hz.</w:t>
      </w:r>
    </w:p>
    <w:p w14:paraId="65EA0E14" w14:textId="77777777" w:rsidR="00A3209F" w:rsidRPr="0056208B" w:rsidRDefault="00A3209F">
      <w:pPr>
        <w:pStyle w:val="RequirementList"/>
        <w:numPr>
          <w:ilvl w:val="0"/>
          <w:numId w:val="20"/>
        </w:numPr>
      </w:pPr>
      <w:r w:rsidRPr="0056208B">
        <w:t>The expected Mean Time Between Failures (MTBF) at the proposed operating frequency is documented and acceptable.</w:t>
      </w:r>
    </w:p>
    <w:p w14:paraId="5F2B0A14" w14:textId="77777777" w:rsidR="00A3209F" w:rsidRPr="0056208B" w:rsidRDefault="00A3209F">
      <w:pPr>
        <w:pStyle w:val="RequirementList"/>
        <w:numPr>
          <w:ilvl w:val="0"/>
          <w:numId w:val="20"/>
        </w:numPr>
      </w:pPr>
      <w:r w:rsidRPr="0056208B">
        <w:t>All required mitigations are in place (e.g., output filtering, derating, bearing protection, insulation class suitability).</w:t>
      </w:r>
    </w:p>
    <w:bookmarkEnd w:id="3595"/>
    <w:p w14:paraId="2E88AD21" w14:textId="77777777" w:rsidR="00006433" w:rsidRPr="0056208B" w:rsidRDefault="00006433" w:rsidP="007B278F">
      <w:pPr>
        <w:pStyle w:val="Heading2numbered"/>
        <w:keepNext/>
        <w:keepLines/>
        <w:rPr>
          <w:rFonts w:eastAsia="Calibri"/>
        </w:rPr>
      </w:pPr>
      <w:r w:rsidRPr="0056208B">
        <w:rPr>
          <w:rFonts w:eastAsia="Calibri"/>
        </w:rPr>
        <w:t>Interfaces</w:t>
      </w:r>
      <w:bookmarkEnd w:id="3590"/>
      <w:bookmarkEnd w:id="3591"/>
      <w:bookmarkEnd w:id="3592"/>
      <w:bookmarkEnd w:id="3593"/>
    </w:p>
    <w:p w14:paraId="51505354" w14:textId="3F6A1A52" w:rsidR="00A8214D" w:rsidRPr="0056208B" w:rsidRDefault="00A8214D" w:rsidP="00A8214D">
      <w:pPr>
        <w:pStyle w:val="regular"/>
      </w:pPr>
      <w:r w:rsidRPr="0056208B">
        <w:t>Add in this sections the LOOP backup power/water</w:t>
      </w:r>
    </w:p>
    <w:p w14:paraId="09496ADC" w14:textId="77777777" w:rsidR="00A8214D" w:rsidRPr="0056208B" w:rsidRDefault="00A8214D" w:rsidP="00A8214D">
      <w:pPr>
        <w:pStyle w:val="regular"/>
      </w:pPr>
    </w:p>
    <w:p w14:paraId="24BFB6AA" w14:textId="77777777" w:rsidR="00A8214D" w:rsidRPr="0056208B" w:rsidRDefault="00A8214D" w:rsidP="00A8214D">
      <w:pPr>
        <w:pStyle w:val="RequirementList"/>
      </w:pPr>
      <w:bookmarkStart w:id="3597" w:name="_Toc200491913"/>
      <w:bookmarkStart w:id="3598" w:name="_Ref201826225"/>
      <w:r w:rsidRPr="0056208B">
        <w:t>For the event of a Loss of Offsite Power (LOOP) to the MINERVA facility, the Contractor shall assume the following utilities are available after a short interruption (few minutes):</w:t>
      </w:r>
      <w:bookmarkEnd w:id="3597"/>
      <w:bookmarkEnd w:id="3598"/>
    </w:p>
    <w:p w14:paraId="69CF55DF" w14:textId="77777777" w:rsidR="00A8214D" w:rsidRPr="0056208B" w:rsidRDefault="00A8214D">
      <w:pPr>
        <w:pStyle w:val="RequirementList"/>
        <w:numPr>
          <w:ilvl w:val="0"/>
          <w:numId w:val="20"/>
        </w:numPr>
      </w:pPr>
      <w:r w:rsidRPr="0056208B">
        <w:t>Up to 350 kW of back-up power (supplied by a diesel generator)</w:t>
      </w:r>
    </w:p>
    <w:p w14:paraId="521E3C1B" w14:textId="77777777" w:rsidR="00A8214D" w:rsidRPr="0056208B" w:rsidRDefault="00A8214D">
      <w:pPr>
        <w:pStyle w:val="RequirementList"/>
        <w:numPr>
          <w:ilvl w:val="0"/>
          <w:numId w:val="20"/>
        </w:numPr>
      </w:pPr>
      <w:r w:rsidRPr="0056208B">
        <w:t>Up to 350 kW of back-up cooling water.</w:t>
      </w:r>
    </w:p>
    <w:p w14:paraId="6CF4A774" w14:textId="77777777" w:rsidR="00A8214D" w:rsidRPr="0056208B" w:rsidRDefault="00A8214D" w:rsidP="00A8214D">
      <w:r w:rsidRPr="0056208B">
        <w:t>The emergency cooling-water header is hydraulically common with the normal WCS cooling-water header but may operate at reduced total flow under emergency conditions.</w:t>
      </w:r>
    </w:p>
    <w:p w14:paraId="557FD949" w14:textId="77777777" w:rsidR="00A8214D" w:rsidRPr="0056208B" w:rsidRDefault="00A8214D" w:rsidP="00A8214D">
      <w:pPr>
        <w:pStyle w:val="regular"/>
      </w:pPr>
    </w:p>
    <w:p w14:paraId="7E57ABDC" w14:textId="77777777" w:rsidR="009304D3" w:rsidRPr="0056208B" w:rsidRDefault="009304D3" w:rsidP="009304D3">
      <w:pPr>
        <w:pStyle w:val="RequirementList"/>
      </w:pPr>
      <w:r w:rsidRPr="0056208B">
        <w:t>The technical interface details of these backup systems shall be co-developed between the Contractor and SCK CEN during the Concept Design Phase and fully defined and documented by the Contractor.</w:t>
      </w:r>
    </w:p>
    <w:p w14:paraId="046904E2" w14:textId="77777777" w:rsidR="009304D3" w:rsidRPr="0056208B" w:rsidRDefault="009304D3">
      <w:pPr>
        <w:pStyle w:val="RequirementList"/>
        <w:numPr>
          <w:ilvl w:val="0"/>
          <w:numId w:val="20"/>
        </w:numPr>
      </w:pPr>
      <w:r w:rsidRPr="0056208B">
        <w:t>Electrical Integration (Emergency Diesel Generator Interface)</w:t>
      </w:r>
    </w:p>
    <w:p w14:paraId="4BED07D3" w14:textId="77777777" w:rsidR="009304D3" w:rsidRPr="0056208B" w:rsidRDefault="009304D3">
      <w:pPr>
        <w:pStyle w:val="RequirementList"/>
        <w:numPr>
          <w:ilvl w:val="1"/>
          <w:numId w:val="21"/>
        </w:numPr>
      </w:pPr>
      <w:r w:rsidRPr="0056208B">
        <w:t>The Contractor shall define the voltage level and switchboard configuration to which the diesel generator supplies power.</w:t>
      </w:r>
    </w:p>
    <w:p w14:paraId="5F520C8E" w14:textId="77777777" w:rsidR="009304D3" w:rsidRPr="0056208B" w:rsidRDefault="009304D3">
      <w:pPr>
        <w:pStyle w:val="RequirementList"/>
        <w:numPr>
          <w:ilvl w:val="1"/>
          <w:numId w:val="21"/>
        </w:numPr>
      </w:pPr>
      <w:r w:rsidRPr="0056208B">
        <w:t>The Contractor shall specify the feeder cable rating, breaker and fuse characteristics, and the applicable earthing scheme in accordance with IEC and local electrical standards.</w:t>
      </w:r>
    </w:p>
    <w:p w14:paraId="69B89ACB" w14:textId="77777777" w:rsidR="009304D3" w:rsidRPr="0056208B" w:rsidRDefault="009304D3">
      <w:pPr>
        <w:pStyle w:val="RequirementList"/>
        <w:numPr>
          <w:ilvl w:val="1"/>
          <w:numId w:val="21"/>
        </w:numPr>
      </w:pPr>
      <w:r w:rsidRPr="0056208B">
        <w:t>The Contractor shall confirm whether the emergency bus shall be radially fed, or whether it shall require an Automatic Transfer Switch with appropriate synchronization capability to re-establish supply post-LOOP.</w:t>
      </w:r>
    </w:p>
    <w:p w14:paraId="6A175D92" w14:textId="77777777" w:rsidR="009304D3" w:rsidRPr="0056208B" w:rsidRDefault="009304D3">
      <w:pPr>
        <w:pStyle w:val="RequirementList"/>
        <w:numPr>
          <w:ilvl w:val="0"/>
          <w:numId w:val="20"/>
        </w:numPr>
      </w:pPr>
      <w:r w:rsidRPr="0056208B">
        <w:t>Cooling Water Provisioning</w:t>
      </w:r>
    </w:p>
    <w:p w14:paraId="1D6DA599" w14:textId="77777777" w:rsidR="009304D3" w:rsidRPr="0056208B" w:rsidRDefault="009304D3">
      <w:pPr>
        <w:pStyle w:val="RequirementList"/>
        <w:numPr>
          <w:ilvl w:val="1"/>
          <w:numId w:val="22"/>
        </w:numPr>
      </w:pPr>
      <w:r w:rsidRPr="0056208B">
        <w:t>The Contractor shall define the operating pressure, temperature, and flow rate of the cooling water available under generator-backed emergency operation.</w:t>
      </w:r>
    </w:p>
    <w:p w14:paraId="1276A637" w14:textId="77777777" w:rsidR="009304D3" w:rsidRPr="0056208B" w:rsidRDefault="009304D3">
      <w:pPr>
        <w:pStyle w:val="RequirementList"/>
        <w:numPr>
          <w:ilvl w:val="1"/>
          <w:numId w:val="22"/>
        </w:numPr>
      </w:pPr>
      <w:r w:rsidRPr="0056208B">
        <w:t>b) The Contractor shall propose the tie-in point, including line size, and shall confirm whether non-return valves or back-pressure controls are required to ensure stable flow during switchover.</w:t>
      </w:r>
    </w:p>
    <w:p w14:paraId="6CD35854" w14:textId="77777777" w:rsidR="009304D3" w:rsidRPr="0056208B" w:rsidRDefault="009304D3" w:rsidP="000527F7">
      <w:pPr>
        <w:pStyle w:val="SysReq3"/>
        <w:rPr>
          <w:lang w:val="en-GB"/>
        </w:rPr>
      </w:pPr>
      <w:r w:rsidRPr="0056208B">
        <w:rPr>
          <w:lang w:val="en-GB"/>
        </w:rPr>
        <w:lastRenderedPageBreak/>
        <w:t>In the offer, the Applicant shall provide an enveloping preliminary design for the configuration, internal routing, and management of abnormal utility supplies (electrical and cooling-water) during a Loss of Offsite Power (LOOP) event.  This shall include:</w:t>
      </w:r>
    </w:p>
    <w:p w14:paraId="02F0923E" w14:textId="77777777" w:rsidR="009304D3" w:rsidRPr="0056208B" w:rsidRDefault="009304D3">
      <w:pPr>
        <w:pStyle w:val="SysReq3"/>
        <w:numPr>
          <w:ilvl w:val="0"/>
          <w:numId w:val="76"/>
        </w:numPr>
        <w:rPr>
          <w:lang w:val="en-GB"/>
        </w:rPr>
      </w:pPr>
      <w:r w:rsidRPr="0056208B">
        <w:rPr>
          <w:lang w:val="en-GB"/>
        </w:rPr>
        <w:t>A functional description of the proposed emergency bus and emergency cooling-water header</w:t>
      </w:r>
    </w:p>
    <w:p w14:paraId="62271496" w14:textId="77777777" w:rsidR="009304D3" w:rsidRPr="0056208B" w:rsidRDefault="009304D3">
      <w:pPr>
        <w:pStyle w:val="SysReq3"/>
        <w:numPr>
          <w:ilvl w:val="0"/>
          <w:numId w:val="76"/>
        </w:numPr>
        <w:rPr>
          <w:lang w:val="en-GB"/>
        </w:rPr>
      </w:pPr>
      <w:r w:rsidRPr="0056208B">
        <w:rPr>
          <w:lang w:val="en-GB"/>
        </w:rPr>
        <w:t>A list of critical loads expected to be maintained under LOOP conditions</w:t>
      </w:r>
    </w:p>
    <w:p w14:paraId="104DA3F3" w14:textId="77777777" w:rsidR="009304D3" w:rsidRPr="0056208B" w:rsidRDefault="009304D3">
      <w:pPr>
        <w:pStyle w:val="SysReq3"/>
        <w:numPr>
          <w:ilvl w:val="0"/>
          <w:numId w:val="76"/>
        </w:numPr>
        <w:rPr>
          <w:color w:val="000000" w:themeColor="text1"/>
          <w:lang w:val="en-GB"/>
        </w:rPr>
      </w:pPr>
      <w:r w:rsidRPr="0056208B">
        <w:rPr>
          <w:lang w:val="en-GB"/>
        </w:rPr>
        <w:t>Enveloping assumptions for internal distribution logic, including switching, prior</w:t>
      </w:r>
      <w:r w:rsidRPr="0056208B">
        <w:rPr>
          <w:color w:val="000000" w:themeColor="text1"/>
          <w:lang w:val="en-GB"/>
        </w:rPr>
        <w:t>itization, and load control schemes</w:t>
      </w:r>
    </w:p>
    <w:p w14:paraId="0D976983" w14:textId="77777777" w:rsidR="009304D3" w:rsidRPr="0056208B" w:rsidRDefault="009304D3">
      <w:pPr>
        <w:pStyle w:val="SysReq3"/>
        <w:numPr>
          <w:ilvl w:val="0"/>
          <w:numId w:val="76"/>
        </w:numPr>
        <w:rPr>
          <w:lang w:val="en-GB"/>
        </w:rPr>
      </w:pPr>
      <w:r w:rsidRPr="0056208B">
        <w:rPr>
          <w:lang w:val="en-GB"/>
        </w:rPr>
        <w:t>Proposed interface boundary conditions with SCK CEN’s emergency diesel generator and cooling-water header</w:t>
      </w:r>
    </w:p>
    <w:p w14:paraId="2DA71830" w14:textId="77777777" w:rsidR="009304D3" w:rsidRPr="0056208B" w:rsidRDefault="009304D3" w:rsidP="00A8214D">
      <w:pPr>
        <w:pStyle w:val="regular"/>
      </w:pPr>
    </w:p>
    <w:p w14:paraId="293274A5" w14:textId="39A0328D" w:rsidR="000C0A16" w:rsidRPr="0056208B" w:rsidRDefault="00FF48B0" w:rsidP="007B278F">
      <w:pPr>
        <w:pStyle w:val="Heading3numbered"/>
        <w:keepNext/>
        <w:keepLines/>
        <w:rPr>
          <w:i/>
          <w:iCs/>
        </w:rPr>
      </w:pPr>
      <w:bookmarkStart w:id="3599" w:name="_Toc200492355"/>
      <w:bookmarkStart w:id="3600" w:name="_Toc202536196"/>
      <w:bookmarkStart w:id="3601" w:name="_Toc202536902"/>
      <w:r>
        <w:rPr>
          <w:rFonts w:eastAsia="Calibri"/>
        </w:rPr>
        <w:t>I</w:t>
      </w:r>
      <w:commentRangeStart w:id="3602"/>
      <w:r w:rsidR="00D974A2" w:rsidRPr="0056208B">
        <w:rPr>
          <w:rFonts w:eastAsia="Calibri"/>
        </w:rPr>
        <w:t>nterface and process fluid conditions</w:t>
      </w:r>
      <w:commentRangeEnd w:id="3602"/>
      <w:r w:rsidR="0080415C" w:rsidRPr="0056208B">
        <w:rPr>
          <w:rStyle w:val="CommentReference"/>
          <w:rFonts w:eastAsia="Calibri"/>
          <w:color w:val="auto"/>
        </w:rPr>
        <w:commentReference w:id="3602"/>
      </w:r>
    </w:p>
    <w:p w14:paraId="0D0EA4D6" w14:textId="3EB2B067" w:rsidR="00596B82" w:rsidRPr="0056208B" w:rsidRDefault="00596B82" w:rsidP="00575005">
      <w:pPr>
        <w:pStyle w:val="RequirementList"/>
      </w:pPr>
      <w:r w:rsidRPr="0056208B">
        <w:t>The Contractor shall size and install Line QRB-A for</w:t>
      </w:r>
      <w:r w:rsidR="00493633" w:rsidRPr="0056208B">
        <w:t xml:space="preserve"> SHE flows</w:t>
      </w:r>
      <w:r w:rsidRPr="0056208B">
        <w:t xml:space="preserve"> ≥ 50 g s</w:t>
      </w:r>
      <w:r w:rsidRPr="0056208B">
        <w:rPr>
          <w:rFonts w:ascii="Cambria Math" w:hAnsi="Cambria Math" w:cs="Cambria Math"/>
        </w:rPr>
        <w:t>⁻</w:t>
      </w:r>
      <w:r w:rsidRPr="0056208B">
        <w:rPr>
          <w:rFonts w:cs="Aptos"/>
        </w:rPr>
        <w:t>¹</w:t>
      </w:r>
      <w:r w:rsidRPr="0056208B">
        <w:t xml:space="preserve"> at 3 bar(a)</w:t>
      </w:r>
      <w:r w:rsidR="00493633" w:rsidRPr="0056208B">
        <w:t xml:space="preserve"> and T</w:t>
      </w:r>
      <w:r w:rsidRPr="0056208B">
        <w:t xml:space="preserve"> </w:t>
      </w:r>
      <w:r w:rsidRPr="0056208B">
        <w:rPr>
          <w:rFonts w:cs="Aptos"/>
        </w:rPr>
        <w:t>≤</w:t>
      </w:r>
      <w:r w:rsidRPr="0056208B">
        <w:t xml:space="preserve"> 4.5 K, including insulation, supports, and P&amp;ID tagging.</w:t>
      </w:r>
    </w:p>
    <w:p w14:paraId="05D66A9B" w14:textId="28EA0EE9" w:rsidR="00596B82" w:rsidRPr="0056208B" w:rsidRDefault="00596B82" w:rsidP="00575005">
      <w:pPr>
        <w:pStyle w:val="RequirementList"/>
      </w:pPr>
      <w:r w:rsidRPr="0056208B">
        <w:t>The Contractor shall design Line QINFRA-S to safely convey up to 200 g s</w:t>
      </w:r>
      <w:r w:rsidRPr="0056208B">
        <w:rPr>
          <w:rFonts w:ascii="Cambria Math" w:hAnsi="Cambria Math" w:cs="Cambria Math"/>
        </w:rPr>
        <w:t>⁻</w:t>
      </w:r>
      <w:r w:rsidRPr="0056208B">
        <w:rPr>
          <w:rFonts w:cs="Aptos"/>
        </w:rPr>
        <w:t>¹</w:t>
      </w:r>
      <w:r w:rsidRPr="0056208B">
        <w:t xml:space="preserve"> of warm helium to the VLP header under emergency vent conditions, meeting PED over-pressure rules.</w:t>
      </w:r>
    </w:p>
    <w:p w14:paraId="2C705057" w14:textId="77777777" w:rsidR="00596B82" w:rsidRPr="0056208B" w:rsidRDefault="00596B82" w:rsidP="00575005">
      <w:pPr>
        <w:pStyle w:val="RequirementList"/>
      </w:pPr>
      <w:r w:rsidRPr="0056208B">
        <w:t>The Contractor shall route WCS-HP/LP/VLP headers through designated wall sleeves, providing expansion compensation and removable spools for maintenance access.</w:t>
      </w:r>
    </w:p>
    <w:p w14:paraId="04A9D1FE" w14:textId="3D0C37A4" w:rsidR="00813F32" w:rsidRPr="00FF48B0" w:rsidRDefault="00AB6601" w:rsidP="00575005">
      <w:pPr>
        <w:pStyle w:val="RequirementList"/>
      </w:pPr>
      <w:r w:rsidRPr="00FF48B0">
        <w:t>The contractor shall finalize clear enveloping terminal point design and flow conditions (as per ICD)</w:t>
      </w:r>
      <w:r w:rsidR="00A32429" w:rsidRPr="00FF48B0">
        <w:t xml:space="preserve"> by no later than the end of L1 – Conceptual design (details contained in ICD, and </w:t>
      </w:r>
      <w:r w:rsidRPr="00FF48B0">
        <w:t>. Current sizing</w:t>
      </w:r>
      <w:r w:rsidR="007B278F" w:rsidRPr="00FF48B0">
        <w:t>/flowrate indicative of scale (~80 g/s for QDIST-D:E is based on dT=20 K</w:t>
      </w:r>
      <w:r w:rsidRPr="00FF48B0">
        <w:t xml:space="preserve"> of Q</w:t>
      </w:r>
      <w:r w:rsidR="00A32429" w:rsidRPr="00FF48B0">
        <w:t>DIST</w:t>
      </w:r>
      <w:r w:rsidRPr="00FF48B0">
        <w:t xml:space="preserve"> and </w:t>
      </w:r>
      <w:r w:rsidR="00A32429" w:rsidRPr="00FF48B0">
        <w:t xml:space="preserve">QCELL </w:t>
      </w:r>
      <w:r w:rsidR="00596B82" w:rsidRPr="00FF48B0">
        <w:t xml:space="preserve">Sizing values in this matrix are enveloping and indicative; </w:t>
      </w:r>
      <w:r w:rsidRPr="00FF48B0">
        <w:t xml:space="preserve"> - </w:t>
      </w:r>
    </w:p>
    <w:p w14:paraId="705A9DF0" w14:textId="77777777" w:rsidR="00AB6601" w:rsidRPr="00FF48B0" w:rsidRDefault="00AB6601" w:rsidP="00575005">
      <w:pPr>
        <w:pStyle w:val="RequirementList"/>
      </w:pPr>
      <w:r w:rsidRPr="00FF48B0">
        <w:t>Thee supply pressure of QRB-D (at present 13 bar, may be reduced if temperature of supply not doable at that pressure. High BSL constitutes a conservative ‘available pressure’ to ‘remove’ any pressure drop for TS out of the QCELL design considerations.</w:t>
      </w:r>
    </w:p>
    <w:p w14:paraId="556D417B" w14:textId="519D14A8" w:rsidR="00AB6601" w:rsidRPr="00FF48B0" w:rsidRDefault="00AB6601" w:rsidP="000527F7">
      <w:pPr>
        <w:pStyle w:val="SysReq3"/>
        <w:rPr>
          <w:lang w:val="en-GB"/>
        </w:rPr>
      </w:pPr>
      <w:r w:rsidRPr="00FF48B0">
        <w:rPr>
          <w:lang w:val="en-GB"/>
        </w:rPr>
        <w:t>In the offer the applicant shall clearly state the highest pressure of delivery. A pressure drop of 1 bar over the total system (~300 m including the TS-payload).  The heat load for users</w:t>
      </w:r>
      <w:r w:rsidR="00A32429" w:rsidRPr="00FF48B0">
        <w:rPr>
          <w:lang w:val="en-GB"/>
        </w:rPr>
        <w:t xml:space="preserve"> </w:t>
      </w:r>
      <w:r w:rsidRPr="00FF48B0">
        <w:rPr>
          <w:lang w:val="en-GB"/>
        </w:rPr>
        <w:t xml:space="preserve">USERS are defined as: </w:t>
      </w:r>
    </w:p>
    <w:p w14:paraId="3C0B5AE2" w14:textId="77777777" w:rsidR="00AB6601" w:rsidRPr="00FF48B0" w:rsidRDefault="00AB6601">
      <w:pPr>
        <w:pStyle w:val="SysReq3"/>
        <w:numPr>
          <w:ilvl w:val="0"/>
          <w:numId w:val="59"/>
        </w:numPr>
        <w:rPr>
          <w:lang w:val="en-GB"/>
        </w:rPr>
      </w:pPr>
      <w:r w:rsidRPr="00FF48B0">
        <w:rPr>
          <w:lang w:val="en-GB"/>
        </w:rPr>
        <w:t>TS-payload (50 K TS average temp heat sink, QINFRA-D/E</w:t>
      </w:r>
    </w:p>
    <w:p w14:paraId="1A94A85B" w14:textId="1AAA624D" w:rsidR="00AB6601" w:rsidRPr="00FF48B0" w:rsidRDefault="00AB6601">
      <w:pPr>
        <w:pStyle w:val="SysReq3"/>
        <w:numPr>
          <w:ilvl w:val="0"/>
          <w:numId w:val="59"/>
        </w:numPr>
        <w:rPr>
          <w:lang w:val="en-GB"/>
        </w:rPr>
      </w:pPr>
      <w:r w:rsidRPr="00FF48B0">
        <w:rPr>
          <w:lang w:val="en-GB"/>
        </w:rPr>
        <w:t>RF-payload (2K heat sink, QINFRA-A/B)</w:t>
      </w:r>
    </w:p>
    <w:p w14:paraId="6599773F" w14:textId="77777777" w:rsidR="00AB6601" w:rsidRPr="00FF48B0" w:rsidRDefault="00AB6601" w:rsidP="000527F7">
      <w:pPr>
        <w:pStyle w:val="SysReq3"/>
        <w:rPr>
          <w:lang w:val="en-GB"/>
        </w:rPr>
      </w:pPr>
    </w:p>
    <w:p w14:paraId="2FB7C618" w14:textId="1761E441" w:rsidR="00596B82" w:rsidRPr="00FF48B0" w:rsidRDefault="00813F32" w:rsidP="000527F7">
      <w:pPr>
        <w:pStyle w:val="SysReq3"/>
        <w:rPr>
          <w:lang w:val="en-GB"/>
        </w:rPr>
      </w:pPr>
      <w:r w:rsidRPr="00FF48B0">
        <w:rPr>
          <w:lang w:val="en-GB"/>
        </w:rPr>
        <w:t>In the offer the Applicant shall</w:t>
      </w:r>
      <w:r w:rsidR="00596B82" w:rsidRPr="00FF48B0">
        <w:rPr>
          <w:lang w:val="en-GB"/>
        </w:rPr>
        <w:t xml:space="preserve"> confirm exact mass-flow, pressure, and diameter in the offer and detail them in the Conceptual Design.</w:t>
      </w:r>
      <w:r w:rsidR="00A32429" w:rsidRPr="00FF48B0">
        <w:rPr>
          <w:lang w:val="en-GB"/>
        </w:rPr>
        <w:t xml:space="preserve"> See RTM-037</w:t>
      </w:r>
    </w:p>
    <w:p w14:paraId="24613196" w14:textId="24800A2A" w:rsidR="00735071" w:rsidRPr="0056208B" w:rsidRDefault="00735071" w:rsidP="00735071">
      <w:pPr>
        <w:pStyle w:val="TableCaption"/>
        <w:keepNext/>
        <w:keepLines/>
        <w:rPr>
          <w:lang w:val="en-GB"/>
        </w:rPr>
      </w:pPr>
      <w:bookmarkStart w:id="3603" w:name="_Toc209530031"/>
      <w:commentRangeStart w:id="3604"/>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13</w:t>
      </w:r>
      <w:r w:rsidRPr="0056208B">
        <w:rPr>
          <w:lang w:val="en-GB"/>
        </w:rPr>
        <w:fldChar w:fldCharType="end"/>
      </w:r>
      <w:r w:rsidRPr="0056208B">
        <w:rPr>
          <w:lang w:val="en-GB"/>
        </w:rPr>
        <w:t xml:space="preserve"> </w:t>
      </w:r>
      <w:commentRangeEnd w:id="3604"/>
      <w:r w:rsidR="007E0CFD" w:rsidRPr="0056208B">
        <w:rPr>
          <w:rStyle w:val="CommentReference"/>
          <w:rFonts w:ascii="Segoe UI" w:hAnsi="Segoe UI" w:cs="Times New Roman"/>
          <w:iCs w:val="0"/>
          <w:color w:val="auto"/>
          <w:lang w:val="en-GB"/>
        </w:rPr>
        <w:commentReference w:id="3604"/>
      </w:r>
      <w:r w:rsidRPr="0056208B">
        <w:rPr>
          <w:lang w:val="en-GB"/>
        </w:rPr>
        <w:t xml:space="preserve"> </w:t>
      </w:r>
      <w:r w:rsidR="00FF48B0">
        <w:rPr>
          <w:lang w:val="en-GB"/>
        </w:rPr>
        <w:t xml:space="preserve">Interface ID between </w:t>
      </w:r>
      <w:r w:rsidRPr="0056208B">
        <w:rPr>
          <w:lang w:val="en-GB"/>
        </w:rPr>
        <w:t xml:space="preserve">QRB </w:t>
      </w:r>
      <w:r w:rsidR="00FF48B0">
        <w:rPr>
          <w:lang w:val="en-GB"/>
        </w:rPr>
        <w:t xml:space="preserve">and </w:t>
      </w:r>
      <w:r w:rsidRPr="0056208B">
        <w:rPr>
          <w:lang w:val="en-GB"/>
        </w:rPr>
        <w:t>QDIST  (inside cold-box envelope)</w:t>
      </w:r>
      <w:bookmarkEnd w:id="3603"/>
    </w:p>
    <w:tbl>
      <w:tblPr>
        <w:tblStyle w:val="TableGrid2"/>
        <w:tblW w:w="0" w:type="auto"/>
        <w:tblLook w:val="04A0" w:firstRow="1" w:lastRow="0" w:firstColumn="1" w:lastColumn="0" w:noHBand="0" w:noVBand="1"/>
      </w:tblPr>
      <w:tblGrid>
        <w:gridCol w:w="988"/>
        <w:gridCol w:w="3260"/>
        <w:gridCol w:w="1417"/>
        <w:gridCol w:w="1843"/>
        <w:gridCol w:w="2948"/>
      </w:tblGrid>
      <w:tr w:rsidR="000C0A16" w:rsidRPr="0056208B" w14:paraId="1B01DD6F" w14:textId="77777777" w:rsidTr="007B278F">
        <w:tc>
          <w:tcPr>
            <w:tcW w:w="988" w:type="dxa"/>
            <w:shd w:val="clear" w:color="auto" w:fill="EBD9ED" w:themeFill="accent2" w:themeFillTint="33"/>
            <w:hideMark/>
          </w:tcPr>
          <w:p w14:paraId="2DC21DE7" w14:textId="77777777" w:rsidR="000C0A16" w:rsidRPr="0056208B" w:rsidRDefault="000C0A16" w:rsidP="007A02BC">
            <w:pPr>
              <w:jc w:val="center"/>
              <w:rPr>
                <w:rFonts w:ascii="Aptos" w:hAnsi="Aptos"/>
                <w:color w:val="562873" w:themeColor="accent1"/>
                <w:sz w:val="18"/>
                <w:szCs w:val="18"/>
              </w:rPr>
            </w:pPr>
            <w:commentRangeStart w:id="3605"/>
            <w:r w:rsidRPr="0056208B">
              <w:rPr>
                <w:rStyle w:val="Strong"/>
                <w:rFonts w:ascii="Aptos" w:hAnsi="Aptos"/>
                <w:sz w:val="18"/>
                <w:szCs w:val="18"/>
              </w:rPr>
              <w:t>Line ID</w:t>
            </w:r>
            <w:commentRangeEnd w:id="3605"/>
            <w:r w:rsidR="00493633" w:rsidRPr="0056208B">
              <w:rPr>
                <w:rStyle w:val="CommentReference"/>
                <w:lang w:eastAsia="en-US"/>
              </w:rPr>
              <w:commentReference w:id="3605"/>
            </w:r>
          </w:p>
        </w:tc>
        <w:tc>
          <w:tcPr>
            <w:tcW w:w="3260" w:type="dxa"/>
            <w:shd w:val="clear" w:color="auto" w:fill="EBD9ED" w:themeFill="accent2" w:themeFillTint="33"/>
            <w:hideMark/>
          </w:tcPr>
          <w:p w14:paraId="0B01E9AF" w14:textId="77777777" w:rsidR="000C0A16" w:rsidRPr="0056208B" w:rsidRDefault="000C0A16" w:rsidP="007A02BC">
            <w:pPr>
              <w:jc w:val="center"/>
              <w:rPr>
                <w:rStyle w:val="Strong"/>
                <w:rFonts w:ascii="Aptos" w:hAnsi="Aptos"/>
                <w:b w:val="0"/>
              </w:rPr>
            </w:pPr>
            <w:r w:rsidRPr="0056208B">
              <w:rPr>
                <w:rStyle w:val="Strong"/>
                <w:rFonts w:ascii="Aptos" w:hAnsi="Aptos"/>
                <w:sz w:val="18"/>
                <w:szCs w:val="18"/>
              </w:rPr>
              <w:t>Purpose / Duty</w:t>
            </w:r>
          </w:p>
        </w:tc>
        <w:tc>
          <w:tcPr>
            <w:tcW w:w="1417" w:type="dxa"/>
            <w:shd w:val="clear" w:color="auto" w:fill="EBD9ED" w:themeFill="accent2" w:themeFillTint="33"/>
            <w:hideMark/>
          </w:tcPr>
          <w:p w14:paraId="636E8BFB" w14:textId="4AC37914" w:rsidR="000C0A16" w:rsidRPr="0056208B" w:rsidRDefault="000C0A16" w:rsidP="007A02BC">
            <w:pPr>
              <w:jc w:val="center"/>
              <w:rPr>
                <w:rStyle w:val="Strong"/>
                <w:rFonts w:ascii="Aptos" w:hAnsi="Aptos"/>
                <w:b w:val="0"/>
              </w:rPr>
            </w:pPr>
            <w:r w:rsidRPr="0056208B">
              <w:rPr>
                <w:rStyle w:val="Strong"/>
                <w:rFonts w:ascii="Aptos" w:hAnsi="Aptos"/>
                <w:sz w:val="18"/>
                <w:szCs w:val="18"/>
              </w:rPr>
              <w:t xml:space="preserve">Indicative </w:t>
            </w:r>
            <w:r w:rsidR="00352FF0" w:rsidRPr="0056208B">
              <w:rPr>
                <w:rStyle w:val="Strong"/>
                <w:rFonts w:ascii="Aptos" w:hAnsi="Aptos"/>
                <w:sz w:val="18"/>
                <w:szCs w:val="18"/>
              </w:rPr>
              <w:t>Flowrate</w:t>
            </w:r>
          </w:p>
        </w:tc>
        <w:tc>
          <w:tcPr>
            <w:tcW w:w="1843" w:type="dxa"/>
            <w:shd w:val="clear" w:color="auto" w:fill="EBD9ED" w:themeFill="accent2" w:themeFillTint="33"/>
            <w:hideMark/>
          </w:tcPr>
          <w:p w14:paraId="22FCF8DF" w14:textId="77777777" w:rsidR="000C0A16" w:rsidRPr="0056208B" w:rsidRDefault="000C0A16" w:rsidP="007A02BC">
            <w:pPr>
              <w:jc w:val="center"/>
              <w:rPr>
                <w:rStyle w:val="Strong"/>
                <w:rFonts w:ascii="Aptos" w:hAnsi="Aptos"/>
                <w:b w:val="0"/>
              </w:rPr>
            </w:pPr>
            <w:r w:rsidRPr="0056208B">
              <w:rPr>
                <w:rStyle w:val="Strong"/>
                <w:rFonts w:ascii="Aptos" w:hAnsi="Aptos"/>
                <w:sz w:val="18"/>
                <w:szCs w:val="18"/>
              </w:rPr>
              <w:t>Operating Envelope</w:t>
            </w:r>
          </w:p>
        </w:tc>
        <w:tc>
          <w:tcPr>
            <w:tcW w:w="2948" w:type="dxa"/>
            <w:shd w:val="clear" w:color="auto" w:fill="EBD9ED" w:themeFill="accent2" w:themeFillTint="33"/>
            <w:hideMark/>
          </w:tcPr>
          <w:p w14:paraId="5DE450F0" w14:textId="77777777" w:rsidR="000C0A16" w:rsidRPr="0056208B" w:rsidRDefault="000C0A16" w:rsidP="007A02BC">
            <w:pPr>
              <w:jc w:val="center"/>
              <w:rPr>
                <w:rStyle w:val="Strong"/>
                <w:rFonts w:ascii="Aptos" w:hAnsi="Aptos"/>
                <w:b w:val="0"/>
              </w:rPr>
            </w:pPr>
            <w:r w:rsidRPr="0056208B">
              <w:rPr>
                <w:rStyle w:val="Strong"/>
                <w:rFonts w:ascii="Aptos" w:hAnsi="Aptos"/>
                <w:sz w:val="18"/>
                <w:szCs w:val="18"/>
              </w:rPr>
              <w:t>Notes</w:t>
            </w:r>
          </w:p>
        </w:tc>
      </w:tr>
      <w:tr w:rsidR="000C0A16" w:rsidRPr="0056208B" w14:paraId="3E96AAAA" w14:textId="77777777" w:rsidTr="007B278F">
        <w:tc>
          <w:tcPr>
            <w:tcW w:w="988" w:type="dxa"/>
            <w:vAlign w:val="center"/>
            <w:hideMark/>
          </w:tcPr>
          <w:p w14:paraId="3198A16C" w14:textId="045DCA90" w:rsidR="000C0A16" w:rsidRPr="0056208B" w:rsidRDefault="000C0A16" w:rsidP="00AB6601">
            <w:pPr>
              <w:jc w:val="center"/>
              <w:rPr>
                <w:rFonts w:ascii="Aptos" w:hAnsi="Aptos"/>
                <w:sz w:val="18"/>
                <w:szCs w:val="18"/>
              </w:rPr>
            </w:pPr>
            <w:r w:rsidRPr="0056208B">
              <w:rPr>
                <w:rStyle w:val="Strong"/>
                <w:rFonts w:ascii="Aptos" w:hAnsi="Aptos"/>
                <w:sz w:val="18"/>
                <w:szCs w:val="18"/>
              </w:rPr>
              <w:t>QRB</w:t>
            </w:r>
            <w:r w:rsidR="00FF48B0">
              <w:rPr>
                <w:rStyle w:val="Strong"/>
                <w:rFonts w:ascii="Aptos" w:hAnsi="Aptos"/>
                <w:sz w:val="18"/>
                <w:szCs w:val="18"/>
              </w:rPr>
              <w:t>.</w:t>
            </w:r>
            <w:r w:rsidRPr="0056208B">
              <w:rPr>
                <w:rStyle w:val="Strong"/>
                <w:rFonts w:ascii="Aptos" w:hAnsi="Aptos"/>
                <w:sz w:val="18"/>
                <w:szCs w:val="18"/>
              </w:rPr>
              <w:t>A</w:t>
            </w:r>
          </w:p>
        </w:tc>
        <w:tc>
          <w:tcPr>
            <w:tcW w:w="3260" w:type="dxa"/>
            <w:vAlign w:val="center"/>
            <w:hideMark/>
          </w:tcPr>
          <w:p w14:paraId="47758B9E" w14:textId="77777777" w:rsidR="000C0A16" w:rsidRPr="0056208B" w:rsidRDefault="000C0A16" w:rsidP="00AB6601">
            <w:pPr>
              <w:jc w:val="center"/>
              <w:rPr>
                <w:rFonts w:ascii="Aptos" w:hAnsi="Aptos"/>
                <w:sz w:val="18"/>
                <w:szCs w:val="18"/>
              </w:rPr>
            </w:pPr>
            <w:r w:rsidRPr="0056208B">
              <w:rPr>
                <w:rFonts w:ascii="Aptos" w:hAnsi="Aptos"/>
                <w:sz w:val="18"/>
                <w:szCs w:val="18"/>
              </w:rPr>
              <w:t>Supply of super-critical He (SHE) at 4.5 K to QCELL distribution</w:t>
            </w:r>
          </w:p>
        </w:tc>
        <w:tc>
          <w:tcPr>
            <w:tcW w:w="1417" w:type="dxa"/>
            <w:vAlign w:val="center"/>
            <w:hideMark/>
          </w:tcPr>
          <w:p w14:paraId="037A0F02" w14:textId="77777777" w:rsidR="000C0A16" w:rsidRPr="0056208B" w:rsidRDefault="000C0A16" w:rsidP="00AB6601">
            <w:pPr>
              <w:jc w:val="center"/>
              <w:rPr>
                <w:rFonts w:ascii="Aptos" w:hAnsi="Aptos"/>
                <w:sz w:val="18"/>
                <w:szCs w:val="18"/>
              </w:rPr>
            </w:pPr>
            <w:r w:rsidRPr="0056208B">
              <w:rPr>
                <w:rFonts w:ascii="Aptos" w:hAnsi="Aptos"/>
                <w:sz w:val="18"/>
                <w:szCs w:val="18"/>
              </w:rPr>
              <w:t>~50 g s</w:t>
            </w:r>
            <w:r w:rsidRPr="0056208B">
              <w:rPr>
                <w:rFonts w:ascii="Cambria Math" w:hAnsi="Cambria Math" w:cs="Cambria Math"/>
                <w:sz w:val="18"/>
                <w:szCs w:val="18"/>
              </w:rPr>
              <w:t>⁻</w:t>
            </w:r>
            <w:r w:rsidRPr="0056208B">
              <w:rPr>
                <w:rFonts w:ascii="Aptos" w:hAnsi="Aptos" w:cs="Aptos"/>
                <w:sz w:val="18"/>
                <w:szCs w:val="18"/>
              </w:rPr>
              <w:t>¹</w:t>
            </w:r>
          </w:p>
        </w:tc>
        <w:tc>
          <w:tcPr>
            <w:tcW w:w="1843" w:type="dxa"/>
            <w:vAlign w:val="center"/>
            <w:hideMark/>
          </w:tcPr>
          <w:p w14:paraId="7C9E74B3" w14:textId="77777777" w:rsidR="000C0A16" w:rsidRPr="0056208B" w:rsidRDefault="000C0A16" w:rsidP="00AB6601">
            <w:pPr>
              <w:jc w:val="center"/>
              <w:rPr>
                <w:rFonts w:ascii="Aptos" w:hAnsi="Aptos"/>
                <w:sz w:val="18"/>
                <w:szCs w:val="18"/>
              </w:rPr>
            </w:pPr>
            <w:r w:rsidRPr="0056208B">
              <w:rPr>
                <w:rFonts w:ascii="Aptos" w:hAnsi="Aptos"/>
                <w:sz w:val="18"/>
                <w:szCs w:val="18"/>
              </w:rPr>
              <w:t>3 bar(a), ≤ 4.5 K</w:t>
            </w:r>
          </w:p>
        </w:tc>
        <w:tc>
          <w:tcPr>
            <w:tcW w:w="2948" w:type="dxa"/>
            <w:vAlign w:val="center"/>
            <w:hideMark/>
          </w:tcPr>
          <w:p w14:paraId="65EFE0F9" w14:textId="77777777" w:rsidR="000C0A16" w:rsidRPr="0056208B" w:rsidRDefault="000C0A16" w:rsidP="00AB6601">
            <w:pPr>
              <w:jc w:val="center"/>
              <w:rPr>
                <w:rFonts w:ascii="Aptos" w:hAnsi="Aptos"/>
                <w:sz w:val="18"/>
                <w:szCs w:val="18"/>
              </w:rPr>
            </w:pPr>
            <w:r w:rsidRPr="0056208B">
              <w:rPr>
                <w:rFonts w:ascii="Aptos" w:hAnsi="Aptos"/>
                <w:sz w:val="18"/>
                <w:szCs w:val="18"/>
              </w:rPr>
              <w:t>Cold helium to cryomodules</w:t>
            </w:r>
          </w:p>
        </w:tc>
      </w:tr>
      <w:tr w:rsidR="000C0A16" w:rsidRPr="0056208B" w14:paraId="35648C65" w14:textId="77777777" w:rsidTr="007B278F">
        <w:tc>
          <w:tcPr>
            <w:tcW w:w="988" w:type="dxa"/>
            <w:vAlign w:val="center"/>
            <w:hideMark/>
          </w:tcPr>
          <w:p w14:paraId="351E1F6A" w14:textId="6C64D948" w:rsidR="000C0A16" w:rsidRPr="0056208B" w:rsidRDefault="000C0A16" w:rsidP="00AB6601">
            <w:pPr>
              <w:jc w:val="center"/>
              <w:rPr>
                <w:rFonts w:ascii="Aptos" w:hAnsi="Aptos"/>
                <w:sz w:val="18"/>
                <w:szCs w:val="18"/>
              </w:rPr>
            </w:pPr>
            <w:r w:rsidRPr="0056208B">
              <w:rPr>
                <w:rStyle w:val="Strong"/>
                <w:rFonts w:ascii="Aptos" w:hAnsi="Aptos"/>
                <w:sz w:val="18"/>
                <w:szCs w:val="18"/>
              </w:rPr>
              <w:t>QRB</w:t>
            </w:r>
            <w:r w:rsidR="00FF48B0">
              <w:rPr>
                <w:rStyle w:val="Strong"/>
                <w:rFonts w:ascii="Aptos" w:hAnsi="Aptos"/>
                <w:sz w:val="18"/>
                <w:szCs w:val="18"/>
              </w:rPr>
              <w:t>.</w:t>
            </w:r>
            <w:r w:rsidRPr="0056208B">
              <w:rPr>
                <w:rStyle w:val="Strong"/>
                <w:rFonts w:ascii="Aptos" w:hAnsi="Aptos"/>
                <w:sz w:val="18"/>
                <w:szCs w:val="18"/>
              </w:rPr>
              <w:t>B</w:t>
            </w:r>
          </w:p>
        </w:tc>
        <w:tc>
          <w:tcPr>
            <w:tcW w:w="3260" w:type="dxa"/>
            <w:vAlign w:val="center"/>
            <w:hideMark/>
          </w:tcPr>
          <w:p w14:paraId="5FA7EF50" w14:textId="77777777" w:rsidR="000C0A16" w:rsidRPr="0056208B" w:rsidRDefault="000C0A16" w:rsidP="00AB6601">
            <w:pPr>
              <w:jc w:val="center"/>
              <w:rPr>
                <w:rFonts w:ascii="Aptos" w:hAnsi="Aptos"/>
                <w:sz w:val="18"/>
                <w:szCs w:val="18"/>
              </w:rPr>
            </w:pPr>
            <w:r w:rsidRPr="0056208B">
              <w:rPr>
                <w:rFonts w:ascii="Aptos" w:hAnsi="Aptos"/>
                <w:sz w:val="18"/>
                <w:szCs w:val="18"/>
              </w:rPr>
              <w:t>2 K return / suction from QCELLs</w:t>
            </w:r>
          </w:p>
        </w:tc>
        <w:tc>
          <w:tcPr>
            <w:tcW w:w="1417" w:type="dxa"/>
            <w:vAlign w:val="center"/>
            <w:hideMark/>
          </w:tcPr>
          <w:p w14:paraId="4894A6AE" w14:textId="4BD8D417" w:rsidR="000C0A16" w:rsidRPr="0056208B" w:rsidRDefault="000C0A16" w:rsidP="00AB6601">
            <w:pPr>
              <w:jc w:val="center"/>
              <w:rPr>
                <w:rFonts w:ascii="Aptos" w:hAnsi="Aptos"/>
                <w:sz w:val="18"/>
                <w:szCs w:val="18"/>
              </w:rPr>
            </w:pPr>
            <w:r w:rsidRPr="0056208B">
              <w:rPr>
                <w:rFonts w:ascii="Aptos" w:hAnsi="Aptos"/>
                <w:sz w:val="18"/>
                <w:szCs w:val="18"/>
              </w:rPr>
              <w:t>~</w:t>
            </w:r>
            <w:r w:rsidR="00596B82" w:rsidRPr="0056208B">
              <w:rPr>
                <w:rFonts w:ascii="Aptos" w:hAnsi="Aptos"/>
                <w:sz w:val="18"/>
                <w:szCs w:val="18"/>
              </w:rPr>
              <w:t>50</w:t>
            </w:r>
            <w:r w:rsidRPr="0056208B">
              <w:rPr>
                <w:rFonts w:ascii="Aptos" w:hAnsi="Aptos"/>
                <w:sz w:val="18"/>
                <w:szCs w:val="18"/>
              </w:rPr>
              <w:t xml:space="preserve"> g s</w:t>
            </w:r>
            <w:r w:rsidRPr="0056208B">
              <w:rPr>
                <w:rFonts w:ascii="Cambria Math" w:hAnsi="Cambria Math" w:cs="Cambria Math"/>
                <w:sz w:val="18"/>
                <w:szCs w:val="18"/>
              </w:rPr>
              <w:t>⁻</w:t>
            </w:r>
            <w:r w:rsidRPr="0056208B">
              <w:rPr>
                <w:rFonts w:ascii="Aptos" w:hAnsi="Aptos" w:cs="Aptos"/>
                <w:sz w:val="18"/>
                <w:szCs w:val="18"/>
              </w:rPr>
              <w:t>¹</w:t>
            </w:r>
          </w:p>
        </w:tc>
        <w:tc>
          <w:tcPr>
            <w:tcW w:w="1843" w:type="dxa"/>
            <w:vAlign w:val="center"/>
            <w:hideMark/>
          </w:tcPr>
          <w:p w14:paraId="09CB3A28" w14:textId="77777777" w:rsidR="000C0A16" w:rsidRPr="0056208B" w:rsidRDefault="000C0A16" w:rsidP="00AB6601">
            <w:pPr>
              <w:jc w:val="center"/>
              <w:rPr>
                <w:rFonts w:ascii="Aptos" w:hAnsi="Aptos"/>
                <w:sz w:val="18"/>
                <w:szCs w:val="18"/>
              </w:rPr>
            </w:pPr>
            <w:r w:rsidRPr="0056208B">
              <w:rPr>
                <w:rFonts w:ascii="Aptos" w:hAnsi="Aptos"/>
                <w:sz w:val="18"/>
                <w:szCs w:val="18"/>
              </w:rPr>
              <w:t>≤ 28 mbar(a), 2 K</w:t>
            </w:r>
          </w:p>
        </w:tc>
        <w:tc>
          <w:tcPr>
            <w:tcW w:w="2948" w:type="dxa"/>
            <w:vAlign w:val="center"/>
            <w:hideMark/>
          </w:tcPr>
          <w:p w14:paraId="5482B4F2" w14:textId="77777777" w:rsidR="000C0A16" w:rsidRPr="0056208B" w:rsidRDefault="000C0A16" w:rsidP="00AB6601">
            <w:pPr>
              <w:jc w:val="center"/>
              <w:rPr>
                <w:rFonts w:ascii="Aptos" w:hAnsi="Aptos"/>
                <w:sz w:val="18"/>
                <w:szCs w:val="18"/>
              </w:rPr>
            </w:pPr>
            <w:r w:rsidRPr="0056208B">
              <w:rPr>
                <w:rFonts w:ascii="Aptos" w:hAnsi="Aptos"/>
                <w:sz w:val="18"/>
                <w:szCs w:val="18"/>
              </w:rPr>
              <w:t>Managed by QRB cold compressor</w:t>
            </w:r>
          </w:p>
        </w:tc>
      </w:tr>
      <w:tr w:rsidR="000C0A16" w:rsidRPr="0056208B" w14:paraId="0A246A3C" w14:textId="77777777" w:rsidTr="007B278F">
        <w:tc>
          <w:tcPr>
            <w:tcW w:w="988" w:type="dxa"/>
            <w:vAlign w:val="center"/>
            <w:hideMark/>
          </w:tcPr>
          <w:p w14:paraId="6D6AC86B" w14:textId="6CE58ECB" w:rsidR="000C0A16" w:rsidRPr="0056208B" w:rsidRDefault="000C0A16" w:rsidP="00AB6601">
            <w:pPr>
              <w:jc w:val="center"/>
              <w:rPr>
                <w:rFonts w:ascii="Aptos" w:hAnsi="Aptos"/>
                <w:sz w:val="18"/>
                <w:szCs w:val="18"/>
              </w:rPr>
            </w:pPr>
            <w:r w:rsidRPr="0056208B">
              <w:rPr>
                <w:rStyle w:val="Strong"/>
                <w:rFonts w:ascii="Aptos" w:hAnsi="Aptos"/>
                <w:sz w:val="18"/>
                <w:szCs w:val="18"/>
              </w:rPr>
              <w:t>QRB</w:t>
            </w:r>
            <w:r w:rsidR="00FF48B0">
              <w:rPr>
                <w:rStyle w:val="Strong"/>
                <w:rFonts w:ascii="Aptos" w:hAnsi="Aptos"/>
                <w:sz w:val="18"/>
                <w:szCs w:val="18"/>
              </w:rPr>
              <w:t>.</w:t>
            </w:r>
            <w:r w:rsidRPr="0056208B">
              <w:rPr>
                <w:rStyle w:val="Strong"/>
                <w:rFonts w:ascii="Aptos" w:hAnsi="Aptos"/>
                <w:sz w:val="18"/>
                <w:szCs w:val="18"/>
              </w:rPr>
              <w:t>D</w:t>
            </w:r>
          </w:p>
        </w:tc>
        <w:tc>
          <w:tcPr>
            <w:tcW w:w="3260" w:type="dxa"/>
            <w:vAlign w:val="center"/>
            <w:hideMark/>
          </w:tcPr>
          <w:p w14:paraId="3497A6E2" w14:textId="77777777" w:rsidR="000C0A16" w:rsidRPr="0056208B" w:rsidRDefault="000C0A16" w:rsidP="00AB6601">
            <w:pPr>
              <w:jc w:val="center"/>
              <w:rPr>
                <w:rFonts w:ascii="Aptos" w:hAnsi="Aptos"/>
                <w:sz w:val="18"/>
                <w:szCs w:val="18"/>
              </w:rPr>
            </w:pPr>
            <w:r w:rsidRPr="0056208B">
              <w:rPr>
                <w:rFonts w:ascii="Aptos" w:hAnsi="Aptos"/>
                <w:sz w:val="18"/>
                <w:szCs w:val="18"/>
              </w:rPr>
              <w:t>Thermal-shield supply</w:t>
            </w:r>
          </w:p>
        </w:tc>
        <w:tc>
          <w:tcPr>
            <w:tcW w:w="1417" w:type="dxa"/>
            <w:vAlign w:val="center"/>
            <w:hideMark/>
          </w:tcPr>
          <w:p w14:paraId="38EA093D" w14:textId="77777777" w:rsidR="000C0A16" w:rsidRPr="0056208B" w:rsidRDefault="000C0A16" w:rsidP="00AB6601">
            <w:pPr>
              <w:jc w:val="center"/>
              <w:rPr>
                <w:rFonts w:ascii="Aptos" w:hAnsi="Aptos"/>
                <w:sz w:val="18"/>
                <w:szCs w:val="18"/>
              </w:rPr>
            </w:pPr>
            <w:r w:rsidRPr="0056208B">
              <w:rPr>
                <w:rFonts w:ascii="Aptos" w:hAnsi="Aptos"/>
                <w:sz w:val="18"/>
                <w:szCs w:val="18"/>
              </w:rPr>
              <w:t>~80 g s</w:t>
            </w:r>
            <w:r w:rsidRPr="0056208B">
              <w:rPr>
                <w:rFonts w:ascii="Cambria Math" w:hAnsi="Cambria Math" w:cs="Cambria Math"/>
                <w:sz w:val="18"/>
                <w:szCs w:val="18"/>
              </w:rPr>
              <w:t>⁻</w:t>
            </w:r>
            <w:r w:rsidRPr="0056208B">
              <w:rPr>
                <w:rFonts w:ascii="Aptos" w:hAnsi="Aptos" w:cs="Aptos"/>
                <w:sz w:val="18"/>
                <w:szCs w:val="18"/>
              </w:rPr>
              <w:t>¹</w:t>
            </w:r>
          </w:p>
        </w:tc>
        <w:tc>
          <w:tcPr>
            <w:tcW w:w="1843" w:type="dxa"/>
            <w:vAlign w:val="center"/>
            <w:hideMark/>
          </w:tcPr>
          <w:p w14:paraId="05713A89" w14:textId="4CEF6CB3" w:rsidR="000C0A16" w:rsidRPr="0056208B" w:rsidRDefault="000C0A16" w:rsidP="00AB6601">
            <w:pPr>
              <w:jc w:val="center"/>
              <w:rPr>
                <w:rFonts w:ascii="Aptos" w:hAnsi="Aptos"/>
                <w:sz w:val="18"/>
                <w:szCs w:val="18"/>
              </w:rPr>
            </w:pPr>
            <w:r w:rsidRPr="0056208B">
              <w:rPr>
                <w:rFonts w:ascii="Aptos" w:hAnsi="Aptos"/>
                <w:sz w:val="18"/>
                <w:szCs w:val="18"/>
              </w:rPr>
              <w:t>~14 bar(a)</w:t>
            </w:r>
            <w:r w:rsidR="00AB6601" w:rsidRPr="0056208B">
              <w:rPr>
                <w:rFonts w:ascii="Aptos" w:hAnsi="Aptos"/>
                <w:sz w:val="18"/>
                <w:szCs w:val="18"/>
              </w:rPr>
              <w:t>, 30–40 K,</w:t>
            </w:r>
          </w:p>
        </w:tc>
        <w:tc>
          <w:tcPr>
            <w:tcW w:w="2948" w:type="dxa"/>
            <w:vAlign w:val="center"/>
            <w:hideMark/>
          </w:tcPr>
          <w:p w14:paraId="63DF5749" w14:textId="77777777" w:rsidR="000C0A16" w:rsidRPr="0056208B" w:rsidRDefault="000C0A16" w:rsidP="00AB6601">
            <w:pPr>
              <w:jc w:val="center"/>
              <w:rPr>
                <w:rFonts w:ascii="Aptos" w:hAnsi="Aptos"/>
                <w:sz w:val="18"/>
                <w:szCs w:val="18"/>
              </w:rPr>
            </w:pPr>
            <w:r w:rsidRPr="0056208B">
              <w:rPr>
                <w:rFonts w:ascii="Aptos" w:hAnsi="Aptos"/>
                <w:sz w:val="18"/>
                <w:szCs w:val="18"/>
              </w:rPr>
              <w:t>Matches return flow of E</w:t>
            </w:r>
          </w:p>
        </w:tc>
      </w:tr>
      <w:tr w:rsidR="000C0A16" w:rsidRPr="0056208B" w14:paraId="74CC7844" w14:textId="77777777" w:rsidTr="007B278F">
        <w:tc>
          <w:tcPr>
            <w:tcW w:w="988" w:type="dxa"/>
            <w:vAlign w:val="center"/>
            <w:hideMark/>
          </w:tcPr>
          <w:p w14:paraId="320C23B0" w14:textId="5567B5FE" w:rsidR="000C0A16" w:rsidRPr="0056208B" w:rsidRDefault="000C0A16" w:rsidP="00AB6601">
            <w:pPr>
              <w:jc w:val="center"/>
              <w:rPr>
                <w:rFonts w:ascii="Aptos" w:hAnsi="Aptos"/>
                <w:sz w:val="18"/>
                <w:szCs w:val="18"/>
              </w:rPr>
            </w:pPr>
            <w:r w:rsidRPr="0056208B">
              <w:rPr>
                <w:rStyle w:val="Strong"/>
                <w:rFonts w:ascii="Aptos" w:hAnsi="Aptos"/>
                <w:sz w:val="18"/>
                <w:szCs w:val="18"/>
              </w:rPr>
              <w:t>QRB</w:t>
            </w:r>
            <w:r w:rsidR="00FF48B0">
              <w:rPr>
                <w:rStyle w:val="Strong"/>
                <w:rFonts w:ascii="Aptos" w:hAnsi="Aptos"/>
                <w:sz w:val="18"/>
                <w:szCs w:val="18"/>
              </w:rPr>
              <w:t>.</w:t>
            </w:r>
            <w:r w:rsidRPr="0056208B">
              <w:rPr>
                <w:rStyle w:val="Strong"/>
                <w:rFonts w:ascii="Aptos" w:hAnsi="Aptos"/>
                <w:sz w:val="18"/>
                <w:szCs w:val="18"/>
              </w:rPr>
              <w:t>E</w:t>
            </w:r>
          </w:p>
        </w:tc>
        <w:tc>
          <w:tcPr>
            <w:tcW w:w="3260" w:type="dxa"/>
            <w:vAlign w:val="center"/>
            <w:hideMark/>
          </w:tcPr>
          <w:p w14:paraId="16C1F101" w14:textId="77777777" w:rsidR="000C0A16" w:rsidRPr="0056208B" w:rsidRDefault="000C0A16" w:rsidP="00AB6601">
            <w:pPr>
              <w:jc w:val="center"/>
              <w:rPr>
                <w:rFonts w:ascii="Aptos" w:hAnsi="Aptos"/>
                <w:sz w:val="18"/>
                <w:szCs w:val="18"/>
              </w:rPr>
            </w:pPr>
            <w:r w:rsidRPr="0056208B">
              <w:rPr>
                <w:rFonts w:ascii="Aptos" w:hAnsi="Aptos"/>
                <w:sz w:val="18"/>
                <w:szCs w:val="18"/>
              </w:rPr>
              <w:t>Thermal-shield return</w:t>
            </w:r>
          </w:p>
        </w:tc>
        <w:tc>
          <w:tcPr>
            <w:tcW w:w="1417" w:type="dxa"/>
            <w:vAlign w:val="center"/>
            <w:hideMark/>
          </w:tcPr>
          <w:p w14:paraId="29477394" w14:textId="77777777" w:rsidR="000C0A16" w:rsidRPr="0056208B" w:rsidRDefault="000C0A16" w:rsidP="00AB6601">
            <w:pPr>
              <w:jc w:val="center"/>
              <w:rPr>
                <w:rFonts w:ascii="Aptos" w:hAnsi="Aptos"/>
                <w:sz w:val="18"/>
                <w:szCs w:val="18"/>
              </w:rPr>
            </w:pPr>
            <w:r w:rsidRPr="0056208B">
              <w:rPr>
                <w:rFonts w:ascii="Aptos" w:hAnsi="Aptos"/>
                <w:sz w:val="18"/>
                <w:szCs w:val="18"/>
              </w:rPr>
              <w:t>~80 g s</w:t>
            </w:r>
            <w:r w:rsidRPr="0056208B">
              <w:rPr>
                <w:rFonts w:ascii="Cambria Math" w:hAnsi="Cambria Math" w:cs="Cambria Math"/>
                <w:sz w:val="18"/>
                <w:szCs w:val="18"/>
              </w:rPr>
              <w:t>⁻</w:t>
            </w:r>
            <w:r w:rsidRPr="0056208B">
              <w:rPr>
                <w:rFonts w:ascii="Aptos" w:hAnsi="Aptos" w:cs="Aptos"/>
                <w:sz w:val="18"/>
                <w:szCs w:val="18"/>
              </w:rPr>
              <w:t>¹</w:t>
            </w:r>
          </w:p>
        </w:tc>
        <w:tc>
          <w:tcPr>
            <w:tcW w:w="1843" w:type="dxa"/>
            <w:vAlign w:val="center"/>
            <w:hideMark/>
          </w:tcPr>
          <w:p w14:paraId="3529C1CB" w14:textId="1527723E" w:rsidR="000C0A16" w:rsidRPr="0056208B" w:rsidRDefault="000C0A16" w:rsidP="00AB6601">
            <w:pPr>
              <w:jc w:val="center"/>
              <w:rPr>
                <w:rFonts w:ascii="Aptos" w:hAnsi="Aptos"/>
                <w:sz w:val="18"/>
                <w:szCs w:val="18"/>
              </w:rPr>
            </w:pPr>
            <w:r w:rsidRPr="0056208B">
              <w:rPr>
                <w:rFonts w:ascii="Aptos" w:hAnsi="Aptos"/>
                <w:sz w:val="18"/>
                <w:szCs w:val="18"/>
              </w:rPr>
              <w:t>~13 bar(a)</w:t>
            </w:r>
            <w:r w:rsidR="00AB6601" w:rsidRPr="0056208B">
              <w:rPr>
                <w:rFonts w:ascii="Aptos" w:hAnsi="Aptos"/>
                <w:sz w:val="18"/>
                <w:szCs w:val="18"/>
              </w:rPr>
              <w:t>, 60 K,</w:t>
            </w:r>
          </w:p>
        </w:tc>
        <w:tc>
          <w:tcPr>
            <w:tcW w:w="2948" w:type="dxa"/>
            <w:vAlign w:val="center"/>
            <w:hideMark/>
          </w:tcPr>
          <w:p w14:paraId="1DFC5819" w14:textId="77777777" w:rsidR="000C0A16" w:rsidRPr="0056208B" w:rsidRDefault="000C0A16" w:rsidP="00AB6601">
            <w:pPr>
              <w:jc w:val="center"/>
              <w:rPr>
                <w:rFonts w:ascii="Aptos" w:hAnsi="Aptos"/>
                <w:sz w:val="18"/>
                <w:szCs w:val="18"/>
              </w:rPr>
            </w:pPr>
            <w:r w:rsidRPr="0056208B">
              <w:rPr>
                <w:rFonts w:ascii="Aptos" w:hAnsi="Aptos"/>
                <w:sz w:val="18"/>
                <w:szCs w:val="18"/>
              </w:rPr>
              <w:t>Returns to QRB or WCS</w:t>
            </w:r>
          </w:p>
        </w:tc>
      </w:tr>
    </w:tbl>
    <w:p w14:paraId="0FE03BE0" w14:textId="77777777" w:rsidR="00735071" w:rsidRPr="0056208B" w:rsidRDefault="00735071" w:rsidP="00596B82">
      <w:pPr>
        <w:pStyle w:val="Heading40"/>
        <w:rPr>
          <w:lang w:val="en-GB"/>
        </w:rPr>
      </w:pPr>
      <w:bookmarkStart w:id="3606" w:name="_Toc200492356"/>
      <w:bookmarkStart w:id="3607" w:name="_Toc202536197"/>
      <w:r w:rsidRPr="0056208B">
        <w:rPr>
          <w:lang w:val="en-GB"/>
        </w:rPr>
        <w:t>Main cryogenic line interfaces</w:t>
      </w:r>
      <w:bookmarkEnd w:id="3606"/>
      <w:bookmarkEnd w:id="3607"/>
    </w:p>
    <w:p w14:paraId="2865B427" w14:textId="77777777" w:rsidR="00735071" w:rsidRPr="0056208B" w:rsidRDefault="00735071" w:rsidP="00735071">
      <w:pPr>
        <w:pStyle w:val="regular"/>
      </w:pPr>
      <w:r w:rsidRPr="0056208B">
        <w:t>The QPLANT shall interface to the QLM at the cold end of the QRB.  The QPLANT shall contain the final vacuum barrier and the isolation cryogenic valves.</w:t>
      </w:r>
    </w:p>
    <w:p w14:paraId="60BD0359" w14:textId="77777777" w:rsidR="00735071" w:rsidRPr="0056208B" w:rsidRDefault="00735071" w:rsidP="00735071">
      <w:pPr>
        <w:pStyle w:val="regular"/>
      </w:pPr>
      <w:r w:rsidRPr="0056208B">
        <w:t>The QLM contains the following cryogenic lines:</w:t>
      </w:r>
    </w:p>
    <w:p w14:paraId="4E365C9A" w14:textId="77777777" w:rsidR="00735071" w:rsidRPr="0056208B" w:rsidRDefault="00735071" w:rsidP="00575005">
      <w:pPr>
        <w:pStyle w:val="ListParagraph"/>
        <w:numPr>
          <w:ilvl w:val="4"/>
          <w:numId w:val="5"/>
        </w:numPr>
        <w:tabs>
          <w:tab w:val="left" w:pos="180"/>
        </w:tabs>
        <w:spacing w:before="120"/>
        <w:contextualSpacing w:val="0"/>
      </w:pPr>
      <w:r w:rsidRPr="0056208B">
        <w:rPr>
          <w:rStyle w:val="AASemiBoldChar"/>
        </w:rPr>
        <w:t>“A”</w:t>
      </w:r>
      <w:r w:rsidRPr="0056208B">
        <w:t>: Supply of supercritical helium.</w:t>
      </w:r>
    </w:p>
    <w:p w14:paraId="168B4FAC" w14:textId="77777777" w:rsidR="00735071" w:rsidRPr="0056208B" w:rsidRDefault="00735071" w:rsidP="00575005">
      <w:pPr>
        <w:pStyle w:val="ListParagraph"/>
        <w:numPr>
          <w:ilvl w:val="4"/>
          <w:numId w:val="5"/>
        </w:numPr>
        <w:tabs>
          <w:tab w:val="left" w:pos="180"/>
        </w:tabs>
        <w:spacing w:before="120"/>
        <w:contextualSpacing w:val="0"/>
      </w:pPr>
      <w:r w:rsidRPr="0056208B">
        <w:rPr>
          <w:rStyle w:val="AASemiBoldChar"/>
        </w:rPr>
        <w:lastRenderedPageBreak/>
        <w:t>“B”</w:t>
      </w:r>
      <w:r w:rsidRPr="0056208B">
        <w:t>: Return of very low pressure helium.</w:t>
      </w:r>
    </w:p>
    <w:p w14:paraId="797C3726" w14:textId="77777777" w:rsidR="00735071" w:rsidRPr="0056208B" w:rsidRDefault="00735071" w:rsidP="00575005">
      <w:pPr>
        <w:pStyle w:val="ListParagraph"/>
        <w:numPr>
          <w:ilvl w:val="4"/>
          <w:numId w:val="5"/>
        </w:numPr>
        <w:tabs>
          <w:tab w:val="left" w:pos="180"/>
        </w:tabs>
        <w:spacing w:before="120"/>
        <w:contextualSpacing w:val="0"/>
      </w:pPr>
      <w:r w:rsidRPr="0056208B">
        <w:rPr>
          <w:rStyle w:val="AASemiBoldChar"/>
        </w:rPr>
        <w:t>“D”</w:t>
      </w:r>
      <w:r w:rsidRPr="0056208B">
        <w:t>: Supply of gaseous helium to the TS.</w:t>
      </w:r>
    </w:p>
    <w:p w14:paraId="2D5C9974" w14:textId="77777777" w:rsidR="00735071" w:rsidRPr="0056208B" w:rsidRDefault="00735071" w:rsidP="00575005">
      <w:pPr>
        <w:pStyle w:val="ListParagraph"/>
        <w:numPr>
          <w:ilvl w:val="4"/>
          <w:numId w:val="5"/>
        </w:numPr>
        <w:tabs>
          <w:tab w:val="left" w:pos="180"/>
        </w:tabs>
        <w:spacing w:before="120"/>
        <w:contextualSpacing w:val="0"/>
      </w:pPr>
      <w:r w:rsidRPr="0056208B">
        <w:rPr>
          <w:rStyle w:val="AASemiBoldChar"/>
        </w:rPr>
        <w:t>“E”</w:t>
      </w:r>
      <w:r w:rsidRPr="0056208B">
        <w:t>: Return of gaseous helium from the TS.</w:t>
      </w:r>
    </w:p>
    <w:p w14:paraId="5477B94D" w14:textId="77777777" w:rsidR="00735071" w:rsidRPr="0056208B" w:rsidRDefault="00735071" w:rsidP="007B278F">
      <w:pPr>
        <w:ind w:left="2127"/>
      </w:pPr>
      <w:r w:rsidRPr="0056208B">
        <w:rPr>
          <w:noProof/>
        </w:rPr>
        <w:drawing>
          <wp:inline distT="0" distB="0" distL="0" distR="0" wp14:anchorId="120B3931" wp14:editId="539DB7CF">
            <wp:extent cx="3832860" cy="1965960"/>
            <wp:effectExtent l="0" t="0" r="0" b="0"/>
            <wp:docPr id="1228240767" name="Picture 2">
              <a:extLst xmlns:a="http://schemas.openxmlformats.org/drawingml/2006/main">
                <a:ext uri="{FF2B5EF4-FFF2-40B4-BE49-F238E27FC236}">
                  <a16:creationId xmlns:a16="http://schemas.microsoft.com/office/drawing/2014/main" id="{E972ED10-C019-523F-4D86-2D8A7D19C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72ED10-C019-523F-4D86-2D8A7D19C3BE}"/>
                        </a:ext>
                      </a:extLst>
                    </pic:cNvPr>
                    <pic:cNvPicPr>
                      <a:picLocks noChangeAspect="1"/>
                    </pic:cNvPicPr>
                  </pic:nvPicPr>
                  <pic:blipFill>
                    <a:blip r:embed="rId31"/>
                    <a:stretch>
                      <a:fillRect/>
                    </a:stretch>
                  </pic:blipFill>
                  <pic:spPr>
                    <a:xfrm>
                      <a:off x="0" y="0"/>
                      <a:ext cx="3832860" cy="1965960"/>
                    </a:xfrm>
                    <a:prstGeom prst="rect">
                      <a:avLst/>
                    </a:prstGeom>
                  </pic:spPr>
                </pic:pic>
              </a:graphicData>
            </a:graphic>
          </wp:inline>
        </w:drawing>
      </w:r>
    </w:p>
    <w:p w14:paraId="318494D6" w14:textId="59317B6C" w:rsidR="007B278F" w:rsidRPr="0056208B" w:rsidRDefault="00735071" w:rsidP="007B278F">
      <w:pPr>
        <w:pStyle w:val="Captioncentered"/>
        <w:spacing w:before="180"/>
        <w:ind w:left="2573"/>
        <w:jc w:val="left"/>
        <w:rPr>
          <w:lang w:val="en-GB"/>
        </w:rPr>
      </w:pPr>
      <w:bookmarkStart w:id="3608" w:name="_Ref184114765"/>
      <w:bookmarkStart w:id="3609" w:name="_Toc209526852"/>
      <w:bookmarkStart w:id="3610" w:name="_Toc190680900"/>
      <w:bookmarkStart w:id="3611" w:name="_Toc201752432"/>
      <w:r w:rsidRPr="0056208B">
        <w:rPr>
          <w:lang w:val="en-GB"/>
        </w:rPr>
        <w:t xml:space="preserve">Figure </w:t>
      </w:r>
      <w:r w:rsidRPr="0056208B">
        <w:rPr>
          <w:lang w:val="en-GB"/>
        </w:rPr>
        <w:fldChar w:fldCharType="begin"/>
      </w:r>
      <w:r w:rsidRPr="0056208B">
        <w:rPr>
          <w:lang w:val="en-GB"/>
        </w:rPr>
        <w:instrText xml:space="preserve"> SEQ Figure \* ARABIC </w:instrText>
      </w:r>
      <w:r w:rsidRPr="0056208B">
        <w:rPr>
          <w:lang w:val="en-GB"/>
        </w:rPr>
        <w:fldChar w:fldCharType="separate"/>
      </w:r>
      <w:r w:rsidR="00D62D30">
        <w:rPr>
          <w:noProof/>
          <w:lang w:val="en-GB"/>
        </w:rPr>
        <w:t>10</w:t>
      </w:r>
      <w:r w:rsidRPr="0056208B">
        <w:rPr>
          <w:lang w:val="en-GB"/>
        </w:rPr>
        <w:fldChar w:fldCharType="end"/>
      </w:r>
      <w:bookmarkEnd w:id="3608"/>
      <w:r w:rsidRPr="0056208B">
        <w:rPr>
          <w:lang w:val="en-GB"/>
        </w:rPr>
        <w:t xml:space="preserve"> Preliminary arrangement of the pipes in the QLM </w:t>
      </w:r>
      <w:r w:rsidR="007B278F" w:rsidRPr="0056208B">
        <w:rPr>
          <w:lang w:val="en-GB"/>
        </w:rPr>
        <w:t xml:space="preserve">- </w:t>
      </w:r>
      <w:r w:rsidR="007B278F" w:rsidRPr="0056208B">
        <w:rPr>
          <w:lang w:val="en-GB"/>
        </w:rPr>
        <w:br/>
      </w:r>
      <w:r w:rsidRPr="0056208B">
        <w:rPr>
          <w:lang w:val="en-GB"/>
        </w:rPr>
        <w:t xml:space="preserve">see </w:t>
      </w:r>
      <w:r w:rsidRPr="0056208B">
        <w:rPr>
          <w:lang w:val="en-GB"/>
        </w:rPr>
        <w:fldChar w:fldCharType="begin"/>
      </w:r>
      <w:r w:rsidRPr="0056208B">
        <w:rPr>
          <w:lang w:val="en-GB"/>
        </w:rPr>
        <w:instrText xml:space="preserve"> REF _Ref192519000 \h  \* MERGEFORMAT </w:instrText>
      </w:r>
      <w:r w:rsidRPr="0056208B">
        <w:rPr>
          <w:lang w:val="en-GB"/>
        </w:rPr>
      </w:r>
      <w:r w:rsidRPr="0056208B">
        <w:rPr>
          <w:lang w:val="en-GB"/>
        </w:rPr>
        <w:fldChar w:fldCharType="separate"/>
      </w:r>
      <w:r w:rsidR="00D62D30" w:rsidRPr="00D62D30">
        <w:rPr>
          <w:sz w:val="18"/>
          <w:szCs w:val="16"/>
          <w:lang w:val="en-GB"/>
        </w:rPr>
        <w:t>Table 14</w:t>
      </w:r>
      <w:r w:rsidRPr="0056208B">
        <w:rPr>
          <w:lang w:val="en-GB"/>
        </w:rPr>
        <w:fldChar w:fldCharType="end"/>
      </w:r>
      <w:r w:rsidRPr="0056208B">
        <w:rPr>
          <w:lang w:val="en-GB"/>
        </w:rPr>
        <w:t xml:space="preserve"> for details</w:t>
      </w:r>
      <w:bookmarkEnd w:id="3609"/>
    </w:p>
    <w:bookmarkEnd w:id="3610"/>
    <w:bookmarkEnd w:id="3611"/>
    <w:p w14:paraId="69477A9C" w14:textId="2FCFAB88" w:rsidR="00D974A2" w:rsidRPr="0056208B" w:rsidRDefault="00735071" w:rsidP="00D974A2">
      <w:pPr>
        <w:rPr>
          <w:szCs w:val="20"/>
        </w:rPr>
      </w:pPr>
      <w:r w:rsidRPr="0056208B">
        <w:t xml:space="preserve">A preliminary arrangement of the pipes in the QDIST is shown on </w:t>
      </w:r>
      <w:r w:rsidRPr="0056208B">
        <w:rPr>
          <w:rStyle w:val="Style1Char"/>
          <w:rFonts w:eastAsia="Calibri"/>
        </w:rPr>
        <w:fldChar w:fldCharType="begin"/>
      </w:r>
      <w:r w:rsidRPr="0056208B">
        <w:rPr>
          <w:rStyle w:val="Style1Char"/>
          <w:rFonts w:eastAsia="Calibri"/>
        </w:rPr>
        <w:instrText xml:space="preserve"> REF _Ref184114765 \h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Figure 10</w:t>
      </w:r>
      <w:r w:rsidRPr="0056208B">
        <w:rPr>
          <w:rStyle w:val="Style1Char"/>
          <w:rFonts w:eastAsia="Calibri"/>
        </w:rPr>
        <w:fldChar w:fldCharType="end"/>
      </w:r>
      <w:r w:rsidRPr="0056208B">
        <w:t xml:space="preserve">.  </w:t>
      </w:r>
      <w:bookmarkStart w:id="3612" w:name="_Ref183516722"/>
      <w:r w:rsidR="00D974A2" w:rsidRPr="0056208B">
        <w:t>The preliminary diameters of the pipes are indicated in</w:t>
      </w:r>
      <w:r w:rsidR="00D974A2" w:rsidRPr="0056208B">
        <w:rPr>
          <w:szCs w:val="20"/>
        </w:rPr>
        <w:t xml:space="preserve"> </w:t>
      </w:r>
      <w:r w:rsidR="00D974A2" w:rsidRPr="0056208B">
        <w:rPr>
          <w:szCs w:val="20"/>
        </w:rPr>
        <w:fldChar w:fldCharType="begin"/>
      </w:r>
      <w:r w:rsidR="00D974A2" w:rsidRPr="0056208B">
        <w:rPr>
          <w:szCs w:val="20"/>
        </w:rPr>
        <w:instrText xml:space="preserve"> REF _Ref192519000 \h  \* MERGEFORMAT </w:instrText>
      </w:r>
      <w:r w:rsidR="00D974A2" w:rsidRPr="0056208B">
        <w:rPr>
          <w:szCs w:val="20"/>
        </w:rPr>
      </w:r>
      <w:r w:rsidR="00D974A2" w:rsidRPr="0056208B">
        <w:rPr>
          <w:szCs w:val="20"/>
        </w:rPr>
        <w:fldChar w:fldCharType="separate"/>
      </w:r>
      <w:r w:rsidR="00D62D30" w:rsidRPr="00D62D30">
        <w:rPr>
          <w:szCs w:val="20"/>
        </w:rPr>
        <w:t>Table 14</w:t>
      </w:r>
      <w:r w:rsidR="00D974A2" w:rsidRPr="0056208B">
        <w:rPr>
          <w:szCs w:val="20"/>
        </w:rPr>
        <w:fldChar w:fldCharType="end"/>
      </w:r>
      <w:r w:rsidR="00D974A2" w:rsidRPr="0056208B">
        <w:rPr>
          <w:szCs w:val="20"/>
        </w:rPr>
        <w:t xml:space="preserve">.  </w:t>
      </w:r>
      <w:r w:rsidR="00D974A2" w:rsidRPr="0056208B">
        <w:t xml:space="preserve">The final arrangement and pipe diameters shall be defined by SCK CEN </w:t>
      </w:r>
      <w:r w:rsidR="00352FF0" w:rsidRPr="0056208B">
        <w:t>d</w:t>
      </w:r>
      <w:r w:rsidR="00D974A2" w:rsidRPr="0056208B">
        <w:t>in due time.</w:t>
      </w:r>
    </w:p>
    <w:p w14:paraId="7637A2FD" w14:textId="2D6B4D30" w:rsidR="00D974A2" w:rsidRPr="0056208B" w:rsidRDefault="00D974A2" w:rsidP="00D974A2">
      <w:pPr>
        <w:pStyle w:val="Caption"/>
        <w:keepNext/>
      </w:pPr>
      <w:bookmarkStart w:id="3613" w:name="_Ref192519000"/>
      <w:bookmarkStart w:id="3614" w:name="_Toc201310422"/>
      <w:bookmarkStart w:id="3615" w:name="_Toc209530032"/>
      <w:r w:rsidRPr="0056208B">
        <w:t xml:space="preserve">Table </w:t>
      </w:r>
      <w:r w:rsidRPr="0056208B">
        <w:fldChar w:fldCharType="begin"/>
      </w:r>
      <w:r w:rsidRPr="0056208B">
        <w:instrText xml:space="preserve"> SEQ Table \* ARABIC </w:instrText>
      </w:r>
      <w:r w:rsidRPr="0056208B">
        <w:fldChar w:fldCharType="separate"/>
      </w:r>
      <w:r w:rsidR="00D62D30">
        <w:rPr>
          <w:noProof/>
        </w:rPr>
        <w:t>14</w:t>
      </w:r>
      <w:r w:rsidRPr="0056208B">
        <w:fldChar w:fldCharType="end"/>
      </w:r>
      <w:bookmarkEnd w:id="3613"/>
      <w:r w:rsidRPr="0056208B">
        <w:t xml:space="preserve"> Preliminary pipe diameters for the QLM</w:t>
      </w:r>
      <w:bookmarkEnd w:id="3614"/>
      <w:bookmarkEnd w:id="3615"/>
    </w:p>
    <w:tbl>
      <w:tblPr>
        <w:tblStyle w:val="GridTable4-Accent1"/>
        <w:tblW w:w="9072" w:type="dxa"/>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ayout w:type="fixed"/>
        <w:tblCellMar>
          <w:top w:w="28" w:type="dxa"/>
          <w:bottom w:w="28" w:type="dxa"/>
        </w:tblCellMar>
        <w:tblLook w:val="04A0" w:firstRow="1" w:lastRow="0" w:firstColumn="1" w:lastColumn="0" w:noHBand="0" w:noVBand="1"/>
      </w:tblPr>
      <w:tblGrid>
        <w:gridCol w:w="1966"/>
        <w:gridCol w:w="1776"/>
        <w:gridCol w:w="1777"/>
        <w:gridCol w:w="1776"/>
        <w:gridCol w:w="1777"/>
      </w:tblGrid>
      <w:tr w:rsidR="00D974A2" w:rsidRPr="0056208B" w14:paraId="74864BE5" w14:textId="77777777" w:rsidTr="007A02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4F74A877" w14:textId="77777777" w:rsidR="00D974A2" w:rsidRPr="0056208B" w:rsidRDefault="00D974A2" w:rsidP="007A02BC">
            <w:pPr>
              <w:pStyle w:val="AASemiBold"/>
              <w:spacing w:before="60" w:after="40"/>
              <w:rPr>
                <w:rFonts w:ascii="Aptos" w:hAnsi="Aptos"/>
                <w:color w:val="000000" w:themeColor="text1"/>
                <w:sz w:val="18"/>
              </w:rPr>
            </w:pPr>
            <w:r w:rsidRPr="0056208B">
              <w:rPr>
                <w:rFonts w:ascii="Aptos" w:hAnsi="Aptos"/>
                <w:color w:val="000000" w:themeColor="text1"/>
                <w:sz w:val="18"/>
              </w:rPr>
              <w:t>Pipe</w:t>
            </w:r>
          </w:p>
        </w:tc>
        <w:tc>
          <w:tcPr>
            <w:tcW w:w="1623"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496FAE14" w14:textId="77777777" w:rsidR="00D974A2" w:rsidRPr="0056208B" w:rsidRDefault="00D974A2" w:rsidP="007A02BC">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56208B">
              <w:rPr>
                <w:rFonts w:ascii="Aptos" w:hAnsi="Aptos"/>
                <w:color w:val="000000" w:themeColor="text1"/>
                <w:sz w:val="18"/>
              </w:rPr>
              <w:t>DN</w:t>
            </w:r>
          </w:p>
          <w:p w14:paraId="5C760EBB" w14:textId="77777777" w:rsidR="00D974A2" w:rsidRPr="0056208B" w:rsidRDefault="00D974A2" w:rsidP="007A02BC">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rPr>
            </w:pPr>
            <w:r w:rsidRPr="0056208B">
              <w:rPr>
                <w:rFonts w:ascii="Aptos" w:hAnsi="Aptos"/>
                <w:color w:val="000000" w:themeColor="text1"/>
                <w:sz w:val="18"/>
              </w:rPr>
              <w:t>(mm)</w:t>
            </w:r>
          </w:p>
        </w:tc>
        <w:tc>
          <w:tcPr>
            <w:tcW w:w="1624"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81FF121" w14:textId="77777777" w:rsidR="00D974A2" w:rsidRPr="0056208B" w:rsidRDefault="00D974A2" w:rsidP="007A02BC">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56208B">
              <w:rPr>
                <w:rFonts w:ascii="Aptos" w:hAnsi="Aptos"/>
                <w:color w:val="000000" w:themeColor="text1"/>
                <w:sz w:val="18"/>
                <w:szCs w:val="20"/>
              </w:rPr>
              <w:t>External diameter (mm)</w:t>
            </w:r>
          </w:p>
        </w:tc>
        <w:tc>
          <w:tcPr>
            <w:tcW w:w="1623"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3C72469F" w14:textId="77777777" w:rsidR="00D974A2" w:rsidRPr="0056208B" w:rsidRDefault="00D974A2" w:rsidP="007A02BC">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56208B">
              <w:rPr>
                <w:rFonts w:ascii="Aptos" w:hAnsi="Aptos"/>
                <w:color w:val="000000" w:themeColor="text1"/>
                <w:sz w:val="18"/>
                <w:szCs w:val="20"/>
              </w:rPr>
              <w:t>Thickness (mm)</w:t>
            </w:r>
          </w:p>
        </w:tc>
        <w:tc>
          <w:tcPr>
            <w:tcW w:w="1624" w:type="dxa"/>
            <w:tcBorders>
              <w:top w:val="none" w:sz="0" w:space="0" w:color="auto"/>
              <w:left w:val="none" w:sz="0" w:space="0" w:color="auto"/>
              <w:bottom w:val="none" w:sz="0" w:space="0" w:color="auto"/>
              <w:right w:val="none" w:sz="0" w:space="0" w:color="auto"/>
            </w:tcBorders>
            <w:shd w:val="clear" w:color="auto" w:fill="DFCAEC" w:themeFill="accent1" w:themeFillTint="33"/>
            <w:vAlign w:val="center"/>
          </w:tcPr>
          <w:p w14:paraId="070C0E1E" w14:textId="77777777" w:rsidR="00D974A2" w:rsidRPr="0056208B" w:rsidRDefault="00D974A2" w:rsidP="007A02BC">
            <w:pPr>
              <w:pStyle w:val="AASemiBold"/>
              <w:spacing w:before="60" w:after="40"/>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18"/>
                <w:szCs w:val="20"/>
              </w:rPr>
            </w:pPr>
            <w:r w:rsidRPr="0056208B">
              <w:rPr>
                <w:rFonts w:ascii="Aptos" w:hAnsi="Aptos"/>
                <w:color w:val="000000" w:themeColor="text1"/>
                <w:sz w:val="18"/>
                <w:szCs w:val="20"/>
              </w:rPr>
              <w:t>Indicative operating pressure (bar)</w:t>
            </w:r>
          </w:p>
        </w:tc>
      </w:tr>
      <w:tr w:rsidR="00D974A2" w:rsidRPr="0056208B" w14:paraId="610E383F" w14:textId="77777777" w:rsidTr="007A0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5F1A7678" w14:textId="77777777" w:rsidR="00D974A2" w:rsidRPr="0056208B" w:rsidRDefault="00D974A2" w:rsidP="007A02BC">
            <w:pPr>
              <w:pStyle w:val="AASemiBold"/>
              <w:spacing w:before="60" w:after="40"/>
              <w:rPr>
                <w:rFonts w:ascii="Aptos" w:hAnsi="Aptos"/>
                <w:color w:val="auto"/>
                <w:sz w:val="18"/>
              </w:rPr>
            </w:pPr>
            <w:r w:rsidRPr="0056208B">
              <w:rPr>
                <w:rFonts w:ascii="Aptos" w:hAnsi="Aptos"/>
                <w:sz w:val="18"/>
                <w:szCs w:val="20"/>
              </w:rPr>
              <w:t>A</w:t>
            </w:r>
          </w:p>
        </w:tc>
        <w:tc>
          <w:tcPr>
            <w:tcW w:w="1623" w:type="dxa"/>
            <w:shd w:val="clear" w:color="auto" w:fill="FFFFFF" w:themeFill="background1"/>
          </w:tcPr>
          <w:p w14:paraId="153FB130"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56208B">
              <w:rPr>
                <w:rFonts w:ascii="Aptos" w:hAnsi="Aptos"/>
                <w:sz w:val="18"/>
              </w:rPr>
              <w:t>150</w:t>
            </w:r>
          </w:p>
        </w:tc>
        <w:tc>
          <w:tcPr>
            <w:tcW w:w="1624" w:type="dxa"/>
            <w:shd w:val="clear" w:color="auto" w:fill="FFFFFF" w:themeFill="background1"/>
          </w:tcPr>
          <w:p w14:paraId="477D3EE0"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168.3</w:t>
            </w:r>
          </w:p>
        </w:tc>
        <w:tc>
          <w:tcPr>
            <w:tcW w:w="1623" w:type="dxa"/>
            <w:shd w:val="clear" w:color="auto" w:fill="FFFFFF" w:themeFill="background1"/>
          </w:tcPr>
          <w:p w14:paraId="2AE1F94F"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2.77</w:t>
            </w:r>
          </w:p>
        </w:tc>
        <w:tc>
          <w:tcPr>
            <w:tcW w:w="1624" w:type="dxa"/>
            <w:shd w:val="clear" w:color="auto" w:fill="FFFFFF" w:themeFill="background1"/>
          </w:tcPr>
          <w:p w14:paraId="3A260EB0"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~0.03</w:t>
            </w:r>
          </w:p>
        </w:tc>
      </w:tr>
      <w:tr w:rsidR="00D974A2" w:rsidRPr="0056208B" w14:paraId="594BE220" w14:textId="77777777" w:rsidTr="007A02BC">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7990BF92" w14:textId="77777777" w:rsidR="00D974A2" w:rsidRPr="0056208B" w:rsidRDefault="00D974A2" w:rsidP="007A02BC">
            <w:pPr>
              <w:pStyle w:val="AASemiBold"/>
              <w:spacing w:before="60" w:after="40"/>
              <w:rPr>
                <w:rFonts w:ascii="Aptos" w:hAnsi="Aptos"/>
                <w:sz w:val="18"/>
                <w:szCs w:val="20"/>
              </w:rPr>
            </w:pPr>
            <w:r w:rsidRPr="0056208B">
              <w:rPr>
                <w:rFonts w:ascii="Aptos" w:hAnsi="Aptos"/>
                <w:sz w:val="18"/>
                <w:szCs w:val="20"/>
              </w:rPr>
              <w:t>B</w:t>
            </w:r>
          </w:p>
        </w:tc>
        <w:tc>
          <w:tcPr>
            <w:tcW w:w="1623" w:type="dxa"/>
            <w:shd w:val="clear" w:color="auto" w:fill="FFFFFF" w:themeFill="background1"/>
          </w:tcPr>
          <w:p w14:paraId="41123974"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56208B">
              <w:rPr>
                <w:rFonts w:ascii="Aptos" w:hAnsi="Aptos"/>
                <w:sz w:val="18"/>
              </w:rPr>
              <w:t>25</w:t>
            </w:r>
          </w:p>
        </w:tc>
        <w:tc>
          <w:tcPr>
            <w:tcW w:w="1624" w:type="dxa"/>
            <w:shd w:val="clear" w:color="auto" w:fill="FFFFFF" w:themeFill="background1"/>
          </w:tcPr>
          <w:p w14:paraId="7332E2E4"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33.4</w:t>
            </w:r>
          </w:p>
        </w:tc>
        <w:tc>
          <w:tcPr>
            <w:tcW w:w="1623" w:type="dxa"/>
            <w:shd w:val="clear" w:color="auto" w:fill="FFFFFF" w:themeFill="background1"/>
          </w:tcPr>
          <w:p w14:paraId="0237372C"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1.65</w:t>
            </w:r>
          </w:p>
        </w:tc>
        <w:tc>
          <w:tcPr>
            <w:tcW w:w="1624" w:type="dxa"/>
            <w:shd w:val="clear" w:color="auto" w:fill="FFFFFF" w:themeFill="background1"/>
          </w:tcPr>
          <w:p w14:paraId="1B4C4DA8"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cs="Arial"/>
                <w:sz w:val="18"/>
                <w:szCs w:val="20"/>
              </w:rPr>
              <w:t>≥</w:t>
            </w:r>
            <w:r w:rsidRPr="0056208B">
              <w:rPr>
                <w:rFonts w:ascii="Aptos" w:hAnsi="Aptos"/>
                <w:sz w:val="18"/>
                <w:szCs w:val="20"/>
              </w:rPr>
              <w:t xml:space="preserve"> 3</w:t>
            </w:r>
          </w:p>
        </w:tc>
      </w:tr>
      <w:tr w:rsidR="00D974A2" w:rsidRPr="0056208B" w14:paraId="3A7653DA" w14:textId="77777777" w:rsidTr="007A0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4F2ECA07" w14:textId="77777777" w:rsidR="00D974A2" w:rsidRPr="0056208B" w:rsidRDefault="00D974A2" w:rsidP="007A02BC">
            <w:pPr>
              <w:pStyle w:val="AASemiBold"/>
              <w:spacing w:before="60" w:after="40"/>
              <w:rPr>
                <w:rFonts w:ascii="Aptos" w:hAnsi="Aptos"/>
                <w:sz w:val="18"/>
                <w:szCs w:val="20"/>
              </w:rPr>
            </w:pPr>
            <w:r w:rsidRPr="0056208B">
              <w:rPr>
                <w:rFonts w:ascii="Aptos" w:hAnsi="Aptos"/>
                <w:sz w:val="18"/>
                <w:szCs w:val="20"/>
              </w:rPr>
              <w:t>D</w:t>
            </w:r>
          </w:p>
        </w:tc>
        <w:tc>
          <w:tcPr>
            <w:tcW w:w="1623" w:type="dxa"/>
            <w:shd w:val="clear" w:color="auto" w:fill="FFFFFF" w:themeFill="background1"/>
          </w:tcPr>
          <w:p w14:paraId="510957AB"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r w:rsidRPr="0056208B">
              <w:rPr>
                <w:rFonts w:ascii="Aptos" w:hAnsi="Aptos"/>
                <w:sz w:val="18"/>
              </w:rPr>
              <w:t>40</w:t>
            </w:r>
          </w:p>
        </w:tc>
        <w:tc>
          <w:tcPr>
            <w:tcW w:w="1624" w:type="dxa"/>
            <w:shd w:val="clear" w:color="auto" w:fill="FFFFFF" w:themeFill="background1"/>
          </w:tcPr>
          <w:p w14:paraId="6E750EE3"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48.26</w:t>
            </w:r>
          </w:p>
        </w:tc>
        <w:tc>
          <w:tcPr>
            <w:tcW w:w="1623" w:type="dxa"/>
            <w:shd w:val="clear" w:color="auto" w:fill="FFFFFF" w:themeFill="background1"/>
          </w:tcPr>
          <w:p w14:paraId="1BC91D84"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1.65</w:t>
            </w:r>
          </w:p>
        </w:tc>
        <w:tc>
          <w:tcPr>
            <w:tcW w:w="1624" w:type="dxa"/>
            <w:shd w:val="clear" w:color="auto" w:fill="FFFFFF" w:themeFill="background1"/>
          </w:tcPr>
          <w:p w14:paraId="0D7E1EF5"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~14</w:t>
            </w:r>
          </w:p>
        </w:tc>
      </w:tr>
      <w:tr w:rsidR="00D974A2" w:rsidRPr="0056208B" w14:paraId="67980519" w14:textId="77777777" w:rsidTr="007A02BC">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687BAA89" w14:textId="77777777" w:rsidR="00D974A2" w:rsidRPr="0056208B" w:rsidRDefault="00D974A2" w:rsidP="007A02BC">
            <w:pPr>
              <w:pStyle w:val="AASemiBold"/>
              <w:spacing w:before="60" w:after="40"/>
              <w:rPr>
                <w:rFonts w:ascii="Aptos" w:hAnsi="Aptos"/>
                <w:sz w:val="18"/>
                <w:szCs w:val="20"/>
              </w:rPr>
            </w:pPr>
            <w:r w:rsidRPr="0056208B">
              <w:rPr>
                <w:rFonts w:ascii="Aptos" w:hAnsi="Aptos"/>
                <w:sz w:val="18"/>
                <w:szCs w:val="20"/>
              </w:rPr>
              <w:t>E</w:t>
            </w:r>
          </w:p>
        </w:tc>
        <w:tc>
          <w:tcPr>
            <w:tcW w:w="1623" w:type="dxa"/>
            <w:shd w:val="clear" w:color="auto" w:fill="FFFFFF" w:themeFill="background1"/>
          </w:tcPr>
          <w:p w14:paraId="6B4A2987"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r w:rsidRPr="0056208B">
              <w:rPr>
                <w:rFonts w:ascii="Aptos" w:hAnsi="Aptos"/>
                <w:sz w:val="18"/>
              </w:rPr>
              <w:t>40</w:t>
            </w:r>
          </w:p>
        </w:tc>
        <w:tc>
          <w:tcPr>
            <w:tcW w:w="1624" w:type="dxa"/>
            <w:shd w:val="clear" w:color="auto" w:fill="FFFFFF" w:themeFill="background1"/>
          </w:tcPr>
          <w:p w14:paraId="1727FF21"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48.26</w:t>
            </w:r>
          </w:p>
        </w:tc>
        <w:tc>
          <w:tcPr>
            <w:tcW w:w="1623" w:type="dxa"/>
            <w:shd w:val="clear" w:color="auto" w:fill="FFFFFF" w:themeFill="background1"/>
          </w:tcPr>
          <w:p w14:paraId="74735BCB"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1.65</w:t>
            </w:r>
          </w:p>
        </w:tc>
        <w:tc>
          <w:tcPr>
            <w:tcW w:w="1624" w:type="dxa"/>
            <w:shd w:val="clear" w:color="auto" w:fill="FFFFFF" w:themeFill="background1"/>
          </w:tcPr>
          <w:p w14:paraId="08956D8A"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~13</w:t>
            </w:r>
          </w:p>
        </w:tc>
      </w:tr>
      <w:tr w:rsidR="00D974A2" w:rsidRPr="0056208B" w14:paraId="17AE571B" w14:textId="77777777" w:rsidTr="007A02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4E08723D" w14:textId="77777777" w:rsidR="00D974A2" w:rsidRPr="0056208B" w:rsidRDefault="00D974A2" w:rsidP="007A02BC">
            <w:pPr>
              <w:pStyle w:val="AASemiBold"/>
              <w:spacing w:before="60" w:after="40"/>
              <w:rPr>
                <w:rFonts w:ascii="Aptos" w:hAnsi="Aptos"/>
                <w:sz w:val="18"/>
                <w:szCs w:val="20"/>
              </w:rPr>
            </w:pPr>
            <w:r w:rsidRPr="0056208B">
              <w:rPr>
                <w:rFonts w:ascii="Aptos" w:hAnsi="Aptos"/>
                <w:sz w:val="18"/>
                <w:szCs w:val="20"/>
              </w:rPr>
              <w:t>Thermal shield</w:t>
            </w:r>
          </w:p>
        </w:tc>
        <w:tc>
          <w:tcPr>
            <w:tcW w:w="1623" w:type="dxa"/>
            <w:shd w:val="clear" w:color="auto" w:fill="FFFFFF" w:themeFill="background1"/>
          </w:tcPr>
          <w:p w14:paraId="3513660D"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rPr>
            </w:pPr>
          </w:p>
        </w:tc>
        <w:tc>
          <w:tcPr>
            <w:tcW w:w="1624" w:type="dxa"/>
            <w:shd w:val="clear" w:color="auto" w:fill="FFFFFF" w:themeFill="background1"/>
          </w:tcPr>
          <w:p w14:paraId="443EDD09"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~350</w:t>
            </w:r>
          </w:p>
        </w:tc>
        <w:tc>
          <w:tcPr>
            <w:tcW w:w="1623" w:type="dxa"/>
            <w:shd w:val="clear" w:color="auto" w:fill="FFFFFF" w:themeFill="background1"/>
          </w:tcPr>
          <w:p w14:paraId="3AB273B8"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3*</w:t>
            </w:r>
          </w:p>
        </w:tc>
        <w:tc>
          <w:tcPr>
            <w:tcW w:w="1624" w:type="dxa"/>
            <w:shd w:val="clear" w:color="auto" w:fill="FFFFFF" w:themeFill="background1"/>
          </w:tcPr>
          <w:p w14:paraId="6B0E1E53" w14:textId="77777777" w:rsidR="00D974A2" w:rsidRPr="0056208B" w:rsidRDefault="00D974A2" w:rsidP="007A02BC">
            <w:pPr>
              <w:spacing w:before="60" w:after="40"/>
              <w:cnfStyle w:val="000000100000" w:firstRow="0" w:lastRow="0" w:firstColumn="0" w:lastColumn="0" w:oddVBand="0" w:evenVBand="0" w:oddHBand="1" w:evenHBand="0" w:firstRowFirstColumn="0" w:firstRowLastColumn="0" w:lastRowFirstColumn="0" w:lastRowLastColumn="0"/>
              <w:rPr>
                <w:rFonts w:ascii="Aptos" w:hAnsi="Aptos"/>
                <w:sz w:val="18"/>
                <w:szCs w:val="20"/>
              </w:rPr>
            </w:pPr>
            <w:r w:rsidRPr="0056208B">
              <w:rPr>
                <w:rFonts w:ascii="Aptos" w:hAnsi="Aptos"/>
                <w:sz w:val="18"/>
                <w:szCs w:val="20"/>
              </w:rPr>
              <w:t>-</w:t>
            </w:r>
          </w:p>
        </w:tc>
      </w:tr>
      <w:tr w:rsidR="00D974A2" w:rsidRPr="0056208B" w14:paraId="1A8039F9" w14:textId="77777777" w:rsidTr="007A02BC">
        <w:trPr>
          <w:jc w:val="center"/>
        </w:trPr>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6507184" w14:textId="77777777" w:rsidR="00D974A2" w:rsidRPr="0056208B" w:rsidRDefault="00D974A2" w:rsidP="007A02BC">
            <w:pPr>
              <w:pStyle w:val="AASemiBold"/>
              <w:spacing w:before="60" w:after="40"/>
              <w:rPr>
                <w:rFonts w:ascii="Aptos" w:hAnsi="Aptos"/>
                <w:sz w:val="18"/>
                <w:szCs w:val="20"/>
              </w:rPr>
            </w:pPr>
            <w:r w:rsidRPr="0056208B">
              <w:rPr>
                <w:rFonts w:ascii="Aptos" w:hAnsi="Aptos"/>
                <w:sz w:val="18"/>
                <w:szCs w:val="20"/>
              </w:rPr>
              <w:t>Vacuum jacket</w:t>
            </w:r>
          </w:p>
        </w:tc>
        <w:tc>
          <w:tcPr>
            <w:tcW w:w="1623" w:type="dxa"/>
            <w:shd w:val="clear" w:color="auto" w:fill="FFFFFF" w:themeFill="background1"/>
          </w:tcPr>
          <w:p w14:paraId="271F8C1A"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rPr>
            </w:pPr>
          </w:p>
        </w:tc>
        <w:tc>
          <w:tcPr>
            <w:tcW w:w="1624" w:type="dxa"/>
            <w:shd w:val="clear" w:color="auto" w:fill="FFFFFF" w:themeFill="background1"/>
          </w:tcPr>
          <w:p w14:paraId="004E8F4D"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~500</w:t>
            </w:r>
          </w:p>
        </w:tc>
        <w:tc>
          <w:tcPr>
            <w:tcW w:w="1623" w:type="dxa"/>
            <w:shd w:val="clear" w:color="auto" w:fill="FFFFFF" w:themeFill="background1"/>
          </w:tcPr>
          <w:p w14:paraId="60DC25E2"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4.5</w:t>
            </w:r>
          </w:p>
        </w:tc>
        <w:tc>
          <w:tcPr>
            <w:tcW w:w="1624" w:type="dxa"/>
            <w:shd w:val="clear" w:color="auto" w:fill="FFFFFF" w:themeFill="background1"/>
          </w:tcPr>
          <w:p w14:paraId="78A62FAF" w14:textId="77777777" w:rsidR="00D974A2" w:rsidRPr="0056208B" w:rsidRDefault="00D974A2" w:rsidP="007A02BC">
            <w:pPr>
              <w:spacing w:before="60" w:after="40"/>
              <w:cnfStyle w:val="000000000000" w:firstRow="0" w:lastRow="0" w:firstColumn="0" w:lastColumn="0" w:oddVBand="0" w:evenVBand="0" w:oddHBand="0" w:evenHBand="0" w:firstRowFirstColumn="0" w:firstRowLastColumn="0" w:lastRowFirstColumn="0" w:lastRowLastColumn="0"/>
              <w:rPr>
                <w:rFonts w:ascii="Aptos" w:hAnsi="Aptos"/>
                <w:sz w:val="18"/>
                <w:szCs w:val="20"/>
              </w:rPr>
            </w:pPr>
            <w:r w:rsidRPr="0056208B">
              <w:rPr>
                <w:rFonts w:ascii="Aptos" w:hAnsi="Aptos"/>
                <w:sz w:val="18"/>
                <w:szCs w:val="20"/>
              </w:rPr>
              <w:t>10</w:t>
            </w:r>
            <w:r w:rsidRPr="0056208B">
              <w:rPr>
                <w:rFonts w:ascii="Aptos" w:hAnsi="Aptos"/>
                <w:sz w:val="18"/>
                <w:szCs w:val="20"/>
                <w:vertAlign w:val="superscript"/>
              </w:rPr>
              <w:t>-6</w:t>
            </w:r>
          </w:p>
        </w:tc>
      </w:tr>
    </w:tbl>
    <w:p w14:paraId="508B3B7F" w14:textId="69AEED90" w:rsidR="00735071" w:rsidRPr="0056208B" w:rsidRDefault="00735071" w:rsidP="00735071">
      <w:pPr>
        <w:rPr>
          <w:szCs w:val="20"/>
        </w:rPr>
      </w:pPr>
    </w:p>
    <w:p w14:paraId="0D266737" w14:textId="77777777" w:rsidR="00735071" w:rsidRPr="0056208B" w:rsidRDefault="00735071" w:rsidP="00575005">
      <w:pPr>
        <w:pStyle w:val="RequirementList"/>
      </w:pPr>
      <w:bookmarkStart w:id="3616" w:name="_Toc200492357"/>
      <w:bookmarkEnd w:id="3612"/>
      <w:r w:rsidRPr="0056208B">
        <w:t>The welding connection between QRB and QLM shall be done by SCK CEN.</w:t>
      </w:r>
      <w:bookmarkEnd w:id="3616"/>
    </w:p>
    <w:p w14:paraId="15525172" w14:textId="77777777" w:rsidR="00735071" w:rsidRPr="0056208B" w:rsidRDefault="00735071" w:rsidP="00575005">
      <w:pPr>
        <w:pStyle w:val="RequirementList"/>
      </w:pPr>
      <w:bookmarkStart w:id="3617" w:name="_Toc200492358"/>
      <w:r w:rsidRPr="0056208B">
        <w:t>For the acceptance tests, the Contractor shall provide the necessary welded caps on pipes on the QRB side.</w:t>
      </w:r>
      <w:bookmarkEnd w:id="3617"/>
    </w:p>
    <w:p w14:paraId="713D7796" w14:textId="57D966E7" w:rsidR="00735071" w:rsidRPr="0056208B" w:rsidRDefault="00735071" w:rsidP="00735071">
      <w:pPr>
        <w:pStyle w:val="TableCaption"/>
        <w:rPr>
          <w:lang w:val="en-GB"/>
        </w:rPr>
      </w:pPr>
      <w:bookmarkStart w:id="3618" w:name="_Toc209530033"/>
      <w:commentRangeStart w:id="3619"/>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15</w:t>
      </w:r>
      <w:r w:rsidRPr="0056208B">
        <w:rPr>
          <w:lang w:val="en-GB"/>
        </w:rPr>
        <w:fldChar w:fldCharType="end"/>
      </w:r>
      <w:r w:rsidRPr="0056208B">
        <w:rPr>
          <w:lang w:val="en-GB"/>
        </w:rPr>
        <w:t xml:space="preserve">  </w:t>
      </w:r>
      <w:commentRangeStart w:id="3620"/>
      <w:r w:rsidRPr="0056208B">
        <w:rPr>
          <w:lang w:val="en-GB"/>
        </w:rPr>
        <w:t>QINFRA ↔ QRB Interfaces</w:t>
      </w:r>
      <w:commentRangeEnd w:id="3620"/>
      <w:r w:rsidR="00A71B98" w:rsidRPr="0056208B">
        <w:rPr>
          <w:rStyle w:val="CommentReference"/>
          <w:rFonts w:ascii="Segoe UI" w:hAnsi="Segoe UI" w:cs="Times New Roman"/>
          <w:iCs w:val="0"/>
          <w:color w:val="auto"/>
          <w:lang w:val="en-GB"/>
        </w:rPr>
        <w:commentReference w:id="3620"/>
      </w:r>
      <w:bookmarkEnd w:id="3618"/>
    </w:p>
    <w:tbl>
      <w:tblPr>
        <w:tblStyle w:val="TableGrid2"/>
        <w:tblW w:w="0" w:type="auto"/>
        <w:tblLook w:val="04A0" w:firstRow="1" w:lastRow="0" w:firstColumn="1" w:lastColumn="0" w:noHBand="0" w:noVBand="1"/>
      </w:tblPr>
      <w:tblGrid>
        <w:gridCol w:w="2091"/>
        <w:gridCol w:w="2091"/>
        <w:gridCol w:w="2091"/>
        <w:gridCol w:w="2091"/>
        <w:gridCol w:w="2092"/>
      </w:tblGrid>
      <w:tr w:rsidR="000C0A16" w:rsidRPr="0056208B" w14:paraId="22B1EBF9" w14:textId="77777777" w:rsidTr="007A02BC">
        <w:tc>
          <w:tcPr>
            <w:tcW w:w="2091" w:type="dxa"/>
            <w:shd w:val="clear" w:color="auto" w:fill="EBD9ED" w:themeFill="accent2" w:themeFillTint="33"/>
            <w:hideMark/>
          </w:tcPr>
          <w:p w14:paraId="15067C38" w14:textId="77777777"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Line ID</w:t>
            </w:r>
          </w:p>
        </w:tc>
        <w:tc>
          <w:tcPr>
            <w:tcW w:w="2091" w:type="dxa"/>
            <w:shd w:val="clear" w:color="auto" w:fill="EBD9ED" w:themeFill="accent2" w:themeFillTint="33"/>
            <w:hideMark/>
          </w:tcPr>
          <w:p w14:paraId="34D83D5F" w14:textId="77777777" w:rsidR="000C0A16" w:rsidRPr="0056208B" w:rsidRDefault="000C0A16" w:rsidP="007A02BC">
            <w:pPr>
              <w:jc w:val="center"/>
              <w:rPr>
                <w:rStyle w:val="Strong"/>
                <w:rFonts w:ascii="Aptos" w:hAnsi="Aptos"/>
                <w:sz w:val="18"/>
                <w:szCs w:val="18"/>
              </w:rPr>
            </w:pPr>
            <w:commentRangeStart w:id="3621"/>
            <w:r w:rsidRPr="0056208B">
              <w:rPr>
                <w:rStyle w:val="Strong"/>
                <w:rFonts w:ascii="Aptos" w:hAnsi="Aptos"/>
                <w:sz w:val="18"/>
                <w:szCs w:val="18"/>
              </w:rPr>
              <w:t>Purpose / Duty</w:t>
            </w:r>
            <w:commentRangeEnd w:id="3621"/>
            <w:r w:rsidR="00B15E7C" w:rsidRPr="0056208B">
              <w:rPr>
                <w:rStyle w:val="CommentReference"/>
                <w:lang w:eastAsia="en-US"/>
              </w:rPr>
              <w:commentReference w:id="3621"/>
            </w:r>
          </w:p>
        </w:tc>
        <w:tc>
          <w:tcPr>
            <w:tcW w:w="2091" w:type="dxa"/>
            <w:shd w:val="clear" w:color="auto" w:fill="EBD9ED" w:themeFill="accent2" w:themeFillTint="33"/>
            <w:hideMark/>
          </w:tcPr>
          <w:p w14:paraId="66B734DC" w14:textId="14001D2F"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 xml:space="preserve">Indicative </w:t>
            </w:r>
            <w:r w:rsidR="00352FF0" w:rsidRPr="0056208B">
              <w:rPr>
                <w:rStyle w:val="Strong"/>
                <w:rFonts w:ascii="Aptos" w:hAnsi="Aptos"/>
                <w:sz w:val="18"/>
                <w:szCs w:val="18"/>
              </w:rPr>
              <w:t>Flowrate</w:t>
            </w:r>
          </w:p>
        </w:tc>
        <w:tc>
          <w:tcPr>
            <w:tcW w:w="2091" w:type="dxa"/>
            <w:shd w:val="clear" w:color="auto" w:fill="EBD9ED" w:themeFill="accent2" w:themeFillTint="33"/>
            <w:hideMark/>
          </w:tcPr>
          <w:p w14:paraId="1D73C37A" w14:textId="77777777"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Operating Envelope</w:t>
            </w:r>
          </w:p>
        </w:tc>
        <w:tc>
          <w:tcPr>
            <w:tcW w:w="2092" w:type="dxa"/>
            <w:shd w:val="clear" w:color="auto" w:fill="EBD9ED" w:themeFill="accent2" w:themeFillTint="33"/>
            <w:hideMark/>
          </w:tcPr>
          <w:p w14:paraId="7D1ED3D7" w14:textId="77777777"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Notes</w:t>
            </w:r>
          </w:p>
        </w:tc>
      </w:tr>
      <w:tr w:rsidR="000C0A16" w:rsidRPr="0056208B" w14:paraId="4D5FE110" w14:textId="77777777" w:rsidTr="007A02BC">
        <w:tc>
          <w:tcPr>
            <w:tcW w:w="2091" w:type="dxa"/>
            <w:hideMark/>
          </w:tcPr>
          <w:p w14:paraId="1EB67584" w14:textId="77777777"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 xml:space="preserve">QINFRA-U </w:t>
            </w:r>
          </w:p>
        </w:tc>
        <w:tc>
          <w:tcPr>
            <w:tcW w:w="2091" w:type="dxa"/>
            <w:hideMark/>
          </w:tcPr>
          <w:p w14:paraId="58C71C6C" w14:textId="77777777" w:rsidR="000C0A16" w:rsidRPr="0056208B" w:rsidRDefault="000C0A16" w:rsidP="007A02BC">
            <w:pPr>
              <w:rPr>
                <w:rFonts w:ascii="Aptos" w:hAnsi="Aptos"/>
                <w:sz w:val="18"/>
                <w:szCs w:val="18"/>
              </w:rPr>
            </w:pPr>
            <w:r w:rsidRPr="0056208B">
              <w:rPr>
                <w:rFonts w:ascii="Aptos" w:hAnsi="Aptos"/>
                <w:sz w:val="18"/>
                <w:szCs w:val="18"/>
              </w:rPr>
              <w:t>Warm GHe utility / ad-hoc supply</w:t>
            </w:r>
          </w:p>
        </w:tc>
        <w:tc>
          <w:tcPr>
            <w:tcW w:w="2091" w:type="dxa"/>
            <w:hideMark/>
          </w:tcPr>
          <w:p w14:paraId="699A4269" w14:textId="77777777" w:rsidR="000C0A16" w:rsidRPr="0056208B" w:rsidRDefault="000C0A16" w:rsidP="007A02BC">
            <w:pPr>
              <w:rPr>
                <w:rFonts w:ascii="Aptos" w:hAnsi="Aptos"/>
                <w:sz w:val="18"/>
                <w:szCs w:val="18"/>
              </w:rPr>
            </w:pPr>
            <w:r w:rsidRPr="0056208B">
              <w:rPr>
                <w:rFonts w:ascii="Aptos" w:hAnsi="Aptos"/>
                <w:sz w:val="18"/>
                <w:szCs w:val="18"/>
              </w:rPr>
              <w:t>~10 g s</w:t>
            </w:r>
            <w:r w:rsidRPr="0056208B">
              <w:rPr>
                <w:rFonts w:ascii="Cambria Math" w:hAnsi="Cambria Math" w:cs="Cambria Math"/>
                <w:sz w:val="18"/>
                <w:szCs w:val="18"/>
              </w:rPr>
              <w:t>⁻</w:t>
            </w:r>
            <w:r w:rsidRPr="0056208B">
              <w:rPr>
                <w:rFonts w:ascii="Aptos" w:hAnsi="Aptos" w:cs="Aptos"/>
                <w:sz w:val="18"/>
                <w:szCs w:val="18"/>
              </w:rPr>
              <w:t>¹</w:t>
            </w:r>
          </w:p>
        </w:tc>
        <w:tc>
          <w:tcPr>
            <w:tcW w:w="2091" w:type="dxa"/>
            <w:hideMark/>
          </w:tcPr>
          <w:p w14:paraId="5DF2948D" w14:textId="77777777" w:rsidR="000C0A16" w:rsidRPr="0056208B" w:rsidRDefault="000C0A16" w:rsidP="007A02BC">
            <w:pPr>
              <w:rPr>
                <w:rFonts w:ascii="Aptos" w:hAnsi="Aptos"/>
                <w:sz w:val="18"/>
                <w:szCs w:val="18"/>
              </w:rPr>
            </w:pPr>
            <w:r w:rsidRPr="0056208B">
              <w:rPr>
                <w:rFonts w:ascii="Aptos" w:hAnsi="Aptos"/>
                <w:sz w:val="18"/>
                <w:szCs w:val="18"/>
              </w:rPr>
              <w:t>≤ 2 bar(a), 300 K</w:t>
            </w:r>
          </w:p>
        </w:tc>
        <w:tc>
          <w:tcPr>
            <w:tcW w:w="2092" w:type="dxa"/>
            <w:hideMark/>
          </w:tcPr>
          <w:p w14:paraId="3E39E055" w14:textId="77777777" w:rsidR="000C0A16" w:rsidRPr="0056208B" w:rsidRDefault="000C0A16" w:rsidP="007A02BC">
            <w:pPr>
              <w:rPr>
                <w:rFonts w:ascii="Aptos" w:hAnsi="Aptos"/>
                <w:sz w:val="18"/>
                <w:szCs w:val="18"/>
              </w:rPr>
            </w:pPr>
            <w:r w:rsidRPr="0056208B">
              <w:rPr>
                <w:rFonts w:ascii="Aptos" w:hAnsi="Aptos"/>
                <w:sz w:val="18"/>
                <w:szCs w:val="18"/>
              </w:rPr>
              <w:t>Occasional user demands</w:t>
            </w:r>
          </w:p>
        </w:tc>
      </w:tr>
      <w:tr w:rsidR="000C0A16" w:rsidRPr="0056208B" w14:paraId="0DD2B394" w14:textId="77777777" w:rsidTr="007A02BC">
        <w:tc>
          <w:tcPr>
            <w:tcW w:w="2091" w:type="dxa"/>
            <w:hideMark/>
          </w:tcPr>
          <w:p w14:paraId="724A07E3" w14:textId="77777777"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 xml:space="preserve">QINFRA-W </w:t>
            </w:r>
          </w:p>
        </w:tc>
        <w:tc>
          <w:tcPr>
            <w:tcW w:w="2091" w:type="dxa"/>
            <w:hideMark/>
          </w:tcPr>
          <w:p w14:paraId="1D1D90F2" w14:textId="77777777" w:rsidR="000C0A16" w:rsidRPr="0056208B" w:rsidRDefault="000C0A16" w:rsidP="007A02BC">
            <w:pPr>
              <w:rPr>
                <w:rFonts w:ascii="Aptos" w:hAnsi="Aptos"/>
                <w:sz w:val="18"/>
                <w:szCs w:val="18"/>
              </w:rPr>
            </w:pPr>
            <w:r w:rsidRPr="0056208B">
              <w:rPr>
                <w:rFonts w:ascii="Aptos" w:hAnsi="Aptos"/>
                <w:sz w:val="18"/>
                <w:szCs w:val="18"/>
              </w:rPr>
              <w:t>Warm return from QCELL couplers to VLP stage</w:t>
            </w:r>
          </w:p>
        </w:tc>
        <w:tc>
          <w:tcPr>
            <w:tcW w:w="2091" w:type="dxa"/>
            <w:hideMark/>
          </w:tcPr>
          <w:p w14:paraId="124E4299" w14:textId="77777777" w:rsidR="000C0A16" w:rsidRPr="0056208B" w:rsidRDefault="000C0A16" w:rsidP="007A02BC">
            <w:pPr>
              <w:rPr>
                <w:rFonts w:ascii="Aptos" w:hAnsi="Aptos"/>
                <w:sz w:val="18"/>
                <w:szCs w:val="18"/>
              </w:rPr>
            </w:pPr>
            <w:r w:rsidRPr="0056208B">
              <w:rPr>
                <w:rFonts w:ascii="Aptos" w:hAnsi="Aptos"/>
                <w:sz w:val="18"/>
                <w:szCs w:val="18"/>
              </w:rPr>
              <w:t>~5 g s</w:t>
            </w:r>
            <w:r w:rsidRPr="0056208B">
              <w:rPr>
                <w:rFonts w:ascii="Cambria Math" w:hAnsi="Cambria Math" w:cs="Cambria Math"/>
                <w:sz w:val="18"/>
                <w:szCs w:val="18"/>
              </w:rPr>
              <w:t>⁻</w:t>
            </w:r>
            <w:r w:rsidRPr="0056208B">
              <w:rPr>
                <w:rFonts w:ascii="Aptos" w:hAnsi="Aptos" w:cs="Aptos"/>
                <w:sz w:val="18"/>
                <w:szCs w:val="18"/>
              </w:rPr>
              <w:t>¹</w:t>
            </w:r>
          </w:p>
        </w:tc>
        <w:tc>
          <w:tcPr>
            <w:tcW w:w="2091" w:type="dxa"/>
            <w:hideMark/>
          </w:tcPr>
          <w:p w14:paraId="5F5DA146" w14:textId="77777777" w:rsidR="000C0A16" w:rsidRPr="0056208B" w:rsidRDefault="000C0A16" w:rsidP="007A02BC">
            <w:pPr>
              <w:rPr>
                <w:rFonts w:ascii="Aptos" w:hAnsi="Aptos"/>
                <w:sz w:val="18"/>
                <w:szCs w:val="18"/>
              </w:rPr>
            </w:pPr>
            <w:r w:rsidRPr="0056208B">
              <w:rPr>
                <w:rFonts w:ascii="Aptos" w:hAnsi="Aptos"/>
                <w:sz w:val="18"/>
                <w:szCs w:val="18"/>
              </w:rPr>
              <w:t>~1 bar(a), 300 K</w:t>
            </w:r>
          </w:p>
        </w:tc>
        <w:tc>
          <w:tcPr>
            <w:tcW w:w="2092" w:type="dxa"/>
            <w:hideMark/>
          </w:tcPr>
          <w:p w14:paraId="2600F564" w14:textId="77777777" w:rsidR="000C0A16" w:rsidRPr="0056208B" w:rsidRDefault="000C0A16" w:rsidP="007A02BC">
            <w:pPr>
              <w:rPr>
                <w:rFonts w:ascii="Aptos" w:hAnsi="Aptos"/>
                <w:sz w:val="18"/>
                <w:szCs w:val="18"/>
              </w:rPr>
            </w:pPr>
            <w:r w:rsidRPr="0056208B">
              <w:rPr>
                <w:rFonts w:ascii="Aptos" w:hAnsi="Aptos"/>
                <w:sz w:val="18"/>
                <w:szCs w:val="18"/>
              </w:rPr>
              <w:t>Coupler (QPLR) exhaust</w:t>
            </w:r>
          </w:p>
        </w:tc>
      </w:tr>
      <w:tr w:rsidR="000C0A16" w:rsidRPr="0056208B" w14:paraId="02137228" w14:textId="77777777" w:rsidTr="007A02BC">
        <w:tc>
          <w:tcPr>
            <w:tcW w:w="2091" w:type="dxa"/>
            <w:hideMark/>
          </w:tcPr>
          <w:p w14:paraId="673FFBB8" w14:textId="77777777" w:rsidR="000C0A16" w:rsidRPr="0056208B" w:rsidRDefault="000C0A16" w:rsidP="007A02BC">
            <w:pPr>
              <w:jc w:val="center"/>
              <w:rPr>
                <w:rStyle w:val="Strong"/>
                <w:rFonts w:ascii="Aptos" w:hAnsi="Aptos"/>
                <w:sz w:val="18"/>
                <w:szCs w:val="18"/>
              </w:rPr>
            </w:pPr>
            <w:r w:rsidRPr="0056208B">
              <w:rPr>
                <w:rStyle w:val="Strong"/>
                <w:rFonts w:ascii="Aptos" w:hAnsi="Aptos"/>
                <w:sz w:val="18"/>
                <w:szCs w:val="18"/>
              </w:rPr>
              <w:t xml:space="preserve">QINFRA-S </w:t>
            </w:r>
          </w:p>
        </w:tc>
        <w:tc>
          <w:tcPr>
            <w:tcW w:w="2091" w:type="dxa"/>
            <w:hideMark/>
          </w:tcPr>
          <w:p w14:paraId="1CA8C293" w14:textId="77777777" w:rsidR="000C0A16" w:rsidRPr="0056208B" w:rsidRDefault="000C0A16" w:rsidP="007A02BC">
            <w:pPr>
              <w:rPr>
                <w:rFonts w:ascii="Aptos" w:hAnsi="Aptos"/>
                <w:sz w:val="18"/>
                <w:szCs w:val="18"/>
              </w:rPr>
            </w:pPr>
            <w:r w:rsidRPr="0056208B">
              <w:rPr>
                <w:rFonts w:ascii="Aptos" w:hAnsi="Aptos"/>
                <w:sz w:val="18"/>
                <w:szCs w:val="18"/>
              </w:rPr>
              <w:t>Safety vent to VLP compression</w:t>
            </w:r>
          </w:p>
        </w:tc>
        <w:tc>
          <w:tcPr>
            <w:tcW w:w="2091" w:type="dxa"/>
            <w:hideMark/>
          </w:tcPr>
          <w:p w14:paraId="113D3721" w14:textId="77777777" w:rsidR="000C0A16" w:rsidRPr="0056208B" w:rsidRDefault="000C0A16" w:rsidP="007A02BC">
            <w:pPr>
              <w:rPr>
                <w:rFonts w:ascii="Aptos" w:hAnsi="Aptos"/>
                <w:sz w:val="18"/>
                <w:szCs w:val="18"/>
              </w:rPr>
            </w:pPr>
            <w:commentRangeStart w:id="3622"/>
            <w:r w:rsidRPr="0056208B">
              <w:rPr>
                <w:rFonts w:ascii="Aptos" w:hAnsi="Aptos"/>
                <w:sz w:val="18"/>
                <w:szCs w:val="18"/>
              </w:rPr>
              <w:t>Up to 60 g s</w:t>
            </w:r>
            <w:r w:rsidRPr="0056208B">
              <w:rPr>
                <w:rFonts w:ascii="Cambria Math" w:hAnsi="Cambria Math" w:cs="Cambria Math"/>
                <w:sz w:val="18"/>
                <w:szCs w:val="18"/>
              </w:rPr>
              <w:t>⁻</w:t>
            </w:r>
            <w:r w:rsidRPr="0056208B">
              <w:rPr>
                <w:rFonts w:ascii="Aptos" w:hAnsi="Aptos" w:cs="Aptos"/>
                <w:sz w:val="18"/>
                <w:szCs w:val="18"/>
              </w:rPr>
              <w:t>¹</w:t>
            </w:r>
            <w:r w:rsidRPr="0056208B">
              <w:rPr>
                <w:rFonts w:ascii="Aptos" w:hAnsi="Aptos"/>
                <w:sz w:val="18"/>
                <w:szCs w:val="18"/>
              </w:rPr>
              <w:t xml:space="preserve"> ) QCELL controlled and upset (LOOP) 100</w:t>
            </w:r>
            <w:r w:rsidRPr="0056208B">
              <w:rPr>
                <w:rFonts w:ascii="Aptos" w:hAnsi="Aptos" w:cs="Aptos"/>
                <w:sz w:val="18"/>
                <w:szCs w:val="18"/>
              </w:rPr>
              <w:t>–</w:t>
            </w:r>
            <w:r w:rsidRPr="0056208B">
              <w:rPr>
                <w:rFonts w:ascii="Aptos" w:hAnsi="Aptos"/>
                <w:sz w:val="18"/>
                <w:szCs w:val="18"/>
              </w:rPr>
              <w:t>200 g s</w:t>
            </w:r>
            <w:r w:rsidRPr="0056208B">
              <w:rPr>
                <w:rFonts w:ascii="Cambria Math" w:hAnsi="Cambria Math" w:cs="Cambria Math"/>
                <w:sz w:val="18"/>
                <w:szCs w:val="18"/>
              </w:rPr>
              <w:t>⁻</w:t>
            </w:r>
            <w:r w:rsidRPr="0056208B">
              <w:rPr>
                <w:rFonts w:ascii="Aptos" w:hAnsi="Aptos" w:cs="Aptos"/>
                <w:sz w:val="18"/>
                <w:szCs w:val="18"/>
              </w:rPr>
              <w:t>¹</w:t>
            </w:r>
            <w:r w:rsidRPr="0056208B">
              <w:rPr>
                <w:rFonts w:ascii="Aptos" w:hAnsi="Aptos"/>
                <w:sz w:val="18"/>
                <w:szCs w:val="18"/>
              </w:rPr>
              <w:t xml:space="preserve"> (event)</w:t>
            </w:r>
            <w:commentRangeEnd w:id="3622"/>
            <w:r w:rsidR="00565755" w:rsidRPr="0056208B">
              <w:rPr>
                <w:rStyle w:val="CommentReference"/>
                <w:lang w:eastAsia="en-US"/>
              </w:rPr>
              <w:commentReference w:id="3622"/>
            </w:r>
          </w:p>
        </w:tc>
        <w:tc>
          <w:tcPr>
            <w:tcW w:w="2091" w:type="dxa"/>
            <w:hideMark/>
          </w:tcPr>
          <w:p w14:paraId="7478A987" w14:textId="77777777" w:rsidR="000C0A16" w:rsidRPr="0056208B" w:rsidRDefault="000C0A16" w:rsidP="007A02BC">
            <w:pPr>
              <w:rPr>
                <w:rFonts w:ascii="Aptos" w:hAnsi="Aptos"/>
                <w:sz w:val="18"/>
                <w:szCs w:val="18"/>
              </w:rPr>
            </w:pPr>
            <w:r w:rsidRPr="0056208B">
              <w:rPr>
                <w:rFonts w:ascii="Aptos" w:hAnsi="Aptos"/>
                <w:sz w:val="18"/>
                <w:szCs w:val="18"/>
              </w:rPr>
              <w:t>300 K</w:t>
            </w:r>
          </w:p>
        </w:tc>
        <w:tc>
          <w:tcPr>
            <w:tcW w:w="2092" w:type="dxa"/>
            <w:hideMark/>
          </w:tcPr>
          <w:p w14:paraId="540C9741" w14:textId="77777777" w:rsidR="000C0A16" w:rsidRPr="0056208B" w:rsidRDefault="000C0A16" w:rsidP="007A02BC">
            <w:pPr>
              <w:rPr>
                <w:rFonts w:ascii="Aptos" w:hAnsi="Aptos"/>
                <w:sz w:val="18"/>
                <w:szCs w:val="18"/>
              </w:rPr>
            </w:pPr>
            <w:r w:rsidRPr="0056208B">
              <w:rPr>
                <w:rFonts w:ascii="Aptos" w:hAnsi="Aptos"/>
                <w:sz w:val="18"/>
                <w:szCs w:val="18"/>
              </w:rPr>
              <w:t>Emergency discharge path</w:t>
            </w:r>
          </w:p>
        </w:tc>
      </w:tr>
    </w:tbl>
    <w:p w14:paraId="4F29FFA9" w14:textId="73D3053B" w:rsidR="00292F65" w:rsidRPr="0056208B" w:rsidRDefault="00292F65" w:rsidP="00292F65">
      <w:pPr>
        <w:pStyle w:val="regular"/>
      </w:pPr>
      <w:r w:rsidRPr="0056208B">
        <w:rPr>
          <w:rStyle w:val="Emphasis"/>
          <w:i w:val="0"/>
          <w:iCs w:val="0"/>
        </w:rPr>
        <w:lastRenderedPageBreak/>
        <w:t xml:space="preserve">QINFRA-U and QINFRA-S are not </w:t>
      </w:r>
      <w:r w:rsidR="00A71B98" w:rsidRPr="0056208B">
        <w:rPr>
          <w:rStyle w:val="Emphasis"/>
          <w:i w:val="0"/>
          <w:iCs w:val="0"/>
        </w:rPr>
        <w:t xml:space="preserve">participating in the </w:t>
      </w:r>
      <w:r w:rsidRPr="0056208B">
        <w:rPr>
          <w:rStyle w:val="Emphasis"/>
          <w:i w:val="0"/>
          <w:iCs w:val="0"/>
        </w:rPr>
        <w:t xml:space="preserve">cryogenic cycle and nominal cryogenic heat sink demand from the user (QCELL), </w:t>
      </w:r>
      <w:commentRangeStart w:id="3623"/>
      <w:r w:rsidRPr="0056208B">
        <w:rPr>
          <w:rStyle w:val="Emphasis"/>
          <w:i w:val="0"/>
          <w:iCs w:val="0"/>
        </w:rPr>
        <w:t>with QINFRA-W the only warm line with active that represent the liquefaction load (~4% supply of A, process design ~10% to allow 5 g/s as design and test flow)</w:t>
      </w:r>
      <w:commentRangeEnd w:id="3623"/>
      <w:r w:rsidR="00A71B98" w:rsidRPr="0056208B">
        <w:rPr>
          <w:rStyle w:val="CommentReference"/>
        </w:rPr>
        <w:commentReference w:id="3623"/>
      </w:r>
      <w:r w:rsidRPr="0056208B">
        <w:rPr>
          <w:rStyle w:val="Emphasis"/>
          <w:i w:val="0"/>
          <w:iCs w:val="0"/>
        </w:rPr>
        <w:t xml:space="preserve">.  </w:t>
      </w:r>
      <w:r w:rsidRPr="0056208B">
        <w:rPr>
          <w:rStyle w:val="Emphasis"/>
          <w:i w:val="0"/>
          <w:iCs w:val="0"/>
        </w:rPr>
        <w:br/>
      </w:r>
    </w:p>
    <w:p w14:paraId="590AE663" w14:textId="3A2FE86D" w:rsidR="00735071" w:rsidRPr="0056208B" w:rsidRDefault="00735071" w:rsidP="007B278F">
      <w:pPr>
        <w:pStyle w:val="TableCaption"/>
        <w:keepNext/>
        <w:keepLines/>
        <w:rPr>
          <w:lang w:val="en-GB"/>
        </w:rPr>
      </w:pPr>
      <w:bookmarkStart w:id="3624" w:name="_Toc209530034"/>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16</w:t>
      </w:r>
      <w:r w:rsidRPr="0056208B">
        <w:rPr>
          <w:lang w:val="en-GB"/>
        </w:rPr>
        <w:fldChar w:fldCharType="end"/>
      </w:r>
      <w:r w:rsidRPr="0056208B">
        <w:rPr>
          <w:lang w:val="en-GB"/>
        </w:rPr>
        <w:t xml:space="preserve"> Internal QPLANT Distribution Lines (</w:t>
      </w:r>
      <w:r w:rsidR="00B15E7C" w:rsidRPr="0056208B">
        <w:rPr>
          <w:lang w:val="en-GB"/>
        </w:rPr>
        <w:t xml:space="preserve">crossing </w:t>
      </w:r>
      <w:r w:rsidRPr="0056208B">
        <w:rPr>
          <w:lang w:val="en-GB"/>
        </w:rPr>
        <w:t>multiple rooms)</w:t>
      </w:r>
      <w:bookmarkEnd w:id="3624"/>
    </w:p>
    <w:tbl>
      <w:tblPr>
        <w:tblStyle w:val="TableGrid2"/>
        <w:tblW w:w="10456" w:type="dxa"/>
        <w:tblLook w:val="04A0" w:firstRow="1" w:lastRow="0" w:firstColumn="1" w:lastColumn="0" w:noHBand="0" w:noVBand="1"/>
      </w:tblPr>
      <w:tblGrid>
        <w:gridCol w:w="2091"/>
        <w:gridCol w:w="2091"/>
        <w:gridCol w:w="2091"/>
        <w:gridCol w:w="2091"/>
        <w:gridCol w:w="2092"/>
      </w:tblGrid>
      <w:tr w:rsidR="000C0A16" w:rsidRPr="0056208B" w14:paraId="1A80CF75" w14:textId="77777777" w:rsidTr="007A02BC">
        <w:tc>
          <w:tcPr>
            <w:tcW w:w="2091" w:type="dxa"/>
            <w:shd w:val="clear" w:color="auto" w:fill="EBD9ED" w:themeFill="accent2" w:themeFillTint="33"/>
            <w:hideMark/>
          </w:tcPr>
          <w:p w14:paraId="420B6664" w14:textId="77777777" w:rsidR="000C0A16" w:rsidRPr="0056208B" w:rsidRDefault="000C0A16" w:rsidP="007A02BC">
            <w:pPr>
              <w:pStyle w:val="Heading3"/>
              <w:numPr>
                <w:ilvl w:val="0"/>
                <w:numId w:val="0"/>
              </w:numPr>
              <w:ind w:left="720"/>
              <w:rPr>
                <w:rFonts w:ascii="Aptos" w:hAnsi="Aptos"/>
                <w:b/>
                <w:bCs/>
                <w:sz w:val="18"/>
                <w:szCs w:val="18"/>
              </w:rPr>
            </w:pPr>
            <w:r w:rsidRPr="0056208B">
              <w:rPr>
                <w:rStyle w:val="Strong"/>
                <w:rFonts w:ascii="Aptos" w:hAnsi="Aptos"/>
                <w:sz w:val="18"/>
                <w:szCs w:val="18"/>
              </w:rPr>
              <w:t>Line ID</w:t>
            </w:r>
          </w:p>
        </w:tc>
        <w:tc>
          <w:tcPr>
            <w:tcW w:w="2091" w:type="dxa"/>
            <w:shd w:val="clear" w:color="auto" w:fill="EBD9ED" w:themeFill="accent2" w:themeFillTint="33"/>
            <w:hideMark/>
          </w:tcPr>
          <w:p w14:paraId="4A63EE0F" w14:textId="77777777" w:rsidR="000C0A16" w:rsidRPr="0056208B" w:rsidRDefault="000C0A16" w:rsidP="007A02BC">
            <w:pPr>
              <w:pStyle w:val="Heading3"/>
              <w:numPr>
                <w:ilvl w:val="0"/>
                <w:numId w:val="0"/>
              </w:numPr>
              <w:ind w:left="720"/>
              <w:rPr>
                <w:rFonts w:ascii="Aptos" w:hAnsi="Aptos"/>
                <w:b/>
                <w:bCs/>
                <w:sz w:val="18"/>
                <w:szCs w:val="18"/>
              </w:rPr>
            </w:pPr>
            <w:r w:rsidRPr="0056208B">
              <w:rPr>
                <w:rStyle w:val="Strong"/>
                <w:rFonts w:ascii="Aptos" w:hAnsi="Aptos"/>
                <w:sz w:val="18"/>
                <w:szCs w:val="18"/>
              </w:rPr>
              <w:t>Purpose/Duty</w:t>
            </w:r>
          </w:p>
        </w:tc>
        <w:tc>
          <w:tcPr>
            <w:tcW w:w="2091" w:type="dxa"/>
            <w:shd w:val="clear" w:color="auto" w:fill="EBD9ED" w:themeFill="accent2" w:themeFillTint="33"/>
          </w:tcPr>
          <w:p w14:paraId="76B08638" w14:textId="62325710" w:rsidR="000C0A16" w:rsidRPr="0056208B" w:rsidRDefault="000C0A16" w:rsidP="007A02BC">
            <w:pPr>
              <w:pStyle w:val="Heading3"/>
              <w:numPr>
                <w:ilvl w:val="0"/>
                <w:numId w:val="0"/>
              </w:numPr>
              <w:ind w:left="720" w:hanging="720"/>
              <w:rPr>
                <w:rFonts w:ascii="Aptos" w:hAnsi="Aptos"/>
                <w:b/>
                <w:bCs/>
                <w:sz w:val="18"/>
                <w:szCs w:val="18"/>
              </w:rPr>
            </w:pPr>
            <w:r w:rsidRPr="0056208B">
              <w:rPr>
                <w:rStyle w:val="Strong"/>
                <w:rFonts w:ascii="Aptos" w:hAnsi="Aptos"/>
                <w:sz w:val="18"/>
                <w:szCs w:val="18"/>
              </w:rPr>
              <w:t xml:space="preserve">Indicative </w:t>
            </w:r>
            <w:r w:rsidR="00352FF0" w:rsidRPr="0056208B">
              <w:rPr>
                <w:rStyle w:val="Strong"/>
                <w:rFonts w:ascii="Aptos" w:hAnsi="Aptos"/>
                <w:sz w:val="18"/>
                <w:szCs w:val="18"/>
              </w:rPr>
              <w:t>Flowrate</w:t>
            </w:r>
          </w:p>
        </w:tc>
        <w:tc>
          <w:tcPr>
            <w:tcW w:w="2091" w:type="dxa"/>
            <w:shd w:val="clear" w:color="auto" w:fill="EBD9ED" w:themeFill="accent2" w:themeFillTint="33"/>
            <w:hideMark/>
          </w:tcPr>
          <w:p w14:paraId="6D1A0B33" w14:textId="77777777" w:rsidR="000C0A16" w:rsidRPr="0056208B" w:rsidRDefault="000C0A16" w:rsidP="007A02BC">
            <w:pPr>
              <w:pStyle w:val="Heading3"/>
              <w:numPr>
                <w:ilvl w:val="0"/>
                <w:numId w:val="0"/>
              </w:numPr>
              <w:ind w:left="720" w:hanging="720"/>
              <w:rPr>
                <w:rFonts w:ascii="Aptos" w:hAnsi="Aptos"/>
                <w:b/>
                <w:bCs/>
                <w:sz w:val="18"/>
                <w:szCs w:val="18"/>
              </w:rPr>
            </w:pPr>
            <w:r w:rsidRPr="0056208B">
              <w:rPr>
                <w:rStyle w:val="Strong"/>
                <w:rFonts w:ascii="Aptos" w:hAnsi="Aptos"/>
                <w:sz w:val="18"/>
                <w:szCs w:val="18"/>
              </w:rPr>
              <w:t>Operating Envelope</w:t>
            </w:r>
          </w:p>
        </w:tc>
        <w:tc>
          <w:tcPr>
            <w:tcW w:w="2092" w:type="dxa"/>
            <w:shd w:val="clear" w:color="auto" w:fill="EBD9ED" w:themeFill="accent2" w:themeFillTint="33"/>
            <w:hideMark/>
          </w:tcPr>
          <w:p w14:paraId="1B2CA348" w14:textId="77777777" w:rsidR="000C0A16" w:rsidRPr="0056208B" w:rsidRDefault="000C0A16" w:rsidP="007A02BC">
            <w:pPr>
              <w:pStyle w:val="Heading3"/>
              <w:numPr>
                <w:ilvl w:val="0"/>
                <w:numId w:val="0"/>
              </w:numPr>
              <w:ind w:left="720"/>
              <w:rPr>
                <w:rFonts w:ascii="Aptos" w:hAnsi="Aptos"/>
                <w:b/>
                <w:bCs/>
                <w:sz w:val="18"/>
                <w:szCs w:val="18"/>
              </w:rPr>
            </w:pPr>
            <w:r w:rsidRPr="0056208B">
              <w:rPr>
                <w:rStyle w:val="Strong"/>
                <w:rFonts w:ascii="Aptos" w:hAnsi="Aptos"/>
                <w:sz w:val="18"/>
                <w:szCs w:val="18"/>
              </w:rPr>
              <w:t>Notes</w:t>
            </w:r>
          </w:p>
        </w:tc>
      </w:tr>
      <w:tr w:rsidR="000C0A16" w:rsidRPr="0056208B" w14:paraId="6459E33B" w14:textId="77777777" w:rsidTr="007A02BC">
        <w:tc>
          <w:tcPr>
            <w:tcW w:w="2091" w:type="dxa"/>
            <w:hideMark/>
          </w:tcPr>
          <w:p w14:paraId="5AA38E39" w14:textId="77777777" w:rsidR="000C0A16" w:rsidRPr="0056208B" w:rsidRDefault="000C0A16" w:rsidP="007A02BC">
            <w:pPr>
              <w:rPr>
                <w:rFonts w:ascii="Aptos" w:hAnsi="Aptos"/>
                <w:sz w:val="18"/>
                <w:szCs w:val="18"/>
              </w:rPr>
            </w:pPr>
            <w:r w:rsidRPr="0056208B">
              <w:rPr>
                <w:rStyle w:val="Strong"/>
                <w:rFonts w:ascii="Aptos" w:hAnsi="Aptos"/>
                <w:sz w:val="18"/>
                <w:szCs w:val="18"/>
              </w:rPr>
              <w:t>WCS-HP</w:t>
            </w:r>
          </w:p>
        </w:tc>
        <w:tc>
          <w:tcPr>
            <w:tcW w:w="2091" w:type="dxa"/>
            <w:hideMark/>
          </w:tcPr>
          <w:p w14:paraId="4F940EED" w14:textId="77777777" w:rsidR="000C0A16" w:rsidRPr="0056208B" w:rsidRDefault="000C0A16" w:rsidP="007A02BC">
            <w:pPr>
              <w:rPr>
                <w:rFonts w:ascii="Aptos" w:hAnsi="Aptos"/>
                <w:sz w:val="18"/>
                <w:szCs w:val="18"/>
              </w:rPr>
            </w:pPr>
            <w:r w:rsidRPr="0056208B">
              <w:rPr>
                <w:rFonts w:ascii="Aptos" w:hAnsi="Aptos"/>
                <w:sz w:val="18"/>
                <w:szCs w:val="18"/>
              </w:rPr>
              <w:t>High-pressure header from warm compressors to QRB</w:t>
            </w:r>
          </w:p>
        </w:tc>
        <w:tc>
          <w:tcPr>
            <w:tcW w:w="2091" w:type="dxa"/>
          </w:tcPr>
          <w:p w14:paraId="7E0D7B5A" w14:textId="77777777" w:rsidR="000C0A16" w:rsidRPr="0056208B" w:rsidRDefault="000C0A16" w:rsidP="007A02BC">
            <w:pPr>
              <w:rPr>
                <w:rFonts w:ascii="Aptos" w:hAnsi="Aptos"/>
                <w:sz w:val="18"/>
                <w:szCs w:val="18"/>
              </w:rPr>
            </w:pPr>
            <w:r w:rsidRPr="0056208B">
              <w:rPr>
                <w:rFonts w:ascii="Aptos" w:hAnsi="Aptos"/>
                <w:sz w:val="18"/>
                <w:szCs w:val="18"/>
              </w:rPr>
              <w:t>~350 g s</w:t>
            </w:r>
            <w:r w:rsidRPr="0056208B">
              <w:rPr>
                <w:rFonts w:ascii="Cambria Math" w:hAnsi="Cambria Math" w:cs="Cambria Math"/>
                <w:sz w:val="18"/>
                <w:szCs w:val="18"/>
              </w:rPr>
              <w:t>⁻</w:t>
            </w:r>
            <w:r w:rsidRPr="0056208B">
              <w:rPr>
                <w:rFonts w:ascii="Aptos" w:hAnsi="Aptos" w:cs="Aptos"/>
                <w:sz w:val="18"/>
                <w:szCs w:val="18"/>
              </w:rPr>
              <w:t>¹</w:t>
            </w:r>
          </w:p>
        </w:tc>
        <w:tc>
          <w:tcPr>
            <w:tcW w:w="2091" w:type="dxa"/>
            <w:hideMark/>
          </w:tcPr>
          <w:p w14:paraId="6642230E" w14:textId="77777777" w:rsidR="000C0A16" w:rsidRPr="0056208B" w:rsidRDefault="000C0A16" w:rsidP="007A02BC">
            <w:pPr>
              <w:rPr>
                <w:rFonts w:ascii="Aptos" w:hAnsi="Aptos"/>
                <w:sz w:val="18"/>
                <w:szCs w:val="18"/>
              </w:rPr>
            </w:pPr>
            <w:r w:rsidRPr="0056208B">
              <w:rPr>
                <w:rFonts w:ascii="Aptos" w:hAnsi="Aptos"/>
                <w:sz w:val="18"/>
                <w:szCs w:val="18"/>
              </w:rPr>
              <w:t>15 bar(a)</w:t>
            </w:r>
          </w:p>
        </w:tc>
        <w:tc>
          <w:tcPr>
            <w:tcW w:w="2092" w:type="dxa"/>
            <w:hideMark/>
          </w:tcPr>
          <w:p w14:paraId="1247B791" w14:textId="77777777" w:rsidR="000C0A16" w:rsidRPr="0056208B" w:rsidRDefault="000C0A16" w:rsidP="007A02BC">
            <w:pPr>
              <w:rPr>
                <w:rFonts w:ascii="Aptos" w:hAnsi="Aptos"/>
                <w:sz w:val="18"/>
                <w:szCs w:val="18"/>
              </w:rPr>
            </w:pPr>
            <w:r w:rsidRPr="0056208B">
              <w:rPr>
                <w:rFonts w:ascii="Aptos" w:hAnsi="Aptos"/>
                <w:sz w:val="18"/>
                <w:szCs w:val="18"/>
              </w:rPr>
              <w:t>Insulated hard-pipe, traverses Compressor Room → Cold-box Room</w:t>
            </w:r>
          </w:p>
        </w:tc>
      </w:tr>
      <w:tr w:rsidR="000C0A16" w:rsidRPr="0056208B" w14:paraId="3FE630DA" w14:textId="77777777" w:rsidTr="007A02BC">
        <w:tc>
          <w:tcPr>
            <w:tcW w:w="2091" w:type="dxa"/>
            <w:hideMark/>
          </w:tcPr>
          <w:p w14:paraId="676F390E" w14:textId="77777777" w:rsidR="000C0A16" w:rsidRPr="0056208B" w:rsidRDefault="000C0A16" w:rsidP="007A02BC">
            <w:pPr>
              <w:rPr>
                <w:rFonts w:ascii="Aptos" w:hAnsi="Aptos"/>
                <w:sz w:val="18"/>
                <w:szCs w:val="18"/>
              </w:rPr>
            </w:pPr>
            <w:r w:rsidRPr="0056208B">
              <w:rPr>
                <w:rStyle w:val="Strong"/>
                <w:rFonts w:ascii="Aptos" w:hAnsi="Aptos"/>
                <w:sz w:val="18"/>
                <w:szCs w:val="18"/>
              </w:rPr>
              <w:t>WCS-LP</w:t>
            </w:r>
          </w:p>
        </w:tc>
        <w:tc>
          <w:tcPr>
            <w:tcW w:w="2091" w:type="dxa"/>
            <w:hideMark/>
          </w:tcPr>
          <w:p w14:paraId="30ECBA22" w14:textId="77777777" w:rsidR="000C0A16" w:rsidRPr="0056208B" w:rsidRDefault="000C0A16" w:rsidP="007A02BC">
            <w:pPr>
              <w:rPr>
                <w:rFonts w:ascii="Aptos" w:hAnsi="Aptos"/>
                <w:sz w:val="18"/>
                <w:szCs w:val="18"/>
              </w:rPr>
            </w:pPr>
            <w:r w:rsidRPr="0056208B">
              <w:rPr>
                <w:rFonts w:ascii="Aptos" w:hAnsi="Aptos"/>
                <w:sz w:val="18"/>
                <w:szCs w:val="18"/>
              </w:rPr>
              <w:t>Low-pressure return header to warm compressors</w:t>
            </w:r>
          </w:p>
        </w:tc>
        <w:tc>
          <w:tcPr>
            <w:tcW w:w="2091" w:type="dxa"/>
          </w:tcPr>
          <w:p w14:paraId="04AD8159" w14:textId="77777777" w:rsidR="000C0A16" w:rsidRPr="0056208B" w:rsidRDefault="000C0A16" w:rsidP="007A02BC">
            <w:pPr>
              <w:rPr>
                <w:rFonts w:ascii="Aptos" w:hAnsi="Aptos"/>
                <w:sz w:val="18"/>
                <w:szCs w:val="18"/>
              </w:rPr>
            </w:pPr>
            <w:r w:rsidRPr="0056208B">
              <w:rPr>
                <w:rFonts w:ascii="Aptos" w:hAnsi="Aptos"/>
                <w:sz w:val="18"/>
                <w:szCs w:val="18"/>
              </w:rPr>
              <w:t>~300 g s</w:t>
            </w:r>
            <w:r w:rsidRPr="0056208B">
              <w:rPr>
                <w:rFonts w:ascii="Cambria Math" w:hAnsi="Cambria Math" w:cs="Cambria Math"/>
                <w:sz w:val="18"/>
                <w:szCs w:val="18"/>
              </w:rPr>
              <w:t>⁻</w:t>
            </w:r>
            <w:r w:rsidRPr="0056208B">
              <w:rPr>
                <w:rFonts w:ascii="Aptos" w:hAnsi="Aptos" w:cs="Aptos"/>
                <w:sz w:val="18"/>
                <w:szCs w:val="18"/>
              </w:rPr>
              <w:t>¹</w:t>
            </w:r>
          </w:p>
        </w:tc>
        <w:tc>
          <w:tcPr>
            <w:tcW w:w="2091" w:type="dxa"/>
            <w:hideMark/>
          </w:tcPr>
          <w:p w14:paraId="0F47E264" w14:textId="77777777" w:rsidR="000C0A16" w:rsidRPr="0056208B" w:rsidRDefault="000C0A16" w:rsidP="007A02BC">
            <w:pPr>
              <w:rPr>
                <w:rFonts w:ascii="Aptos" w:hAnsi="Aptos"/>
                <w:sz w:val="18"/>
                <w:szCs w:val="18"/>
              </w:rPr>
            </w:pPr>
            <w:r w:rsidRPr="0056208B">
              <w:rPr>
                <w:rFonts w:ascii="Aptos" w:hAnsi="Aptos"/>
                <w:sz w:val="18"/>
                <w:szCs w:val="18"/>
              </w:rPr>
              <w:t>1.05 bar(a)</w:t>
            </w:r>
          </w:p>
        </w:tc>
        <w:tc>
          <w:tcPr>
            <w:tcW w:w="2092" w:type="dxa"/>
            <w:hideMark/>
          </w:tcPr>
          <w:p w14:paraId="53C4CC80" w14:textId="77777777" w:rsidR="000C0A16" w:rsidRPr="0056208B" w:rsidRDefault="000C0A16" w:rsidP="007A02BC">
            <w:pPr>
              <w:rPr>
                <w:rFonts w:ascii="Aptos" w:hAnsi="Aptos"/>
                <w:sz w:val="18"/>
                <w:szCs w:val="18"/>
              </w:rPr>
            </w:pPr>
            <w:r w:rsidRPr="0056208B">
              <w:rPr>
                <w:rFonts w:ascii="Aptos" w:hAnsi="Aptos"/>
                <w:sz w:val="18"/>
                <w:szCs w:val="18"/>
              </w:rPr>
              <w:t>Continuous purge maintains ≥ 1 050 mbar(a)</w:t>
            </w:r>
          </w:p>
        </w:tc>
      </w:tr>
      <w:tr w:rsidR="000C0A16" w:rsidRPr="0056208B" w14:paraId="668F9E89" w14:textId="77777777" w:rsidTr="007A02BC">
        <w:tc>
          <w:tcPr>
            <w:tcW w:w="2091" w:type="dxa"/>
            <w:hideMark/>
          </w:tcPr>
          <w:p w14:paraId="7CECF9AD" w14:textId="77777777" w:rsidR="000C0A16" w:rsidRPr="0056208B" w:rsidRDefault="000C0A16" w:rsidP="007A02BC">
            <w:pPr>
              <w:rPr>
                <w:rFonts w:ascii="Aptos" w:hAnsi="Aptos"/>
                <w:sz w:val="18"/>
                <w:szCs w:val="18"/>
              </w:rPr>
            </w:pPr>
            <w:r w:rsidRPr="0056208B">
              <w:rPr>
                <w:rStyle w:val="Strong"/>
                <w:rFonts w:ascii="Aptos" w:hAnsi="Aptos"/>
                <w:sz w:val="18"/>
                <w:szCs w:val="18"/>
              </w:rPr>
              <w:t>WCS-VLP</w:t>
            </w:r>
          </w:p>
        </w:tc>
        <w:tc>
          <w:tcPr>
            <w:tcW w:w="2091" w:type="dxa"/>
            <w:hideMark/>
          </w:tcPr>
          <w:p w14:paraId="2A3363ED" w14:textId="77777777" w:rsidR="000C0A16" w:rsidRPr="0056208B" w:rsidRDefault="000C0A16" w:rsidP="007A02BC">
            <w:pPr>
              <w:rPr>
                <w:rFonts w:ascii="Aptos" w:hAnsi="Aptos"/>
                <w:sz w:val="18"/>
                <w:szCs w:val="18"/>
              </w:rPr>
            </w:pPr>
            <w:r w:rsidRPr="0056208B">
              <w:rPr>
                <w:rFonts w:ascii="Aptos" w:hAnsi="Aptos"/>
                <w:sz w:val="18"/>
                <w:szCs w:val="18"/>
              </w:rPr>
              <w:t>Very-low-pressure header from VLP compressors</w:t>
            </w:r>
          </w:p>
        </w:tc>
        <w:tc>
          <w:tcPr>
            <w:tcW w:w="2091" w:type="dxa"/>
          </w:tcPr>
          <w:p w14:paraId="108D3B2A" w14:textId="77777777" w:rsidR="000C0A16" w:rsidRPr="0056208B" w:rsidRDefault="000C0A16" w:rsidP="007A02BC">
            <w:pPr>
              <w:rPr>
                <w:rFonts w:ascii="Aptos" w:hAnsi="Aptos"/>
                <w:sz w:val="18"/>
                <w:szCs w:val="18"/>
              </w:rPr>
            </w:pPr>
            <w:commentRangeStart w:id="3625"/>
            <w:r w:rsidRPr="0056208B">
              <w:rPr>
                <w:rFonts w:ascii="Aptos" w:hAnsi="Aptos"/>
                <w:sz w:val="18"/>
                <w:szCs w:val="18"/>
              </w:rPr>
              <w:t>~50 g s</w:t>
            </w:r>
            <w:r w:rsidRPr="0056208B">
              <w:rPr>
                <w:rFonts w:ascii="Cambria Math" w:hAnsi="Cambria Math" w:cs="Cambria Math"/>
                <w:sz w:val="18"/>
                <w:szCs w:val="18"/>
              </w:rPr>
              <w:t>⁻</w:t>
            </w:r>
            <w:r w:rsidRPr="0056208B">
              <w:rPr>
                <w:rFonts w:ascii="Aptos" w:hAnsi="Aptos" w:cs="Aptos"/>
                <w:sz w:val="18"/>
                <w:szCs w:val="18"/>
              </w:rPr>
              <w:t>¹</w:t>
            </w:r>
            <w:r w:rsidRPr="0056208B">
              <w:rPr>
                <w:rFonts w:ascii="Aptos" w:hAnsi="Aptos"/>
                <w:sz w:val="18"/>
                <w:szCs w:val="18"/>
              </w:rPr>
              <w:t xml:space="preserve"> 100</w:t>
            </w:r>
            <w:r w:rsidRPr="0056208B">
              <w:rPr>
                <w:rFonts w:ascii="Aptos" w:hAnsi="Aptos" w:cs="Aptos"/>
                <w:sz w:val="18"/>
                <w:szCs w:val="18"/>
              </w:rPr>
              <w:t>–</w:t>
            </w:r>
            <w:r w:rsidRPr="0056208B">
              <w:rPr>
                <w:rFonts w:ascii="Aptos" w:hAnsi="Aptos"/>
                <w:sz w:val="18"/>
                <w:szCs w:val="18"/>
              </w:rPr>
              <w:t>200 g s</w:t>
            </w:r>
            <w:r w:rsidRPr="0056208B">
              <w:rPr>
                <w:rFonts w:ascii="Cambria Math" w:hAnsi="Cambria Math" w:cs="Cambria Math"/>
                <w:sz w:val="18"/>
                <w:szCs w:val="18"/>
              </w:rPr>
              <w:t>⁻</w:t>
            </w:r>
            <w:r w:rsidRPr="0056208B">
              <w:rPr>
                <w:rFonts w:ascii="Aptos" w:hAnsi="Aptos" w:cs="Aptos"/>
                <w:sz w:val="18"/>
                <w:szCs w:val="18"/>
              </w:rPr>
              <w:t>¹</w:t>
            </w:r>
            <w:r w:rsidRPr="0056208B">
              <w:rPr>
                <w:rFonts w:ascii="Aptos" w:hAnsi="Aptos"/>
                <w:sz w:val="18"/>
                <w:szCs w:val="18"/>
              </w:rPr>
              <w:t xml:space="preserve"> (event)</w:t>
            </w:r>
            <w:commentRangeEnd w:id="3625"/>
            <w:r w:rsidR="00B15E7C" w:rsidRPr="0056208B">
              <w:rPr>
                <w:rStyle w:val="CommentReference"/>
                <w:lang w:eastAsia="en-US"/>
              </w:rPr>
              <w:commentReference w:id="3625"/>
            </w:r>
          </w:p>
        </w:tc>
        <w:tc>
          <w:tcPr>
            <w:tcW w:w="2091" w:type="dxa"/>
            <w:hideMark/>
          </w:tcPr>
          <w:p w14:paraId="1523795A" w14:textId="77777777" w:rsidR="000C0A16" w:rsidRPr="0056208B" w:rsidRDefault="000C0A16" w:rsidP="007A02BC">
            <w:pPr>
              <w:rPr>
                <w:rFonts w:ascii="Aptos" w:hAnsi="Aptos"/>
                <w:sz w:val="18"/>
                <w:szCs w:val="18"/>
              </w:rPr>
            </w:pPr>
            <w:r w:rsidRPr="0056208B">
              <w:rPr>
                <w:rFonts w:ascii="Aptos" w:hAnsi="Aptos"/>
                <w:sz w:val="18"/>
                <w:szCs w:val="18"/>
              </w:rPr>
              <w:t>0.40–0.55 bar(a)</w:t>
            </w:r>
          </w:p>
        </w:tc>
        <w:tc>
          <w:tcPr>
            <w:tcW w:w="2092" w:type="dxa"/>
            <w:hideMark/>
          </w:tcPr>
          <w:p w14:paraId="0CF322ED" w14:textId="77777777" w:rsidR="000C0A16" w:rsidRPr="0056208B" w:rsidRDefault="000C0A16" w:rsidP="007A02BC">
            <w:pPr>
              <w:rPr>
                <w:rFonts w:ascii="Aptos" w:hAnsi="Aptos"/>
                <w:sz w:val="18"/>
                <w:szCs w:val="18"/>
              </w:rPr>
            </w:pPr>
            <w:r w:rsidRPr="0056208B">
              <w:rPr>
                <w:rFonts w:ascii="Aptos" w:hAnsi="Aptos"/>
                <w:sz w:val="18"/>
                <w:szCs w:val="18"/>
              </w:rPr>
              <w:t>Receives QINFRA-W and QINFRA-S flows</w:t>
            </w:r>
          </w:p>
        </w:tc>
      </w:tr>
    </w:tbl>
    <w:p w14:paraId="5F6B0BBE" w14:textId="2EBFACCA" w:rsidR="00292F65" w:rsidRPr="0056208B" w:rsidRDefault="00292F65" w:rsidP="000527F7">
      <w:pPr>
        <w:pStyle w:val="SysReq3"/>
        <w:rPr>
          <w:lang w:val="en-GB"/>
        </w:rPr>
      </w:pPr>
      <w:r w:rsidRPr="0056208B">
        <w:rPr>
          <w:lang w:val="en-GB"/>
        </w:rPr>
        <w:t>In the offer the applicant shall furnish the following deliverables and form part of the Interface Control Document (ICD) and will form technical baseline for offer and Conceptual Design Start (L1 in Project Lifecycle).</w:t>
      </w:r>
    </w:p>
    <w:p w14:paraId="2A1397B7" w14:textId="67D70DC7" w:rsidR="00735071" w:rsidRPr="0056208B" w:rsidRDefault="00735071">
      <w:pPr>
        <w:pStyle w:val="0AClause"/>
        <w:numPr>
          <w:ilvl w:val="1"/>
          <w:numId w:val="32"/>
        </w:numPr>
        <w:rPr>
          <w:lang w:val="en-GB"/>
        </w:rPr>
      </w:pPr>
      <w:r w:rsidRPr="0056208B">
        <w:rPr>
          <w:lang w:val="en-GB"/>
        </w:rPr>
        <w:t xml:space="preserve">Terminal-point </w:t>
      </w:r>
      <w:r w:rsidR="00292F65" w:rsidRPr="0056208B">
        <w:rPr>
          <w:lang w:val="en-GB"/>
        </w:rPr>
        <w:t xml:space="preserve">definition (quantified with) </w:t>
      </w:r>
    </w:p>
    <w:p w14:paraId="2CCFDFBC" w14:textId="77777777" w:rsidR="00735071" w:rsidRPr="0056208B" w:rsidRDefault="00735071">
      <w:pPr>
        <w:pStyle w:val="0AClause"/>
        <w:numPr>
          <w:ilvl w:val="1"/>
          <w:numId w:val="32"/>
        </w:numPr>
        <w:rPr>
          <w:lang w:val="en-GB"/>
        </w:rPr>
      </w:pPr>
      <w:r w:rsidRPr="0056208B">
        <w:rPr>
          <w:lang w:val="en-GB"/>
        </w:rPr>
        <w:t>3-D model representation</w:t>
      </w:r>
    </w:p>
    <w:p w14:paraId="3DC6F2F5" w14:textId="77777777" w:rsidR="00735071" w:rsidRPr="0056208B" w:rsidRDefault="00735071">
      <w:pPr>
        <w:pStyle w:val="SysReq3"/>
        <w:numPr>
          <w:ilvl w:val="0"/>
          <w:numId w:val="38"/>
        </w:numPr>
        <w:rPr>
          <w:lang w:val="en-GB"/>
        </w:rPr>
      </w:pPr>
      <w:r w:rsidRPr="0056208B">
        <w:rPr>
          <w:lang w:val="en-GB"/>
        </w:rPr>
        <w:t>Extract or viewpoint showing each cryoline from first anchor to terminal flange</w:t>
      </w:r>
    </w:p>
    <w:p w14:paraId="14637BAC" w14:textId="77777777" w:rsidR="00735071" w:rsidRPr="0056208B" w:rsidRDefault="00735071">
      <w:pPr>
        <w:pStyle w:val="SysReq3"/>
        <w:numPr>
          <w:ilvl w:val="0"/>
          <w:numId w:val="38"/>
        </w:numPr>
        <w:rPr>
          <w:lang w:val="en-GB"/>
        </w:rPr>
      </w:pPr>
      <w:r w:rsidRPr="0056208B">
        <w:rPr>
          <w:lang w:val="en-GB"/>
        </w:rPr>
        <w:t>Clash-free routing through all penetrations and service corridors</w:t>
      </w:r>
    </w:p>
    <w:p w14:paraId="478C20B8" w14:textId="77777777" w:rsidR="00735071" w:rsidRPr="0056208B" w:rsidRDefault="00735071">
      <w:pPr>
        <w:pStyle w:val="0AClause"/>
        <w:numPr>
          <w:ilvl w:val="1"/>
          <w:numId w:val="32"/>
        </w:numPr>
        <w:rPr>
          <w:lang w:val="en-GB"/>
        </w:rPr>
      </w:pPr>
      <w:r w:rsidRPr="0056208B">
        <w:rPr>
          <w:lang w:val="en-GB"/>
        </w:rPr>
        <w:t>Refined mass-flow &amp; diameter table</w:t>
      </w:r>
    </w:p>
    <w:p w14:paraId="65D00543" w14:textId="77777777" w:rsidR="00735071" w:rsidRPr="0056208B" w:rsidRDefault="00735071">
      <w:pPr>
        <w:pStyle w:val="SysReq3"/>
        <w:numPr>
          <w:ilvl w:val="0"/>
          <w:numId w:val="39"/>
        </w:numPr>
        <w:rPr>
          <w:lang w:val="en-GB"/>
        </w:rPr>
      </w:pPr>
      <w:r w:rsidRPr="0056208B">
        <w:rPr>
          <w:lang w:val="en-GB"/>
        </w:rPr>
        <w:t>Confirmed operating envelope for every line family (pressure, temperature, allowable ΔP)</w:t>
      </w:r>
    </w:p>
    <w:p w14:paraId="7866D40C" w14:textId="419A0DE8" w:rsidR="00735071" w:rsidRPr="0056208B" w:rsidRDefault="00735071">
      <w:pPr>
        <w:pStyle w:val="SysReq3"/>
        <w:numPr>
          <w:ilvl w:val="0"/>
          <w:numId w:val="39"/>
        </w:numPr>
        <w:rPr>
          <w:lang w:val="en-GB"/>
        </w:rPr>
      </w:pPr>
      <w:r w:rsidRPr="0056208B">
        <w:rPr>
          <w:lang w:val="en-GB"/>
        </w:rPr>
        <w:t>Instrument take-off points (PT, TT, FT) and required maintenance clearances</w:t>
      </w:r>
      <w:r w:rsidR="00292F65" w:rsidRPr="0056208B">
        <w:rPr>
          <w:lang w:val="en-GB"/>
        </w:rPr>
        <w:t xml:space="preserve"> (Concept Design Lastest)</w:t>
      </w:r>
      <w:commentRangeEnd w:id="3619"/>
      <w:r w:rsidR="0099094C" w:rsidRPr="0056208B">
        <w:rPr>
          <w:rStyle w:val="CommentReference"/>
          <w:rFonts w:cs="Times New Roman"/>
          <w:i w:val="0"/>
          <w:lang w:val="en-GB" w:eastAsia="en-US"/>
        </w:rPr>
        <w:commentReference w:id="3619"/>
      </w:r>
    </w:p>
    <w:p w14:paraId="282A78AD" w14:textId="3BA59265" w:rsidR="000C0A16" w:rsidRPr="0056208B" w:rsidRDefault="000C0A16" w:rsidP="000527F7">
      <w:pPr>
        <w:pStyle w:val="SysReq3"/>
        <w:rPr>
          <w:lang w:val="en-GB"/>
        </w:rPr>
      </w:pPr>
    </w:p>
    <w:p w14:paraId="45CB1D99" w14:textId="76AF470E" w:rsidR="00054C3E" w:rsidRPr="0056208B" w:rsidRDefault="000C0A16" w:rsidP="00735071">
      <w:pPr>
        <w:pStyle w:val="Heading3numbered"/>
      </w:pPr>
      <w:r w:rsidRPr="0056208B">
        <w:br/>
      </w:r>
      <w:r w:rsidRPr="0056208B">
        <w:br/>
      </w:r>
      <w:bookmarkEnd w:id="3599"/>
      <w:bookmarkEnd w:id="3600"/>
      <w:bookmarkEnd w:id="3601"/>
    </w:p>
    <w:p w14:paraId="1C3B5811" w14:textId="77777777" w:rsidR="007F284D" w:rsidRPr="0056208B" w:rsidRDefault="007F284D" w:rsidP="00B5535E">
      <w:pPr>
        <w:pStyle w:val="Heading40"/>
        <w:rPr>
          <w:lang w:val="en-GB"/>
        </w:rPr>
      </w:pPr>
      <w:bookmarkStart w:id="3626" w:name="_Toc200492359"/>
      <w:bookmarkStart w:id="3627" w:name="_Toc202536198"/>
      <w:r w:rsidRPr="0056208B">
        <w:rPr>
          <w:lang w:val="en-GB"/>
        </w:rPr>
        <w:t>Warm line interfaces</w:t>
      </w:r>
      <w:bookmarkEnd w:id="3626"/>
      <w:bookmarkEnd w:id="3627"/>
    </w:p>
    <w:p w14:paraId="2BAE43B7" w14:textId="77777777" w:rsidR="007F284D" w:rsidRPr="0056208B" w:rsidRDefault="007F284D" w:rsidP="00575005">
      <w:pPr>
        <w:pStyle w:val="RequirementList"/>
      </w:pPr>
      <w:bookmarkStart w:id="3628" w:name="_Toc200492360"/>
      <w:r w:rsidRPr="0056208B">
        <w:t>The following warm lines are distributed in the tunnel</w:t>
      </w:r>
      <w:r w:rsidR="00E50CBD" w:rsidRPr="0056208B">
        <w:t xml:space="preserve">.  </w:t>
      </w:r>
      <w:r w:rsidR="006814D5" w:rsidRPr="0056208B">
        <w:rPr>
          <w:rStyle w:val="CommentReference"/>
          <w:sz w:val="18"/>
          <w:szCs w:val="22"/>
        </w:rPr>
        <w:t>T</w:t>
      </w:r>
      <w:r w:rsidRPr="0056208B">
        <w:t xml:space="preserve">he interface </w:t>
      </w:r>
      <w:r w:rsidR="006814D5" w:rsidRPr="0056208B">
        <w:t xml:space="preserve">with the </w:t>
      </w:r>
      <w:r w:rsidR="00947F24" w:rsidRPr="0056208B">
        <w:t>QPLANT</w:t>
      </w:r>
      <w:r w:rsidR="006814D5" w:rsidRPr="0056208B">
        <w:t xml:space="preserve"> </w:t>
      </w:r>
      <w:r w:rsidRPr="0056208B">
        <w:t xml:space="preserve">will </w:t>
      </w:r>
      <w:r w:rsidR="0085540D" w:rsidRPr="0056208B">
        <w:t>be in</w:t>
      </w:r>
      <w:r w:rsidRPr="0056208B">
        <w:t xml:space="preserve"> the cold box room, around the </w:t>
      </w:r>
      <w:r w:rsidR="00886993" w:rsidRPr="0056208B">
        <w:t>QRB</w:t>
      </w:r>
      <w:r w:rsidR="00E50CBD" w:rsidRPr="0056208B">
        <w:t xml:space="preserve">.  </w:t>
      </w:r>
      <w:r w:rsidRPr="0056208B">
        <w:t xml:space="preserve">The final location and pipe requirement shall be defined during the design phase with </w:t>
      </w:r>
      <w:r w:rsidR="0085540D" w:rsidRPr="0056208B">
        <w:t>SCK CEN</w:t>
      </w:r>
      <w:r w:rsidR="00EA4124" w:rsidRPr="0056208B">
        <w:t>.</w:t>
      </w:r>
      <w:bookmarkEnd w:id="3628"/>
    </w:p>
    <w:p w14:paraId="57689E84" w14:textId="61EEFC9B" w:rsidR="00EA4124" w:rsidRPr="0056208B" w:rsidRDefault="00EA4124">
      <w:pPr>
        <w:pStyle w:val="RequirementList"/>
        <w:numPr>
          <w:ilvl w:val="0"/>
          <w:numId w:val="30"/>
        </w:numPr>
      </w:pPr>
      <w:r w:rsidRPr="0056208B">
        <w:rPr>
          <w:rStyle w:val="Style1Char"/>
          <w:rFonts w:eastAsia="Calibri"/>
          <w:color w:val="000000" w:themeColor="text1"/>
        </w:rPr>
        <w:t>Warm GHe supply</w:t>
      </w:r>
      <w:r w:rsidR="00911DDD" w:rsidRPr="0056208B">
        <w:rPr>
          <w:rStyle w:val="Style1Char"/>
          <w:rFonts w:eastAsia="Calibri"/>
          <w:color w:val="000000" w:themeColor="text1"/>
        </w:rPr>
        <w:t xml:space="preserve"> (QINFRA-U)</w:t>
      </w:r>
      <w:r w:rsidRPr="0056208B">
        <w:rPr>
          <w:rStyle w:val="Style1Char"/>
          <w:rFonts w:eastAsia="Calibri"/>
          <w:color w:val="000000" w:themeColor="text1"/>
        </w:rPr>
        <w:t>:</w:t>
      </w:r>
      <w:r w:rsidRPr="0056208B">
        <w:t xml:space="preserve"> This line supplies helium to the cryogenic users (300 K – 14 bar)</w:t>
      </w:r>
      <w:r w:rsidR="00E50CBD" w:rsidRPr="0056208B">
        <w:t xml:space="preserve">.  </w:t>
      </w:r>
      <w:r w:rsidRPr="0056208B">
        <w:t>It is high pressure (coming from the HP of the compression station), the interface pipe diameter is DN 25.</w:t>
      </w:r>
    </w:p>
    <w:p w14:paraId="63962264" w14:textId="43133F5C" w:rsidR="00EA4124" w:rsidRPr="0056208B" w:rsidRDefault="00911DDD">
      <w:pPr>
        <w:pStyle w:val="RequirementList"/>
        <w:numPr>
          <w:ilvl w:val="0"/>
          <w:numId w:val="30"/>
        </w:numPr>
      </w:pPr>
      <w:r w:rsidRPr="0056208B">
        <w:rPr>
          <w:rStyle w:val="Style1Char"/>
          <w:rFonts w:eastAsia="Calibri"/>
          <w:color w:val="000000" w:themeColor="text1"/>
        </w:rPr>
        <w:t xml:space="preserve">Safety Valves </w:t>
      </w:r>
      <w:r w:rsidR="00EA4124" w:rsidRPr="0056208B">
        <w:rPr>
          <w:rStyle w:val="Style1Char"/>
          <w:rFonts w:eastAsia="Calibri"/>
          <w:color w:val="000000" w:themeColor="text1"/>
        </w:rPr>
        <w:t>GHe re</w:t>
      </w:r>
      <w:r w:rsidRPr="0056208B">
        <w:rPr>
          <w:rStyle w:val="Style1Char"/>
          <w:rFonts w:eastAsia="Calibri"/>
          <w:color w:val="000000" w:themeColor="text1"/>
        </w:rPr>
        <w:t>covery (QINFRA-S)</w:t>
      </w:r>
      <w:r w:rsidR="00EA4124" w:rsidRPr="0056208B">
        <w:t>: to avoid loss of helium and to reduce anoxia risk, the safety devices shall be collected</w:t>
      </w:r>
      <w:r w:rsidR="00E50CBD" w:rsidRPr="0056208B">
        <w:t xml:space="preserve">.  </w:t>
      </w:r>
      <w:r w:rsidR="00EA4124" w:rsidRPr="0056208B">
        <w:t>The diameter of the pipe is DN 150.</w:t>
      </w:r>
    </w:p>
    <w:p w14:paraId="7D7B6171" w14:textId="49623672" w:rsidR="00EA4124" w:rsidRPr="0056208B" w:rsidRDefault="00EA4124">
      <w:pPr>
        <w:pStyle w:val="RequirementList"/>
        <w:numPr>
          <w:ilvl w:val="0"/>
          <w:numId w:val="30"/>
        </w:numPr>
      </w:pPr>
      <w:r w:rsidRPr="0056208B">
        <w:rPr>
          <w:rStyle w:val="Style1Char"/>
          <w:rFonts w:eastAsia="Calibri"/>
          <w:color w:val="000000" w:themeColor="text1"/>
        </w:rPr>
        <w:t>Coupler return line</w:t>
      </w:r>
      <w:r w:rsidR="00911DDD" w:rsidRPr="0056208B">
        <w:rPr>
          <w:rStyle w:val="Style1Char"/>
          <w:rFonts w:eastAsia="Calibri"/>
          <w:color w:val="000000" w:themeColor="text1"/>
        </w:rPr>
        <w:t xml:space="preserve"> (QINFRA-W)</w:t>
      </w:r>
      <w:r w:rsidRPr="0056208B">
        <w:rPr>
          <w:rStyle w:val="Style1Char"/>
          <w:rFonts w:eastAsia="Calibri"/>
          <w:color w:val="000000" w:themeColor="text1"/>
        </w:rPr>
        <w:t>:</w:t>
      </w:r>
      <w:r w:rsidRPr="0056208B">
        <w:rPr>
          <w:color w:val="000000" w:themeColor="text1"/>
        </w:rPr>
        <w:t xml:space="preserve"> This </w:t>
      </w:r>
      <w:r w:rsidRPr="0056208B">
        <w:t>line collect</w:t>
      </w:r>
      <w:r w:rsidR="00CD4D32" w:rsidRPr="0056208B">
        <w:t>s</w:t>
      </w:r>
      <w:r w:rsidRPr="0056208B">
        <w:t xml:space="preserve"> the helium gas at the outlet of the coupler cooling circuits (300 K and 1.1 bar)</w:t>
      </w:r>
      <w:r w:rsidR="00E50CBD" w:rsidRPr="0056208B">
        <w:t xml:space="preserve">.  </w:t>
      </w:r>
      <w:r w:rsidRPr="0056208B">
        <w:t>It shall be connected directly to the LP pressure of warm compressors at 1.05 bar</w:t>
      </w:r>
      <w:r w:rsidR="00E50CBD" w:rsidRPr="0056208B">
        <w:t xml:space="preserve">.  </w:t>
      </w:r>
      <w:r w:rsidRPr="0056208B">
        <w:t>The selected diameter of this line is DN 25.</w:t>
      </w:r>
    </w:p>
    <w:p w14:paraId="62DE007F" w14:textId="253FBE3F" w:rsidR="00EA4124" w:rsidRPr="0056208B" w:rsidRDefault="00EA4124" w:rsidP="000439F6">
      <w:pPr>
        <w:pStyle w:val="TableCaption"/>
        <w:rPr>
          <w:lang w:val="en-GB"/>
        </w:rPr>
      </w:pPr>
      <w:bookmarkStart w:id="3629" w:name="_Toc201310423"/>
      <w:bookmarkStart w:id="3630" w:name="_Toc209530035"/>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17</w:t>
      </w:r>
      <w:r w:rsidRPr="0056208B">
        <w:rPr>
          <w:lang w:val="en-GB"/>
        </w:rPr>
        <w:fldChar w:fldCharType="end"/>
      </w:r>
      <w:r w:rsidRPr="0056208B">
        <w:rPr>
          <w:lang w:val="en-GB"/>
        </w:rPr>
        <w:t xml:space="preserve"> Warm lines at room temperature</w:t>
      </w:r>
      <w:bookmarkEnd w:id="3629"/>
      <w:bookmarkEnd w:id="3630"/>
    </w:p>
    <w:tbl>
      <w:tblPr>
        <w:tblStyle w:val="GridTable4-Accent1"/>
        <w:tblW w:w="8284" w:type="dxa"/>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shd w:val="clear" w:color="auto" w:fill="FFFFFF" w:themeFill="background1"/>
        <w:tblLayout w:type="fixed"/>
        <w:tblCellMar>
          <w:top w:w="28" w:type="dxa"/>
          <w:bottom w:w="28" w:type="dxa"/>
        </w:tblCellMar>
        <w:tblLook w:val="04A0" w:firstRow="1" w:lastRow="0" w:firstColumn="1" w:lastColumn="0" w:noHBand="0" w:noVBand="1"/>
      </w:tblPr>
      <w:tblGrid>
        <w:gridCol w:w="2515"/>
        <w:gridCol w:w="900"/>
        <w:gridCol w:w="1620"/>
        <w:gridCol w:w="1350"/>
        <w:gridCol w:w="1899"/>
      </w:tblGrid>
      <w:tr w:rsidR="00EA4124" w:rsidRPr="0056208B" w14:paraId="581730AB" w14:textId="77777777" w:rsidTr="000439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DFCAEC" w:themeFill="accent1" w:themeFillTint="33"/>
          </w:tcPr>
          <w:p w14:paraId="79C5E798" w14:textId="77777777" w:rsidR="00EA4124" w:rsidRPr="0056208B" w:rsidRDefault="00EA4124" w:rsidP="00B5535E">
            <w:pPr>
              <w:pStyle w:val="AASemiBold"/>
              <w:spacing w:before="60" w:after="40"/>
              <w:contextualSpacing/>
              <w:rPr>
                <w:b w:val="0"/>
                <w:bCs w:val="0"/>
                <w:sz w:val="18"/>
                <w:szCs w:val="20"/>
              </w:rPr>
            </w:pPr>
            <w:r w:rsidRPr="0056208B">
              <w:rPr>
                <w:b w:val="0"/>
                <w:bCs w:val="0"/>
                <w:sz w:val="18"/>
                <w:szCs w:val="20"/>
              </w:rPr>
              <w:t>Pipe</w:t>
            </w:r>
          </w:p>
        </w:tc>
        <w:tc>
          <w:tcPr>
            <w:tcW w:w="900" w:type="dxa"/>
            <w:shd w:val="clear" w:color="auto" w:fill="DFCAEC" w:themeFill="accent1" w:themeFillTint="33"/>
          </w:tcPr>
          <w:p w14:paraId="3852A742" w14:textId="77777777" w:rsidR="00EA4124" w:rsidRPr="0056208B"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sz w:val="18"/>
                <w:szCs w:val="20"/>
              </w:rPr>
            </w:pPr>
            <w:r w:rsidRPr="0056208B">
              <w:rPr>
                <w:b w:val="0"/>
                <w:bCs w:val="0"/>
                <w:sz w:val="18"/>
                <w:szCs w:val="20"/>
              </w:rPr>
              <w:t>DN</w:t>
            </w:r>
          </w:p>
          <w:p w14:paraId="55E75E53" w14:textId="77777777" w:rsidR="00EA4124" w:rsidRPr="0056208B"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56208B">
              <w:rPr>
                <w:b w:val="0"/>
                <w:bCs w:val="0"/>
                <w:sz w:val="18"/>
                <w:szCs w:val="20"/>
              </w:rPr>
              <w:t>(mm)</w:t>
            </w:r>
          </w:p>
        </w:tc>
        <w:tc>
          <w:tcPr>
            <w:tcW w:w="1620" w:type="dxa"/>
            <w:shd w:val="clear" w:color="auto" w:fill="DFCAEC" w:themeFill="accent1" w:themeFillTint="33"/>
          </w:tcPr>
          <w:p w14:paraId="281A7DB4" w14:textId="77777777" w:rsidR="00EA4124" w:rsidRPr="0056208B"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56208B">
              <w:rPr>
                <w:b w:val="0"/>
                <w:bCs w:val="0"/>
                <w:sz w:val="18"/>
                <w:szCs w:val="20"/>
              </w:rPr>
              <w:t>External diameter (mm)</w:t>
            </w:r>
          </w:p>
        </w:tc>
        <w:tc>
          <w:tcPr>
            <w:tcW w:w="1350" w:type="dxa"/>
            <w:shd w:val="clear" w:color="auto" w:fill="DFCAEC" w:themeFill="accent1" w:themeFillTint="33"/>
          </w:tcPr>
          <w:p w14:paraId="1B553D48" w14:textId="77777777" w:rsidR="00EA4124" w:rsidRPr="0056208B"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56208B">
              <w:rPr>
                <w:b w:val="0"/>
                <w:bCs w:val="0"/>
                <w:sz w:val="18"/>
                <w:szCs w:val="20"/>
              </w:rPr>
              <w:t>Thickness (mm)</w:t>
            </w:r>
          </w:p>
        </w:tc>
        <w:tc>
          <w:tcPr>
            <w:tcW w:w="1899" w:type="dxa"/>
            <w:shd w:val="clear" w:color="auto" w:fill="DFCAEC" w:themeFill="accent1" w:themeFillTint="33"/>
          </w:tcPr>
          <w:p w14:paraId="301CB34C" w14:textId="77777777" w:rsidR="00EA4124" w:rsidRPr="0056208B" w:rsidRDefault="00EA4124" w:rsidP="00B5535E">
            <w:pPr>
              <w:pStyle w:val="AASemiBold"/>
              <w:spacing w:before="60" w:after="40"/>
              <w:contextualSpacing/>
              <w:cnfStyle w:val="100000000000" w:firstRow="1" w:lastRow="0" w:firstColumn="0" w:lastColumn="0" w:oddVBand="0" w:evenVBand="0" w:oddHBand="0" w:evenHBand="0" w:firstRowFirstColumn="0" w:firstRowLastColumn="0" w:lastRowFirstColumn="0" w:lastRowLastColumn="0"/>
              <w:rPr>
                <w:b w:val="0"/>
                <w:bCs w:val="0"/>
                <w:sz w:val="18"/>
                <w:szCs w:val="20"/>
              </w:rPr>
            </w:pPr>
            <w:r w:rsidRPr="0056208B">
              <w:rPr>
                <w:b w:val="0"/>
                <w:bCs w:val="0"/>
                <w:sz w:val="18"/>
                <w:szCs w:val="20"/>
              </w:rPr>
              <w:t>Indicative operating pressure (bar)</w:t>
            </w:r>
          </w:p>
        </w:tc>
      </w:tr>
      <w:tr w:rsidR="00EA4124" w:rsidRPr="0056208B" w14:paraId="740EFEB2" w14:textId="77777777" w:rsidTr="000439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0CB2E398" w14:textId="77777777" w:rsidR="00EA4124" w:rsidRPr="0056208B" w:rsidRDefault="00EA4124" w:rsidP="00B5535E">
            <w:pPr>
              <w:pStyle w:val="AASemiBold"/>
              <w:spacing w:before="60" w:after="40" w:line="23" w:lineRule="atLeast"/>
              <w:rPr>
                <w:b w:val="0"/>
                <w:bCs w:val="0"/>
                <w:sz w:val="18"/>
                <w:szCs w:val="20"/>
              </w:rPr>
            </w:pPr>
            <w:r w:rsidRPr="0056208B">
              <w:rPr>
                <w:b w:val="0"/>
                <w:bCs w:val="0"/>
                <w:sz w:val="18"/>
                <w:szCs w:val="20"/>
              </w:rPr>
              <w:lastRenderedPageBreak/>
              <w:t>Warm GHe supply (U)</w:t>
            </w:r>
          </w:p>
        </w:tc>
        <w:tc>
          <w:tcPr>
            <w:tcW w:w="900" w:type="dxa"/>
            <w:shd w:val="clear" w:color="auto" w:fill="FFFFFF" w:themeFill="background1"/>
          </w:tcPr>
          <w:p w14:paraId="45D1FF08"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25</w:t>
            </w:r>
          </w:p>
        </w:tc>
        <w:tc>
          <w:tcPr>
            <w:tcW w:w="1620" w:type="dxa"/>
            <w:shd w:val="clear" w:color="auto" w:fill="FFFFFF" w:themeFill="background1"/>
          </w:tcPr>
          <w:p w14:paraId="2431B451"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33.4</w:t>
            </w:r>
          </w:p>
        </w:tc>
        <w:tc>
          <w:tcPr>
            <w:tcW w:w="1350" w:type="dxa"/>
            <w:shd w:val="clear" w:color="auto" w:fill="FFFFFF" w:themeFill="background1"/>
          </w:tcPr>
          <w:p w14:paraId="21DF5C2C"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1.65</w:t>
            </w:r>
          </w:p>
        </w:tc>
        <w:tc>
          <w:tcPr>
            <w:tcW w:w="1899" w:type="dxa"/>
            <w:shd w:val="clear" w:color="auto" w:fill="FFFFFF" w:themeFill="background1"/>
          </w:tcPr>
          <w:p w14:paraId="10DFC82C"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 14</w:t>
            </w:r>
          </w:p>
        </w:tc>
      </w:tr>
      <w:tr w:rsidR="00EA4124" w:rsidRPr="0056208B" w14:paraId="4CDB9624" w14:textId="77777777" w:rsidTr="000439F6">
        <w:trPr>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7E4DF423" w14:textId="77777777" w:rsidR="00EA4124" w:rsidRPr="0056208B" w:rsidRDefault="00EA4124" w:rsidP="00B5535E">
            <w:pPr>
              <w:pStyle w:val="AASemiBold"/>
              <w:spacing w:before="60" w:after="40" w:line="23" w:lineRule="atLeast"/>
              <w:rPr>
                <w:b w:val="0"/>
                <w:bCs w:val="0"/>
                <w:sz w:val="18"/>
                <w:szCs w:val="20"/>
              </w:rPr>
            </w:pPr>
            <w:r w:rsidRPr="0056208B">
              <w:rPr>
                <w:b w:val="0"/>
                <w:bCs w:val="0"/>
                <w:sz w:val="18"/>
                <w:szCs w:val="20"/>
              </w:rPr>
              <w:t>Safety Valves GHe return (S)</w:t>
            </w:r>
          </w:p>
        </w:tc>
        <w:tc>
          <w:tcPr>
            <w:tcW w:w="900" w:type="dxa"/>
            <w:shd w:val="clear" w:color="auto" w:fill="FFFFFF" w:themeFill="background1"/>
          </w:tcPr>
          <w:p w14:paraId="0F9BDE20" w14:textId="77777777" w:rsidR="00EA4124" w:rsidRPr="0056208B"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56208B">
              <w:rPr>
                <w:sz w:val="18"/>
                <w:szCs w:val="20"/>
              </w:rPr>
              <w:t>150</w:t>
            </w:r>
          </w:p>
        </w:tc>
        <w:tc>
          <w:tcPr>
            <w:tcW w:w="1620" w:type="dxa"/>
            <w:shd w:val="clear" w:color="auto" w:fill="FFFFFF" w:themeFill="background1"/>
          </w:tcPr>
          <w:p w14:paraId="69A52B64" w14:textId="77777777" w:rsidR="00EA4124" w:rsidRPr="0056208B"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56208B">
              <w:rPr>
                <w:sz w:val="18"/>
                <w:szCs w:val="20"/>
              </w:rPr>
              <w:t>168.3</w:t>
            </w:r>
          </w:p>
        </w:tc>
        <w:tc>
          <w:tcPr>
            <w:tcW w:w="1350" w:type="dxa"/>
            <w:shd w:val="clear" w:color="auto" w:fill="FFFFFF" w:themeFill="background1"/>
          </w:tcPr>
          <w:p w14:paraId="007E9D42" w14:textId="77777777" w:rsidR="00EA4124" w:rsidRPr="0056208B"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56208B">
              <w:rPr>
                <w:sz w:val="18"/>
                <w:szCs w:val="20"/>
              </w:rPr>
              <w:t>2.77</w:t>
            </w:r>
          </w:p>
        </w:tc>
        <w:tc>
          <w:tcPr>
            <w:tcW w:w="1899" w:type="dxa"/>
            <w:shd w:val="clear" w:color="auto" w:fill="FFFFFF" w:themeFill="background1"/>
          </w:tcPr>
          <w:p w14:paraId="14639F1B" w14:textId="7D483525" w:rsidR="00EA4124" w:rsidRPr="0056208B" w:rsidRDefault="00EA4124" w:rsidP="00B5535E">
            <w:pPr>
              <w:spacing w:before="60" w:after="40" w:line="23" w:lineRule="atLeast"/>
              <w:cnfStyle w:val="000000000000" w:firstRow="0" w:lastRow="0" w:firstColumn="0" w:lastColumn="0" w:oddVBand="0" w:evenVBand="0" w:oddHBand="0" w:evenHBand="0" w:firstRowFirstColumn="0" w:firstRowLastColumn="0" w:lastRowFirstColumn="0" w:lastRowLastColumn="0"/>
              <w:rPr>
                <w:sz w:val="18"/>
                <w:szCs w:val="20"/>
              </w:rPr>
            </w:pPr>
            <w:r w:rsidRPr="0056208B">
              <w:rPr>
                <w:rFonts w:cs="Arial"/>
                <w:sz w:val="18"/>
                <w:szCs w:val="20"/>
              </w:rPr>
              <w:t>~ 1.</w:t>
            </w:r>
            <w:r w:rsidR="00B76F4A" w:rsidRPr="0056208B">
              <w:rPr>
                <w:rFonts w:cs="Arial"/>
                <w:sz w:val="18"/>
                <w:szCs w:val="20"/>
              </w:rPr>
              <w:t>05-1.</w:t>
            </w:r>
            <w:r w:rsidRPr="0056208B">
              <w:rPr>
                <w:rFonts w:cs="Arial"/>
                <w:sz w:val="18"/>
                <w:szCs w:val="20"/>
              </w:rPr>
              <w:t>1</w:t>
            </w:r>
            <w:r w:rsidR="00B76F4A" w:rsidRPr="0056208B">
              <w:rPr>
                <w:rFonts w:cs="Arial"/>
                <w:sz w:val="18"/>
                <w:szCs w:val="20"/>
              </w:rPr>
              <w:t>5</w:t>
            </w:r>
          </w:p>
        </w:tc>
      </w:tr>
      <w:tr w:rsidR="00EA4124" w:rsidRPr="0056208B" w14:paraId="38278421" w14:textId="77777777" w:rsidTr="000439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F1BC56D" w14:textId="77777777" w:rsidR="00EA4124" w:rsidRPr="0056208B" w:rsidRDefault="00EA4124" w:rsidP="00B5535E">
            <w:pPr>
              <w:pStyle w:val="AASemiBold"/>
              <w:spacing w:before="60" w:after="40" w:line="23" w:lineRule="atLeast"/>
              <w:rPr>
                <w:b w:val="0"/>
                <w:bCs w:val="0"/>
                <w:sz w:val="18"/>
                <w:szCs w:val="20"/>
              </w:rPr>
            </w:pPr>
            <w:r w:rsidRPr="0056208B">
              <w:rPr>
                <w:b w:val="0"/>
                <w:bCs w:val="0"/>
                <w:sz w:val="18"/>
                <w:szCs w:val="20"/>
              </w:rPr>
              <w:t>Coupler return line (W)</w:t>
            </w:r>
          </w:p>
        </w:tc>
        <w:tc>
          <w:tcPr>
            <w:tcW w:w="900" w:type="dxa"/>
            <w:shd w:val="clear" w:color="auto" w:fill="FFFFFF" w:themeFill="background1"/>
          </w:tcPr>
          <w:p w14:paraId="07719668"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25</w:t>
            </w:r>
          </w:p>
        </w:tc>
        <w:tc>
          <w:tcPr>
            <w:tcW w:w="1620" w:type="dxa"/>
            <w:shd w:val="clear" w:color="auto" w:fill="FFFFFF" w:themeFill="background1"/>
          </w:tcPr>
          <w:p w14:paraId="2BA3C2EA"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33.4</w:t>
            </w:r>
          </w:p>
        </w:tc>
        <w:tc>
          <w:tcPr>
            <w:tcW w:w="1350" w:type="dxa"/>
            <w:shd w:val="clear" w:color="auto" w:fill="FFFFFF" w:themeFill="background1"/>
          </w:tcPr>
          <w:p w14:paraId="44794826"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sz w:val="18"/>
                <w:szCs w:val="20"/>
              </w:rPr>
              <w:t>1.65</w:t>
            </w:r>
          </w:p>
        </w:tc>
        <w:tc>
          <w:tcPr>
            <w:tcW w:w="1899" w:type="dxa"/>
            <w:shd w:val="clear" w:color="auto" w:fill="FFFFFF" w:themeFill="background1"/>
          </w:tcPr>
          <w:p w14:paraId="7BD1BC08" w14:textId="77777777" w:rsidR="00EA4124" w:rsidRPr="0056208B" w:rsidRDefault="00EA4124" w:rsidP="00B5535E">
            <w:pPr>
              <w:spacing w:before="60" w:after="40" w:line="23" w:lineRule="atLeast"/>
              <w:cnfStyle w:val="000000100000" w:firstRow="0" w:lastRow="0" w:firstColumn="0" w:lastColumn="0" w:oddVBand="0" w:evenVBand="0" w:oddHBand="1" w:evenHBand="0" w:firstRowFirstColumn="0" w:firstRowLastColumn="0" w:lastRowFirstColumn="0" w:lastRowLastColumn="0"/>
              <w:rPr>
                <w:sz w:val="18"/>
                <w:szCs w:val="20"/>
              </w:rPr>
            </w:pPr>
            <w:r w:rsidRPr="0056208B">
              <w:rPr>
                <w:rFonts w:ascii="Symbol" w:eastAsia="Symbol" w:hAnsi="Symbol" w:cs="Symbol"/>
                <w:sz w:val="18"/>
                <w:szCs w:val="20"/>
              </w:rPr>
              <w:t></w:t>
            </w:r>
            <w:r w:rsidRPr="0056208B">
              <w:rPr>
                <w:sz w:val="18"/>
                <w:szCs w:val="20"/>
              </w:rPr>
              <w:t xml:space="preserve"> 1.1</w:t>
            </w:r>
          </w:p>
        </w:tc>
      </w:tr>
    </w:tbl>
    <w:p w14:paraId="3B6FFD96" w14:textId="77777777" w:rsidR="00330932" w:rsidRPr="0056208B" w:rsidRDefault="00330932" w:rsidP="00575005">
      <w:pPr>
        <w:pStyle w:val="RequirementList"/>
        <w:numPr>
          <w:ilvl w:val="0"/>
          <w:numId w:val="0"/>
        </w:numPr>
        <w:ind w:left="720"/>
        <w:rPr>
          <w:highlight w:val="lightGray"/>
        </w:rPr>
      </w:pPr>
    </w:p>
    <w:p w14:paraId="084FB025" w14:textId="74BE59A1" w:rsidR="00911DDD" w:rsidRPr="0056208B" w:rsidRDefault="00911DDD" w:rsidP="00575005">
      <w:pPr>
        <w:pStyle w:val="RequirementList"/>
        <w:rPr>
          <w:highlight w:val="lightGray"/>
        </w:rPr>
      </w:pPr>
      <w:r w:rsidRPr="0056208B">
        <w:rPr>
          <w:highlight w:val="lightGray"/>
        </w:rPr>
        <w:t xml:space="preserve">To cope with a return mass flow rate through the safety valves around 100 g/s (case of utility stop for more than 1 </w:t>
      </w:r>
      <w:r w:rsidRPr="0056208B">
        <w:t>hour), the diameter line shall be at least DN 1</w:t>
      </w:r>
      <w:r w:rsidR="00B76F4A" w:rsidRPr="0056208B">
        <w:t>50</w:t>
      </w:r>
      <w:r w:rsidRPr="0056208B">
        <w:t xml:space="preserve">.  </w:t>
      </w:r>
    </w:p>
    <w:p w14:paraId="54067C46" w14:textId="77777777" w:rsidR="007F284D" w:rsidRPr="0056208B" w:rsidRDefault="00EA4124" w:rsidP="00C9424B">
      <w:pPr>
        <w:pStyle w:val="Style5"/>
        <w:rPr>
          <w:lang w:val="en-GB"/>
        </w:rPr>
      </w:pPr>
      <w:r w:rsidRPr="0056208B">
        <w:rPr>
          <w:lang w:val="en-GB"/>
        </w:rPr>
        <w:t xml:space="preserve">In the LINAC tunnel, a line called “vent collector, Line V” could recover the burst disk of the Cryogenic Cells (QCELL’s) </w:t>
      </w:r>
      <w:r w:rsidR="0085540D" w:rsidRPr="0056208B">
        <w:rPr>
          <w:lang w:val="en-GB"/>
        </w:rPr>
        <w:t>to</w:t>
      </w:r>
      <w:r w:rsidRPr="0056208B">
        <w:rPr>
          <w:lang w:val="en-GB"/>
        </w:rPr>
        <w:t xml:space="preserve"> vent helium outside tunnel in case of major failure</w:t>
      </w:r>
      <w:r w:rsidR="00E50CBD" w:rsidRPr="0056208B">
        <w:rPr>
          <w:lang w:val="en-GB"/>
        </w:rPr>
        <w:t xml:space="preserve">.  </w:t>
      </w:r>
      <w:r w:rsidRPr="0056208B">
        <w:rPr>
          <w:lang w:val="en-GB"/>
        </w:rPr>
        <w:t>This vent collector is out of the present scope and do</w:t>
      </w:r>
      <w:r w:rsidR="00886993" w:rsidRPr="0056208B">
        <w:rPr>
          <w:lang w:val="en-GB"/>
        </w:rPr>
        <w:t>es</w:t>
      </w:r>
      <w:r w:rsidRPr="0056208B">
        <w:rPr>
          <w:lang w:val="en-GB"/>
        </w:rPr>
        <w:t xml:space="preserve"> not have any interface with the </w:t>
      </w:r>
      <w:r w:rsidR="00947F24" w:rsidRPr="0056208B">
        <w:rPr>
          <w:lang w:val="en-GB"/>
        </w:rPr>
        <w:t>QPLANT</w:t>
      </w:r>
      <w:r w:rsidRPr="0056208B">
        <w:rPr>
          <w:lang w:val="en-GB"/>
        </w:rPr>
        <w:t>.</w:t>
      </w:r>
    </w:p>
    <w:p w14:paraId="17DA6884" w14:textId="77777777" w:rsidR="005B2E2E" w:rsidRPr="0056208B" w:rsidRDefault="005B2E2E" w:rsidP="00B5535E">
      <w:pPr>
        <w:pStyle w:val="Heading3numbered"/>
      </w:pPr>
      <w:bookmarkStart w:id="3631" w:name="_Ref190781343"/>
      <w:bookmarkStart w:id="3632" w:name="_Toc200492361"/>
      <w:bookmarkStart w:id="3633" w:name="_Toc202536199"/>
      <w:bookmarkStart w:id="3634" w:name="_Toc202536903"/>
      <w:r w:rsidRPr="0056208B">
        <w:t>Interfaces with the site</w:t>
      </w:r>
      <w:bookmarkEnd w:id="3631"/>
      <w:bookmarkEnd w:id="3632"/>
      <w:bookmarkEnd w:id="3633"/>
      <w:bookmarkEnd w:id="3634"/>
    </w:p>
    <w:p w14:paraId="30E856B0" w14:textId="017CAB7D" w:rsidR="005B2E2E" w:rsidRPr="0056208B" w:rsidRDefault="00F038E3" w:rsidP="001938F2">
      <w:pPr>
        <w:pStyle w:val="regular"/>
      </w:pPr>
      <w:r w:rsidRPr="0056208B">
        <w:rPr>
          <w:rStyle w:val="Style1Char"/>
          <w:rFonts w:eastAsia="Calibri"/>
        </w:rPr>
        <w:fldChar w:fldCharType="begin"/>
      </w:r>
      <w:r w:rsidRPr="0056208B">
        <w:rPr>
          <w:rStyle w:val="Style1Char"/>
          <w:rFonts w:eastAsia="Calibri"/>
        </w:rPr>
        <w:instrText xml:space="preserve"> REF _Ref190681166 \h </w:instrText>
      </w:r>
      <w:r w:rsidR="00FB79A6" w:rsidRPr="0056208B">
        <w:rPr>
          <w:rStyle w:val="Style1Char"/>
          <w:rFonts w:eastAsia="Calibri"/>
        </w:rPr>
        <w:instrText xml:space="preserve"> \* MERGEFORMAT </w:instrText>
      </w:r>
      <w:r w:rsidRPr="0056208B">
        <w:rPr>
          <w:rStyle w:val="Style1Char"/>
          <w:rFonts w:eastAsia="Calibri"/>
        </w:rPr>
      </w:r>
      <w:r w:rsidRPr="0056208B">
        <w:rPr>
          <w:rStyle w:val="Style1Char"/>
          <w:rFonts w:eastAsia="Calibri"/>
        </w:rPr>
        <w:fldChar w:fldCharType="separate"/>
      </w:r>
      <w:r w:rsidR="00D62D30" w:rsidRPr="00D62D30">
        <w:rPr>
          <w:rStyle w:val="Style1Char"/>
          <w:rFonts w:eastAsia="Calibri"/>
        </w:rPr>
        <w:t>Figure 2</w:t>
      </w:r>
      <w:r w:rsidRPr="0056208B">
        <w:rPr>
          <w:rStyle w:val="Style1Char"/>
          <w:rFonts w:eastAsia="Calibri"/>
        </w:rPr>
        <w:fldChar w:fldCharType="end"/>
      </w:r>
      <w:r w:rsidRPr="0056208B">
        <w:t xml:space="preserve"> </w:t>
      </w:r>
      <w:r w:rsidR="005B2E2E" w:rsidRPr="0056208B">
        <w:t>gives an overview of the building</w:t>
      </w:r>
      <w:r w:rsidR="005267D3" w:rsidRPr="0056208B">
        <w:t>s</w:t>
      </w:r>
      <w:r w:rsidR="005B2E2E" w:rsidRPr="0056208B">
        <w:t xml:space="preserve"> </w:t>
      </w:r>
      <w:r w:rsidR="005267D3" w:rsidRPr="0056208B">
        <w:t>on site</w:t>
      </w:r>
      <w:r w:rsidR="00EA7164" w:rsidRPr="0056208B">
        <w:t xml:space="preserve"> (details are </w:t>
      </w:r>
      <w:r w:rsidR="00EA7164" w:rsidRPr="0056208B">
        <w:rPr>
          <w:sz w:val="18"/>
          <w:szCs w:val="20"/>
        </w:rPr>
        <w:t>given in [</w:t>
      </w:r>
      <w:r w:rsidR="00EA7164" w:rsidRPr="0056208B">
        <w:rPr>
          <w:rStyle w:val="Style1Char"/>
          <w:rFonts w:eastAsia="Calibri"/>
          <w:b/>
          <w:bCs/>
          <w:sz w:val="18"/>
          <w:szCs w:val="20"/>
        </w:rPr>
        <w:t>AD1</w:t>
      </w:r>
      <w:r w:rsidR="00EA7164" w:rsidRPr="0056208B">
        <w:rPr>
          <w:sz w:val="18"/>
          <w:szCs w:val="20"/>
        </w:rPr>
        <w:t>]</w:t>
      </w:r>
      <w:r w:rsidR="00EA7164" w:rsidRPr="0056208B">
        <w:t>)</w:t>
      </w:r>
      <w:r w:rsidR="007A2C67" w:rsidRPr="0056208B">
        <w:t xml:space="preserve">. </w:t>
      </w:r>
      <w:r w:rsidR="005B2E2E" w:rsidRPr="0056208B">
        <w:t xml:space="preserve">The </w:t>
      </w:r>
      <w:r w:rsidR="005267D3" w:rsidRPr="0056208B">
        <w:t xml:space="preserve">QCELLs </w:t>
      </w:r>
      <w:r w:rsidRPr="0056208B">
        <w:t>are in</w:t>
      </w:r>
      <w:r w:rsidR="005B2E2E" w:rsidRPr="0056208B">
        <w:t xml:space="preserve"> the tunnel (LTU)</w:t>
      </w:r>
      <w:r w:rsidR="007A2C67" w:rsidRPr="0056208B">
        <w:t xml:space="preserve">.  </w:t>
      </w:r>
      <w:r w:rsidR="005B2E2E" w:rsidRPr="0056208B">
        <w:t xml:space="preserve">The QRB </w:t>
      </w:r>
      <w:r w:rsidRPr="0056208B">
        <w:t>is in</w:t>
      </w:r>
      <w:r w:rsidR="005B2E2E" w:rsidRPr="0056208B">
        <w:t xml:space="preserve"> the cold box room and the </w:t>
      </w:r>
      <w:r w:rsidR="00723DA0" w:rsidRPr="0056208B">
        <w:t>WCS</w:t>
      </w:r>
      <w:r w:rsidR="005B2E2E" w:rsidRPr="0056208B">
        <w:t xml:space="preserve"> in the compressor room (CCB)</w:t>
      </w:r>
      <w:r w:rsidR="007A2C67" w:rsidRPr="0056208B">
        <w:t xml:space="preserve">.  </w:t>
      </w:r>
      <w:r w:rsidR="005B2E2E" w:rsidRPr="0056208B">
        <w:t xml:space="preserve">The distance between </w:t>
      </w:r>
      <w:commentRangeStart w:id="3635"/>
      <w:r w:rsidR="005B2E2E" w:rsidRPr="0056208B">
        <w:t xml:space="preserve">the </w:t>
      </w:r>
      <w:r w:rsidR="00EA4124" w:rsidRPr="0056208B">
        <w:t>centres</w:t>
      </w:r>
      <w:r w:rsidR="005B2E2E" w:rsidRPr="0056208B">
        <w:t xml:space="preserve"> of 2 buildings</w:t>
      </w:r>
      <w:commentRangeEnd w:id="3635"/>
      <w:r w:rsidR="005267D3" w:rsidRPr="0056208B">
        <w:rPr>
          <w:rStyle w:val="CommentReference"/>
        </w:rPr>
        <w:commentReference w:id="3635"/>
      </w:r>
      <w:r w:rsidR="005B2E2E" w:rsidRPr="0056208B">
        <w:t xml:space="preserve"> (rooms inside) dedicated for </w:t>
      </w:r>
      <w:r w:rsidR="00947F24" w:rsidRPr="0056208B">
        <w:t>QPLANT</w:t>
      </w:r>
      <w:r w:rsidR="005B2E2E" w:rsidRPr="0056208B">
        <w:t xml:space="preserve"> is about 65 meters.</w:t>
      </w:r>
    </w:p>
    <w:p w14:paraId="5FBC0224" w14:textId="650A87FB" w:rsidR="009205DF" w:rsidRPr="0056208B" w:rsidRDefault="009205DF" w:rsidP="00575005">
      <w:pPr>
        <w:pStyle w:val="RequirementList"/>
      </w:pPr>
      <w:bookmarkStart w:id="3636" w:name="_Toc200492362"/>
      <w:r w:rsidRPr="0056208B">
        <w:t xml:space="preserve">The </w:t>
      </w:r>
      <w:r w:rsidR="00947F24" w:rsidRPr="0056208B">
        <w:t>QPLANT</w:t>
      </w:r>
      <w:r w:rsidRPr="0056208B">
        <w:t xml:space="preserve"> shall be designed to </w:t>
      </w:r>
      <w:r w:rsidR="00EA7164" w:rsidRPr="0056208B">
        <w:t xml:space="preserve">meet </w:t>
      </w:r>
      <w:r w:rsidRPr="0056208B">
        <w:t>the site constraints (buildings, rooms) given in</w:t>
      </w:r>
      <w:r w:rsidR="00712175" w:rsidRPr="0056208B">
        <w:t xml:space="preserve"> </w:t>
      </w:r>
      <w:r w:rsidR="00712175" w:rsidRPr="0056208B">
        <w:rPr>
          <w:rStyle w:val="Style1Char"/>
          <w:rFonts w:ascii="Aptos" w:eastAsia="Calibri" w:hAnsi="Aptos"/>
          <w:b/>
          <w:bCs/>
        </w:rPr>
        <w:t>AD1</w:t>
      </w:r>
      <w:r w:rsidRPr="0056208B">
        <w:t>.</w:t>
      </w:r>
      <w:bookmarkEnd w:id="3636"/>
    </w:p>
    <w:p w14:paraId="4AAB00DC" w14:textId="4F4F3BE1" w:rsidR="005B2E2E" w:rsidRPr="0056208B" w:rsidRDefault="00EA7164" w:rsidP="00575005">
      <w:pPr>
        <w:pStyle w:val="RequirementList"/>
      </w:pPr>
      <w:bookmarkStart w:id="3637" w:name="_Toc200492363"/>
      <w:r w:rsidRPr="0056208B">
        <w:t>T</w:t>
      </w:r>
      <w:r w:rsidR="00CC309F" w:rsidRPr="0056208B">
        <w:t xml:space="preserve">he Contractor shall provide </w:t>
      </w:r>
      <w:r w:rsidR="005B2E2E" w:rsidRPr="0056208B">
        <w:t xml:space="preserve">the general assembly drawings with </w:t>
      </w:r>
      <w:r w:rsidR="00947F24" w:rsidRPr="0056208B">
        <w:t>QPLANT</w:t>
      </w:r>
      <w:r w:rsidR="005B2E2E" w:rsidRPr="0056208B">
        <w:t xml:space="preserve"> components and 3D models</w:t>
      </w:r>
      <w:r w:rsidR="007A2C67" w:rsidRPr="0056208B">
        <w:t xml:space="preserve">.  </w:t>
      </w:r>
      <w:r w:rsidR="005B2E2E" w:rsidRPr="0056208B">
        <w:t xml:space="preserve">(*.step files </w:t>
      </w:r>
      <w:r w:rsidR="00F92D5A" w:rsidRPr="0056208B">
        <w:t>may</w:t>
      </w:r>
      <w:r w:rsidR="005B2E2E" w:rsidRPr="0056208B">
        <w:t xml:space="preserve"> be used).</w:t>
      </w:r>
      <w:bookmarkEnd w:id="3637"/>
    </w:p>
    <w:p w14:paraId="1D4CD356" w14:textId="77777777" w:rsidR="00EA4124" w:rsidRPr="0056208B" w:rsidRDefault="00EA4124" w:rsidP="00B5535E">
      <w:pPr>
        <w:pStyle w:val="Heading40"/>
        <w:rPr>
          <w:rStyle w:val="Strong"/>
          <w:lang w:val="en-GB"/>
        </w:rPr>
      </w:pPr>
      <w:bookmarkStart w:id="3638" w:name="_Toc200492364"/>
      <w:bookmarkStart w:id="3639" w:name="_Toc202536200"/>
      <w:r w:rsidRPr="0056208B">
        <w:rPr>
          <w:rStyle w:val="Strong"/>
          <w:lang w:val="en-GB"/>
        </w:rPr>
        <w:t>Compressor room</w:t>
      </w:r>
      <w:bookmarkEnd w:id="3638"/>
      <w:bookmarkEnd w:id="3639"/>
    </w:p>
    <w:p w14:paraId="275454CC" w14:textId="5C57B274" w:rsidR="00EA4124" w:rsidRPr="0056208B" w:rsidRDefault="00EA4124" w:rsidP="00575005">
      <w:pPr>
        <w:pStyle w:val="RequirementList"/>
      </w:pPr>
      <w:bookmarkStart w:id="3640" w:name="_Toc200492365"/>
      <w:r w:rsidRPr="0056208B">
        <w:t>The compressor room (16 m</w:t>
      </w:r>
      <w:r w:rsidR="00671529" w:rsidRPr="0056208B">
        <w:t xml:space="preserve"> </w:t>
      </w:r>
      <w:r w:rsidRPr="0056208B">
        <w:t>*</w:t>
      </w:r>
      <w:r w:rsidR="00671529" w:rsidRPr="0056208B">
        <w:t xml:space="preserve"> </w:t>
      </w:r>
      <w:r w:rsidRPr="0056208B">
        <w:t>14 m</w:t>
      </w:r>
      <w:r w:rsidR="00C611DE" w:rsidRPr="0056208B">
        <w:t xml:space="preserve"> * 6.5 m</w:t>
      </w:r>
      <w:r w:rsidRPr="0056208B">
        <w:t xml:space="preserve">) shall house </w:t>
      </w:r>
      <w:r w:rsidR="005F55B3" w:rsidRPr="0056208B">
        <w:t xml:space="preserve">the </w:t>
      </w:r>
      <w:r w:rsidR="00A035A2" w:rsidRPr="0056208B">
        <w:t>WCS</w:t>
      </w:r>
      <w:r w:rsidR="007A2C67" w:rsidRPr="0056208B">
        <w:t xml:space="preserve">.  </w:t>
      </w:r>
      <w:r w:rsidR="00B23308" w:rsidRPr="0056208B">
        <w:t xml:space="preserve">The Contractor shall reserve space in this room for </w:t>
      </w:r>
      <w:commentRangeStart w:id="3641"/>
      <w:r w:rsidR="00B23308" w:rsidRPr="0056208B">
        <w:t xml:space="preserve">future upgrades (e.g. a dedicated </w:t>
      </w:r>
      <w:r w:rsidRPr="0056208B">
        <w:t>purification system</w:t>
      </w:r>
      <w:r w:rsidR="00B23308" w:rsidRPr="0056208B">
        <w:t>), for spare parts storage</w:t>
      </w:r>
      <w:r w:rsidRPr="0056208B">
        <w:t xml:space="preserve"> </w:t>
      </w:r>
      <w:r w:rsidR="002A5CCD" w:rsidRPr="0056208B">
        <w:t xml:space="preserve">as well as </w:t>
      </w:r>
      <w:r w:rsidR="00B23308" w:rsidRPr="0056208B">
        <w:t xml:space="preserve">for </w:t>
      </w:r>
      <w:r w:rsidR="002A5CCD" w:rsidRPr="0056208B">
        <w:t>a</w:t>
      </w:r>
      <w:r w:rsidR="00B23308" w:rsidRPr="0056208B">
        <w:t>n</w:t>
      </w:r>
      <w:r w:rsidR="002A5CCD" w:rsidRPr="0056208B">
        <w:t xml:space="preserve"> </w:t>
      </w:r>
      <w:r w:rsidRPr="0056208B">
        <w:t>unloading area</w:t>
      </w:r>
      <w:bookmarkEnd w:id="3640"/>
      <w:r w:rsidR="006D5E6C" w:rsidRPr="0056208B">
        <w:t>)</w:t>
      </w:r>
      <w:commentRangeEnd w:id="3641"/>
      <w:r w:rsidR="00EA7164" w:rsidRPr="0056208B">
        <w:rPr>
          <w:rStyle w:val="CommentReference"/>
          <w:rFonts w:ascii="Segoe UI" w:hAnsi="Segoe UI"/>
        </w:rPr>
        <w:commentReference w:id="3641"/>
      </w:r>
    </w:p>
    <w:p w14:paraId="6945E5AE" w14:textId="77777777" w:rsidR="00DA6D8D" w:rsidRPr="0056208B" w:rsidRDefault="00EA4124" w:rsidP="00575005">
      <w:pPr>
        <w:pStyle w:val="RequirementList"/>
      </w:pPr>
      <w:bookmarkStart w:id="3642" w:name="_Toc200492366"/>
      <w:r w:rsidRPr="0056208B">
        <w:t xml:space="preserve">The </w:t>
      </w:r>
      <w:r w:rsidR="00CB1438" w:rsidRPr="0056208B">
        <w:t>Contractor</w:t>
      </w:r>
      <w:r w:rsidRPr="0056208B">
        <w:t xml:space="preserve"> shall define the positioning </w:t>
      </w:r>
      <w:r w:rsidR="00EF3F64" w:rsidRPr="0056208B">
        <w:t xml:space="preserve">of all equipment in this room </w:t>
      </w:r>
      <w:r w:rsidR="003C7C93" w:rsidRPr="0056208B">
        <w:t xml:space="preserve">in agreement with </w:t>
      </w:r>
      <w:r w:rsidR="0085540D" w:rsidRPr="0056208B">
        <w:t>SCK CEN</w:t>
      </w:r>
      <w:r w:rsidRPr="0056208B">
        <w:t>.</w:t>
      </w:r>
      <w:bookmarkEnd w:id="3642"/>
    </w:p>
    <w:p w14:paraId="398940AB" w14:textId="77777777" w:rsidR="00EA4124" w:rsidRPr="0056208B" w:rsidRDefault="00EA4124" w:rsidP="00575005">
      <w:pPr>
        <w:pStyle w:val="RequirementList"/>
      </w:pPr>
      <w:bookmarkStart w:id="3643" w:name="_Toc200492367"/>
      <w:r w:rsidRPr="0056208B">
        <w:t xml:space="preserve">The compressor units </w:t>
      </w:r>
      <w:r w:rsidR="00450E6F" w:rsidRPr="0056208B">
        <w:t>may</w:t>
      </w:r>
      <w:r w:rsidRPr="0056208B">
        <w:t xml:space="preserve"> be installed and grouped on skids.</w:t>
      </w:r>
      <w:bookmarkEnd w:id="3643"/>
    </w:p>
    <w:p w14:paraId="097A311F" w14:textId="656149E2" w:rsidR="00F42126" w:rsidRPr="0056208B" w:rsidRDefault="006D5E6C" w:rsidP="000527F7">
      <w:pPr>
        <w:pStyle w:val="SysReq3"/>
        <w:rPr>
          <w:lang w:val="en-GB"/>
        </w:rPr>
      </w:pPr>
      <w:bookmarkStart w:id="3644" w:name="_Ref192187961"/>
      <w:bookmarkStart w:id="3645" w:name="_Toc200492368"/>
      <w:commentRangeStart w:id="3646"/>
      <w:r w:rsidRPr="0056208B">
        <w:rPr>
          <w:lang w:val="en-GB"/>
        </w:rPr>
        <w:t xml:space="preserve">In the offer, the Applicant shall give </w:t>
      </w:r>
      <w:commentRangeStart w:id="3647"/>
      <w:r w:rsidRPr="0056208B">
        <w:rPr>
          <w:lang w:val="en-GB"/>
        </w:rPr>
        <w:t>enveloping coldbox (QRB) lifting mass and clearances and road loads</w:t>
      </w:r>
      <w:commentRangeEnd w:id="3647"/>
      <w:r w:rsidR="00873633" w:rsidRPr="0056208B">
        <w:rPr>
          <w:rStyle w:val="CommentReference"/>
          <w:rFonts w:cs="Times New Roman"/>
          <w:i w:val="0"/>
          <w:lang w:val="en-GB" w:eastAsia="en-US"/>
        </w:rPr>
        <w:commentReference w:id="3647"/>
      </w:r>
      <w:r w:rsidRPr="0056208B">
        <w:rPr>
          <w:lang w:val="en-GB"/>
        </w:rPr>
        <w:t xml:space="preserve"> – available of 100 (see interfaces </w:t>
      </w:r>
      <w:commentRangeStart w:id="3648"/>
      <w:r w:rsidRPr="0056208B">
        <w:rPr>
          <w:lang w:val="en-GB"/>
        </w:rPr>
        <w:t>site</w:t>
      </w:r>
      <w:commentRangeEnd w:id="3648"/>
      <w:r w:rsidR="00873633" w:rsidRPr="0056208B">
        <w:rPr>
          <w:rStyle w:val="CommentReference"/>
          <w:rFonts w:cs="Times New Roman"/>
          <w:i w:val="0"/>
          <w:lang w:val="en-GB" w:eastAsia="en-US"/>
        </w:rPr>
        <w:commentReference w:id="3648"/>
      </w:r>
      <w:r w:rsidRPr="0056208B">
        <w:rPr>
          <w:lang w:val="en-GB"/>
        </w:rPr>
        <w:t>)</w:t>
      </w:r>
      <w:commentRangeEnd w:id="3646"/>
      <w:r w:rsidR="00C438B0" w:rsidRPr="0056208B">
        <w:rPr>
          <w:rStyle w:val="CommentReference"/>
          <w:rFonts w:cs="Times New Roman"/>
          <w:i w:val="0"/>
          <w:lang w:val="en-GB" w:eastAsia="en-US"/>
        </w:rPr>
        <w:commentReference w:id="3646"/>
      </w:r>
    </w:p>
    <w:p w14:paraId="6182AEA5" w14:textId="592A2D41" w:rsidR="00EA4124" w:rsidRPr="0056208B" w:rsidRDefault="00EA4124" w:rsidP="00575005">
      <w:pPr>
        <w:pStyle w:val="RequirementList"/>
      </w:pPr>
      <w:r w:rsidRPr="0056208B">
        <w:t xml:space="preserve">During the conceptual design phase, the </w:t>
      </w:r>
      <w:r w:rsidR="00CB1438" w:rsidRPr="0056208B">
        <w:t>Contractor</w:t>
      </w:r>
      <w:r w:rsidRPr="0056208B">
        <w:t xml:space="preserve"> shall evaluate the need for </w:t>
      </w:r>
      <w:r w:rsidR="009B385A" w:rsidRPr="0056208B">
        <w:t xml:space="preserve">a </w:t>
      </w:r>
      <w:r w:rsidRPr="0056208B">
        <w:t xml:space="preserve">crane in the compressor room and shall provide the necessary inputs in </w:t>
      </w:r>
      <w:commentRangeStart w:id="3649"/>
      <w:r w:rsidRPr="0056208B">
        <w:t>the deliverable</w:t>
      </w:r>
      <w:r w:rsidR="0081103D" w:rsidRPr="0056208B">
        <w:t xml:space="preserve"> </w:t>
      </w:r>
      <w:bookmarkEnd w:id="3644"/>
      <w:bookmarkEnd w:id="3645"/>
      <w:commentRangeEnd w:id="3649"/>
      <w:r w:rsidR="00873633" w:rsidRPr="0056208B">
        <w:rPr>
          <w:rStyle w:val="CommentReference"/>
          <w:rFonts w:ascii="Segoe UI" w:hAnsi="Segoe UI"/>
        </w:rPr>
        <w:commentReference w:id="3649"/>
      </w:r>
    </w:p>
    <w:p w14:paraId="6D72D791" w14:textId="77777777" w:rsidR="00054C3E" w:rsidRPr="0056208B" w:rsidRDefault="00EA4124" w:rsidP="00575005">
      <w:pPr>
        <w:pStyle w:val="RequirementList"/>
      </w:pPr>
      <w:bookmarkStart w:id="3650" w:name="_Toc200492369"/>
      <w:r w:rsidRPr="0056208B">
        <w:t xml:space="preserve">The access for the installation of the large components could take place from the road by removal </w:t>
      </w:r>
      <w:r w:rsidR="002F70A5" w:rsidRPr="0056208B">
        <w:t xml:space="preserve">of </w:t>
      </w:r>
      <w:r w:rsidRPr="0056208B">
        <w:t>the wall dismountable panels</w:t>
      </w:r>
      <w:r w:rsidR="007A2C67" w:rsidRPr="0056208B">
        <w:t xml:space="preserve">.  </w:t>
      </w:r>
      <w:r w:rsidRPr="0056208B">
        <w:t xml:space="preserve">SCK will </w:t>
      </w:r>
      <w:r w:rsidR="0085540D" w:rsidRPr="0056208B">
        <w:t>oversee</w:t>
      </w:r>
      <w:r w:rsidRPr="0056208B">
        <w:t xml:space="preserve"> the dismountable panels dismounting and mounting.</w:t>
      </w:r>
      <w:bookmarkEnd w:id="3650"/>
    </w:p>
    <w:p w14:paraId="69C4B788" w14:textId="77777777" w:rsidR="00F53F45" w:rsidRPr="0056208B" w:rsidRDefault="00F53F45" w:rsidP="00B5535E">
      <w:pPr>
        <w:pStyle w:val="Heading40"/>
        <w:rPr>
          <w:rStyle w:val="Strong"/>
          <w:lang w:val="en-GB"/>
        </w:rPr>
      </w:pPr>
      <w:bookmarkStart w:id="3651" w:name="_Toc200492370"/>
      <w:bookmarkStart w:id="3652" w:name="_Toc202536201"/>
      <w:r w:rsidRPr="0056208B">
        <w:rPr>
          <w:rStyle w:val="Strong"/>
          <w:lang w:val="en-GB"/>
        </w:rPr>
        <w:t>The cold box room</w:t>
      </w:r>
      <w:bookmarkEnd w:id="3651"/>
      <w:bookmarkEnd w:id="3652"/>
    </w:p>
    <w:p w14:paraId="3AC1BEF0" w14:textId="41A25D4E" w:rsidR="00F53F45" w:rsidRPr="0056208B" w:rsidRDefault="00F53F45" w:rsidP="00575005">
      <w:pPr>
        <w:pStyle w:val="RequirementList"/>
      </w:pPr>
      <w:bookmarkStart w:id="3653" w:name="_Toc200492371"/>
      <w:r w:rsidRPr="0056208B">
        <w:t>The Cold Box Room (20 m*10 m~200 m²</w:t>
      </w:r>
      <w:commentRangeStart w:id="3654"/>
      <w:r w:rsidRPr="0056208B">
        <w:t xml:space="preserve">, see details </w:t>
      </w:r>
      <w:commentRangeEnd w:id="3654"/>
      <w:r w:rsidR="00873633" w:rsidRPr="0056208B">
        <w:rPr>
          <w:rStyle w:val="CommentReference"/>
          <w:rFonts w:ascii="Segoe UI" w:hAnsi="Segoe UI"/>
        </w:rPr>
        <w:commentReference w:id="3654"/>
      </w:r>
      <w:r w:rsidRPr="0056208B">
        <w:t>in shall host the Refrigerator Cold Box and associated warm panels, the electrical cabinets</w:t>
      </w:r>
      <w:commentRangeStart w:id="3655"/>
      <w:r w:rsidRPr="0056208B">
        <w:t xml:space="preserve">, the gas </w:t>
      </w:r>
      <w:r w:rsidR="00B7042F" w:rsidRPr="0056208B">
        <w:t>analysers</w:t>
      </w:r>
      <w:commentRangeEnd w:id="3655"/>
      <w:r w:rsidR="00F33E77" w:rsidRPr="0056208B">
        <w:rPr>
          <w:rStyle w:val="CommentReference"/>
          <w:rFonts w:ascii="Segoe UI" w:hAnsi="Segoe UI"/>
        </w:rPr>
        <w:commentReference w:id="3655"/>
      </w:r>
      <w:r w:rsidR="00B7042F" w:rsidRPr="0056208B">
        <w:t>,</w:t>
      </w:r>
      <w:r w:rsidRPr="0056208B">
        <w:t xml:space="preserve"> and pumping system</w:t>
      </w:r>
      <w:r w:rsidR="00B7042F" w:rsidRPr="0056208B">
        <w:t xml:space="preserve">.  </w:t>
      </w:r>
      <w:r w:rsidRPr="0056208B">
        <w:t xml:space="preserve">The height of </w:t>
      </w:r>
      <w:r w:rsidR="00CC309F" w:rsidRPr="0056208B">
        <w:t xml:space="preserve">the </w:t>
      </w:r>
      <w:r w:rsidRPr="0056208B">
        <w:t>ceiling is around 6.5 meters.</w:t>
      </w:r>
      <w:bookmarkEnd w:id="3653"/>
    </w:p>
    <w:p w14:paraId="35C6D18F" w14:textId="3D1275CA" w:rsidR="00D54FCC" w:rsidRPr="0056208B" w:rsidRDefault="00F53F45" w:rsidP="00575005">
      <w:pPr>
        <w:pStyle w:val="RequirementList"/>
      </w:pPr>
      <w:bookmarkStart w:id="3656" w:name="_Ref192187915"/>
      <w:bookmarkStart w:id="3657" w:name="_Toc200492372"/>
      <w:r w:rsidRPr="0056208B">
        <w:t xml:space="preserve">During the conceptual design phase, the </w:t>
      </w:r>
      <w:r w:rsidR="00CB1438" w:rsidRPr="0056208B">
        <w:t>Contractor</w:t>
      </w:r>
      <w:r w:rsidRPr="0056208B">
        <w:t xml:space="preserve"> shall evaluate the need for crane in the cold box room and shall provide the necessary inputs in the deliverable</w:t>
      </w:r>
      <w:r w:rsidR="00D54FCC" w:rsidRPr="0056208B">
        <w:t xml:space="preserve"> </w:t>
      </w:r>
      <w:bookmarkEnd w:id="3656"/>
      <w:bookmarkEnd w:id="3657"/>
    </w:p>
    <w:p w14:paraId="276222A8" w14:textId="77777777" w:rsidR="00F53F45" w:rsidRPr="0056208B" w:rsidRDefault="00F53F45" w:rsidP="00575005">
      <w:pPr>
        <w:pStyle w:val="RequirementList"/>
      </w:pPr>
      <w:bookmarkStart w:id="3658" w:name="_Toc200492373"/>
      <w:r w:rsidRPr="0056208B">
        <w:t xml:space="preserve">The access for the installation of the large components could take place from the road by removal </w:t>
      </w:r>
      <w:r w:rsidR="002F70A5" w:rsidRPr="0056208B">
        <w:t xml:space="preserve">of </w:t>
      </w:r>
      <w:r w:rsidRPr="0056208B">
        <w:t>the wall dismountable panels</w:t>
      </w:r>
      <w:r w:rsidR="007A2C67" w:rsidRPr="0056208B">
        <w:t xml:space="preserve">.  </w:t>
      </w:r>
      <w:r w:rsidRPr="0056208B">
        <w:t xml:space="preserve">SCK will </w:t>
      </w:r>
      <w:r w:rsidR="0085540D" w:rsidRPr="0056208B">
        <w:t>oversee</w:t>
      </w:r>
      <w:r w:rsidRPr="0056208B">
        <w:t xml:space="preserve"> the dismountable panels dismounting and mounting.</w:t>
      </w:r>
      <w:bookmarkEnd w:id="3658"/>
    </w:p>
    <w:p w14:paraId="7AD85A59" w14:textId="77777777" w:rsidR="00F53F45" w:rsidRPr="0056208B" w:rsidRDefault="00F53F45" w:rsidP="00575005">
      <w:pPr>
        <w:pStyle w:val="RequirementList"/>
      </w:pPr>
      <w:bookmarkStart w:id="3659" w:name="_Toc200492374"/>
      <w:r w:rsidRPr="0056208B">
        <w:t xml:space="preserve">The cold box room </w:t>
      </w:r>
      <w:r w:rsidR="002F70A5" w:rsidRPr="0056208B">
        <w:t xml:space="preserve">shall </w:t>
      </w:r>
      <w:r w:rsidRPr="0056208B">
        <w:t xml:space="preserve">be connected to the compressor room by the different warm lines of the </w:t>
      </w:r>
      <w:r w:rsidR="00947F24" w:rsidRPr="0056208B">
        <w:t>QPLANT</w:t>
      </w:r>
      <w:r w:rsidRPr="0056208B">
        <w:t>.</w:t>
      </w:r>
      <w:bookmarkEnd w:id="3659"/>
    </w:p>
    <w:p w14:paraId="590F07EF" w14:textId="77777777" w:rsidR="00F53F45" w:rsidRPr="0056208B" w:rsidRDefault="00F53F45" w:rsidP="00575005">
      <w:pPr>
        <w:pStyle w:val="RequirementList"/>
      </w:pPr>
      <w:bookmarkStart w:id="3660" w:name="_Toc200492375"/>
      <w:r w:rsidRPr="0056208B">
        <w:t>These warm lines of about 60 meters long shall be installed on the roof or below the roof close to the ceiling of the buildings between compressor room and cold box room.</w:t>
      </w:r>
      <w:bookmarkEnd w:id="3660"/>
    </w:p>
    <w:p w14:paraId="30B0428D" w14:textId="77777777" w:rsidR="00F53F45" w:rsidRPr="0056208B" w:rsidRDefault="00F53F45" w:rsidP="00EF631B">
      <w:pPr>
        <w:pStyle w:val="Heading40"/>
        <w:rPr>
          <w:rStyle w:val="Strong"/>
          <w:lang w:val="en-GB"/>
        </w:rPr>
      </w:pPr>
      <w:bookmarkStart w:id="3661" w:name="_Toc200492376"/>
      <w:bookmarkStart w:id="3662" w:name="_Toc202536202"/>
      <w:r w:rsidRPr="0056208B">
        <w:rPr>
          <w:rStyle w:val="Strong"/>
          <w:lang w:val="en-GB"/>
        </w:rPr>
        <w:t>Storage Area</w:t>
      </w:r>
      <w:bookmarkEnd w:id="3661"/>
      <w:bookmarkEnd w:id="3662"/>
    </w:p>
    <w:p w14:paraId="74F5F62F" w14:textId="02A27034" w:rsidR="00F53F45" w:rsidRPr="0056208B" w:rsidRDefault="00F53F45" w:rsidP="00575005">
      <w:pPr>
        <w:pStyle w:val="RequirementList"/>
      </w:pPr>
      <w:bookmarkStart w:id="3663" w:name="_Toc200492377"/>
      <w:r w:rsidRPr="0056208B">
        <w:t>The gas helium storages and potentially liquid nitrogen storage shall be installed in the storage area (17 m*10 m ~170 m²), next to the compressor room</w:t>
      </w:r>
      <w:r w:rsidR="007A2C67" w:rsidRPr="0056208B">
        <w:t xml:space="preserve">.  </w:t>
      </w:r>
      <w:r w:rsidRPr="0056208B">
        <w:t xml:space="preserve">The total helium inventory is detailed in </w:t>
      </w:r>
      <w:r w:rsidRPr="0056208B">
        <w:rPr>
          <w:rStyle w:val="AAReferencedChar"/>
          <w:rFonts w:ascii="Century Gothic" w:hAnsi="Century Gothic"/>
          <w:i w:val="0"/>
          <w:iCs w:val="0"/>
          <w:color w:val="auto"/>
          <w:sz w:val="18"/>
        </w:rPr>
        <w:t>§</w:t>
      </w:r>
      <w:r w:rsidRPr="0056208B">
        <w:rPr>
          <w:rStyle w:val="AAReferencedChar"/>
          <w:rFonts w:ascii="Century Gothic" w:hAnsi="Century Gothic"/>
          <w:i w:val="0"/>
          <w:iCs w:val="0"/>
          <w:color w:val="auto"/>
          <w:sz w:val="18"/>
        </w:rPr>
        <w:fldChar w:fldCharType="begin"/>
      </w:r>
      <w:r w:rsidRPr="0056208B">
        <w:rPr>
          <w:rStyle w:val="AAReferencedChar"/>
          <w:rFonts w:ascii="Century Gothic" w:hAnsi="Century Gothic"/>
          <w:i w:val="0"/>
          <w:iCs w:val="0"/>
          <w:color w:val="auto"/>
          <w:sz w:val="18"/>
        </w:rPr>
        <w:instrText xml:space="preserve"> REF _Ref190797195 \r \h  \* MERGEFORMAT </w:instrText>
      </w:r>
      <w:r w:rsidRPr="0056208B">
        <w:rPr>
          <w:rStyle w:val="AAReferencedChar"/>
          <w:rFonts w:ascii="Century Gothic" w:hAnsi="Century Gothic"/>
          <w:i w:val="0"/>
          <w:iCs w:val="0"/>
          <w:color w:val="auto"/>
          <w:sz w:val="18"/>
        </w:rPr>
      </w:r>
      <w:r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i w:val="0"/>
          <w:iCs w:val="0"/>
          <w:color w:val="auto"/>
          <w:sz w:val="18"/>
        </w:rPr>
        <w:t>3.5.12</w:t>
      </w:r>
      <w:r w:rsidRPr="0056208B">
        <w:rPr>
          <w:rStyle w:val="AAReferencedChar"/>
          <w:rFonts w:ascii="Century Gothic" w:hAnsi="Century Gothic"/>
          <w:i w:val="0"/>
          <w:iCs w:val="0"/>
          <w:color w:val="auto"/>
          <w:sz w:val="18"/>
        </w:rPr>
        <w:fldChar w:fldCharType="end"/>
      </w:r>
      <w:r w:rsidRPr="0056208B">
        <w:rPr>
          <w:rStyle w:val="B3HeadingN3numberedChar"/>
          <w:rFonts w:ascii="Century Gothic" w:eastAsia="Calibri" w:hAnsi="Century Gothic" w:cs="Times New Roman"/>
          <w:noProof w:val="0"/>
          <w:color w:val="auto"/>
          <w:szCs w:val="22"/>
        </w:rPr>
        <w:t xml:space="preserve"> </w:t>
      </w:r>
      <w:r w:rsidRPr="0056208B">
        <w:t>.</w:t>
      </w:r>
      <w:bookmarkEnd w:id="3663"/>
    </w:p>
    <w:p w14:paraId="1AF2568C" w14:textId="77777777" w:rsidR="00CB1438" w:rsidRPr="0056208B" w:rsidRDefault="00F53F45" w:rsidP="00575005">
      <w:pPr>
        <w:pStyle w:val="RequirementList"/>
      </w:pPr>
      <w:bookmarkStart w:id="3664" w:name="_Toc200492378"/>
      <w:r w:rsidRPr="0056208B">
        <w:t>The positioning of the different storages shall consider the possibility of the fluid refilling by trailers.</w:t>
      </w:r>
      <w:bookmarkEnd w:id="3664"/>
    </w:p>
    <w:p w14:paraId="5DEEFADF" w14:textId="77777777" w:rsidR="00F53F45" w:rsidRPr="0056208B" w:rsidRDefault="00F53F45" w:rsidP="00B5535E">
      <w:pPr>
        <w:pStyle w:val="Heading40"/>
        <w:rPr>
          <w:rStyle w:val="Strong"/>
          <w:lang w:val="en-GB"/>
        </w:rPr>
      </w:pPr>
      <w:bookmarkStart w:id="3665" w:name="_Toc200492379"/>
      <w:bookmarkStart w:id="3666" w:name="_Toc202536203"/>
      <w:r w:rsidRPr="0056208B">
        <w:rPr>
          <w:rStyle w:val="Strong"/>
          <w:lang w:val="en-GB"/>
        </w:rPr>
        <w:lastRenderedPageBreak/>
        <w:t>Site environmental conditions</w:t>
      </w:r>
      <w:bookmarkEnd w:id="3665"/>
      <w:bookmarkEnd w:id="3666"/>
    </w:p>
    <w:p w14:paraId="341B17D3" w14:textId="584F6FB6" w:rsidR="00F53F45" w:rsidRPr="0056208B" w:rsidRDefault="00F53F45" w:rsidP="00575005">
      <w:pPr>
        <w:pStyle w:val="RequirementList"/>
      </w:pPr>
      <w:bookmarkStart w:id="3667" w:name="_Toc200492380"/>
      <w:commentRangeStart w:id="3668"/>
      <w:r w:rsidRPr="0056208B">
        <w:t xml:space="preserve">The following site operating conditions shall be considered for the design and operation of the </w:t>
      </w:r>
      <w:r w:rsidR="00947F24" w:rsidRPr="0056208B">
        <w:t>QPLANT</w:t>
      </w:r>
      <w:r w:rsidRPr="0056208B">
        <w:t xml:space="preserve"> and auxiliary equipment:</w:t>
      </w:r>
      <w:bookmarkEnd w:id="3667"/>
    </w:p>
    <w:p w14:paraId="29B6C2C4" w14:textId="417F342B" w:rsidR="000C6046" w:rsidRPr="0056208B" w:rsidRDefault="000C6046" w:rsidP="00575005">
      <w:pPr>
        <w:pStyle w:val="RequirementList"/>
      </w:pPr>
      <w:r w:rsidRPr="0056208B">
        <w:t>Site Operating Conditions (design basis</w:t>
      </w:r>
      <w:r w:rsidRPr="0056208B">
        <w:rPr>
          <w:b/>
          <w:bCs/>
        </w:rPr>
        <w:t>)</w:t>
      </w:r>
      <w:commentRangeEnd w:id="3668"/>
      <w:r w:rsidR="007E3FF4" w:rsidRPr="0056208B">
        <w:rPr>
          <w:rStyle w:val="CommentReference"/>
          <w:rFonts w:ascii="Segoe UI" w:hAnsi="Segoe UI"/>
        </w:rPr>
        <w:commentReference w:id="3668"/>
      </w:r>
    </w:p>
    <w:p w14:paraId="635A9D50" w14:textId="77777777" w:rsidR="000C6046" w:rsidRPr="0056208B" w:rsidRDefault="000C6046">
      <w:pPr>
        <w:pStyle w:val="RequirementList"/>
        <w:numPr>
          <w:ilvl w:val="0"/>
          <w:numId w:val="29"/>
        </w:numPr>
      </w:pPr>
      <w:commentRangeStart w:id="3669"/>
      <w:r w:rsidRPr="0056208B">
        <w:t>Winter design condition</w:t>
      </w:r>
    </w:p>
    <w:p w14:paraId="2651E42D" w14:textId="77777777" w:rsidR="000C6046" w:rsidRPr="0056208B" w:rsidRDefault="000C6046">
      <w:pPr>
        <w:pStyle w:val="RequirementList"/>
        <w:numPr>
          <w:ilvl w:val="1"/>
          <w:numId w:val="31"/>
        </w:numPr>
      </w:pPr>
      <w:r w:rsidRPr="0056208B">
        <w:t>Dry-bulb temperature: −9.1 °C</w:t>
      </w:r>
    </w:p>
    <w:p w14:paraId="2EAB4B38" w14:textId="77777777" w:rsidR="000C6046" w:rsidRPr="0056208B" w:rsidRDefault="000C6046">
      <w:pPr>
        <w:pStyle w:val="RequirementList"/>
        <w:numPr>
          <w:ilvl w:val="1"/>
          <w:numId w:val="31"/>
        </w:numPr>
      </w:pPr>
      <w:r w:rsidRPr="0056208B">
        <w:t>Relative humidity: 90 %</w:t>
      </w:r>
    </w:p>
    <w:p w14:paraId="7C717802" w14:textId="77777777" w:rsidR="000C6046" w:rsidRPr="0056208B" w:rsidRDefault="000C6046">
      <w:pPr>
        <w:pStyle w:val="RequirementList"/>
        <w:numPr>
          <w:ilvl w:val="0"/>
          <w:numId w:val="29"/>
        </w:numPr>
      </w:pPr>
      <w:r w:rsidRPr="0056208B">
        <w:t>Summer design condition</w:t>
      </w:r>
    </w:p>
    <w:p w14:paraId="2815EEAC" w14:textId="77777777" w:rsidR="000C6046" w:rsidRPr="0056208B" w:rsidRDefault="000C6046">
      <w:pPr>
        <w:pStyle w:val="RequirementList"/>
        <w:numPr>
          <w:ilvl w:val="1"/>
          <w:numId w:val="31"/>
        </w:numPr>
      </w:pPr>
      <w:r w:rsidRPr="0056208B">
        <w:t>Dry-bulb temperature: 33.4 °C</w:t>
      </w:r>
    </w:p>
    <w:p w14:paraId="6C71FF65" w14:textId="77777777" w:rsidR="000C6046" w:rsidRPr="0056208B" w:rsidRDefault="000C6046">
      <w:pPr>
        <w:pStyle w:val="RequirementList"/>
        <w:numPr>
          <w:ilvl w:val="1"/>
          <w:numId w:val="31"/>
        </w:numPr>
      </w:pPr>
      <w:r w:rsidRPr="0056208B">
        <w:t>Relative humidity: 39 %</w:t>
      </w:r>
    </w:p>
    <w:p w14:paraId="6C5FA765" w14:textId="77777777" w:rsidR="000C6046" w:rsidRPr="0056208B" w:rsidRDefault="000C6046">
      <w:pPr>
        <w:pStyle w:val="RequirementList"/>
        <w:numPr>
          <w:ilvl w:val="0"/>
          <w:numId w:val="29"/>
        </w:numPr>
      </w:pPr>
      <w:r w:rsidRPr="0056208B">
        <w:t>Technical-room ambient range</w:t>
      </w:r>
    </w:p>
    <w:p w14:paraId="6F09A53F" w14:textId="6FDF7CB6" w:rsidR="000C6046" w:rsidRPr="0056208B" w:rsidRDefault="000C6046">
      <w:pPr>
        <w:pStyle w:val="RequirementList"/>
        <w:numPr>
          <w:ilvl w:val="1"/>
          <w:numId w:val="31"/>
        </w:numPr>
      </w:pPr>
      <w:r w:rsidRPr="0056208B">
        <w:t>Cold-box room temperature: 5 °C – 40 °C</w:t>
      </w:r>
      <w:r w:rsidR="00460647" w:rsidRPr="0056208B">
        <w:t xml:space="preserve"> </w:t>
      </w:r>
      <w:r w:rsidRPr="0056208B">
        <w:t>(Range may be reduced for specific cold-box components upon Contractor’s request)</w:t>
      </w:r>
    </w:p>
    <w:p w14:paraId="60155E6A" w14:textId="77777777" w:rsidR="000C6046" w:rsidRPr="0056208B" w:rsidRDefault="000C6046">
      <w:pPr>
        <w:pStyle w:val="RequirementList"/>
        <w:numPr>
          <w:ilvl w:val="1"/>
          <w:numId w:val="31"/>
        </w:numPr>
      </w:pPr>
      <w:r w:rsidRPr="0056208B">
        <w:t>Compressor room temperature: 5 °C – 40 °C</w:t>
      </w:r>
    </w:p>
    <w:p w14:paraId="2ED40484" w14:textId="77777777" w:rsidR="000C6046" w:rsidRPr="0056208B" w:rsidRDefault="000C6046">
      <w:pPr>
        <w:pStyle w:val="RequirementList"/>
        <w:numPr>
          <w:ilvl w:val="1"/>
          <w:numId w:val="31"/>
        </w:numPr>
      </w:pPr>
      <w:r w:rsidRPr="0056208B">
        <w:t>Relative humidity: Not controlled</w:t>
      </w:r>
    </w:p>
    <w:p w14:paraId="16BE0709" w14:textId="77777777" w:rsidR="000C6046" w:rsidRPr="0056208B" w:rsidRDefault="000C6046">
      <w:pPr>
        <w:pStyle w:val="RequirementList"/>
        <w:numPr>
          <w:ilvl w:val="0"/>
          <w:numId w:val="29"/>
        </w:numPr>
      </w:pPr>
      <w:r w:rsidRPr="0056208B">
        <w:t>Environmental design loads</w:t>
      </w:r>
    </w:p>
    <w:p w14:paraId="132097E6" w14:textId="77777777" w:rsidR="000C6046" w:rsidRPr="0056208B" w:rsidRDefault="000C6046">
      <w:pPr>
        <w:pStyle w:val="RequirementList"/>
        <w:numPr>
          <w:ilvl w:val="1"/>
          <w:numId w:val="31"/>
        </w:numPr>
      </w:pPr>
      <w:r w:rsidRPr="0056208B">
        <w:t>Wind speed: 49 m s</w:t>
      </w:r>
      <w:r w:rsidRPr="0056208B">
        <w:rPr>
          <w:rFonts w:ascii="Cambria Math" w:hAnsi="Cambria Math" w:cs="Cambria Math"/>
        </w:rPr>
        <w:t>⁻</w:t>
      </w:r>
      <w:r w:rsidRPr="0056208B">
        <w:t>¹ (≈ 176 km h</w:t>
      </w:r>
      <w:r w:rsidRPr="0056208B">
        <w:rPr>
          <w:rFonts w:ascii="Cambria Math" w:hAnsi="Cambria Math" w:cs="Cambria Math"/>
        </w:rPr>
        <w:t>⁻</w:t>
      </w:r>
      <w:r w:rsidRPr="0056208B">
        <w:t>¹), 3 s gust at 25 m height (NBN 460)</w:t>
      </w:r>
    </w:p>
    <w:p w14:paraId="64700BCC" w14:textId="77777777" w:rsidR="000C6046" w:rsidRPr="0056208B" w:rsidRDefault="000C6046">
      <w:pPr>
        <w:pStyle w:val="RequirementList"/>
        <w:numPr>
          <w:ilvl w:val="1"/>
          <w:numId w:val="31"/>
        </w:numPr>
      </w:pPr>
      <w:r w:rsidRPr="0056208B">
        <w:t>Rainfall: 54 mm in 1 h (100-year return)</w:t>
      </w:r>
    </w:p>
    <w:p w14:paraId="3981889F" w14:textId="77777777" w:rsidR="000C6046" w:rsidRPr="0056208B" w:rsidRDefault="000C6046">
      <w:pPr>
        <w:pStyle w:val="RequirementList"/>
        <w:numPr>
          <w:ilvl w:val="1"/>
          <w:numId w:val="31"/>
        </w:numPr>
      </w:pPr>
      <w:r w:rsidRPr="0056208B">
        <w:t>Snow load: 0.50 kN m</w:t>
      </w:r>
      <w:r w:rsidRPr="0056208B">
        <w:rPr>
          <w:rFonts w:ascii="Cambria Math" w:hAnsi="Cambria Math" w:cs="Cambria Math"/>
        </w:rPr>
        <w:t>⁻</w:t>
      </w:r>
      <w:r w:rsidRPr="0056208B">
        <w:t>² (100-year return)</w:t>
      </w:r>
    </w:p>
    <w:p w14:paraId="39630ABD" w14:textId="77777777" w:rsidR="000C6046" w:rsidRPr="0056208B" w:rsidRDefault="000C6046">
      <w:pPr>
        <w:pStyle w:val="RequirementList"/>
        <w:numPr>
          <w:ilvl w:val="0"/>
          <w:numId w:val="29"/>
        </w:numPr>
      </w:pPr>
      <w:r w:rsidRPr="0056208B">
        <w:t>Site altitude &amp; coordinates</w:t>
      </w:r>
    </w:p>
    <w:p w14:paraId="279FB95F" w14:textId="77777777" w:rsidR="000C6046" w:rsidRPr="0056208B" w:rsidRDefault="000C6046">
      <w:pPr>
        <w:pStyle w:val="RequirementList"/>
        <w:numPr>
          <w:ilvl w:val="1"/>
          <w:numId w:val="31"/>
        </w:numPr>
        <w:rPr>
          <w:highlight w:val="yellow"/>
        </w:rPr>
      </w:pPr>
      <w:r w:rsidRPr="0056208B">
        <w:rPr>
          <w:highlight w:val="yellow"/>
        </w:rPr>
        <w:t>Elevation: 27 m a.s.l.</w:t>
      </w:r>
    </w:p>
    <w:p w14:paraId="35973AA5" w14:textId="77777777" w:rsidR="000C6046" w:rsidRPr="0056208B" w:rsidRDefault="000C6046">
      <w:pPr>
        <w:pStyle w:val="RequirementList"/>
        <w:numPr>
          <w:ilvl w:val="1"/>
          <w:numId w:val="31"/>
        </w:numPr>
      </w:pPr>
      <w:r w:rsidRPr="0056208B">
        <w:t>Location: 51° 13′ 50″ N</w:t>
      </w:r>
      <w:r w:rsidRPr="0056208B">
        <w:t> </w:t>
      </w:r>
      <w:r w:rsidRPr="0056208B">
        <w:t>5° 05′ 24″ E</w:t>
      </w:r>
      <w:commentRangeEnd w:id="3669"/>
      <w:r w:rsidR="00D82834" w:rsidRPr="0056208B">
        <w:rPr>
          <w:rStyle w:val="CommentReference"/>
          <w:rFonts w:ascii="Segoe UI" w:hAnsi="Segoe UI"/>
        </w:rPr>
        <w:commentReference w:id="3669"/>
      </w:r>
    </w:p>
    <w:p w14:paraId="3A14A679" w14:textId="21A5414C" w:rsidR="00FE5568" w:rsidRPr="0056208B" w:rsidRDefault="00FE5568" w:rsidP="00B5535E">
      <w:pPr>
        <w:pStyle w:val="Heading3numbered"/>
        <w:rPr>
          <w:sz w:val="20"/>
          <w:szCs w:val="20"/>
        </w:rPr>
      </w:pPr>
      <w:bookmarkStart w:id="3670" w:name="_Toc202536204"/>
      <w:bookmarkStart w:id="3671" w:name="_Toc202536904"/>
      <w:r w:rsidRPr="0056208B">
        <w:rPr>
          <w:sz w:val="20"/>
          <w:szCs w:val="20"/>
        </w:rPr>
        <w:t>Interface with support systems (utilities)</w:t>
      </w:r>
    </w:p>
    <w:p w14:paraId="77979011" w14:textId="22A8A026" w:rsidR="00D86B0D" w:rsidRPr="0056208B" w:rsidRDefault="00D26CC6" w:rsidP="00FE5568">
      <w:pPr>
        <w:pStyle w:val="Heading4numbered"/>
        <w:rPr>
          <w:lang w:val="en-GB"/>
        </w:rPr>
      </w:pPr>
      <w:r w:rsidRPr="0056208B">
        <w:rPr>
          <w:lang w:val="en-GB"/>
        </w:rPr>
        <w:t>Electrical Interface Provisioning</w:t>
      </w:r>
      <w:bookmarkEnd w:id="3670"/>
      <w:bookmarkEnd w:id="3671"/>
    </w:p>
    <w:p w14:paraId="0C7EE0A7" w14:textId="07C54098" w:rsidR="00585D8F" w:rsidRPr="0056208B" w:rsidRDefault="00585D8F" w:rsidP="00C6041E">
      <w:pPr>
        <w:pStyle w:val="regular"/>
        <w:contextualSpacing/>
        <w:rPr>
          <w:szCs w:val="20"/>
        </w:rPr>
      </w:pPr>
      <w:bookmarkStart w:id="3672" w:name="_Toc200492382"/>
      <w:r w:rsidRPr="0056208B">
        <w:rPr>
          <w:szCs w:val="20"/>
        </w:rPr>
        <w:t xml:space="preserve">The SCK CEN site shall provide a dedicated 400 V~, 50 Hz, 3-phase + Neutral (TN-S) electrical supply </w:t>
      </w:r>
      <w:commentRangeStart w:id="3673"/>
      <w:r w:rsidRPr="0056208B">
        <w:rPr>
          <w:szCs w:val="20"/>
        </w:rPr>
        <w:t>at the following interface terminal points</w:t>
      </w:r>
      <w:r w:rsidR="00C6041E" w:rsidRPr="0056208B">
        <w:rPr>
          <w:szCs w:val="20"/>
        </w:rPr>
        <w:t xml:space="preserve"> (dedicated to user location inside WCS)</w:t>
      </w:r>
      <w:commentRangeEnd w:id="3673"/>
      <w:r w:rsidR="00C51CE2" w:rsidRPr="0056208B">
        <w:rPr>
          <w:rStyle w:val="CommentReference"/>
          <w:sz w:val="20"/>
          <w:szCs w:val="20"/>
        </w:rPr>
        <w:commentReference w:id="3673"/>
      </w:r>
      <w:r w:rsidRPr="0056208B">
        <w:rPr>
          <w:szCs w:val="20"/>
        </w:rPr>
        <w:t>:</w:t>
      </w:r>
    </w:p>
    <w:p w14:paraId="7A7D1F89" w14:textId="77777777" w:rsidR="00585D8F" w:rsidRPr="0056208B" w:rsidRDefault="00585D8F" w:rsidP="00C6041E">
      <w:pPr>
        <w:pStyle w:val="ListParagraph"/>
        <w:ind w:left="360"/>
        <w:rPr>
          <w:szCs w:val="20"/>
        </w:rPr>
      </w:pPr>
      <w:r w:rsidRPr="0056208B">
        <w:rPr>
          <w:szCs w:val="20"/>
        </w:rPr>
        <w:t>WCS (Warm Compressor Station, CCB Building):</w:t>
      </w:r>
    </w:p>
    <w:p w14:paraId="2D2FC5CE" w14:textId="0F490A18" w:rsidR="00585D8F" w:rsidRPr="0056208B" w:rsidRDefault="00585D8F" w:rsidP="00D7138E">
      <w:pPr>
        <w:pStyle w:val="BulletListNormal"/>
        <w:rPr>
          <w:sz w:val="20"/>
          <w:szCs w:val="24"/>
          <w:lang w:val="en-GB"/>
        </w:rPr>
      </w:pPr>
      <w:r w:rsidRPr="0056208B">
        <w:rPr>
          <w:sz w:val="20"/>
          <w:szCs w:val="24"/>
          <w:lang w:val="en-GB"/>
        </w:rPr>
        <w:t xml:space="preserve">HP Compressors </w:t>
      </w:r>
      <w:r w:rsidR="000C6046" w:rsidRPr="0056208B">
        <w:rPr>
          <w:sz w:val="20"/>
          <w:szCs w:val="24"/>
          <w:lang w:val="en-GB"/>
        </w:rPr>
        <w:t>(four (4) individual</w:t>
      </w:r>
      <w:r w:rsidR="00C6041E" w:rsidRPr="0056208B">
        <w:rPr>
          <w:sz w:val="20"/>
          <w:szCs w:val="24"/>
          <w:lang w:val="en-GB"/>
        </w:rPr>
        <w:t>)</w:t>
      </w:r>
    </w:p>
    <w:p w14:paraId="1CC42D34" w14:textId="77777777" w:rsidR="00585D8F" w:rsidRPr="0056208B" w:rsidRDefault="00585D8F" w:rsidP="00D7138E">
      <w:pPr>
        <w:pStyle w:val="BulletListNormal"/>
        <w:rPr>
          <w:sz w:val="20"/>
          <w:szCs w:val="24"/>
          <w:lang w:val="en-GB"/>
        </w:rPr>
      </w:pPr>
      <w:r w:rsidRPr="0056208B">
        <w:rPr>
          <w:sz w:val="20"/>
          <w:szCs w:val="24"/>
          <w:lang w:val="en-GB"/>
        </w:rPr>
        <w:t>PVPS (Pressure-Volume Protection System)</w:t>
      </w:r>
    </w:p>
    <w:p w14:paraId="2D06F4AA" w14:textId="77777777" w:rsidR="00585D8F" w:rsidRPr="0056208B" w:rsidRDefault="00585D8F" w:rsidP="00D7138E">
      <w:pPr>
        <w:pStyle w:val="BulletListNormal"/>
        <w:rPr>
          <w:sz w:val="20"/>
          <w:szCs w:val="24"/>
          <w:lang w:val="en-GB"/>
        </w:rPr>
      </w:pPr>
      <w:r w:rsidRPr="0056208B">
        <w:rPr>
          <w:sz w:val="20"/>
          <w:szCs w:val="24"/>
          <w:lang w:val="en-GB"/>
        </w:rPr>
        <w:t>ORS Electrical Heater</w:t>
      </w:r>
    </w:p>
    <w:p w14:paraId="7EE4F040" w14:textId="77777777" w:rsidR="00585D8F" w:rsidRPr="0056208B" w:rsidRDefault="00585D8F" w:rsidP="00D7138E">
      <w:pPr>
        <w:pStyle w:val="BulletListNormal"/>
        <w:rPr>
          <w:sz w:val="20"/>
          <w:szCs w:val="24"/>
          <w:lang w:val="en-GB"/>
        </w:rPr>
      </w:pPr>
      <w:r w:rsidRPr="0056208B">
        <w:rPr>
          <w:sz w:val="20"/>
          <w:szCs w:val="24"/>
          <w:lang w:val="en-GB"/>
        </w:rPr>
        <w:t>Analyzer</w:t>
      </w:r>
    </w:p>
    <w:p w14:paraId="2FE1C6EE" w14:textId="77777777" w:rsidR="00585D8F" w:rsidRPr="0056208B" w:rsidRDefault="00585D8F" w:rsidP="00D7138E">
      <w:pPr>
        <w:pStyle w:val="BulletListNormal"/>
        <w:rPr>
          <w:sz w:val="20"/>
          <w:szCs w:val="24"/>
          <w:lang w:val="en-GB"/>
        </w:rPr>
      </w:pPr>
      <w:r w:rsidRPr="0056208B">
        <w:rPr>
          <w:sz w:val="20"/>
          <w:szCs w:val="24"/>
          <w:lang w:val="en-GB"/>
        </w:rPr>
        <w:t>WCS UPS and Controls</w:t>
      </w:r>
    </w:p>
    <w:p w14:paraId="03995FB9" w14:textId="77777777" w:rsidR="00585D8F" w:rsidRPr="0056208B" w:rsidRDefault="00585D8F" w:rsidP="00E51307">
      <w:pPr>
        <w:pStyle w:val="BulletListNormal"/>
        <w:numPr>
          <w:ilvl w:val="0"/>
          <w:numId w:val="0"/>
        </w:numPr>
        <w:ind w:left="360"/>
        <w:rPr>
          <w:sz w:val="20"/>
          <w:lang w:val="en-GB"/>
        </w:rPr>
      </w:pPr>
      <w:r w:rsidRPr="0056208B">
        <w:rPr>
          <w:sz w:val="20"/>
          <w:lang w:val="en-GB"/>
        </w:rPr>
        <w:t>QRB (Cold Box Room, AUB Building):</w:t>
      </w:r>
    </w:p>
    <w:p w14:paraId="2DF9E5B8" w14:textId="39311229" w:rsidR="00585D8F" w:rsidRPr="0056208B" w:rsidRDefault="00DC7960" w:rsidP="00D7138E">
      <w:pPr>
        <w:pStyle w:val="BulletListNormal"/>
        <w:rPr>
          <w:sz w:val="20"/>
          <w:szCs w:val="24"/>
          <w:lang w:val="en-GB"/>
        </w:rPr>
      </w:pPr>
      <w:r w:rsidRPr="0056208B">
        <w:rPr>
          <w:sz w:val="20"/>
          <w:szCs w:val="24"/>
          <w:lang w:val="en-GB"/>
        </w:rPr>
        <w:t>Cold compressors</w:t>
      </w:r>
      <w:r w:rsidR="00585D8F" w:rsidRPr="0056208B">
        <w:rPr>
          <w:sz w:val="20"/>
          <w:szCs w:val="24"/>
          <w:lang w:val="en-GB"/>
        </w:rPr>
        <w:t xml:space="preserve"> </w:t>
      </w:r>
      <w:r w:rsidRPr="0056208B">
        <w:rPr>
          <w:sz w:val="20"/>
          <w:szCs w:val="24"/>
          <w:lang w:val="en-GB"/>
        </w:rPr>
        <w:t>CC1, CC2, CC3</w:t>
      </w:r>
    </w:p>
    <w:p w14:paraId="66EE8F72" w14:textId="77777777" w:rsidR="00585D8F" w:rsidRPr="0056208B" w:rsidRDefault="00585D8F" w:rsidP="00D7138E">
      <w:pPr>
        <w:pStyle w:val="BulletListNormal"/>
        <w:rPr>
          <w:sz w:val="20"/>
          <w:szCs w:val="24"/>
          <w:lang w:val="en-GB"/>
        </w:rPr>
      </w:pPr>
      <w:r w:rsidRPr="0056208B">
        <w:rPr>
          <w:sz w:val="20"/>
          <w:szCs w:val="24"/>
          <w:lang w:val="en-GB"/>
        </w:rPr>
        <w:t>QRB Controls</w:t>
      </w:r>
    </w:p>
    <w:p w14:paraId="6901ECD1" w14:textId="354BC556" w:rsidR="00585D8F" w:rsidRPr="0056208B" w:rsidRDefault="00585D8F" w:rsidP="00D7138E">
      <w:pPr>
        <w:pStyle w:val="BulletListNormal"/>
        <w:rPr>
          <w:szCs w:val="20"/>
          <w:lang w:val="en-GB"/>
        </w:rPr>
      </w:pPr>
      <w:r w:rsidRPr="0056208B">
        <w:rPr>
          <w:sz w:val="20"/>
          <w:szCs w:val="24"/>
          <w:lang w:val="en-GB"/>
        </w:rPr>
        <w:t>QRB Varia (auxiliary loads and other installed systems)</w:t>
      </w:r>
      <w:r w:rsidR="00C6041E" w:rsidRPr="0056208B">
        <w:rPr>
          <w:szCs w:val="20"/>
          <w:lang w:val="en-GB"/>
        </w:rPr>
        <w:br/>
      </w:r>
    </w:p>
    <w:p w14:paraId="7CA0817D" w14:textId="77777777" w:rsidR="00324B85" w:rsidRPr="0056208B" w:rsidRDefault="00324B85" w:rsidP="00575005">
      <w:pPr>
        <w:pStyle w:val="RequirementList"/>
      </w:pPr>
      <w:bookmarkStart w:id="3674" w:name="_Toc200492383"/>
      <w:bookmarkEnd w:id="3672"/>
      <w:r w:rsidRPr="0056208B">
        <w:t xml:space="preserve">The Contractor shall provide the complete Low Voltage (LV) distribution system for QPLANT, including LV </w:t>
      </w:r>
      <w:commentRangeStart w:id="3675"/>
      <w:r w:rsidRPr="0056208B">
        <w:t>cubicles</w:t>
      </w:r>
      <w:commentRangeEnd w:id="3675"/>
      <w:r w:rsidR="00D82834" w:rsidRPr="0056208B">
        <w:rPr>
          <w:rStyle w:val="CommentReference"/>
          <w:rFonts w:ascii="Segoe UI" w:hAnsi="Segoe UI"/>
        </w:rPr>
        <w:commentReference w:id="3675"/>
      </w:r>
      <w:r w:rsidRPr="0056208B">
        <w:t>, switchboards, and protection devices.</w:t>
      </w:r>
    </w:p>
    <w:p w14:paraId="34949B76" w14:textId="77777777" w:rsidR="00324B85" w:rsidRPr="0056208B" w:rsidRDefault="00324B85" w:rsidP="00575005">
      <w:pPr>
        <w:pStyle w:val="RequirementList"/>
      </w:pPr>
      <w:r w:rsidRPr="0056208B">
        <w:lastRenderedPageBreak/>
        <w:t>The Contractor shall route, install, and connect all electrical cabling, cable trays, and interfaces for the compressor room, cold box room, and warm helium storage area ‘except for the dedicated supply as per above.</w:t>
      </w:r>
    </w:p>
    <w:p w14:paraId="441CCBDE" w14:textId="74E06186" w:rsidR="00324B85" w:rsidRPr="0056208B" w:rsidRDefault="00324B85" w:rsidP="00575005">
      <w:pPr>
        <w:pStyle w:val="RequirementList"/>
      </w:pPr>
      <w:r w:rsidRPr="0056208B">
        <w:t>All electrical design files—including one-line diagrams, layout plans, and protection studies—shall be submitted for SCK CEN approval</w:t>
      </w:r>
      <w:r w:rsidR="00352FF0" w:rsidRPr="0056208B">
        <w:t xml:space="preserve">.  </w:t>
      </w:r>
      <w:r w:rsidRPr="0056208B">
        <w:t>Grounding interfaces shall be connected to SCK CEN-provided terminals in each area.</w:t>
      </w:r>
    </w:p>
    <w:p w14:paraId="1FC5E0DD" w14:textId="77777777" w:rsidR="00324B85" w:rsidRPr="0056208B" w:rsidRDefault="00324B85" w:rsidP="00575005">
      <w:pPr>
        <w:pStyle w:val="RequirementList"/>
      </w:pPr>
      <w:r w:rsidRPr="0056208B">
        <w:t>The Contractor shall ensure all QPLANT equipment is connected to the respective building grounding network, fully compliant with IEC 60364 and IEC 61000 EMC requirements.</w:t>
      </w:r>
    </w:p>
    <w:p w14:paraId="05503044" w14:textId="6C3BEFF8" w:rsidR="00324B85" w:rsidRPr="0056208B" w:rsidRDefault="00324B85" w:rsidP="00575005">
      <w:pPr>
        <w:pStyle w:val="RequirementList"/>
      </w:pPr>
      <w:commentRangeStart w:id="3676"/>
      <w:r w:rsidRPr="0056208B">
        <w:t xml:space="preserve">All helium piping, water, air lines, and LV cabling entering each building shall pass through a single shared feedthrough </w:t>
      </w:r>
      <w:commentRangeEnd w:id="3676"/>
      <w:r w:rsidR="00C51CE2" w:rsidRPr="0056208B">
        <w:rPr>
          <w:rStyle w:val="CommentReference"/>
          <w:rFonts w:ascii="Segoe UI" w:hAnsi="Segoe UI"/>
        </w:rPr>
        <w:commentReference w:id="3676"/>
      </w:r>
      <w:r w:rsidRPr="0056208B">
        <w:t>and be connected to equipotential bonding systems to mitigate EMI risks</w:t>
      </w:r>
      <w:r w:rsidR="00352FF0" w:rsidRPr="0056208B">
        <w:t xml:space="preserve">.  </w:t>
      </w:r>
      <w:r w:rsidRPr="0056208B">
        <w:t>EMC best practices and shall apply.</w:t>
      </w:r>
    </w:p>
    <w:p w14:paraId="70585A18" w14:textId="64AF9F00" w:rsidR="00324B85" w:rsidRPr="0056208B" w:rsidRDefault="00324B85" w:rsidP="00575005">
      <w:pPr>
        <w:pStyle w:val="RequirementList"/>
      </w:pPr>
      <w:r w:rsidRPr="0056208B">
        <w:t>The Contractor shall define the required UPS backup scope and loads (HMI, PLCs, network, digital I/O) to ensure full operational redundancy in the event of utility loss</w:t>
      </w:r>
      <w:r w:rsidR="00352FF0" w:rsidRPr="0056208B">
        <w:t xml:space="preserve">.  </w:t>
      </w:r>
      <w:commentRangeStart w:id="3677"/>
      <w:r w:rsidRPr="0056208B">
        <w:t>SCK CEN will provide central UPS backup infrastructure.</w:t>
      </w:r>
      <w:commentRangeEnd w:id="3677"/>
      <w:r w:rsidR="00C51CE2" w:rsidRPr="0056208B">
        <w:rPr>
          <w:rStyle w:val="CommentReference"/>
          <w:rFonts w:ascii="Segoe UI" w:hAnsi="Segoe UI"/>
        </w:rPr>
        <w:commentReference w:id="3677"/>
      </w:r>
    </w:p>
    <w:p w14:paraId="0885502B" w14:textId="77777777" w:rsidR="00324B85" w:rsidRPr="0056208B" w:rsidRDefault="00324B85" w:rsidP="00575005">
      <w:pPr>
        <w:pStyle w:val="RequirementList"/>
      </w:pPr>
      <w:r w:rsidRPr="0056208B">
        <w:t>The Contractor shall submit a risk-based signal classification and UPS demand report, listing all sensors, transmitters, and I/O requiring backup, subject to SCK CEN approval to finalize UPS system dimensioning.</w:t>
      </w:r>
    </w:p>
    <w:p w14:paraId="7D61486D" w14:textId="3CC88924" w:rsidR="00324B85" w:rsidRPr="0056208B" w:rsidRDefault="00324B85" w:rsidP="00575005">
      <w:pPr>
        <w:pStyle w:val="RequirementList"/>
      </w:pPr>
      <w:r w:rsidRPr="0056208B">
        <w:t>Where high voltage (HV) or high-power systems exist, embedded controls shall be powered using a dedicated and segregated low-voltage AC feed</w:t>
      </w:r>
      <w:r w:rsidR="00352FF0" w:rsidRPr="0056208B">
        <w:t xml:space="preserve">.  </w:t>
      </w:r>
      <w:r w:rsidRPr="0056208B">
        <w:t>These feeds shall be galvanically isolated from the HV main circuits.</w:t>
      </w:r>
    </w:p>
    <w:bookmarkEnd w:id="3674"/>
    <w:p w14:paraId="48F86A4B" w14:textId="77777777" w:rsidR="00324B85" w:rsidRPr="0056208B" w:rsidRDefault="003B3AF4" w:rsidP="000527F7">
      <w:pPr>
        <w:pStyle w:val="SysReq3"/>
        <w:rPr>
          <w:lang w:val="en-GB"/>
        </w:rPr>
      </w:pPr>
      <w:r w:rsidRPr="0056208B">
        <w:rPr>
          <w:lang w:val="en-GB"/>
        </w:rPr>
        <w:t>I</w:t>
      </w:r>
      <w:r w:rsidR="00324B85" w:rsidRPr="0056208B">
        <w:rPr>
          <w:lang w:val="en-GB"/>
        </w:rPr>
        <w:t>n the Offer, the Applicant shall:</w:t>
      </w:r>
    </w:p>
    <w:p w14:paraId="7D12A166" w14:textId="77777777" w:rsidR="00324B85" w:rsidRPr="0056208B" w:rsidRDefault="00324B85">
      <w:pPr>
        <w:pStyle w:val="SysReq3"/>
        <w:numPr>
          <w:ilvl w:val="0"/>
          <w:numId w:val="60"/>
        </w:numPr>
        <w:rPr>
          <w:lang w:val="en-GB"/>
        </w:rPr>
      </w:pPr>
      <w:r w:rsidRPr="0056208B">
        <w:rPr>
          <w:lang w:val="en-GB"/>
        </w:rPr>
        <w:t>Provide the total and per-building load assessments (normal and peak demand) to define final terminal point loads.</w:t>
      </w:r>
    </w:p>
    <w:p w14:paraId="4EC6C44F" w14:textId="77777777" w:rsidR="00324B85" w:rsidRPr="0056208B" w:rsidRDefault="00324B85">
      <w:pPr>
        <w:pStyle w:val="SysReq3"/>
        <w:numPr>
          <w:ilvl w:val="0"/>
          <w:numId w:val="60"/>
        </w:numPr>
        <w:rPr>
          <w:lang w:val="en-GB"/>
        </w:rPr>
      </w:pPr>
      <w:commentRangeStart w:id="3678"/>
      <w:r w:rsidRPr="0056208B">
        <w:rPr>
          <w:lang w:val="en-GB"/>
        </w:rPr>
        <w:t>Submit SLDs and protection coordination studies aligned to the building structure and terminal point logic described above</w:t>
      </w:r>
      <w:commentRangeEnd w:id="3678"/>
      <w:r w:rsidR="002F187A" w:rsidRPr="0056208B">
        <w:rPr>
          <w:rStyle w:val="CommentReference"/>
          <w:rFonts w:cs="Times New Roman"/>
          <w:i w:val="0"/>
          <w:sz w:val="20"/>
          <w:szCs w:val="20"/>
          <w:lang w:val="en-GB" w:eastAsia="en-US"/>
        </w:rPr>
        <w:commentReference w:id="3678"/>
      </w:r>
      <w:r w:rsidRPr="0056208B">
        <w:rPr>
          <w:lang w:val="en-GB"/>
        </w:rPr>
        <w:t>.</w:t>
      </w:r>
    </w:p>
    <w:p w14:paraId="3A65E716" w14:textId="77777777" w:rsidR="00324B85" w:rsidRPr="0056208B" w:rsidRDefault="00324B85">
      <w:pPr>
        <w:pStyle w:val="SysReq3"/>
        <w:numPr>
          <w:ilvl w:val="0"/>
          <w:numId w:val="60"/>
        </w:numPr>
        <w:rPr>
          <w:lang w:val="en-GB"/>
        </w:rPr>
      </w:pPr>
      <w:r w:rsidRPr="0056208B">
        <w:rPr>
          <w:lang w:val="en-GB"/>
        </w:rPr>
        <w:t>Include a UPS backup proposal, risk analysis, and critical signal identification.</w:t>
      </w:r>
    </w:p>
    <w:p w14:paraId="725F0F68" w14:textId="77777777" w:rsidR="00324B85" w:rsidRPr="0056208B" w:rsidRDefault="00324B85">
      <w:pPr>
        <w:pStyle w:val="SysReq3"/>
        <w:numPr>
          <w:ilvl w:val="0"/>
          <w:numId w:val="60"/>
        </w:numPr>
        <w:rPr>
          <w:lang w:val="en-GB"/>
        </w:rPr>
      </w:pPr>
      <w:r w:rsidRPr="0056208B">
        <w:rPr>
          <w:lang w:val="en-GB"/>
        </w:rPr>
        <w:t>Confirm EMC and equipotential bonding compliance per IEC 61000 and AD 7.</w:t>
      </w:r>
    </w:p>
    <w:p w14:paraId="43DEEF82" w14:textId="77777777" w:rsidR="00324B85" w:rsidRPr="0056208B" w:rsidRDefault="00324B85">
      <w:pPr>
        <w:pStyle w:val="SysReq3"/>
        <w:numPr>
          <w:ilvl w:val="0"/>
          <w:numId w:val="60"/>
        </w:numPr>
        <w:rPr>
          <w:lang w:val="en-GB"/>
        </w:rPr>
      </w:pPr>
      <w:r w:rsidRPr="0056208B">
        <w:rPr>
          <w:lang w:val="en-GB"/>
        </w:rPr>
        <w:t>Declare isolation strategies for embedded electronics in HV environments and list any required auxiliary supplies.</w:t>
      </w:r>
    </w:p>
    <w:p w14:paraId="2D2D2D79" w14:textId="17277A54" w:rsidR="00D86B0D" w:rsidRPr="0056208B" w:rsidRDefault="00D86B0D" w:rsidP="00FE5568">
      <w:pPr>
        <w:pStyle w:val="Heading4numbered"/>
        <w:rPr>
          <w:lang w:val="en-GB"/>
        </w:rPr>
      </w:pPr>
      <w:bookmarkStart w:id="3679" w:name="_Ref190780127"/>
      <w:bookmarkStart w:id="3680" w:name="_Toc200492391"/>
      <w:bookmarkStart w:id="3681" w:name="_Toc202536205"/>
      <w:bookmarkStart w:id="3682" w:name="_Toc202536905"/>
      <w:r w:rsidRPr="0056208B">
        <w:rPr>
          <w:lang w:val="en-GB"/>
        </w:rPr>
        <w:t xml:space="preserve">Interfaces with the </w:t>
      </w:r>
      <w:r w:rsidR="00D54FCC" w:rsidRPr="0056208B">
        <w:rPr>
          <w:lang w:val="en-GB"/>
        </w:rPr>
        <w:t>Water-Cooling</w:t>
      </w:r>
      <w:r w:rsidRPr="0056208B">
        <w:rPr>
          <w:lang w:val="en-GB"/>
        </w:rPr>
        <w:t xml:space="preserve"> Loop</w:t>
      </w:r>
      <w:bookmarkEnd w:id="3679"/>
      <w:bookmarkEnd w:id="3680"/>
      <w:bookmarkEnd w:id="3681"/>
      <w:bookmarkEnd w:id="3682"/>
      <w:r w:rsidR="00EF631B" w:rsidRPr="0056208B">
        <w:rPr>
          <w:lang w:val="en-GB"/>
        </w:rPr>
        <w:t xml:space="preserve"> (NA.PS01.PAB12)</w:t>
      </w:r>
    </w:p>
    <w:p w14:paraId="39364F41" w14:textId="77777777" w:rsidR="00F53F45" w:rsidRPr="0056208B" w:rsidRDefault="00F53F45" w:rsidP="00B5535E">
      <w:pPr>
        <w:rPr>
          <w:ins w:id="3683" w:author="Dekempeneer Erik" w:date="2025-07-12T14:08:00Z"/>
        </w:rPr>
      </w:pPr>
      <w:r w:rsidRPr="0056208B">
        <w:t xml:space="preserve">Cooling water (mixture with 40 % of propylene glycol) in the compressor room for the warm compressors and in the cold box room for rotating machines (turbines, cold compressors, pumping system) will be provided by </w:t>
      </w:r>
      <w:r w:rsidR="0085540D" w:rsidRPr="0056208B">
        <w:t>SCK CEN</w:t>
      </w:r>
      <w:r w:rsidRPr="0056208B">
        <w:t xml:space="preserve"> site at one point (supply and return) in each building at the dedicated technical rooms (Compressor Room and Cold Box Room).</w:t>
      </w:r>
    </w:p>
    <w:p w14:paraId="63E2B1A1" w14:textId="3EEF1B62" w:rsidR="009A0DC7" w:rsidRPr="0056208B" w:rsidRDefault="009A0DC7" w:rsidP="00B5535E">
      <w:r w:rsidRPr="0056208B">
        <w:t>The nominal cooling water temperature supply is 27°C (+/- 2°C) with a</w:t>
      </w:r>
      <w:ins w:id="3684" w:author="Dekempeneer Erik" w:date="2025-07-12T14:08:00Z">
        <w:r w:rsidRPr="0056208B">
          <w:t>n expected</w:t>
        </w:r>
      </w:ins>
      <w:r w:rsidRPr="0056208B">
        <w:t xml:space="preserve"> temperature difference around 10°C (T</w:t>
      </w:r>
      <w:r w:rsidRPr="0056208B">
        <w:rPr>
          <w:vertAlign w:val="subscript"/>
        </w:rPr>
        <w:t>return</w:t>
      </w:r>
      <w:r w:rsidRPr="0056208B">
        <w:t>-T</w:t>
      </w:r>
      <w:r w:rsidRPr="0056208B">
        <w:rPr>
          <w:vertAlign w:val="subscript"/>
        </w:rPr>
        <w:t>supply</w:t>
      </w:r>
      <w:r w:rsidRPr="0056208B">
        <w:t xml:space="preserve">).  The Maximum </w:t>
      </w:r>
      <w:ins w:id="3685" w:author="Dekempeneer Erik" w:date="2025-07-12T14:09:00Z">
        <w:r w:rsidRPr="0056208B">
          <w:t xml:space="preserve">supply </w:t>
        </w:r>
      </w:ins>
      <w:r w:rsidRPr="0056208B">
        <w:t>temperature is 29 °C.</w:t>
      </w:r>
    </w:p>
    <w:p w14:paraId="3DF12123" w14:textId="64A80A70" w:rsidR="00A8415C" w:rsidRPr="0056208B" w:rsidRDefault="00F53F45" w:rsidP="00B5535E">
      <w:r w:rsidRPr="0056208B">
        <w:t xml:space="preserve">According to expected temperature difference of 10°C on cooling water circuits, the associated mass flow rate </w:t>
      </w:r>
      <w:commentRangeStart w:id="3686"/>
      <w:r w:rsidRPr="0056208B">
        <w:t>will be</w:t>
      </w:r>
      <w:commentRangeEnd w:id="3686"/>
      <w:r w:rsidR="00465869" w:rsidRPr="0056208B">
        <w:rPr>
          <w:rStyle w:val="CommentReference"/>
        </w:rPr>
        <w:commentReference w:id="3686"/>
      </w:r>
      <w:r w:rsidRPr="0056208B">
        <w:t xml:space="preserve"> maximum 100 m3/h for compressor cooling and 10 m3/h for cold box cooling.</w:t>
      </w:r>
    </w:p>
    <w:p w14:paraId="669114A7" w14:textId="77777777" w:rsidR="00F53F45" w:rsidRPr="0056208B" w:rsidRDefault="00F53F45" w:rsidP="00575005">
      <w:pPr>
        <w:pStyle w:val="RequirementList"/>
      </w:pPr>
      <w:bookmarkStart w:id="3687" w:name="_Toc200492392"/>
      <w:r w:rsidRPr="0056208B">
        <w:t xml:space="preserve">The </w:t>
      </w:r>
      <w:r w:rsidR="00CB1438" w:rsidRPr="0056208B">
        <w:t>Contractor</w:t>
      </w:r>
      <w:r w:rsidRPr="0056208B">
        <w:t xml:space="preserve"> shall provide the cooling water expected consumption at the end of the </w:t>
      </w:r>
      <w:r w:rsidR="00D54FCC" w:rsidRPr="0056208B">
        <w:t>Conceptual D</w:t>
      </w:r>
      <w:r w:rsidRPr="0056208B">
        <w:t>esign phase</w:t>
      </w:r>
      <w:r w:rsidR="007A2C67" w:rsidRPr="0056208B">
        <w:t>.</w:t>
      </w:r>
      <w:bookmarkEnd w:id="3687"/>
    </w:p>
    <w:p w14:paraId="66D23BCF" w14:textId="77777777" w:rsidR="00F53F45" w:rsidRPr="0056208B" w:rsidRDefault="00F53F45" w:rsidP="00575005">
      <w:pPr>
        <w:pStyle w:val="RequirementList"/>
      </w:pPr>
      <w:bookmarkStart w:id="3688" w:name="_Toc200492393"/>
      <w:r w:rsidRPr="0056208B">
        <w:t xml:space="preserve">The </w:t>
      </w:r>
      <w:r w:rsidR="00CB1438" w:rsidRPr="0056208B">
        <w:t>Contractor</w:t>
      </w:r>
      <w:r w:rsidRPr="0056208B">
        <w:t xml:space="preserve"> shall distribute the cooling water inside the dedicated technical rooms to the different </w:t>
      </w:r>
      <w:r w:rsidR="00947F24" w:rsidRPr="0056208B">
        <w:t>QPLANT</w:t>
      </w:r>
      <w:r w:rsidRPr="0056208B">
        <w:t xml:space="preserve"> users</w:t>
      </w:r>
      <w:r w:rsidR="007A2C67" w:rsidRPr="0056208B">
        <w:t xml:space="preserve">.  </w:t>
      </w:r>
      <w:r w:rsidRPr="0056208B">
        <w:t xml:space="preserve">The scheme of the cooling water distribution in the buildings shall be </w:t>
      </w:r>
      <w:r w:rsidR="002F70A5" w:rsidRPr="0056208B">
        <w:t xml:space="preserve">subject to approval </w:t>
      </w:r>
      <w:r w:rsidRPr="0056208B">
        <w:t xml:space="preserve">by </w:t>
      </w:r>
      <w:r w:rsidR="0085540D" w:rsidRPr="0056208B">
        <w:t>SCK CEN</w:t>
      </w:r>
      <w:r w:rsidRPr="0056208B">
        <w:t>.</w:t>
      </w:r>
      <w:bookmarkEnd w:id="3688"/>
    </w:p>
    <w:p w14:paraId="2A4D58AE" w14:textId="079A8B77" w:rsidR="00F53F45" w:rsidRPr="0056208B" w:rsidRDefault="00F53F45" w:rsidP="00575005">
      <w:pPr>
        <w:pStyle w:val="RequirementList"/>
      </w:pPr>
      <w:bookmarkStart w:id="3689" w:name="_Toc200492394"/>
      <w:r w:rsidRPr="0056208B">
        <w:t xml:space="preserve">The </w:t>
      </w:r>
      <w:r w:rsidR="00CB1438" w:rsidRPr="0056208B">
        <w:t>Contractor</w:t>
      </w:r>
      <w:r w:rsidRPr="0056208B">
        <w:t xml:space="preserve"> shall install </w:t>
      </w:r>
      <w:r w:rsidR="00465869" w:rsidRPr="0056208B">
        <w:t xml:space="preserve">all </w:t>
      </w:r>
      <w:r w:rsidRPr="0056208B">
        <w:t>necessary instrumentation and additional control elements to measure/control temperature, pressure and mass flow rate of the cooling water loops.</w:t>
      </w:r>
      <w:bookmarkEnd w:id="3689"/>
    </w:p>
    <w:p w14:paraId="744FD4F0" w14:textId="777A007F" w:rsidR="00F53F45" w:rsidRPr="0056208B" w:rsidRDefault="006814D5" w:rsidP="00575005">
      <w:pPr>
        <w:pStyle w:val="RequirementList"/>
      </w:pPr>
      <w:bookmarkStart w:id="3690" w:name="_Toc200492395"/>
      <w:r w:rsidRPr="0056208B">
        <w:t xml:space="preserve">The Contractor </w:t>
      </w:r>
      <w:r w:rsidR="00E50CBD" w:rsidRPr="0056208B">
        <w:t>shall provide</w:t>
      </w:r>
      <w:r w:rsidRPr="0056208B">
        <w:t xml:space="preserve"> local </w:t>
      </w:r>
      <w:r w:rsidR="00F53F45" w:rsidRPr="0056208B">
        <w:t xml:space="preserve">drains considering that the draining of cooling water is a glycol type </w:t>
      </w:r>
      <w:r w:rsidR="00D7138E" w:rsidRPr="0056208B">
        <w:t>waste and</w:t>
      </w:r>
      <w:r w:rsidRPr="0056208B">
        <w:t xml:space="preserve"> </w:t>
      </w:r>
      <w:r w:rsidR="00F53F45" w:rsidRPr="0056208B">
        <w:t xml:space="preserve">therefore </w:t>
      </w:r>
      <w:r w:rsidRPr="0056208B">
        <w:t xml:space="preserve">needs to be </w:t>
      </w:r>
      <w:r w:rsidR="00F53F45" w:rsidRPr="0056208B">
        <w:t>connect</w:t>
      </w:r>
      <w:r w:rsidRPr="0056208B">
        <w:t xml:space="preserve">ed to the </w:t>
      </w:r>
      <w:r w:rsidR="0085540D" w:rsidRPr="0056208B">
        <w:t>SCK CEN</w:t>
      </w:r>
      <w:r w:rsidRPr="0056208B">
        <w:t xml:space="preserve"> PS03 system</w:t>
      </w:r>
      <w:r w:rsidR="007A2C67" w:rsidRPr="0056208B">
        <w:t>.</w:t>
      </w:r>
      <w:bookmarkEnd w:id="3690"/>
    </w:p>
    <w:p w14:paraId="35A8F133" w14:textId="608CB012" w:rsidR="00F53F45" w:rsidRPr="0056208B" w:rsidRDefault="00F53F45" w:rsidP="00FE5568">
      <w:pPr>
        <w:pStyle w:val="Heading4numbered"/>
        <w:rPr>
          <w:lang w:val="en-GB"/>
        </w:rPr>
      </w:pPr>
      <w:bookmarkStart w:id="3691" w:name="_Toc200492396"/>
      <w:bookmarkStart w:id="3692" w:name="_Toc202536206"/>
      <w:bookmarkStart w:id="3693" w:name="_Toc202536906"/>
      <w:r w:rsidRPr="0056208B">
        <w:rPr>
          <w:lang w:val="en-GB"/>
        </w:rPr>
        <w:t xml:space="preserve">Interfaces with </w:t>
      </w:r>
      <w:r w:rsidR="00EF631B" w:rsidRPr="0056208B">
        <w:rPr>
          <w:lang w:val="en-GB"/>
        </w:rPr>
        <w:t>Instrument Air System (NA.PS05.XXX</w:t>
      </w:r>
      <w:bookmarkEnd w:id="3691"/>
      <w:bookmarkEnd w:id="3692"/>
      <w:bookmarkEnd w:id="3693"/>
      <w:r w:rsidR="00EF631B" w:rsidRPr="0056208B">
        <w:rPr>
          <w:lang w:val="en-GB"/>
        </w:rPr>
        <w:t>)</w:t>
      </w:r>
    </w:p>
    <w:p w14:paraId="2D3A0EAA" w14:textId="236BD941" w:rsidR="00F53F45" w:rsidRPr="0056208B" w:rsidRDefault="00F53F45" w:rsidP="00575005">
      <w:pPr>
        <w:pStyle w:val="RequirementList"/>
      </w:pPr>
      <w:r w:rsidRPr="0056208B">
        <w:t>Instrument air in the compressor room and in the cold box</w:t>
      </w:r>
      <w:ins w:id="3694" w:author="Dekempeneer Erik" w:date="2025-07-12T14:22:00Z">
        <w:r w:rsidR="00465869" w:rsidRPr="0056208B">
          <w:t xml:space="preserve"> room</w:t>
        </w:r>
      </w:ins>
      <w:r w:rsidRPr="0056208B">
        <w:t xml:space="preserve"> will be provided by </w:t>
      </w:r>
      <w:r w:rsidR="0085540D" w:rsidRPr="0056208B">
        <w:t>SCK CEN</w:t>
      </w:r>
      <w:r w:rsidRPr="0056208B">
        <w:t xml:space="preserve"> site at one point in each </w:t>
      </w:r>
      <w:del w:id="3695" w:author="Dekempeneer Erik" w:date="2025-07-12T14:22:00Z">
        <w:r w:rsidRPr="0056208B" w:rsidDel="00465869">
          <w:delText>building at</w:delText>
        </w:r>
      </w:del>
      <w:ins w:id="3696" w:author="Dekempeneer Erik" w:date="2025-07-12T14:22:00Z">
        <w:r w:rsidR="00465869" w:rsidRPr="0056208B">
          <w:t>of</w:t>
        </w:r>
      </w:ins>
      <w:r w:rsidRPr="0056208B">
        <w:t xml:space="preserve"> the dedicated technical rooms</w:t>
      </w:r>
      <w:del w:id="3697" w:author="Dekempeneer Erik" w:date="2025-07-12T14:22:00Z">
        <w:r w:rsidRPr="0056208B" w:rsidDel="00465869">
          <w:delText xml:space="preserve"> (Compressor and cold box room)</w:delText>
        </w:r>
      </w:del>
      <w:r w:rsidR="007A2C67" w:rsidRPr="0056208B">
        <w:t xml:space="preserve">.  </w:t>
      </w:r>
      <w:r w:rsidRPr="0056208B">
        <w:t>Instrument air pressure will be around 9 bar with a dew point lower than -40 °</w:t>
      </w:r>
      <w:r w:rsidR="007A2C67" w:rsidRPr="0056208B">
        <w:t xml:space="preserve">C.  </w:t>
      </w:r>
      <w:r w:rsidRPr="0056208B">
        <w:t xml:space="preserve">For the </w:t>
      </w:r>
      <w:r w:rsidR="00947F24" w:rsidRPr="0056208B">
        <w:t>QPLANT</w:t>
      </w:r>
      <w:r w:rsidRPr="0056208B">
        <w:t>, a maximum of 50 Nm3/h of compressed air will be available.</w:t>
      </w:r>
    </w:p>
    <w:p w14:paraId="27516122" w14:textId="77777777" w:rsidR="00F53F45" w:rsidRPr="0056208B" w:rsidRDefault="00F53F45" w:rsidP="00575005">
      <w:pPr>
        <w:pStyle w:val="RequirementList"/>
      </w:pPr>
      <w:bookmarkStart w:id="3698" w:name="_Toc200492397"/>
      <w:r w:rsidRPr="0056208B">
        <w:lastRenderedPageBreak/>
        <w:t xml:space="preserve">The </w:t>
      </w:r>
      <w:r w:rsidR="00CB1438" w:rsidRPr="0056208B">
        <w:t>Contractor</w:t>
      </w:r>
      <w:r w:rsidRPr="0056208B">
        <w:t xml:space="preserve"> shall provide the compressed air needs at the end of the </w:t>
      </w:r>
      <w:r w:rsidR="002F70A5" w:rsidRPr="0056208B">
        <w:t>Conceptual Design</w:t>
      </w:r>
      <w:r w:rsidRPr="0056208B">
        <w:t xml:space="preserve"> phase.</w:t>
      </w:r>
      <w:bookmarkEnd w:id="3698"/>
    </w:p>
    <w:p w14:paraId="780812DD" w14:textId="77777777" w:rsidR="00F53F45" w:rsidRPr="0056208B" w:rsidRDefault="00F53F45" w:rsidP="00575005">
      <w:pPr>
        <w:pStyle w:val="RequirementList"/>
      </w:pPr>
      <w:bookmarkStart w:id="3699" w:name="_Toc200492398"/>
      <w:r w:rsidRPr="0056208B">
        <w:t xml:space="preserve">The </w:t>
      </w:r>
      <w:r w:rsidR="00CB1438" w:rsidRPr="0056208B">
        <w:t>Contractor</w:t>
      </w:r>
      <w:r w:rsidRPr="0056208B">
        <w:t xml:space="preserve"> shall distribute the compressed air inside the dedicated technical rooms to the different </w:t>
      </w:r>
      <w:r w:rsidR="00947F24" w:rsidRPr="0056208B">
        <w:t>QPLANT</w:t>
      </w:r>
      <w:r w:rsidRPr="0056208B">
        <w:t xml:space="preserve"> users</w:t>
      </w:r>
      <w:r w:rsidR="007A2C67" w:rsidRPr="0056208B">
        <w:t xml:space="preserve">.  </w:t>
      </w:r>
      <w:r w:rsidRPr="0056208B">
        <w:t xml:space="preserve">The scheme of the compressed air distribution shall be submitted to </w:t>
      </w:r>
      <w:r w:rsidR="0085540D" w:rsidRPr="0056208B">
        <w:t>SCK CEN</w:t>
      </w:r>
      <w:r w:rsidRPr="0056208B">
        <w:t>’s approval.</w:t>
      </w:r>
      <w:bookmarkEnd w:id="3699"/>
    </w:p>
    <w:p w14:paraId="68C8AD5B" w14:textId="373B2818" w:rsidR="00442533" w:rsidRPr="0056208B" w:rsidRDefault="00027E03" w:rsidP="00FE5568">
      <w:pPr>
        <w:pStyle w:val="Heading4numbered"/>
        <w:rPr>
          <w:lang w:val="en-GB"/>
        </w:rPr>
      </w:pPr>
      <w:bookmarkStart w:id="3700" w:name="_Toc200492399"/>
      <w:bookmarkStart w:id="3701" w:name="_Ref201940876"/>
      <w:bookmarkStart w:id="3702" w:name="_Toc202536207"/>
      <w:bookmarkStart w:id="3703" w:name="_Toc202536907"/>
      <w:r w:rsidRPr="0056208B">
        <w:rPr>
          <w:lang w:val="en-GB"/>
        </w:rPr>
        <w:t>Interfaces with HVAC</w:t>
      </w:r>
      <w:bookmarkEnd w:id="3700"/>
      <w:bookmarkEnd w:id="3701"/>
      <w:bookmarkEnd w:id="3702"/>
      <w:bookmarkEnd w:id="3703"/>
      <w:r w:rsidR="00EF631B" w:rsidRPr="0056208B">
        <w:rPr>
          <w:lang w:val="en-GB"/>
        </w:rPr>
        <w:t xml:space="preserve"> (NA.HV04</w:t>
      </w:r>
      <w:r w:rsidR="00965676" w:rsidRPr="0056208B">
        <w:rPr>
          <w:lang w:val="en-GB"/>
        </w:rPr>
        <w:t>)</w:t>
      </w:r>
    </w:p>
    <w:p w14:paraId="75AF6CAC" w14:textId="77777777" w:rsidR="00F038E3" w:rsidRPr="0056208B" w:rsidRDefault="00F038E3" w:rsidP="00575005">
      <w:pPr>
        <w:pStyle w:val="RequirementList"/>
      </w:pPr>
      <w:bookmarkStart w:id="3704" w:name="_Toc195629619"/>
      <w:bookmarkStart w:id="3705" w:name="_Toc200492400"/>
      <w:bookmarkStart w:id="3706" w:name="_Toc195629625"/>
      <w:r w:rsidRPr="0056208B">
        <w:t>The Contractor shall provide a quantitative analysis of heat dissipation to the HVAC system covering:</w:t>
      </w:r>
      <w:bookmarkEnd w:id="3704"/>
      <w:bookmarkEnd w:id="3705"/>
    </w:p>
    <w:p w14:paraId="65E902E9" w14:textId="5DA1288C" w:rsidR="00F038E3" w:rsidRPr="0056208B" w:rsidRDefault="00F038E3" w:rsidP="00D7138E">
      <w:pPr>
        <w:pStyle w:val="RequirementList"/>
        <w:numPr>
          <w:ilvl w:val="1"/>
          <w:numId w:val="15"/>
        </w:numPr>
      </w:pPr>
      <w:bookmarkStart w:id="3707" w:name="_Toc195629620"/>
      <w:bookmarkStart w:id="3708" w:name="_Toc200492401"/>
      <w:r w:rsidRPr="0056208B">
        <w:t xml:space="preserve">Heat load to </w:t>
      </w:r>
      <w:ins w:id="3709" w:author="Dekempeneer Erik" w:date="2025-07-12T14:24:00Z">
        <w:r w:rsidR="00F46A4B" w:rsidRPr="0056208B">
          <w:t xml:space="preserve">(compressor and cold box) </w:t>
        </w:r>
      </w:ins>
      <w:r w:rsidRPr="0056208B">
        <w:t>room and cooling air (in kW) for steady state (24 and 30 QCELL) operational and standby</w:t>
      </w:r>
      <w:bookmarkEnd w:id="3707"/>
      <w:del w:id="3710" w:author="Dekempeneer Erik" w:date="2025-07-12T14:25:00Z">
        <w:r w:rsidRPr="0056208B" w:rsidDel="00F46A4B">
          <w:delText xml:space="preserve"> per room of WCS and QRB</w:delText>
        </w:r>
      </w:del>
      <w:r w:rsidR="00F46A4B" w:rsidRPr="0056208B">
        <w:t xml:space="preserve"> scenarios</w:t>
      </w:r>
      <w:r w:rsidRPr="0056208B">
        <w:t>.</w:t>
      </w:r>
      <w:bookmarkEnd w:id="3708"/>
    </w:p>
    <w:p w14:paraId="37218B5F" w14:textId="77777777" w:rsidR="00F038E3" w:rsidRPr="0056208B" w:rsidRDefault="00F038E3" w:rsidP="00D7138E">
      <w:pPr>
        <w:pStyle w:val="RequirementList"/>
        <w:numPr>
          <w:ilvl w:val="1"/>
          <w:numId w:val="15"/>
        </w:numPr>
      </w:pPr>
      <w:bookmarkStart w:id="3711" w:name="_Toc195629621"/>
      <w:bookmarkStart w:id="3712" w:name="_Toc200492402"/>
      <w:r w:rsidRPr="0056208B">
        <w:t xml:space="preserve">Validation of </w:t>
      </w:r>
      <w:r w:rsidR="0085540D" w:rsidRPr="0056208B">
        <w:t>SCK CEN</w:t>
      </w:r>
      <w:r w:rsidRPr="0056208B">
        <w:t xml:space="preserve"> provided exhaust routing to designated HVAC intake points during commissioning and acceptance testing.</w:t>
      </w:r>
      <w:bookmarkEnd w:id="3711"/>
      <w:bookmarkEnd w:id="3712"/>
    </w:p>
    <w:p w14:paraId="1CEC967A" w14:textId="77777777" w:rsidR="00F52C99" w:rsidRPr="0056208B" w:rsidRDefault="00442533" w:rsidP="00575005">
      <w:pPr>
        <w:pStyle w:val="RequirementList"/>
      </w:pPr>
      <w:bookmarkStart w:id="3713" w:name="_Toc200492403"/>
      <w:bookmarkEnd w:id="3706"/>
      <w:r w:rsidRPr="0056208B">
        <w:t xml:space="preserve">The Contractor shall ensure the integration of the HP compressor exhaust ducting </w:t>
      </w:r>
      <w:commentRangeStart w:id="3714"/>
      <w:r w:rsidRPr="0056208B">
        <w:t>with the Compressor Room</w:t>
      </w:r>
      <w:commentRangeEnd w:id="3714"/>
      <w:r w:rsidR="00F46A4B" w:rsidRPr="0056208B">
        <w:rPr>
          <w:rStyle w:val="CommentReference"/>
          <w:rFonts w:ascii="Segoe UI" w:hAnsi="Segoe UI"/>
        </w:rPr>
        <w:commentReference w:id="3714"/>
      </w:r>
      <w:r w:rsidRPr="0056208B">
        <w:t xml:space="preserve"> (WCS in CCB)</w:t>
      </w:r>
      <w:r w:rsidR="007A2C67" w:rsidRPr="0056208B">
        <w:t xml:space="preserve">.  </w:t>
      </w:r>
      <w:r w:rsidR="0085540D" w:rsidRPr="0056208B">
        <w:t>SCK CEN</w:t>
      </w:r>
      <w:r w:rsidR="00F038E3" w:rsidRPr="0056208B">
        <w:t xml:space="preserve"> provides extraction from defined scope boundary.</w:t>
      </w:r>
      <w:bookmarkEnd w:id="3713"/>
    </w:p>
    <w:p w14:paraId="3B558D6E" w14:textId="77777777" w:rsidR="00F52C99" w:rsidRPr="0056208B" w:rsidRDefault="00F52C99" w:rsidP="00575005">
      <w:pPr>
        <w:pStyle w:val="RequirementList"/>
      </w:pPr>
      <w:r w:rsidRPr="0056208B">
        <w:br/>
        <w:t xml:space="preserve">The total heat dissipated by the WCS </w:t>
      </w:r>
      <w:commentRangeStart w:id="3715"/>
      <w:r w:rsidRPr="0056208B">
        <w:t>to the surrounding air</w:t>
      </w:r>
      <w:commentRangeEnd w:id="3715"/>
      <w:r w:rsidR="00F46A4B" w:rsidRPr="0056208B">
        <w:rPr>
          <w:rStyle w:val="CommentReference"/>
          <w:rFonts w:ascii="Segoe UI" w:hAnsi="Segoe UI"/>
        </w:rPr>
        <w:commentReference w:id="3715"/>
      </w:r>
      <w:r w:rsidRPr="0056208B">
        <w:t xml:space="preserve"> shall not exceed 120 kW under any steady-state operating condition.</w:t>
      </w:r>
    </w:p>
    <w:p w14:paraId="5C1F76E5" w14:textId="77777777" w:rsidR="00F038E3" w:rsidRPr="0056208B" w:rsidRDefault="00F038E3" w:rsidP="00575005">
      <w:pPr>
        <w:pStyle w:val="RequirementList"/>
      </w:pPr>
    </w:p>
    <w:p w14:paraId="3E212966" w14:textId="77777777" w:rsidR="00F038E3" w:rsidRPr="0056208B" w:rsidRDefault="00F038E3" w:rsidP="000527F7">
      <w:pPr>
        <w:pStyle w:val="SysReq3"/>
        <w:rPr>
          <w:lang w:val="en-GB"/>
        </w:rPr>
      </w:pPr>
      <w:bookmarkStart w:id="3716" w:name="_Toc200492404"/>
      <w:r w:rsidRPr="0056208B">
        <w:rPr>
          <w:lang w:val="en-GB"/>
        </w:rPr>
        <w:t>In the offer, the Applicant shall furnish interface (HP compressor exhaust outlet/terminal points) quantitative data (heat dissipation, flow rates, pressure drop, …)</w:t>
      </w:r>
      <w:bookmarkEnd w:id="3716"/>
    </w:p>
    <w:p w14:paraId="193E11B6" w14:textId="0AF4A835" w:rsidR="00442533" w:rsidRPr="0056208B" w:rsidRDefault="00442533" w:rsidP="00575005">
      <w:pPr>
        <w:pStyle w:val="RequirementList"/>
      </w:pPr>
      <w:bookmarkStart w:id="3717" w:name="_Toc200492405"/>
      <w:bookmarkStart w:id="3718" w:name="_Toc200492406"/>
      <w:bookmarkEnd w:id="3717"/>
      <w:commentRangeStart w:id="3719"/>
      <w:r w:rsidRPr="0056208B">
        <w:t xml:space="preserve">HVAC system </w:t>
      </w:r>
      <w:r w:rsidR="00D7138E" w:rsidRPr="0056208B">
        <w:t xml:space="preserve">shall </w:t>
      </w:r>
      <w:r w:rsidRPr="0056208B">
        <w:t>allow for partial by-pass or heat injection during cold ambient conditions</w:t>
      </w:r>
      <w:commentRangeEnd w:id="3719"/>
      <w:r w:rsidR="004B7310" w:rsidRPr="0056208B">
        <w:rPr>
          <w:rStyle w:val="CommentReference"/>
          <w:rFonts w:ascii="Segoe UI" w:hAnsi="Segoe UI"/>
        </w:rPr>
        <w:commentReference w:id="3719"/>
      </w:r>
      <w:r w:rsidR="007A2C67" w:rsidRPr="0056208B">
        <w:t xml:space="preserve">.  </w:t>
      </w:r>
      <w:r w:rsidRPr="0056208B">
        <w:t>The system shall be designed to minimize energy input while ensuring reliable operation.</w:t>
      </w:r>
      <w:bookmarkEnd w:id="3718"/>
    </w:p>
    <w:p w14:paraId="7D3A3CEB" w14:textId="77777777" w:rsidR="00442533" w:rsidRPr="0056208B" w:rsidRDefault="00442533" w:rsidP="000527F7">
      <w:pPr>
        <w:pStyle w:val="SysReq3"/>
        <w:rPr>
          <w:lang w:val="en-GB"/>
        </w:rPr>
      </w:pPr>
      <w:commentRangeStart w:id="3720"/>
      <w:r w:rsidRPr="0056208B">
        <w:rPr>
          <w:lang w:val="en-GB"/>
        </w:rPr>
        <w:t>In the offer, The Applicant shall quantify flow rates, temperatures (maximum, nominal, minimum), and provide outlet dimensions and fixed interface and terminal point definition</w:t>
      </w:r>
      <w:r w:rsidR="007A2C67" w:rsidRPr="0056208B">
        <w:rPr>
          <w:lang w:val="en-GB"/>
        </w:rPr>
        <w:t xml:space="preserve">.  </w:t>
      </w:r>
      <w:r w:rsidRPr="0056208B">
        <w:rPr>
          <w:lang w:val="en-GB"/>
        </w:rPr>
        <w:t>The allowable pressure drop from the compressor to the outside shall be specified.</w:t>
      </w:r>
      <w:commentRangeEnd w:id="3720"/>
      <w:r w:rsidR="004B7310" w:rsidRPr="0056208B">
        <w:rPr>
          <w:rStyle w:val="CommentReference"/>
          <w:rFonts w:cs="Times New Roman"/>
          <w:i w:val="0"/>
          <w:lang w:val="en-GB" w:eastAsia="en-US"/>
        </w:rPr>
        <w:commentReference w:id="3720"/>
      </w:r>
    </w:p>
    <w:p w14:paraId="385A55A3" w14:textId="77777777" w:rsidR="00F53F45" w:rsidRPr="0056208B" w:rsidRDefault="00F53F45" w:rsidP="00B5535E">
      <w:pPr>
        <w:pStyle w:val="Heading3numbered"/>
      </w:pPr>
      <w:bookmarkStart w:id="3721" w:name="_Toc200492407"/>
      <w:bookmarkStart w:id="3722" w:name="_Toc202536208"/>
      <w:bookmarkStart w:id="3723" w:name="_Toc202536908"/>
      <w:r w:rsidRPr="0056208B">
        <w:t>Interfaces with the Vacuum System</w:t>
      </w:r>
      <w:bookmarkEnd w:id="3721"/>
      <w:bookmarkEnd w:id="3722"/>
      <w:bookmarkEnd w:id="3723"/>
    </w:p>
    <w:p w14:paraId="7C9418FD" w14:textId="77777777" w:rsidR="00442533" w:rsidRPr="0056208B" w:rsidRDefault="00F53F45" w:rsidP="00575005">
      <w:pPr>
        <w:pStyle w:val="RequirementList"/>
      </w:pPr>
      <w:bookmarkStart w:id="3724" w:name="_Toc200492408"/>
      <w:bookmarkStart w:id="3725" w:name="_Hlk196409599"/>
      <w:r w:rsidRPr="0056208B">
        <w:t>The exhaust of the vacuum system</w:t>
      </w:r>
      <w:r w:rsidR="00442533" w:rsidRPr="0056208B">
        <w:t>(s)</w:t>
      </w:r>
      <w:r w:rsidRPr="0056208B">
        <w:t xml:space="preserve"> </w:t>
      </w:r>
      <w:r w:rsidR="00442533" w:rsidRPr="0056208B">
        <w:t>from</w:t>
      </w:r>
      <w:r w:rsidRPr="0056208B">
        <w:t xml:space="preserve"> the </w:t>
      </w:r>
      <w:r w:rsidR="00947F24" w:rsidRPr="0056208B">
        <w:t>QPLANT</w:t>
      </w:r>
      <w:r w:rsidRPr="0056208B">
        <w:t xml:space="preserve"> </w:t>
      </w:r>
      <w:r w:rsidR="00442533" w:rsidRPr="0056208B">
        <w:t xml:space="preserve">process rooms </w:t>
      </w:r>
      <w:r w:rsidRPr="0056208B">
        <w:t xml:space="preserve">shall be </w:t>
      </w:r>
      <w:commentRangeStart w:id="3726"/>
      <w:r w:rsidRPr="0056208B">
        <w:t>collected and vented outside the building</w:t>
      </w:r>
      <w:commentRangeEnd w:id="3726"/>
      <w:r w:rsidR="004B7310" w:rsidRPr="0056208B">
        <w:rPr>
          <w:rStyle w:val="CommentReference"/>
          <w:rFonts w:ascii="Segoe UI" w:hAnsi="Segoe UI"/>
        </w:rPr>
        <w:commentReference w:id="3726"/>
      </w:r>
      <w:r w:rsidR="007A2C67" w:rsidRPr="0056208B">
        <w:t xml:space="preserve">.  </w:t>
      </w:r>
      <w:r w:rsidRPr="0056208B">
        <w:t xml:space="preserve">The location of these exhausts shall be </w:t>
      </w:r>
      <w:r w:rsidR="002F70A5" w:rsidRPr="0056208B">
        <w:t xml:space="preserve">subject to approval </w:t>
      </w:r>
      <w:r w:rsidRPr="0056208B">
        <w:t xml:space="preserve">by </w:t>
      </w:r>
      <w:r w:rsidR="0085540D" w:rsidRPr="0056208B">
        <w:t>SCK CEN</w:t>
      </w:r>
      <w:r w:rsidRPr="0056208B">
        <w:t>.</w:t>
      </w:r>
      <w:bookmarkEnd w:id="3724"/>
    </w:p>
    <w:p w14:paraId="588FACC0" w14:textId="60491D86" w:rsidR="00F53F45" w:rsidRPr="0056208B" w:rsidRDefault="00F038E3" w:rsidP="000527F7">
      <w:pPr>
        <w:pStyle w:val="SysReq3"/>
        <w:rPr>
          <w:lang w:val="en-GB"/>
        </w:rPr>
      </w:pPr>
      <w:r w:rsidRPr="0056208B">
        <w:rPr>
          <w:lang w:val="en-GB"/>
        </w:rPr>
        <w:t xml:space="preserve">In the offer, The Applicant shall quantify the number, </w:t>
      </w:r>
      <w:r w:rsidR="007A2C67" w:rsidRPr="0056208B">
        <w:rPr>
          <w:lang w:val="en-GB"/>
        </w:rPr>
        <w:t>size,</w:t>
      </w:r>
      <w:r w:rsidRPr="0056208B">
        <w:rPr>
          <w:lang w:val="en-GB"/>
        </w:rPr>
        <w:t xml:space="preserve"> and location of </w:t>
      </w:r>
      <w:commentRangeStart w:id="3727"/>
      <w:r w:rsidRPr="0056208B">
        <w:rPr>
          <w:lang w:val="en-GB"/>
        </w:rPr>
        <w:t>expected roof/wall penetrations</w:t>
      </w:r>
      <w:commentRangeEnd w:id="3727"/>
      <w:r w:rsidR="004B7310" w:rsidRPr="0056208B">
        <w:rPr>
          <w:rStyle w:val="CommentReference"/>
          <w:rFonts w:cs="Times New Roman"/>
          <w:i w:val="0"/>
          <w:sz w:val="20"/>
          <w:szCs w:val="20"/>
          <w:lang w:val="en-GB" w:eastAsia="en-US"/>
        </w:rPr>
        <w:commentReference w:id="3727"/>
      </w:r>
      <w:r w:rsidR="00932E95" w:rsidRPr="0056208B">
        <w:rPr>
          <w:lang w:val="en-GB"/>
        </w:rPr>
        <w:br/>
      </w:r>
    </w:p>
    <w:p w14:paraId="1AE331EC" w14:textId="77777777" w:rsidR="00F53F45" w:rsidRPr="0056208B" w:rsidRDefault="00F53F45" w:rsidP="00B5535E">
      <w:pPr>
        <w:pStyle w:val="Heading3numbered"/>
      </w:pPr>
      <w:bookmarkStart w:id="3728" w:name="_Toc200492409"/>
      <w:bookmarkStart w:id="3729" w:name="_Toc202536209"/>
      <w:bookmarkStart w:id="3730" w:name="_Toc202536909"/>
      <w:bookmarkEnd w:id="3725"/>
      <w:r w:rsidRPr="0056208B">
        <w:t>Interfaces with Helium filling</w:t>
      </w:r>
      <w:bookmarkEnd w:id="3728"/>
      <w:bookmarkEnd w:id="3729"/>
      <w:bookmarkEnd w:id="3730"/>
    </w:p>
    <w:p w14:paraId="18FEDAFE" w14:textId="1973D4C1" w:rsidR="00F53F45" w:rsidRPr="0056208B" w:rsidRDefault="002F70A5" w:rsidP="00B5535E">
      <w:commentRangeStart w:id="3731"/>
      <w:r w:rsidRPr="0056208B">
        <w:t xml:space="preserve">For the commissioning </w:t>
      </w:r>
      <w:r w:rsidR="004849EA" w:rsidRPr="0056208B">
        <w:t xml:space="preserve">of users and operational phase (post acceptance testing and project conclusion) </w:t>
      </w:r>
      <w:r w:rsidRPr="0056208B">
        <w:t xml:space="preserve">of the </w:t>
      </w:r>
      <w:r w:rsidR="00947F24" w:rsidRPr="0056208B">
        <w:t>QPLANT</w:t>
      </w:r>
      <w:r w:rsidRPr="0056208B">
        <w:t xml:space="preserve">, </w:t>
      </w:r>
      <w:r w:rsidR="0085540D" w:rsidRPr="0056208B">
        <w:t>SCK CEN</w:t>
      </w:r>
      <w:r w:rsidRPr="0056208B">
        <w:t xml:space="preserve"> will provide p</w:t>
      </w:r>
      <w:r w:rsidR="00F53F45" w:rsidRPr="0056208B">
        <w:t xml:space="preserve">ure helium gas </w:t>
      </w:r>
      <w:r w:rsidRPr="0056208B">
        <w:t>(</w:t>
      </w:r>
      <w:r w:rsidR="00F53F45" w:rsidRPr="0056208B">
        <w:t xml:space="preserve">with </w:t>
      </w:r>
      <w:r w:rsidR="00E51307" w:rsidRPr="0056208B">
        <w:t xml:space="preserve">total </w:t>
      </w:r>
      <w:commentRangeStart w:id="3732"/>
      <w:commentRangeStart w:id="3733"/>
      <w:r w:rsidR="00F53F45" w:rsidRPr="0056208B">
        <w:t xml:space="preserve">impurity levels </w:t>
      </w:r>
      <w:commentRangeEnd w:id="3732"/>
      <w:r w:rsidR="004B7310" w:rsidRPr="0056208B">
        <w:rPr>
          <w:rStyle w:val="CommentReference"/>
        </w:rPr>
        <w:commentReference w:id="3732"/>
      </w:r>
      <w:commentRangeEnd w:id="3733"/>
      <w:r w:rsidR="00E51307" w:rsidRPr="0056208B">
        <w:rPr>
          <w:rStyle w:val="CommentReference"/>
        </w:rPr>
        <w:commentReference w:id="3733"/>
      </w:r>
      <w:r w:rsidR="00F53F45" w:rsidRPr="0056208B">
        <w:t>lower than 50 ppm by volume</w:t>
      </w:r>
      <w:r w:rsidRPr="0056208B">
        <w:t>)</w:t>
      </w:r>
      <w:r w:rsidR="00F53F45" w:rsidRPr="0056208B">
        <w:t xml:space="preserve"> in the gas helium storage tanks.</w:t>
      </w:r>
    </w:p>
    <w:p w14:paraId="0423F4DB" w14:textId="660808B6" w:rsidR="00054C3E" w:rsidRPr="0056208B" w:rsidRDefault="00AC254F" w:rsidP="00575005">
      <w:pPr>
        <w:pStyle w:val="RequirementList"/>
      </w:pPr>
      <w:bookmarkStart w:id="3734" w:name="_Toc200492410"/>
      <w:r w:rsidRPr="0056208B">
        <w:t>The Contractor shall provide the necessary helium to be used during the installation</w:t>
      </w:r>
      <w:r w:rsidR="004849EA" w:rsidRPr="0056208B">
        <w:t>, commissioning phases and acceptance testing</w:t>
      </w:r>
      <w:commentRangeStart w:id="3735"/>
      <w:commentRangeEnd w:id="3735"/>
      <w:r w:rsidR="00D21F94" w:rsidRPr="0056208B">
        <w:rPr>
          <w:rStyle w:val="CommentReference"/>
          <w:rFonts w:ascii="Segoe UI" w:hAnsi="Segoe UI"/>
        </w:rPr>
        <w:commentReference w:id="3735"/>
      </w:r>
      <w:r w:rsidR="00F53F45" w:rsidRPr="0056208B">
        <w:t xml:space="preserve"> including leak tests and conditioning of the </w:t>
      </w:r>
      <w:r w:rsidR="00947F24" w:rsidRPr="0056208B">
        <w:t>QPLANT</w:t>
      </w:r>
      <w:r w:rsidR="00F53F45" w:rsidRPr="0056208B">
        <w:t xml:space="preserve"> circuits.</w:t>
      </w:r>
      <w:bookmarkEnd w:id="3734"/>
      <w:commentRangeEnd w:id="3731"/>
      <w:r w:rsidR="007F06DB" w:rsidRPr="0056208B">
        <w:rPr>
          <w:rStyle w:val="CommentReference"/>
          <w:rFonts w:ascii="Segoe UI" w:hAnsi="Segoe UI"/>
        </w:rPr>
        <w:commentReference w:id="3731"/>
      </w:r>
    </w:p>
    <w:p w14:paraId="727519F9" w14:textId="77777777" w:rsidR="00027E03" w:rsidRPr="0056208B" w:rsidRDefault="00027E03" w:rsidP="00B5535E">
      <w:pPr>
        <w:pStyle w:val="Heading3numbered"/>
      </w:pPr>
      <w:bookmarkStart w:id="3736" w:name="_Toc200492411"/>
      <w:bookmarkStart w:id="3737" w:name="_Toc202536210"/>
      <w:bookmarkStart w:id="3738" w:name="_Toc202536910"/>
      <w:commentRangeStart w:id="3739"/>
      <w:r w:rsidRPr="0056208B">
        <w:t>Interface with LHe (ad-hoc) user and associated helium recovery</w:t>
      </w:r>
      <w:bookmarkEnd w:id="3736"/>
      <w:bookmarkEnd w:id="3737"/>
      <w:bookmarkEnd w:id="3738"/>
      <w:commentRangeEnd w:id="3739"/>
      <w:r w:rsidR="004B7310" w:rsidRPr="0056208B">
        <w:rPr>
          <w:rStyle w:val="CommentReference"/>
          <w:rFonts w:eastAsia="Calibri"/>
          <w:color w:val="auto"/>
        </w:rPr>
        <w:commentReference w:id="3739"/>
      </w:r>
    </w:p>
    <w:p w14:paraId="117249F0" w14:textId="77777777" w:rsidR="00F53F45" w:rsidRPr="0056208B" w:rsidRDefault="00F53F45" w:rsidP="00B5535E">
      <w:pPr>
        <w:pStyle w:val="Heading3numbered"/>
      </w:pPr>
      <w:bookmarkStart w:id="3740" w:name="_Toc200492412"/>
      <w:bookmarkStart w:id="3741" w:name="_Toc202536211"/>
      <w:bookmarkStart w:id="3742" w:name="_Toc202536911"/>
      <w:r w:rsidRPr="0056208B">
        <w:t>Liquid Nitrogen (LN2)</w:t>
      </w:r>
      <w:bookmarkEnd w:id="3740"/>
      <w:bookmarkEnd w:id="3741"/>
      <w:bookmarkEnd w:id="3742"/>
    </w:p>
    <w:p w14:paraId="688B45FD" w14:textId="77777777" w:rsidR="00F53F45" w:rsidRPr="0056208B" w:rsidRDefault="00F53F45" w:rsidP="00575005">
      <w:pPr>
        <w:pStyle w:val="RequirementList"/>
      </w:pPr>
      <w:bookmarkStart w:id="3743" w:name="_Toc200492413"/>
      <w:r w:rsidRPr="0056208B">
        <w:t xml:space="preserve">If liquid nitrogen is used for the </w:t>
      </w:r>
      <w:r w:rsidR="00947F24" w:rsidRPr="0056208B">
        <w:t>QPLANT</w:t>
      </w:r>
      <w:r w:rsidRPr="0056208B">
        <w:t xml:space="preserve"> precooling, the </w:t>
      </w:r>
      <w:r w:rsidR="00CB1438" w:rsidRPr="0056208B">
        <w:t>Contractor</w:t>
      </w:r>
      <w:r w:rsidRPr="0056208B">
        <w:t xml:space="preserve"> </w:t>
      </w:r>
      <w:r w:rsidR="002F70A5" w:rsidRPr="0056208B">
        <w:t xml:space="preserve">shall be </w:t>
      </w:r>
      <w:r w:rsidRPr="0056208B">
        <w:t>responsible for the entire nitrogen equipment including liquid nitrogen tanks, heaters,</w:t>
      </w:r>
      <w:r w:rsidR="0085540D" w:rsidRPr="0056208B">
        <w:t xml:space="preserve"> …</w:t>
      </w:r>
      <w:r w:rsidR="007A2C67" w:rsidRPr="0056208B">
        <w:t xml:space="preserve">.  </w:t>
      </w:r>
      <w:r w:rsidRPr="0056208B">
        <w:t xml:space="preserve">If the liquid nitrogen is not used for the </w:t>
      </w:r>
      <w:r w:rsidR="00947F24" w:rsidRPr="0056208B">
        <w:t>QPLANT</w:t>
      </w:r>
      <w:r w:rsidRPr="0056208B">
        <w:t xml:space="preserve"> precooling, </w:t>
      </w:r>
      <w:commentRangeStart w:id="3744"/>
      <w:r w:rsidR="0085540D" w:rsidRPr="0056208B">
        <w:t>SCK CEN</w:t>
      </w:r>
      <w:r w:rsidRPr="0056208B">
        <w:t xml:space="preserve"> could provide gas helium for regeneration purpose</w:t>
      </w:r>
      <w:commentRangeEnd w:id="3744"/>
      <w:r w:rsidR="004B7310" w:rsidRPr="0056208B">
        <w:rPr>
          <w:rStyle w:val="CommentReference"/>
          <w:rFonts w:ascii="Segoe UI" w:hAnsi="Segoe UI"/>
        </w:rPr>
        <w:commentReference w:id="3744"/>
      </w:r>
      <w:r w:rsidR="007A2C67" w:rsidRPr="0056208B">
        <w:t xml:space="preserve">.  </w:t>
      </w:r>
      <w:commentRangeStart w:id="3745"/>
      <w:r w:rsidR="0085540D" w:rsidRPr="0056208B">
        <w:t>SCK CEN</w:t>
      </w:r>
      <w:r w:rsidRPr="0056208B">
        <w:t xml:space="preserve"> will provide the necessary support as required</w:t>
      </w:r>
      <w:commentRangeEnd w:id="3745"/>
      <w:r w:rsidR="007B5C45" w:rsidRPr="0056208B">
        <w:rPr>
          <w:rStyle w:val="CommentReference"/>
          <w:rFonts w:ascii="Segoe UI" w:hAnsi="Segoe UI"/>
        </w:rPr>
        <w:commentReference w:id="3745"/>
      </w:r>
      <w:r w:rsidRPr="0056208B">
        <w:t>.</w:t>
      </w:r>
      <w:bookmarkEnd w:id="3743"/>
    </w:p>
    <w:p w14:paraId="4208F7E4" w14:textId="77777777" w:rsidR="00F53F45" w:rsidRPr="0056208B" w:rsidRDefault="00F53F45" w:rsidP="00575005">
      <w:pPr>
        <w:pStyle w:val="RequirementList"/>
      </w:pPr>
      <w:bookmarkStart w:id="3746" w:name="_Toc200492414"/>
      <w:r w:rsidRPr="0056208B">
        <w:t xml:space="preserve">During installation and commissioning, the </w:t>
      </w:r>
      <w:r w:rsidR="00CB1438" w:rsidRPr="0056208B">
        <w:t>Contractor</w:t>
      </w:r>
      <w:r w:rsidRPr="0056208B">
        <w:t xml:space="preserve"> </w:t>
      </w:r>
      <w:r w:rsidR="002F70A5" w:rsidRPr="0056208B">
        <w:t xml:space="preserve">shall be in </w:t>
      </w:r>
      <w:r w:rsidRPr="0056208B">
        <w:t>charge to supply the necessary nitrogen linked to the</w:t>
      </w:r>
      <w:r w:rsidR="002F70A5" w:rsidRPr="0056208B">
        <w:t>se</w:t>
      </w:r>
      <w:r w:rsidRPr="0056208B">
        <w:t xml:space="preserve"> activities.</w:t>
      </w:r>
      <w:bookmarkEnd w:id="3746"/>
    </w:p>
    <w:p w14:paraId="227010C9" w14:textId="371B5096" w:rsidR="00FE5568" w:rsidRPr="0056208B" w:rsidRDefault="00FE5568" w:rsidP="00B5535E">
      <w:pPr>
        <w:pStyle w:val="Heading3numbered"/>
      </w:pPr>
      <w:bookmarkStart w:id="3747" w:name="_Toc200492415"/>
      <w:bookmarkStart w:id="3748" w:name="_Toc202536212"/>
      <w:bookmarkStart w:id="3749" w:name="_Toc202536912"/>
      <w:r w:rsidRPr="0056208B">
        <w:lastRenderedPageBreak/>
        <w:t>Interfaces with (external) Control System</w:t>
      </w:r>
    </w:p>
    <w:p w14:paraId="6D1ABEC4" w14:textId="45492728" w:rsidR="00F90BBA" w:rsidRPr="0056208B" w:rsidRDefault="00F53F45" w:rsidP="00FE5568">
      <w:pPr>
        <w:pStyle w:val="Heading4numbered"/>
        <w:rPr>
          <w:lang w:val="en-GB"/>
        </w:rPr>
      </w:pPr>
      <w:r w:rsidRPr="0056208B">
        <w:rPr>
          <w:lang w:val="en-GB"/>
        </w:rPr>
        <w:t xml:space="preserve">Interfaces with </w:t>
      </w:r>
      <w:r w:rsidR="00F90BBA" w:rsidRPr="0056208B">
        <w:rPr>
          <w:lang w:val="en-GB"/>
        </w:rPr>
        <w:t>MCS</w:t>
      </w:r>
      <w:bookmarkEnd w:id="3747"/>
      <w:bookmarkEnd w:id="3748"/>
      <w:bookmarkEnd w:id="3749"/>
      <w:r w:rsidR="00C50D69" w:rsidRPr="0056208B">
        <w:rPr>
          <w:lang w:val="en-GB"/>
        </w:rPr>
        <w:t xml:space="preserve"> </w:t>
      </w:r>
    </w:p>
    <w:p w14:paraId="36155659" w14:textId="5C4478D4" w:rsidR="00422565" w:rsidRPr="0056208B" w:rsidRDefault="00422565" w:rsidP="00575005">
      <w:pPr>
        <w:pStyle w:val="RequirementList"/>
      </w:pPr>
      <w:bookmarkStart w:id="3750" w:name="_Toc200492416"/>
      <w:r w:rsidRPr="0056208B">
        <w:t xml:space="preserve">Where the system has an interface with MCS, the system shall comply to the MCS architecture, </w:t>
      </w:r>
      <w:r w:rsidR="007A2C67" w:rsidRPr="0056208B">
        <w:t>processes,</w:t>
      </w:r>
      <w:r w:rsidRPr="0056208B">
        <w:t xml:space="preserve"> and interfaces</w:t>
      </w:r>
      <w:r w:rsidR="007A2C67" w:rsidRPr="0056208B">
        <w:t xml:space="preserve">.  </w:t>
      </w:r>
      <w:r w:rsidRPr="0056208B">
        <w:t xml:space="preserve">Ref. </w:t>
      </w:r>
      <w:r w:rsidR="0085540D" w:rsidRPr="0056208B">
        <w:t>SCK CEN</w:t>
      </w:r>
      <w:r w:rsidRPr="0056208B">
        <w:t>/38585071.</w:t>
      </w:r>
      <w:bookmarkEnd w:id="3750"/>
    </w:p>
    <w:p w14:paraId="6B9E5298" w14:textId="66590726" w:rsidR="003B0E81" w:rsidRPr="0056208B" w:rsidRDefault="003B0E81" w:rsidP="00575005">
      <w:pPr>
        <w:pStyle w:val="RequirementList"/>
      </w:pPr>
      <w:bookmarkStart w:id="3751" w:name="_Toc200492417"/>
      <w:r w:rsidRPr="0056208B">
        <w:t xml:space="preserve">The interface between </w:t>
      </w:r>
      <w:r w:rsidR="00947F24" w:rsidRPr="0056208B">
        <w:t>QPLANT</w:t>
      </w:r>
      <w:r w:rsidRPr="0056208B">
        <w:t xml:space="preserve"> (Contractor) and Control System (ICS) shall comply to the Slow Fieldbus Control and Monitoring Interfaces type C as listed in MCS Interface Catalogue Ref. </w:t>
      </w:r>
      <w:r w:rsidR="0085540D" w:rsidRPr="0056208B">
        <w:t>SCK CEN</w:t>
      </w:r>
      <w:r w:rsidRPr="0056208B">
        <w:t>/48276492.</w:t>
      </w:r>
      <w:bookmarkEnd w:id="3751"/>
    </w:p>
    <w:p w14:paraId="33D38F40" w14:textId="77777777" w:rsidR="00814C81" w:rsidRPr="0056208B" w:rsidRDefault="00814C81" w:rsidP="00FE5568">
      <w:pPr>
        <w:pStyle w:val="Heading4numbered"/>
        <w:rPr>
          <w:lang w:val="en-GB"/>
        </w:rPr>
      </w:pPr>
      <w:bookmarkStart w:id="3752" w:name="_Toc200492418"/>
      <w:bookmarkStart w:id="3753" w:name="_Toc202536213"/>
      <w:bookmarkStart w:id="3754" w:name="_Toc202536913"/>
      <w:r w:rsidRPr="0056208B">
        <w:rPr>
          <w:lang w:val="en-GB"/>
        </w:rPr>
        <w:t>Interfaces with MIS</w:t>
      </w:r>
      <w:bookmarkEnd w:id="3752"/>
      <w:bookmarkEnd w:id="3753"/>
      <w:bookmarkEnd w:id="3754"/>
    </w:p>
    <w:p w14:paraId="562B51CE" w14:textId="226713CE" w:rsidR="00814C81" w:rsidRPr="0056208B" w:rsidRDefault="00814C81" w:rsidP="00575005">
      <w:pPr>
        <w:pStyle w:val="RequirementList"/>
      </w:pPr>
      <w:bookmarkStart w:id="3755" w:name="_Toc200492419"/>
      <w:r w:rsidRPr="0056208B">
        <w:t xml:space="preserve">Where the system has an interface with MIS, the system shall comply to the MIS architecture, </w:t>
      </w:r>
      <w:r w:rsidR="007A2C67" w:rsidRPr="0056208B">
        <w:t>processes,</w:t>
      </w:r>
      <w:r w:rsidRPr="0056208B">
        <w:t xml:space="preserve"> and interfaces</w:t>
      </w:r>
      <w:r w:rsidR="007A2C67" w:rsidRPr="0056208B">
        <w:t xml:space="preserve">.  </w:t>
      </w:r>
      <w:bookmarkEnd w:id="3755"/>
    </w:p>
    <w:p w14:paraId="56EE3795" w14:textId="575B2CF1" w:rsidR="005D322D" w:rsidRPr="0056208B" w:rsidRDefault="005D322D" w:rsidP="00575005">
      <w:pPr>
        <w:pStyle w:val="RequirementList"/>
        <w:rPr>
          <w:rStyle w:val="AAReferencedChar"/>
          <w:rFonts w:ascii="Century Gothic" w:hAnsi="Century Gothic"/>
          <w:i w:val="0"/>
          <w:iCs w:val="0"/>
          <w:color w:val="auto"/>
          <w:sz w:val="18"/>
        </w:rPr>
      </w:pPr>
      <w:bookmarkStart w:id="3756" w:name="_Toc200492420"/>
      <w:r w:rsidRPr="0056208B">
        <w:t xml:space="preserve">The interface between </w:t>
      </w:r>
      <w:r w:rsidR="00947F24" w:rsidRPr="0056208B">
        <w:t>QPLANT</w:t>
      </w:r>
      <w:r w:rsidRPr="0056208B">
        <w:t xml:space="preserve"> (Contractor) and Interlock System (ICS) shall comply to the Slow control interface catalogue</w:t>
      </w:r>
      <w:r w:rsidR="007A2C67" w:rsidRPr="0056208B">
        <w:t xml:space="preserve">.  </w:t>
      </w:r>
      <w:bookmarkEnd w:id="3756"/>
    </w:p>
    <w:p w14:paraId="5970B693" w14:textId="30D0AB5D" w:rsidR="00AD2B68" w:rsidRPr="0056208B" w:rsidRDefault="005D322D" w:rsidP="00575005">
      <w:pPr>
        <w:pStyle w:val="RequirementList"/>
      </w:pPr>
      <w:bookmarkStart w:id="3757" w:name="_Toc200492421"/>
      <w:r w:rsidRPr="0056208B">
        <w:t xml:space="preserve">Where the system has a slow interlock interface, the slow interlock interface shall comply to the slow interlock interface document: </w:t>
      </w:r>
      <w:bookmarkStart w:id="3758" w:name="_Toc200492423"/>
      <w:bookmarkStart w:id="3759" w:name="_Toc202536214"/>
      <w:bookmarkEnd w:id="3757"/>
      <w:r w:rsidR="002175A0" w:rsidRPr="0056208B">
        <w:t xml:space="preserve">Interfaces with </w:t>
      </w:r>
      <w:r w:rsidR="00633964" w:rsidRPr="0056208B">
        <w:t>MIT</w:t>
      </w:r>
      <w:bookmarkEnd w:id="3758"/>
      <w:bookmarkEnd w:id="3759"/>
    </w:p>
    <w:p w14:paraId="54190070" w14:textId="3FFDD661" w:rsidR="00814C81" w:rsidRPr="0056208B" w:rsidRDefault="00814C81" w:rsidP="00575005">
      <w:pPr>
        <w:pStyle w:val="RequirementList"/>
      </w:pPr>
      <w:bookmarkStart w:id="3760" w:name="_Toc200492424"/>
      <w:r w:rsidRPr="0056208B">
        <w:t xml:space="preserve">Where the system has an interface with MIT, the system shall comply to the MIT architecture, </w:t>
      </w:r>
      <w:r w:rsidR="007A2C67" w:rsidRPr="0056208B">
        <w:t>processes,</w:t>
      </w:r>
      <w:r w:rsidRPr="0056208B">
        <w:t xml:space="preserve"> and interfaces</w:t>
      </w:r>
      <w:r w:rsidR="007A2C67" w:rsidRPr="0056208B">
        <w:t xml:space="preserve">.  </w:t>
      </w:r>
      <w:bookmarkEnd w:id="3760"/>
    </w:p>
    <w:p w14:paraId="5E32BD20" w14:textId="732D34C7" w:rsidR="00E375FB" w:rsidRPr="0056208B" w:rsidRDefault="00E375FB" w:rsidP="00575005">
      <w:pPr>
        <w:pStyle w:val="RequirementList"/>
      </w:pPr>
      <w:bookmarkStart w:id="3761" w:name="_Toc200492425"/>
      <w:r w:rsidRPr="0056208B">
        <w:t xml:space="preserve">The interface between </w:t>
      </w:r>
      <w:r w:rsidR="00947F24" w:rsidRPr="0056208B">
        <w:t>QPLANT</w:t>
      </w:r>
      <w:r w:rsidRPr="0056208B">
        <w:t xml:space="preserve"> (Contractor) </w:t>
      </w:r>
      <w:r w:rsidR="00E50CBD" w:rsidRPr="0056208B">
        <w:t>and SCK</w:t>
      </w:r>
      <w:r w:rsidR="0085540D" w:rsidRPr="0056208B">
        <w:t xml:space="preserve"> CEN</w:t>
      </w:r>
      <w:r w:rsidR="0087769C" w:rsidRPr="0056208B">
        <w:t xml:space="preserve"> </w:t>
      </w:r>
      <w:r w:rsidRPr="0056208B">
        <w:t xml:space="preserve">Information Technology (ICS) shall comply to the MIT interfaces as listed in </w:t>
      </w:r>
      <w:r w:rsidR="007A2C67" w:rsidRPr="0056208B">
        <w:t>catalogue Ref.</w:t>
      </w:r>
      <w:r w:rsidRPr="0056208B">
        <w:t> </w:t>
      </w:r>
      <w:bookmarkEnd w:id="3761"/>
    </w:p>
    <w:p w14:paraId="5B8E58CE" w14:textId="45DF7E55" w:rsidR="00AD2B68" w:rsidRPr="0056208B" w:rsidRDefault="00AD2B68" w:rsidP="00575005">
      <w:pPr>
        <w:pStyle w:val="RequirementList"/>
      </w:pPr>
      <w:bookmarkStart w:id="3762" w:name="_Toc200492426"/>
      <w:r w:rsidRPr="0056208B">
        <w:t xml:space="preserve">The </w:t>
      </w:r>
      <w:r w:rsidR="00947F24" w:rsidRPr="0056208B">
        <w:t>QPLANT</w:t>
      </w:r>
      <w:r w:rsidRPr="0056208B">
        <w:t xml:space="preserve"> shall be physically connected to the MIT network in a redundant, fault tolerant way</w:t>
      </w:r>
      <w:r w:rsidR="007A2C67" w:rsidRPr="0056208B">
        <w:t xml:space="preserve">.  </w:t>
      </w:r>
      <w:r w:rsidRPr="0056208B">
        <w:t>At minimum 2 physical links will be foreseen, each link routed via a separate pathway</w:t>
      </w:r>
      <w:r w:rsidR="007A2C67" w:rsidRPr="0056208B">
        <w:t xml:space="preserve">.  </w:t>
      </w:r>
      <w:r w:rsidRPr="0056208B">
        <w:t xml:space="preserve">The physical connections need to be distributed over at minimum 2 separate physical endpoints on the </w:t>
      </w:r>
      <w:r w:rsidR="00947F24" w:rsidRPr="0056208B">
        <w:t>QPLANT</w:t>
      </w:r>
      <w:r w:rsidRPr="0056208B">
        <w:t xml:space="preserve"> side.</w:t>
      </w:r>
      <w:bookmarkEnd w:id="3762"/>
    </w:p>
    <w:p w14:paraId="7EF1AB0D" w14:textId="14B217C0" w:rsidR="00AD2B68" w:rsidRPr="0056208B" w:rsidRDefault="00AD2B68" w:rsidP="00575005">
      <w:pPr>
        <w:pStyle w:val="RequirementList"/>
      </w:pPr>
      <w:bookmarkStart w:id="3763" w:name="_Toc200492427"/>
      <w:r w:rsidRPr="0056208B">
        <w:t xml:space="preserve">The </w:t>
      </w:r>
      <w:r w:rsidR="00947F24" w:rsidRPr="0056208B">
        <w:t>QPLANT</w:t>
      </w:r>
      <w:r w:rsidRPr="0056208B">
        <w:t xml:space="preserve"> shall be connected to the MIT IP network using a single logical routed connection ("layer 3")</w:t>
      </w:r>
      <w:r w:rsidR="007A2C67" w:rsidRPr="0056208B">
        <w:t xml:space="preserve">.  </w:t>
      </w:r>
      <w:r w:rsidRPr="0056208B">
        <w:t>At both sides, a single gateway IP will be configured as destination IP for packet forwarding.</w:t>
      </w:r>
      <w:bookmarkEnd w:id="3763"/>
    </w:p>
    <w:p w14:paraId="183C1839" w14:textId="5E757311" w:rsidR="00892A67" w:rsidRPr="0056208B" w:rsidRDefault="00892A67" w:rsidP="00575005">
      <w:pPr>
        <w:pStyle w:val="RequirementList"/>
      </w:pPr>
      <w:bookmarkStart w:id="3764" w:name="_Toc200492428"/>
      <w:r w:rsidRPr="0056208B">
        <w:t xml:space="preserve">Where the </w:t>
      </w:r>
      <w:r w:rsidR="00D97476" w:rsidRPr="0056208B">
        <w:t>QPLANT:CIS</w:t>
      </w:r>
      <w:r w:rsidRPr="0056208B">
        <w:t xml:space="preserve"> or one of its components supports system logging, the contractor shall provide system logs remotely through at least one of the protocols mentioned in the MIT interface catalogue chapter "System logging"</w:t>
      </w:r>
      <w:r w:rsidR="007A2C67" w:rsidRPr="0056208B">
        <w:t xml:space="preserve">.  </w:t>
      </w:r>
      <w:bookmarkEnd w:id="3764"/>
    </w:p>
    <w:p w14:paraId="5479F7FB" w14:textId="66C23A4B" w:rsidR="0024074D" w:rsidRPr="0056208B" w:rsidRDefault="0024074D" w:rsidP="00575005">
      <w:pPr>
        <w:pStyle w:val="RequirementList"/>
      </w:pPr>
      <w:bookmarkStart w:id="3765" w:name="_Ref196905460"/>
      <w:bookmarkStart w:id="3766" w:name="_Toc200492429"/>
      <w:r w:rsidRPr="0056208B">
        <w:t xml:space="preserve">Where the </w:t>
      </w:r>
      <w:r w:rsidR="00D97476" w:rsidRPr="0056208B">
        <w:t>QPLANT:CIS</w:t>
      </w:r>
      <w:r w:rsidRPr="0056208B">
        <w:t xml:space="preserve"> support application logging, the System shall log remotely either by using a protocol defined in section "Application logging" of document "MIT interface catalogue"</w:t>
      </w:r>
      <w:r w:rsidR="007A2C67" w:rsidRPr="0056208B">
        <w:t>)</w:t>
      </w:r>
      <w:r w:rsidRPr="0056208B">
        <w:t xml:space="preserve"> or alternatively adhere to the following:</w:t>
      </w:r>
      <w:bookmarkEnd w:id="3765"/>
      <w:bookmarkEnd w:id="3766"/>
    </w:p>
    <w:p w14:paraId="662B37A4" w14:textId="77777777" w:rsidR="0024074D" w:rsidRPr="0056208B" w:rsidRDefault="0024074D">
      <w:pPr>
        <w:pStyle w:val="RequirementList"/>
        <w:numPr>
          <w:ilvl w:val="0"/>
          <w:numId w:val="26"/>
        </w:numPr>
        <w:rPr>
          <w:shd w:val="clear" w:color="auto" w:fill="FFFFFF"/>
        </w:rPr>
      </w:pPr>
      <w:bookmarkStart w:id="3767" w:name="_Toc200492430"/>
      <w:r w:rsidRPr="0056208B">
        <w:rPr>
          <w:shd w:val="clear" w:color="auto" w:fill="FFFFFF"/>
        </w:rPr>
        <w:t>Logs are provided in a data and file format that is machine readable, text based and non-proprietary</w:t>
      </w:r>
      <w:r w:rsidR="007A2C67" w:rsidRPr="0056208B">
        <w:rPr>
          <w:shd w:val="clear" w:color="auto" w:fill="FFFFFF"/>
        </w:rPr>
        <w:t xml:space="preserve">.  </w:t>
      </w:r>
      <w:r w:rsidRPr="0056208B">
        <w:rPr>
          <w:shd w:val="clear" w:color="auto" w:fill="FFFFFF"/>
        </w:rPr>
        <w:t xml:space="preserve">Examples of this </w:t>
      </w:r>
      <w:r w:rsidR="000D266F" w:rsidRPr="0056208B">
        <w:rPr>
          <w:shd w:val="clear" w:color="auto" w:fill="FFFFFF"/>
        </w:rPr>
        <w:t>include but</w:t>
      </w:r>
      <w:r w:rsidRPr="0056208B">
        <w:rPr>
          <w:shd w:val="clear" w:color="auto" w:fill="FFFFFF"/>
        </w:rPr>
        <w:t xml:space="preserve"> are not limited to: CSV (Comma Separated Values), JSON (JavaScript Object Notation), GELF (Graylog Extended Log Format) or “Common Log Format</w:t>
      </w:r>
      <w:r w:rsidR="007A2C67" w:rsidRPr="0056208B">
        <w:rPr>
          <w:shd w:val="clear" w:color="auto" w:fill="FFFFFF"/>
        </w:rPr>
        <w:t>.”</w:t>
      </w:r>
      <w:bookmarkEnd w:id="3767"/>
    </w:p>
    <w:p w14:paraId="23027827" w14:textId="77777777" w:rsidR="0024074D" w:rsidRPr="0056208B" w:rsidRDefault="0024074D">
      <w:pPr>
        <w:pStyle w:val="RequirementList"/>
        <w:numPr>
          <w:ilvl w:val="0"/>
          <w:numId w:val="26"/>
        </w:numPr>
        <w:rPr>
          <w:shd w:val="clear" w:color="auto" w:fill="FFFFFF"/>
        </w:rPr>
      </w:pPr>
      <w:bookmarkStart w:id="3768" w:name="_Toc200492431"/>
      <w:r w:rsidRPr="0056208B">
        <w:rPr>
          <w:shd w:val="clear" w:color="auto" w:fill="FFFFFF"/>
        </w:rPr>
        <w:t>The details of the used log format(s) are provided</w:t>
      </w:r>
      <w:r w:rsidR="007A2C67" w:rsidRPr="0056208B">
        <w:rPr>
          <w:shd w:val="clear" w:color="auto" w:fill="FFFFFF"/>
        </w:rPr>
        <w:t xml:space="preserve">.  </w:t>
      </w:r>
      <w:r w:rsidRPr="0056208B">
        <w:rPr>
          <w:shd w:val="clear" w:color="auto" w:fill="FFFFFF"/>
        </w:rPr>
        <w:t xml:space="preserve">This </w:t>
      </w:r>
      <w:r w:rsidR="000D266F" w:rsidRPr="0056208B">
        <w:rPr>
          <w:shd w:val="clear" w:color="auto" w:fill="FFFFFF"/>
        </w:rPr>
        <w:t>includes but</w:t>
      </w:r>
      <w:r w:rsidRPr="0056208B">
        <w:rPr>
          <w:shd w:val="clear" w:color="auto" w:fill="FFFFFF"/>
        </w:rPr>
        <w:t xml:space="preserve"> is not limited </w:t>
      </w:r>
      <w:r w:rsidR="000D266F" w:rsidRPr="0056208B">
        <w:rPr>
          <w:shd w:val="clear" w:color="auto" w:fill="FFFFFF"/>
        </w:rPr>
        <w:t>to</w:t>
      </w:r>
      <w:r w:rsidRPr="0056208B">
        <w:rPr>
          <w:shd w:val="clear" w:color="auto" w:fill="FFFFFF"/>
        </w:rPr>
        <w:t xml:space="preserve"> the message structure and the possible key/value pairs with their type, </w:t>
      </w:r>
      <w:r w:rsidR="0007473A" w:rsidRPr="0056208B">
        <w:rPr>
          <w:shd w:val="clear" w:color="auto" w:fill="FFFFFF"/>
        </w:rPr>
        <w:t>value,</w:t>
      </w:r>
      <w:r w:rsidRPr="0056208B">
        <w:rPr>
          <w:shd w:val="clear" w:color="auto" w:fill="FFFFFF"/>
        </w:rPr>
        <w:t xml:space="preserve"> and description.</w:t>
      </w:r>
      <w:bookmarkEnd w:id="3768"/>
    </w:p>
    <w:p w14:paraId="30C84763" w14:textId="77777777" w:rsidR="0024074D" w:rsidRPr="0056208B" w:rsidRDefault="0024074D">
      <w:pPr>
        <w:pStyle w:val="RequirementList"/>
        <w:numPr>
          <w:ilvl w:val="0"/>
          <w:numId w:val="26"/>
        </w:numPr>
        <w:rPr>
          <w:shd w:val="clear" w:color="auto" w:fill="FFFFFF"/>
        </w:rPr>
      </w:pPr>
      <w:bookmarkStart w:id="3769" w:name="_Toc200492432"/>
      <w:r w:rsidRPr="0056208B">
        <w:rPr>
          <w:shd w:val="clear" w:color="auto" w:fill="FFFFFF"/>
        </w:rPr>
        <w:t xml:space="preserve">Logs can be encrypted during transport </w:t>
      </w:r>
      <w:r w:rsidR="0085540D" w:rsidRPr="0056208B">
        <w:rPr>
          <w:shd w:val="clear" w:color="auto" w:fill="FFFFFF"/>
        </w:rPr>
        <w:t>if</w:t>
      </w:r>
      <w:r w:rsidRPr="0056208B">
        <w:rPr>
          <w:shd w:val="clear" w:color="auto" w:fill="FFFFFF"/>
        </w:rPr>
        <w:t xml:space="preserve"> the security classification of the data permits this, but in this case the decryption procedure and required secret(s) need to be provided.</w:t>
      </w:r>
      <w:bookmarkEnd w:id="3769"/>
    </w:p>
    <w:p w14:paraId="0E6764EE" w14:textId="64490C16" w:rsidR="0024074D" w:rsidRPr="0056208B" w:rsidRDefault="00EF631B" w:rsidP="00575005">
      <w:pPr>
        <w:pStyle w:val="RequirementList"/>
        <w:rPr>
          <w:shd w:val="clear" w:color="auto" w:fill="FFFFFF"/>
        </w:rPr>
      </w:pPr>
      <w:bookmarkStart w:id="3770" w:name="_Toc200492433"/>
      <w:r w:rsidRPr="0056208B">
        <w:rPr>
          <w:rStyle w:val="regularChar"/>
          <w:lang w:val="en-GB"/>
        </w:rPr>
        <w:t>T</w:t>
      </w:r>
      <w:r w:rsidR="0024074D" w:rsidRPr="0056208B">
        <w:t xml:space="preserve">he </w:t>
      </w:r>
      <w:r w:rsidR="00D97476" w:rsidRPr="0056208B">
        <w:t>QPLANT:CIS</w:t>
      </w:r>
      <w:r w:rsidR="0024074D" w:rsidRPr="0056208B">
        <w:t xml:space="preserve"> shall support timing synchronization by at least one of the protocols</w:t>
      </w:r>
      <w:r w:rsidR="0024074D" w:rsidRPr="0056208B">
        <w:rPr>
          <w:shd w:val="clear" w:color="auto" w:fill="FFFFFF"/>
        </w:rPr>
        <w:t xml:space="preserve"> mentioned in the MIT interface catalogue chapter "Timing synchronization"</w:t>
      </w:r>
      <w:r w:rsidR="007A2C67" w:rsidRPr="0056208B">
        <w:rPr>
          <w:shd w:val="clear" w:color="auto" w:fill="FFFFFF"/>
        </w:rPr>
        <w:t xml:space="preserve">.  </w:t>
      </w:r>
      <w:bookmarkEnd w:id="3770"/>
    </w:p>
    <w:p w14:paraId="2F97A846" w14:textId="78846E98" w:rsidR="0024074D" w:rsidRPr="0056208B" w:rsidRDefault="0024074D" w:rsidP="00575005">
      <w:pPr>
        <w:pStyle w:val="RequirementList"/>
      </w:pPr>
      <w:bookmarkStart w:id="3771" w:name="_Toc200492434"/>
      <w:r w:rsidRPr="0056208B">
        <w:t xml:space="preserve">Where the </w:t>
      </w:r>
      <w:r w:rsidR="00D97476" w:rsidRPr="0056208B">
        <w:t>QPLANT:CIS</w:t>
      </w:r>
      <w:r w:rsidRPr="0056208B">
        <w:t xml:space="preserve"> requires remote </w:t>
      </w:r>
      <w:r w:rsidR="00C91E8F" w:rsidRPr="0056208B">
        <w:t>access;</w:t>
      </w:r>
      <w:r w:rsidRPr="0056208B">
        <w:t xml:space="preserve"> Systems shall provide remote access through at least one of </w:t>
      </w:r>
      <w:r w:rsidR="00E50CBD" w:rsidRPr="0056208B">
        <w:t>the protocols</w:t>
      </w:r>
      <w:r w:rsidRPr="0056208B">
        <w:t xml:space="preserve"> listed in the MIT interface catalogue chapter "Remote access"</w:t>
      </w:r>
      <w:r w:rsidR="007A2C67" w:rsidRPr="0056208B">
        <w:t xml:space="preserve">.  </w:t>
      </w:r>
      <w:bookmarkEnd w:id="3771"/>
    </w:p>
    <w:p w14:paraId="681F468A" w14:textId="3D3B70F7" w:rsidR="001A7F9D" w:rsidRPr="0056208B" w:rsidRDefault="001A7F9D" w:rsidP="00575005">
      <w:pPr>
        <w:pStyle w:val="RequirementList"/>
      </w:pPr>
      <w:bookmarkStart w:id="3772" w:name="_Toc200492435"/>
      <w:r w:rsidRPr="0056208B">
        <w:t xml:space="preserve">The connection of the </w:t>
      </w:r>
      <w:r w:rsidR="00D97476" w:rsidRPr="0056208B">
        <w:t>QPLANT:CIS</w:t>
      </w:r>
      <w:r w:rsidR="006F2CC8" w:rsidRPr="0056208B">
        <w:t xml:space="preserve"> </w:t>
      </w:r>
      <w:r w:rsidRPr="0056208B">
        <w:t>with MIT, shall terminate on a patch panel.</w:t>
      </w:r>
      <w:bookmarkEnd w:id="3772"/>
    </w:p>
    <w:p w14:paraId="12E2166B" w14:textId="77777777" w:rsidR="008C5B3B" w:rsidRPr="0056208B" w:rsidRDefault="008C5B3B" w:rsidP="00B5535E">
      <w:pPr>
        <w:pStyle w:val="Heading2numbered"/>
        <w:keepNext/>
        <w:ind w:left="578" w:hanging="578"/>
      </w:pPr>
      <w:bookmarkStart w:id="3773" w:name="_Toc200492436"/>
      <w:bookmarkStart w:id="3774" w:name="_Toc202536215"/>
      <w:bookmarkStart w:id="3775" w:name="_Toc202536914"/>
      <w:r w:rsidRPr="0056208B">
        <w:t>Factory Testing</w:t>
      </w:r>
      <w:bookmarkEnd w:id="3773"/>
      <w:bookmarkEnd w:id="3774"/>
      <w:bookmarkEnd w:id="3775"/>
      <w:r w:rsidR="005D257E" w:rsidRPr="0056208B">
        <w:t xml:space="preserve"> </w:t>
      </w:r>
    </w:p>
    <w:p w14:paraId="0682CB22" w14:textId="77777777" w:rsidR="008C5B3B" w:rsidRPr="0056208B" w:rsidRDefault="008C5B3B" w:rsidP="00B5535E">
      <w:pPr>
        <w:pStyle w:val="Heading3numbered"/>
        <w:keepNext/>
      </w:pPr>
      <w:bookmarkStart w:id="3776" w:name="_Toc200492437"/>
      <w:bookmarkStart w:id="3777" w:name="_Toc202536216"/>
      <w:bookmarkStart w:id="3778" w:name="_Toc202536915"/>
      <w:r w:rsidRPr="0056208B">
        <w:t xml:space="preserve">Welding, </w:t>
      </w:r>
      <w:r w:rsidR="007A2C67" w:rsidRPr="0056208B">
        <w:t>pressure,</w:t>
      </w:r>
      <w:r w:rsidRPr="0056208B">
        <w:t xml:space="preserve"> and leak tests</w:t>
      </w:r>
      <w:bookmarkEnd w:id="3776"/>
      <w:bookmarkEnd w:id="3777"/>
      <w:bookmarkEnd w:id="3778"/>
    </w:p>
    <w:p w14:paraId="39103943" w14:textId="77777777" w:rsidR="008C5B3B" w:rsidRPr="0056208B" w:rsidRDefault="008C5B3B" w:rsidP="00575005">
      <w:pPr>
        <w:pStyle w:val="RequirementList"/>
      </w:pPr>
      <w:bookmarkStart w:id="3779" w:name="_Toc200492439"/>
      <w:r w:rsidRPr="0056208B">
        <w:t>As a minimum, the following tests shall be conducted during construction of the components.</w:t>
      </w:r>
      <w:bookmarkEnd w:id="3779"/>
    </w:p>
    <w:p w14:paraId="2664B304" w14:textId="77777777" w:rsidR="008C5B3B" w:rsidRPr="0056208B" w:rsidRDefault="008C5B3B">
      <w:pPr>
        <w:pStyle w:val="RequirementList"/>
        <w:numPr>
          <w:ilvl w:val="0"/>
          <w:numId w:val="26"/>
        </w:numPr>
        <w:rPr>
          <w:shd w:val="clear" w:color="auto" w:fill="FFFFFF"/>
        </w:rPr>
      </w:pPr>
      <w:bookmarkStart w:id="3780" w:name="_Toc200492441"/>
      <w:r w:rsidRPr="0056208B">
        <w:rPr>
          <w:shd w:val="clear" w:color="auto" w:fill="FFFFFF"/>
        </w:rPr>
        <w:t>Pressure tests shall be performed in accordance with the design and construction code.</w:t>
      </w:r>
      <w:bookmarkEnd w:id="3780"/>
    </w:p>
    <w:p w14:paraId="00346072" w14:textId="77777777" w:rsidR="008C5B3B" w:rsidRPr="0056208B" w:rsidRDefault="008C5B3B">
      <w:pPr>
        <w:pStyle w:val="RequirementList"/>
        <w:numPr>
          <w:ilvl w:val="0"/>
          <w:numId w:val="26"/>
        </w:numPr>
        <w:rPr>
          <w:shd w:val="clear" w:color="auto" w:fill="FFFFFF"/>
        </w:rPr>
      </w:pPr>
      <w:bookmarkStart w:id="3781" w:name="_Toc200492442"/>
      <w:r w:rsidRPr="0056208B">
        <w:rPr>
          <w:shd w:val="clear" w:color="auto" w:fill="FFFFFF"/>
        </w:rPr>
        <w:t>Leak test shall be performed at ambient temperature after the pressure tests.</w:t>
      </w:r>
      <w:bookmarkEnd w:id="3781"/>
    </w:p>
    <w:p w14:paraId="7464AD88" w14:textId="77777777" w:rsidR="008C5B3B" w:rsidRPr="0056208B" w:rsidRDefault="008C5B3B">
      <w:pPr>
        <w:pStyle w:val="RequirementList"/>
        <w:numPr>
          <w:ilvl w:val="0"/>
          <w:numId w:val="26"/>
        </w:numPr>
        <w:rPr>
          <w:shd w:val="clear" w:color="auto" w:fill="FFFFFF"/>
        </w:rPr>
      </w:pPr>
      <w:bookmarkStart w:id="3782" w:name="_Toc200492443"/>
      <w:r w:rsidRPr="0056208B">
        <w:rPr>
          <w:shd w:val="clear" w:color="auto" w:fill="FFFFFF"/>
        </w:rPr>
        <w:lastRenderedPageBreak/>
        <w:t xml:space="preserve">Leak tests of specific cold components (e.g. transfer lines) shall be </w:t>
      </w:r>
      <w:r w:rsidR="0085540D" w:rsidRPr="0056208B">
        <w:rPr>
          <w:shd w:val="clear" w:color="auto" w:fill="FFFFFF"/>
        </w:rPr>
        <w:t>conducted</w:t>
      </w:r>
      <w:r w:rsidRPr="0056208B">
        <w:rPr>
          <w:shd w:val="clear" w:color="auto" w:fill="FFFFFF"/>
        </w:rPr>
        <w:t xml:space="preserve"> after spraying liquid nitrogen on welds.</w:t>
      </w:r>
      <w:bookmarkEnd w:id="3782"/>
    </w:p>
    <w:p w14:paraId="55623C7B" w14:textId="6097661A" w:rsidR="008C5B3B" w:rsidRPr="0056208B" w:rsidRDefault="008C5B3B" w:rsidP="00575005">
      <w:pPr>
        <w:pStyle w:val="RequirementList"/>
        <w:numPr>
          <w:ilvl w:val="0"/>
          <w:numId w:val="0"/>
        </w:numPr>
        <w:ind w:left="720"/>
      </w:pPr>
      <w:bookmarkStart w:id="3783" w:name="_Toc200492444"/>
      <w:r w:rsidRPr="0056208B">
        <w:t xml:space="preserve">The Contractor, </w:t>
      </w:r>
      <w:r w:rsidR="00F8365E" w:rsidRPr="0056208B">
        <w:t>based on his own experience</w:t>
      </w:r>
      <w:r w:rsidRPr="0056208B">
        <w:t xml:space="preserve">, </w:t>
      </w:r>
      <w:r w:rsidR="00F8365E" w:rsidRPr="0056208B">
        <w:t>shall carry out</w:t>
      </w:r>
      <w:r w:rsidRPr="0056208B">
        <w:t xml:space="preserve"> additional tests</w:t>
      </w:r>
      <w:r w:rsidR="00F8365E" w:rsidRPr="0056208B">
        <w:t xml:space="preserve"> as necessary</w:t>
      </w:r>
      <w:r w:rsidRPr="0056208B">
        <w:t xml:space="preserve"> to ensure specified performance </w:t>
      </w:r>
      <w:r w:rsidR="00F8365E" w:rsidRPr="0056208B">
        <w:t xml:space="preserve">and </w:t>
      </w:r>
      <w:r w:rsidRPr="0056208B">
        <w:t>quality.</w:t>
      </w:r>
      <w:bookmarkEnd w:id="3783"/>
    </w:p>
    <w:p w14:paraId="34B72F7F" w14:textId="77777777" w:rsidR="008C5B3B" w:rsidRPr="0056208B" w:rsidRDefault="008C5B3B" w:rsidP="00B5535E">
      <w:pPr>
        <w:pStyle w:val="Heading3numbered"/>
        <w:rPr>
          <w:rFonts w:eastAsia="Calibri"/>
        </w:rPr>
      </w:pPr>
      <w:bookmarkStart w:id="3784" w:name="_Toc192183302"/>
      <w:bookmarkStart w:id="3785" w:name="_Toc192183554"/>
      <w:bookmarkStart w:id="3786" w:name="_Toc192335695"/>
      <w:bookmarkStart w:id="3787" w:name="_Toc192406210"/>
      <w:bookmarkStart w:id="3788" w:name="_Toc192408615"/>
      <w:bookmarkStart w:id="3789" w:name="_Toc192409060"/>
      <w:bookmarkStart w:id="3790" w:name="_Toc192496521"/>
      <w:bookmarkStart w:id="3791" w:name="_Toc192502726"/>
      <w:bookmarkStart w:id="3792" w:name="_Toc192509615"/>
      <w:bookmarkStart w:id="3793" w:name="_Toc192510330"/>
      <w:bookmarkStart w:id="3794" w:name="_Toc192516220"/>
      <w:bookmarkStart w:id="3795" w:name="_Toc192579323"/>
      <w:bookmarkStart w:id="3796" w:name="_Toc192581265"/>
      <w:bookmarkStart w:id="3797" w:name="_Toc192581706"/>
      <w:bookmarkStart w:id="3798" w:name="_Toc192762736"/>
      <w:bookmarkStart w:id="3799" w:name="_Toc192765310"/>
      <w:bookmarkStart w:id="3800" w:name="_Toc192765923"/>
      <w:bookmarkStart w:id="3801" w:name="_Toc192782475"/>
      <w:bookmarkStart w:id="3802" w:name="_Toc192783083"/>
      <w:bookmarkStart w:id="3803" w:name="_Toc192851002"/>
      <w:bookmarkStart w:id="3804" w:name="_Toc192929489"/>
      <w:bookmarkStart w:id="3805" w:name="_Toc192935177"/>
      <w:bookmarkStart w:id="3806" w:name="_Toc193016525"/>
      <w:bookmarkStart w:id="3807" w:name="_Toc200492445"/>
      <w:bookmarkStart w:id="3808" w:name="_Toc202536217"/>
      <w:bookmarkStart w:id="3809" w:name="_Toc202536916"/>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r w:rsidRPr="0056208B">
        <w:t>Tests of components</w:t>
      </w:r>
      <w:bookmarkEnd w:id="3807"/>
      <w:bookmarkEnd w:id="3808"/>
      <w:bookmarkEnd w:id="3809"/>
    </w:p>
    <w:p w14:paraId="72A5FBCB" w14:textId="49077EA8" w:rsidR="008C5B3B" w:rsidRPr="0056208B" w:rsidRDefault="008C5B3B" w:rsidP="00575005">
      <w:pPr>
        <w:pStyle w:val="RequirementList"/>
      </w:pPr>
      <w:bookmarkStart w:id="3810" w:name="_Toc200492446"/>
      <w:r w:rsidRPr="0056208B">
        <w:t>All possible functional tests at the manufacturer sites shall be performed to detect any faults before delivery and confirm the performances indicated in the technical specification</w:t>
      </w:r>
      <w:r w:rsidR="007A2C67" w:rsidRPr="0056208B">
        <w:t xml:space="preserve">.  </w:t>
      </w:r>
      <w:r w:rsidRPr="0056208B">
        <w:t>These tests shall include at least</w:t>
      </w:r>
      <w:ins w:id="3811" w:author="Dekempeneer Erik" w:date="2025-07-12T15:03:00Z">
        <w:r w:rsidR="003115FA" w:rsidRPr="0056208B">
          <w:t xml:space="preserve"> those mentioned in following requirements.</w:t>
        </w:r>
      </w:ins>
      <w:bookmarkEnd w:id="3810"/>
    </w:p>
    <w:p w14:paraId="64B980B9" w14:textId="77777777" w:rsidR="008C5B3B" w:rsidRPr="0056208B" w:rsidRDefault="008C5B3B">
      <w:pPr>
        <w:pStyle w:val="RequirementList"/>
        <w:numPr>
          <w:ilvl w:val="0"/>
          <w:numId w:val="26"/>
        </w:numPr>
        <w:rPr>
          <w:shd w:val="clear" w:color="auto" w:fill="FFFFFF"/>
        </w:rPr>
      </w:pPr>
      <w:r w:rsidRPr="0056208B">
        <w:rPr>
          <w:shd w:val="clear" w:color="auto" w:fill="FFFFFF"/>
        </w:rPr>
        <w:t>All helium compressors or pumps shall be tested individually at the manufacturer’s premises</w:t>
      </w:r>
      <w:r w:rsidR="0007473A" w:rsidRPr="0056208B">
        <w:rPr>
          <w:shd w:val="clear" w:color="auto" w:fill="FFFFFF"/>
        </w:rPr>
        <w:t xml:space="preserve">.  </w:t>
      </w:r>
      <w:r w:rsidRPr="0056208B">
        <w:rPr>
          <w:shd w:val="clear" w:color="auto" w:fill="FFFFFF"/>
        </w:rPr>
        <w:t>The measured values shall include at least flow rate, pressures, temperatures, helium leak, noise level and vibrations.</w:t>
      </w:r>
    </w:p>
    <w:p w14:paraId="3B8C1B4A" w14:textId="77777777" w:rsidR="008C5B3B" w:rsidRPr="0056208B" w:rsidRDefault="008C5B3B">
      <w:pPr>
        <w:pStyle w:val="RequirementList"/>
        <w:numPr>
          <w:ilvl w:val="0"/>
          <w:numId w:val="26"/>
        </w:numPr>
        <w:rPr>
          <w:shd w:val="clear" w:color="auto" w:fill="FFFFFF"/>
        </w:rPr>
      </w:pPr>
      <w:r w:rsidRPr="0056208B">
        <w:rPr>
          <w:shd w:val="clear" w:color="auto" w:fill="FFFFFF"/>
        </w:rPr>
        <w:t>Compressor motors shall be tested individually at the manufacturer’s premises</w:t>
      </w:r>
      <w:r w:rsidR="0007473A" w:rsidRPr="0056208B">
        <w:rPr>
          <w:shd w:val="clear" w:color="auto" w:fill="FFFFFF"/>
        </w:rPr>
        <w:t xml:space="preserve">.  </w:t>
      </w:r>
      <w:r w:rsidRPr="0056208B">
        <w:rPr>
          <w:shd w:val="clear" w:color="auto" w:fill="FFFFFF"/>
        </w:rPr>
        <w:t>The measured values shall include at least power consumption, temperatures, noise level, vibrations, efficiency</w:t>
      </w:r>
      <w:r w:rsidR="0085540D" w:rsidRPr="0056208B">
        <w:rPr>
          <w:shd w:val="clear" w:color="auto" w:fill="FFFFFF"/>
        </w:rPr>
        <w:t>, ...</w:t>
      </w:r>
    </w:p>
    <w:p w14:paraId="08FFB6CF" w14:textId="77777777" w:rsidR="008C5B3B" w:rsidRPr="0056208B" w:rsidRDefault="008C5B3B">
      <w:pPr>
        <w:pStyle w:val="RequirementList"/>
        <w:numPr>
          <w:ilvl w:val="0"/>
          <w:numId w:val="26"/>
        </w:numPr>
        <w:rPr>
          <w:shd w:val="clear" w:color="auto" w:fill="FFFFFF"/>
        </w:rPr>
      </w:pPr>
      <w:r w:rsidRPr="0056208B">
        <w:rPr>
          <w:shd w:val="clear" w:color="auto" w:fill="FFFFFF"/>
        </w:rPr>
        <w:t xml:space="preserve">Turbines, cold </w:t>
      </w:r>
      <w:r w:rsidR="007A2C67" w:rsidRPr="0056208B">
        <w:rPr>
          <w:shd w:val="clear" w:color="auto" w:fill="FFFFFF"/>
        </w:rPr>
        <w:t>compressors,</w:t>
      </w:r>
      <w:r w:rsidRPr="0056208B">
        <w:rPr>
          <w:shd w:val="clear" w:color="auto" w:fill="FFFFFF"/>
        </w:rPr>
        <w:t xml:space="preserve"> and cold circulators shall be tested at the manufacturer’s premise at design rotation speed at ambient temperature</w:t>
      </w:r>
      <w:r w:rsidR="0007473A" w:rsidRPr="0056208B">
        <w:rPr>
          <w:shd w:val="clear" w:color="auto" w:fill="FFFFFF"/>
        </w:rPr>
        <w:t xml:space="preserve">.  </w:t>
      </w:r>
      <w:r w:rsidRPr="0056208B">
        <w:rPr>
          <w:shd w:val="clear" w:color="auto" w:fill="FFFFFF"/>
        </w:rPr>
        <w:t>Measurements shall include vibrations, rotor stability and noise.</w:t>
      </w:r>
    </w:p>
    <w:p w14:paraId="5514DD45" w14:textId="77777777" w:rsidR="008C5B3B" w:rsidRPr="0056208B" w:rsidRDefault="008C5B3B">
      <w:pPr>
        <w:pStyle w:val="RequirementList"/>
        <w:numPr>
          <w:ilvl w:val="0"/>
          <w:numId w:val="26"/>
        </w:numPr>
        <w:rPr>
          <w:shd w:val="clear" w:color="auto" w:fill="FFFFFF"/>
        </w:rPr>
      </w:pPr>
      <w:r w:rsidRPr="0056208B">
        <w:rPr>
          <w:shd w:val="clear" w:color="auto" w:fill="FFFFFF"/>
        </w:rPr>
        <w:t>All cryogenic helium valves shall be delivered with leak test certificates of the body and the seat.</w:t>
      </w:r>
    </w:p>
    <w:p w14:paraId="1C797124" w14:textId="77777777" w:rsidR="008C5B3B" w:rsidRPr="0056208B" w:rsidRDefault="008C5B3B">
      <w:pPr>
        <w:pStyle w:val="RequirementList"/>
        <w:numPr>
          <w:ilvl w:val="0"/>
          <w:numId w:val="26"/>
        </w:numPr>
        <w:rPr>
          <w:shd w:val="clear" w:color="auto" w:fill="FFFFFF"/>
        </w:rPr>
      </w:pPr>
      <w:r w:rsidRPr="0056208B">
        <w:rPr>
          <w:shd w:val="clear" w:color="auto" w:fill="FFFFFF"/>
        </w:rPr>
        <w:t>All safety components shall be delivered with the necessary certificates.</w:t>
      </w:r>
    </w:p>
    <w:p w14:paraId="79F63A15" w14:textId="77777777" w:rsidR="008C5B3B" w:rsidRPr="0056208B" w:rsidRDefault="008C5B3B" w:rsidP="00B5535E">
      <w:pPr>
        <w:pStyle w:val="Heading3numbered"/>
      </w:pPr>
      <w:bookmarkStart w:id="3812" w:name="_Toc200492447"/>
      <w:bookmarkStart w:id="3813" w:name="_Toc202536218"/>
      <w:bookmarkStart w:id="3814" w:name="_Toc202536917"/>
      <w:r w:rsidRPr="0056208B">
        <w:t>Electrical, wiring and control system tests</w:t>
      </w:r>
      <w:bookmarkEnd w:id="3812"/>
      <w:bookmarkEnd w:id="3813"/>
      <w:bookmarkEnd w:id="3814"/>
    </w:p>
    <w:p w14:paraId="761F26D2" w14:textId="77777777" w:rsidR="008C5B3B" w:rsidRPr="0056208B" w:rsidRDefault="008C5B3B" w:rsidP="00575005">
      <w:pPr>
        <w:pStyle w:val="RequirementList"/>
      </w:pPr>
      <w:bookmarkStart w:id="3815" w:name="_Toc200492448"/>
      <w:r w:rsidRPr="0056208B">
        <w:t>After mechanical assembly and cabling of any sub-assembly, the Contractor shall execute a complete electrical and wiring test</w:t>
      </w:r>
      <w:r w:rsidR="007A2C67" w:rsidRPr="0056208B">
        <w:t xml:space="preserve">.  </w:t>
      </w:r>
      <w:r w:rsidRPr="0056208B">
        <w:t>All components and cabling shall conform to the international electrical standards (IEC)</w:t>
      </w:r>
      <w:r w:rsidR="007A2C67" w:rsidRPr="0056208B">
        <w:t xml:space="preserve">.  </w:t>
      </w:r>
      <w:r w:rsidRPr="0056208B">
        <w:t>The electrical and wiring tests shall include at least:</w:t>
      </w:r>
      <w:bookmarkEnd w:id="3815"/>
    </w:p>
    <w:p w14:paraId="24213569" w14:textId="77777777" w:rsidR="008C5B3B" w:rsidRPr="0056208B" w:rsidRDefault="008C5B3B">
      <w:pPr>
        <w:pStyle w:val="RequirementList"/>
        <w:numPr>
          <w:ilvl w:val="0"/>
          <w:numId w:val="25"/>
        </w:numPr>
      </w:pPr>
      <w:bookmarkStart w:id="3816" w:name="_Toc200492449"/>
      <w:r w:rsidRPr="0056208B">
        <w:t>Visual inspection of cabling.</w:t>
      </w:r>
      <w:bookmarkEnd w:id="3816"/>
    </w:p>
    <w:p w14:paraId="290ABF02" w14:textId="77777777" w:rsidR="008C5B3B" w:rsidRPr="0056208B" w:rsidRDefault="008C5B3B">
      <w:pPr>
        <w:pStyle w:val="RequirementList"/>
        <w:numPr>
          <w:ilvl w:val="0"/>
          <w:numId w:val="25"/>
        </w:numPr>
      </w:pPr>
      <w:bookmarkStart w:id="3817" w:name="_Toc200492450"/>
      <w:r w:rsidRPr="0056208B">
        <w:t>Checking of conformity with the electrical wiring diagrams.</w:t>
      </w:r>
      <w:bookmarkEnd w:id="3817"/>
    </w:p>
    <w:p w14:paraId="1C4E7C9B" w14:textId="77777777" w:rsidR="008C5B3B" w:rsidRPr="0056208B" w:rsidRDefault="008C5B3B">
      <w:pPr>
        <w:pStyle w:val="RequirementList"/>
        <w:numPr>
          <w:ilvl w:val="0"/>
          <w:numId w:val="25"/>
        </w:numPr>
      </w:pPr>
      <w:bookmarkStart w:id="3818" w:name="_Toc200492451"/>
      <w:r w:rsidRPr="0056208B">
        <w:t>Checking of correct labelling.</w:t>
      </w:r>
      <w:bookmarkEnd w:id="3818"/>
    </w:p>
    <w:p w14:paraId="0A0F07BA" w14:textId="77777777" w:rsidR="008C5B3B" w:rsidRPr="0056208B" w:rsidRDefault="008C5B3B">
      <w:pPr>
        <w:pStyle w:val="RequirementList"/>
        <w:numPr>
          <w:ilvl w:val="0"/>
          <w:numId w:val="25"/>
        </w:numPr>
      </w:pPr>
      <w:bookmarkStart w:id="3819" w:name="_Toc200492452"/>
      <w:r w:rsidRPr="0056208B">
        <w:t>Checking of the grounding of all components and measuring of insulation resistance for all electrical wiring and electrical components.</w:t>
      </w:r>
      <w:bookmarkEnd w:id="3819"/>
    </w:p>
    <w:p w14:paraId="7DA80DA2" w14:textId="77777777" w:rsidR="008C5B3B" w:rsidRPr="0056208B" w:rsidRDefault="008C5B3B">
      <w:pPr>
        <w:pStyle w:val="RequirementList"/>
        <w:numPr>
          <w:ilvl w:val="0"/>
          <w:numId w:val="25"/>
        </w:numPr>
      </w:pPr>
      <w:bookmarkStart w:id="3820" w:name="_Toc200492453"/>
      <w:r w:rsidRPr="0056208B">
        <w:t>Performing functioning of valves with adjustment of the positioners.</w:t>
      </w:r>
      <w:bookmarkEnd w:id="3820"/>
    </w:p>
    <w:p w14:paraId="3320005B" w14:textId="77777777" w:rsidR="008C5B3B" w:rsidRPr="0056208B" w:rsidRDefault="008C5B3B">
      <w:pPr>
        <w:pStyle w:val="RequirementList"/>
        <w:numPr>
          <w:ilvl w:val="0"/>
          <w:numId w:val="25"/>
        </w:numPr>
      </w:pPr>
      <w:bookmarkStart w:id="3821" w:name="_Toc200492454"/>
      <w:r w:rsidRPr="0056208B">
        <w:t>Checking of the instrumentation cabling.</w:t>
      </w:r>
      <w:bookmarkEnd w:id="3821"/>
    </w:p>
    <w:p w14:paraId="6DBA6A50" w14:textId="77777777" w:rsidR="008C5B3B" w:rsidRPr="0056208B" w:rsidRDefault="008C5B3B">
      <w:pPr>
        <w:pStyle w:val="RequirementList"/>
        <w:numPr>
          <w:ilvl w:val="0"/>
          <w:numId w:val="25"/>
        </w:numPr>
      </w:pPr>
      <w:bookmarkStart w:id="3822" w:name="_Toc200492455"/>
      <w:r w:rsidRPr="0056208B">
        <w:t>Checking of the electrical cabinets (instrumentation, power supply and control) with injection of inlet signals and detection of outlet signals.</w:t>
      </w:r>
      <w:bookmarkEnd w:id="3822"/>
    </w:p>
    <w:p w14:paraId="238D754D" w14:textId="77777777" w:rsidR="008C5B3B" w:rsidRPr="0056208B" w:rsidRDefault="008C5B3B" w:rsidP="00575005">
      <w:pPr>
        <w:pStyle w:val="RequirementList"/>
      </w:pPr>
      <w:bookmarkStart w:id="3823" w:name="_Toc200492456"/>
      <w:r w:rsidRPr="0056208B">
        <w:t>For the WCS electrical tests, before the connection between the motor and the compressor, the Contractor shall:</w:t>
      </w:r>
      <w:bookmarkEnd w:id="3823"/>
    </w:p>
    <w:p w14:paraId="04D9D6BB" w14:textId="77777777" w:rsidR="008C5B3B" w:rsidRPr="0056208B" w:rsidRDefault="008C5B3B">
      <w:pPr>
        <w:pStyle w:val="RequirementList"/>
        <w:numPr>
          <w:ilvl w:val="0"/>
          <w:numId w:val="25"/>
        </w:numPr>
      </w:pPr>
      <w:bookmarkStart w:id="3824" w:name="_Toc200492457"/>
      <w:r w:rsidRPr="0056208B">
        <w:t>Verify the direction of motor rotation.</w:t>
      </w:r>
      <w:bookmarkEnd w:id="3824"/>
    </w:p>
    <w:p w14:paraId="340F698C" w14:textId="77777777" w:rsidR="008C5B3B" w:rsidRPr="0056208B" w:rsidRDefault="008C5B3B">
      <w:pPr>
        <w:pStyle w:val="RequirementList"/>
        <w:numPr>
          <w:ilvl w:val="0"/>
          <w:numId w:val="25"/>
        </w:numPr>
      </w:pPr>
      <w:bookmarkStart w:id="3825" w:name="_Toc200492458"/>
      <w:r w:rsidRPr="0056208B">
        <w:t>Check of phase rotation direction on the electrical cubicle busbar before switching on 3 phases electrical motors.</w:t>
      </w:r>
      <w:bookmarkEnd w:id="3825"/>
    </w:p>
    <w:p w14:paraId="4E5100BE" w14:textId="683DCDA6" w:rsidR="008C5B3B" w:rsidRPr="0056208B" w:rsidRDefault="008C5B3B" w:rsidP="00575005">
      <w:pPr>
        <w:pStyle w:val="RequirementList"/>
      </w:pPr>
      <w:bookmarkStart w:id="3826" w:name="_Toc200492459"/>
      <w:r w:rsidRPr="0056208B">
        <w:t xml:space="preserve">The </w:t>
      </w:r>
      <w:r w:rsidR="00D97476" w:rsidRPr="0056208B">
        <w:t>QPLANT:CIS</w:t>
      </w:r>
      <w:r w:rsidRPr="0056208B">
        <w:t xml:space="preserve"> operation shall be tested in simulation mode before shipment.</w:t>
      </w:r>
      <w:bookmarkEnd w:id="3826"/>
    </w:p>
    <w:p w14:paraId="14964D8C" w14:textId="77777777" w:rsidR="00D93DEF" w:rsidRPr="0056208B" w:rsidRDefault="00D93DEF" w:rsidP="00A34A0A">
      <w:pPr>
        <w:pStyle w:val="Heading3numbered"/>
      </w:pPr>
      <w:bookmarkStart w:id="3827" w:name="_Toc200492460"/>
      <w:bookmarkStart w:id="3828" w:name="_Toc202536219"/>
      <w:bookmarkStart w:id="3829" w:name="_Toc202536918"/>
      <w:r w:rsidRPr="0056208B">
        <w:t>Transport and Storage</w:t>
      </w:r>
      <w:bookmarkEnd w:id="3827"/>
      <w:bookmarkEnd w:id="3828"/>
      <w:bookmarkEnd w:id="3829"/>
    </w:p>
    <w:p w14:paraId="6529A323" w14:textId="77777777" w:rsidR="00D93DEF" w:rsidRPr="0056208B" w:rsidRDefault="00D93DEF" w:rsidP="00575005">
      <w:pPr>
        <w:pStyle w:val="RequirementList"/>
      </w:pPr>
      <w:bookmarkStart w:id="3830" w:name="_Toc200492461"/>
      <w:r w:rsidRPr="0056208B">
        <w:t xml:space="preserve">The </w:t>
      </w:r>
      <w:r w:rsidR="00CB1438" w:rsidRPr="0056208B">
        <w:t>Contractor</w:t>
      </w:r>
      <w:r w:rsidRPr="0056208B">
        <w:t xml:space="preserve"> is responsible </w:t>
      </w:r>
      <w:r w:rsidR="00B1583F" w:rsidRPr="0056208B">
        <w:t xml:space="preserve">for </w:t>
      </w:r>
      <w:r w:rsidRPr="0056208B">
        <w:t xml:space="preserve">the transport and storage of all the </w:t>
      </w:r>
      <w:r w:rsidR="00947F24" w:rsidRPr="0056208B">
        <w:t>QPLANT</w:t>
      </w:r>
      <w:r w:rsidRPr="0056208B">
        <w:t xml:space="preserve"> components from the manufacturing sites to the </w:t>
      </w:r>
      <w:r w:rsidR="0085540D" w:rsidRPr="0056208B">
        <w:t>SCK CEN</w:t>
      </w:r>
      <w:r w:rsidRPr="0056208B">
        <w:t xml:space="preserve"> final positioning</w:t>
      </w:r>
      <w:r w:rsidR="007A2C67" w:rsidRPr="0056208B">
        <w:t xml:space="preserve">.  </w:t>
      </w:r>
      <w:r w:rsidRPr="0056208B">
        <w:t>It includes the storage, transport, loading, unloading and final positioning activities.</w:t>
      </w:r>
      <w:bookmarkEnd w:id="3830"/>
    </w:p>
    <w:p w14:paraId="09646729" w14:textId="77777777" w:rsidR="00D93DEF" w:rsidRPr="0056208B" w:rsidRDefault="00D93DEF" w:rsidP="00575005">
      <w:pPr>
        <w:pStyle w:val="RequirementList"/>
      </w:pPr>
      <w:bookmarkStart w:id="3831" w:name="_Toc200492462"/>
      <w:r w:rsidRPr="0056208B">
        <w:t>Prior to transportation</w:t>
      </w:r>
      <w:r w:rsidR="00B1583F" w:rsidRPr="0056208B">
        <w:t>,</w:t>
      </w:r>
      <w:r w:rsidRPr="0056208B">
        <w:t xml:space="preserve"> all process circuits of the </w:t>
      </w:r>
      <w:r w:rsidR="00947F24" w:rsidRPr="0056208B">
        <w:t>QPLANT</w:t>
      </w:r>
      <w:r w:rsidRPr="0056208B">
        <w:t xml:space="preserve"> components shall be filled with inert gas at a fixed pressure and sealed during transport</w:t>
      </w:r>
      <w:r w:rsidR="007A2C67" w:rsidRPr="0056208B">
        <w:t xml:space="preserve">.  </w:t>
      </w:r>
      <w:r w:rsidRPr="0056208B">
        <w:t>Necessary caps, blind flanges and hand valves shall be considered at that stage</w:t>
      </w:r>
      <w:r w:rsidR="007A2C67" w:rsidRPr="0056208B">
        <w:t xml:space="preserve">.  </w:t>
      </w:r>
      <w:r w:rsidRPr="0056208B">
        <w:t xml:space="preserve">Pressure gauges shall be installed and checked at the departure from manufacturer premises and at the arrival on </w:t>
      </w:r>
      <w:r w:rsidR="0085540D" w:rsidRPr="0056208B">
        <w:t>SCK CEN</w:t>
      </w:r>
      <w:r w:rsidRPr="0056208B">
        <w:t xml:space="preserve"> site</w:t>
      </w:r>
      <w:r w:rsidR="007A2C67" w:rsidRPr="0056208B">
        <w:t xml:space="preserve">.  </w:t>
      </w:r>
      <w:r w:rsidRPr="0056208B">
        <w:t>It is recommended to provide transportation boxes with appropriate accelerometers for the refrigeration cold box.</w:t>
      </w:r>
      <w:bookmarkEnd w:id="3831"/>
    </w:p>
    <w:p w14:paraId="6BD64385" w14:textId="77777777" w:rsidR="00D93DEF" w:rsidRPr="0056208B" w:rsidRDefault="00D93DEF" w:rsidP="00575005">
      <w:pPr>
        <w:pStyle w:val="RequirementList"/>
      </w:pPr>
      <w:bookmarkStart w:id="3832" w:name="_Toc200492463"/>
      <w:r w:rsidRPr="0056208B">
        <w:lastRenderedPageBreak/>
        <w:t>Appropriate packaging shall protect every item during transport from degrading environment, be suitable for the selected transport and consider temporary storage in the open air.</w:t>
      </w:r>
      <w:bookmarkEnd w:id="3832"/>
    </w:p>
    <w:p w14:paraId="15E924EE" w14:textId="77777777" w:rsidR="00D93DEF" w:rsidRPr="0056208B" w:rsidRDefault="00D93DEF" w:rsidP="00575005">
      <w:pPr>
        <w:pStyle w:val="RequirementList"/>
      </w:pPr>
      <w:bookmarkStart w:id="3833" w:name="_Hlk192567639"/>
      <w:bookmarkStart w:id="3834" w:name="_Toc200492464"/>
      <w:r w:rsidRPr="0056208B">
        <w:t xml:space="preserve">Each package shall be clearly marked with a label stating the </w:t>
      </w:r>
      <w:r w:rsidR="00CB1438" w:rsidRPr="0056208B">
        <w:t>Contractor</w:t>
      </w:r>
      <w:r w:rsidRPr="0056208B">
        <w:t>’s name, the destination, the name of the component and its identification number, the weight, and a link to the documentation</w:t>
      </w:r>
      <w:bookmarkEnd w:id="3833"/>
      <w:r w:rsidR="00161A6D" w:rsidRPr="0056208B">
        <w:t>.</w:t>
      </w:r>
      <w:bookmarkEnd w:id="3834"/>
    </w:p>
    <w:p w14:paraId="2C3A693F" w14:textId="4FAE5158" w:rsidR="00D93DEF" w:rsidRPr="0056208B" w:rsidRDefault="00D93DEF" w:rsidP="00575005">
      <w:pPr>
        <w:pStyle w:val="RequirementList"/>
      </w:pPr>
      <w:bookmarkStart w:id="3835" w:name="_Toc200492465"/>
      <w:r w:rsidRPr="0056208B">
        <w:t>Prior to transportation, the package units shall be visually inspected at the manufacturer premises and a certificate about proper packaging and availability of the necessary documentation shall be issued</w:t>
      </w:r>
      <w:r w:rsidR="007A2C67" w:rsidRPr="0056208B">
        <w:t xml:space="preserve">.  </w:t>
      </w:r>
      <w:r w:rsidRPr="0056208B">
        <w:t xml:space="preserve">Representatives of the </w:t>
      </w:r>
      <w:r w:rsidR="0085540D" w:rsidRPr="0056208B">
        <w:t>SCK CEN</w:t>
      </w:r>
      <w:r w:rsidRPr="0056208B">
        <w:t xml:space="preserve"> shall be invited by the </w:t>
      </w:r>
      <w:r w:rsidR="00CB1438" w:rsidRPr="0056208B">
        <w:t>Contractor</w:t>
      </w:r>
      <w:r w:rsidRPr="0056208B">
        <w:t xml:space="preserve"> to witness the inspection</w:t>
      </w:r>
      <w:r w:rsidR="007A2C67" w:rsidRPr="0056208B">
        <w:t xml:space="preserve">.  </w:t>
      </w:r>
      <w:del w:id="3836" w:author="Dekempeneer Erik" w:date="2025-07-12T15:13:00Z">
        <w:r w:rsidRPr="0056208B" w:rsidDel="00D73181">
          <w:delText>The inspection shall consist in a visual verification of the packaging and a check of the formal and technical documentation.</w:delText>
        </w:r>
      </w:del>
      <w:bookmarkEnd w:id="3835"/>
    </w:p>
    <w:p w14:paraId="57E464DC" w14:textId="77777777" w:rsidR="00D93DEF" w:rsidRPr="0056208B" w:rsidRDefault="00D93DEF" w:rsidP="00B5535E">
      <w:pPr>
        <w:pStyle w:val="regular"/>
        <w:rPr>
          <w:sz w:val="2"/>
          <w:szCs w:val="2"/>
        </w:rPr>
      </w:pPr>
    </w:p>
    <w:p w14:paraId="6FFE36FE" w14:textId="77777777" w:rsidR="00D93DEF" w:rsidRPr="0056208B" w:rsidRDefault="00D93DEF" w:rsidP="00A34A0A">
      <w:pPr>
        <w:pStyle w:val="Heading2numbered"/>
        <w:keepNext/>
        <w:keepLines/>
        <w:ind w:left="578" w:hanging="578"/>
        <w:rPr>
          <w:rFonts w:eastAsia="Calibri"/>
        </w:rPr>
      </w:pPr>
      <w:bookmarkStart w:id="3837" w:name="_Toc200492466"/>
      <w:bookmarkStart w:id="3838" w:name="_Toc202536220"/>
      <w:bookmarkStart w:id="3839" w:name="_Toc202536919"/>
      <w:r w:rsidRPr="0056208B">
        <w:rPr>
          <w:rFonts w:eastAsia="Calibri"/>
        </w:rPr>
        <w:t>Inst</w:t>
      </w:r>
      <w:r w:rsidR="007F284D" w:rsidRPr="0056208B">
        <w:rPr>
          <w:rFonts w:eastAsia="Calibri"/>
        </w:rPr>
        <w:t>a</w:t>
      </w:r>
      <w:r w:rsidRPr="0056208B">
        <w:rPr>
          <w:rFonts w:eastAsia="Calibri"/>
        </w:rPr>
        <w:t xml:space="preserve">llation and </w:t>
      </w:r>
      <w:commentRangeStart w:id="3840"/>
      <w:r w:rsidRPr="0056208B">
        <w:rPr>
          <w:rFonts w:eastAsia="Calibri"/>
        </w:rPr>
        <w:t>Assembly</w:t>
      </w:r>
      <w:bookmarkEnd w:id="3837"/>
      <w:bookmarkEnd w:id="3838"/>
      <w:bookmarkEnd w:id="3839"/>
      <w:commentRangeEnd w:id="3840"/>
      <w:r w:rsidR="00D21F94" w:rsidRPr="0056208B">
        <w:rPr>
          <w:rStyle w:val="CommentReference"/>
          <w:rFonts w:ascii="Segoe UI" w:eastAsia="Calibri" w:hAnsi="Segoe UI"/>
          <w:bCs w:val="0"/>
          <w:color w:val="auto"/>
          <w:shd w:val="clear" w:color="auto" w:fill="auto"/>
        </w:rPr>
        <w:commentReference w:id="3840"/>
      </w:r>
    </w:p>
    <w:p w14:paraId="31F34A36" w14:textId="5D72D0D5" w:rsidR="00E9394F" w:rsidRPr="0056208B" w:rsidRDefault="00E9394F" w:rsidP="00E9394F">
      <w:pPr>
        <w:pStyle w:val="regular"/>
      </w:pPr>
      <w:commentRangeStart w:id="3841"/>
      <w:r w:rsidRPr="0056208B">
        <w:t xml:space="preserve">The Contractor shall provide all mobile vacuum pumping systems required during installation, commissioning, and related project execution activities. </w:t>
      </w:r>
      <w:del w:id="3842" w:author="Dekempeneer Erik" w:date="2025-07-11T13:43:00Z">
        <w:r w:rsidRPr="0056208B" w:rsidDel="00960605">
          <w:delText xml:space="preserve"> mobile vacuum pumping system, integrated on a skid frame with wheels, for use during installation and commissioning activities.  </w:delText>
        </w:r>
      </w:del>
      <w:r w:rsidRPr="0056208B">
        <w:t>This system shall be utilised for the pumping and conditioning of various components, including storage vessels.  It is not part of the permanent scope of supply but shall be</w:t>
      </w:r>
      <w:ins w:id="3843" w:author="Dekempeneer Erik" w:date="2025-07-11T13:45:00Z">
        <w:r w:rsidRPr="0056208B">
          <w:t xml:space="preserve"> temporarily</w:t>
        </w:r>
      </w:ins>
      <w:r w:rsidRPr="0056208B">
        <w:t xml:space="preserve"> provided </w:t>
      </w:r>
      <w:del w:id="3844" w:author="Dekempeneer Erik" w:date="2025-07-11T13:44:00Z">
        <w:r w:rsidRPr="0056208B" w:rsidDel="00960605">
          <w:delText>as part of the Contractor’s commissioning actions</w:delText>
        </w:r>
      </w:del>
      <w:ins w:id="3845" w:author="Dekempeneer Erik" w:date="2025-07-11T13:44:00Z">
        <w:r w:rsidRPr="0056208B">
          <w:t>for use by the Contractor during contract execution</w:t>
        </w:r>
      </w:ins>
      <w:r w:rsidRPr="0056208B">
        <w:t>.</w:t>
      </w:r>
      <w:commentRangeEnd w:id="3841"/>
      <w:r w:rsidRPr="0056208B">
        <w:rPr>
          <w:rStyle w:val="CommentReference"/>
        </w:rPr>
        <w:commentReference w:id="3841"/>
      </w:r>
    </w:p>
    <w:p w14:paraId="06909DC5" w14:textId="305B1BE3" w:rsidR="00D93DEF" w:rsidRPr="0056208B" w:rsidRDefault="00D93DEF" w:rsidP="00575005">
      <w:pPr>
        <w:pStyle w:val="RequirementList"/>
      </w:pPr>
      <w:bookmarkStart w:id="3846" w:name="_Toc200492467"/>
      <w:r w:rsidRPr="0056208B">
        <w:t xml:space="preserve">The </w:t>
      </w:r>
      <w:r w:rsidR="00CB1438" w:rsidRPr="0056208B">
        <w:t>Contractor</w:t>
      </w:r>
      <w:r w:rsidRPr="0056208B">
        <w:t xml:space="preserve"> </w:t>
      </w:r>
      <w:r w:rsidR="002D5DF0" w:rsidRPr="0056208B">
        <w:t xml:space="preserve">shall </w:t>
      </w:r>
      <w:r w:rsidRPr="0056208B">
        <w:t>assembl</w:t>
      </w:r>
      <w:r w:rsidR="002D5DF0" w:rsidRPr="0056208B">
        <w:t>e</w:t>
      </w:r>
      <w:ins w:id="3847" w:author="Dekempeneer Erik" w:date="2025-07-12T15:18:00Z">
        <w:r w:rsidR="00D73181" w:rsidRPr="0056208B">
          <w:t xml:space="preserve"> and install</w:t>
        </w:r>
      </w:ins>
      <w:r w:rsidRPr="0056208B">
        <w:t xml:space="preserve"> all components (</w:t>
      </w:r>
      <w:del w:id="3848" w:author="Dekempeneer Erik" w:date="2025-07-12T15:19:00Z">
        <w:r w:rsidRPr="0056208B" w:rsidDel="00731E0B">
          <w:delText>compressors, ORS, QRB, warm panels, interconnection lines, electrical cubicles, control system equipment’s, analysis cubicles, among others</w:delText>
        </w:r>
      </w:del>
      <w:ins w:id="3849" w:author="Dekempeneer Erik" w:date="2025-07-12T15:19:00Z">
        <w:r w:rsidR="00731E0B" w:rsidRPr="0056208B">
          <w:t xml:space="preserve">including </w:t>
        </w:r>
      </w:ins>
      <w:ins w:id="3850" w:author="Dekempeneer Erik" w:date="2025-07-12T15:20:00Z">
        <w:r w:rsidR="00731E0B" w:rsidRPr="0056208B">
          <w:t>all interface connections</w:t>
        </w:r>
      </w:ins>
      <w:r w:rsidRPr="0056208B">
        <w:t xml:space="preserve">) on the </w:t>
      </w:r>
      <w:r w:rsidR="0085540D" w:rsidRPr="0056208B">
        <w:t>SCK CEN</w:t>
      </w:r>
      <w:r w:rsidRPr="0056208B">
        <w:t xml:space="preserve"> site.</w:t>
      </w:r>
      <w:bookmarkEnd w:id="3846"/>
    </w:p>
    <w:p w14:paraId="75014CD4" w14:textId="2F3601DD" w:rsidR="00D93DEF" w:rsidRPr="0056208B" w:rsidRDefault="00D93DEF" w:rsidP="00575005">
      <w:pPr>
        <w:pStyle w:val="RequirementList"/>
      </w:pPr>
      <w:bookmarkStart w:id="3851" w:name="_Toc200492468"/>
      <w:r w:rsidRPr="0056208B">
        <w:t xml:space="preserve">The </w:t>
      </w:r>
      <w:r w:rsidR="00CB1438" w:rsidRPr="0056208B">
        <w:t>Contractor</w:t>
      </w:r>
      <w:r w:rsidRPr="0056208B">
        <w:t xml:space="preserve"> and its </w:t>
      </w:r>
      <w:r w:rsidR="00C04E8C" w:rsidRPr="0056208B">
        <w:t>subcontractor</w:t>
      </w:r>
      <w:r w:rsidRPr="0056208B">
        <w:t xml:space="preserve">s shall </w:t>
      </w:r>
      <w:r w:rsidR="00D73181" w:rsidRPr="0056208B">
        <w:t xml:space="preserve">apply </w:t>
      </w:r>
      <w:r w:rsidRPr="0056208B">
        <w:t xml:space="preserve">the local regulations applicable on the </w:t>
      </w:r>
      <w:r w:rsidR="0085540D" w:rsidRPr="0056208B">
        <w:t>SCK CEN</w:t>
      </w:r>
      <w:r w:rsidRPr="0056208B">
        <w:t xml:space="preserve"> site, including safety </w:t>
      </w:r>
      <w:r w:rsidR="00731E0B" w:rsidRPr="0056208B">
        <w:t xml:space="preserve">&amp; </w:t>
      </w:r>
      <w:r w:rsidRPr="0056208B">
        <w:t>logistic rules and necessary trainings.</w:t>
      </w:r>
      <w:bookmarkEnd w:id="3851"/>
    </w:p>
    <w:p w14:paraId="4DED5F0B" w14:textId="16E1946C" w:rsidR="00080949" w:rsidRPr="0056208B" w:rsidRDefault="00080949" w:rsidP="00575005">
      <w:pPr>
        <w:pStyle w:val="RequirementList"/>
      </w:pPr>
      <w:bookmarkStart w:id="3852" w:name="_Toc200492469"/>
      <w:r w:rsidRPr="0056208B">
        <w:t xml:space="preserve">For all activities on </w:t>
      </w:r>
      <w:r w:rsidR="0085540D" w:rsidRPr="0056208B">
        <w:t>SCK CEN</w:t>
      </w:r>
      <w:r w:rsidRPr="0056208B">
        <w:t xml:space="preserve"> site, the Contractor shall comply with the </w:t>
      </w:r>
      <w:r w:rsidR="0085540D" w:rsidRPr="0056208B">
        <w:t>SCK CEN</w:t>
      </w:r>
      <w:r w:rsidR="0087769C" w:rsidRPr="0056208B">
        <w:t xml:space="preserve"> </w:t>
      </w:r>
      <w:r w:rsidRPr="0056208B">
        <w:t>Safety and Health Plan</w:t>
      </w:r>
      <w:r w:rsidR="0072117A" w:rsidRPr="0056208B">
        <w:t xml:space="preserve"> AD2</w:t>
      </w:r>
      <w:bookmarkEnd w:id="3852"/>
      <w:r w:rsidR="00E51307" w:rsidRPr="0056208B">
        <w:rPr>
          <w:rStyle w:val="CommentReference"/>
          <w:rFonts w:ascii="Segoe UI" w:hAnsi="Segoe UI"/>
        </w:rPr>
        <w:t>.</w:t>
      </w:r>
    </w:p>
    <w:p w14:paraId="6FCE2632" w14:textId="77777777" w:rsidR="0072117A" w:rsidRPr="0056208B" w:rsidRDefault="00D93DEF" w:rsidP="00575005">
      <w:pPr>
        <w:pStyle w:val="RequirementList"/>
      </w:pPr>
      <w:bookmarkStart w:id="3853" w:name="_Ref192250871"/>
      <w:bookmarkStart w:id="3854" w:name="_Toc200492470"/>
      <w:r w:rsidRPr="0056208B">
        <w:t xml:space="preserve">Utilities (electricity, </w:t>
      </w:r>
      <w:bookmarkStart w:id="3855" w:name="_Hlk191395664"/>
      <w:r w:rsidRPr="0056208B">
        <w:t xml:space="preserve">cooling water, compressed air) except fluids (helium and nitrogen) will </w:t>
      </w:r>
      <w:bookmarkEnd w:id="3855"/>
      <w:r w:rsidRPr="0056208B">
        <w:t xml:space="preserve">be supplied free of charge from </w:t>
      </w:r>
      <w:r w:rsidR="007C4D9C" w:rsidRPr="0056208B">
        <w:t xml:space="preserve">start of </w:t>
      </w:r>
      <w:r w:rsidRPr="0056208B">
        <w:t xml:space="preserve">installation to </w:t>
      </w:r>
      <w:r w:rsidR="007C4D9C" w:rsidRPr="0056208B">
        <w:t xml:space="preserve">end of </w:t>
      </w:r>
      <w:r w:rsidRPr="0056208B">
        <w:t xml:space="preserve">acceptance tests at the </w:t>
      </w:r>
      <w:r w:rsidR="0085540D" w:rsidRPr="0056208B">
        <w:t>SCK CEN</w:t>
      </w:r>
      <w:r w:rsidRPr="0056208B">
        <w:t xml:space="preserve"> site</w:t>
      </w:r>
      <w:r w:rsidR="007A2C67" w:rsidRPr="0056208B">
        <w:t xml:space="preserve">. </w:t>
      </w:r>
    </w:p>
    <w:p w14:paraId="266416EB" w14:textId="0643BD9F" w:rsidR="00D93DEF" w:rsidRPr="0056208B" w:rsidRDefault="007A2C67" w:rsidP="000527F7">
      <w:pPr>
        <w:pStyle w:val="SysReq3"/>
        <w:rPr>
          <w:lang w:val="en-GB"/>
        </w:rPr>
      </w:pPr>
      <w:r w:rsidRPr="0056208B">
        <w:rPr>
          <w:lang w:val="en-GB"/>
        </w:rPr>
        <w:t xml:space="preserve"> </w:t>
      </w:r>
      <w:r w:rsidR="00D93DEF" w:rsidRPr="0056208B">
        <w:rPr>
          <w:lang w:val="en-GB"/>
        </w:rPr>
        <w:t xml:space="preserve">The </w:t>
      </w:r>
      <w:r w:rsidR="00CB1438" w:rsidRPr="0056208B">
        <w:rPr>
          <w:lang w:val="en-GB"/>
        </w:rPr>
        <w:t>Contractor</w:t>
      </w:r>
      <w:r w:rsidR="00D93DEF" w:rsidRPr="0056208B">
        <w:rPr>
          <w:lang w:val="en-GB"/>
        </w:rPr>
        <w:t xml:space="preserve"> shall provide a list of needed utilities with date of availability at the end of the conceptual design and updated at the final design </w:t>
      </w:r>
      <w:bookmarkEnd w:id="3853"/>
      <w:bookmarkEnd w:id="3854"/>
    </w:p>
    <w:p w14:paraId="68CFFAC1" w14:textId="77777777" w:rsidR="00D93DEF" w:rsidRPr="0056208B" w:rsidRDefault="00D93DEF" w:rsidP="00575005">
      <w:pPr>
        <w:pStyle w:val="RequirementList"/>
      </w:pPr>
      <w:bookmarkStart w:id="3856" w:name="_Toc200492471"/>
      <w:r w:rsidRPr="0056208B">
        <w:t xml:space="preserve">The existing cranes in the buildings will be made available for the work on site, however, </w:t>
      </w:r>
      <w:r w:rsidR="00CA601A" w:rsidRPr="0056208B">
        <w:t>the Contractor shall provide qualified operators</w:t>
      </w:r>
      <w:r w:rsidRPr="0056208B">
        <w:t>.</w:t>
      </w:r>
      <w:bookmarkEnd w:id="3856"/>
    </w:p>
    <w:p w14:paraId="0DD39F99" w14:textId="77777777" w:rsidR="009A31C2" w:rsidRPr="0056208B" w:rsidRDefault="009A31C2" w:rsidP="00B5535E">
      <w:pPr>
        <w:pStyle w:val="Heading3numbered"/>
      </w:pPr>
      <w:bookmarkStart w:id="3857" w:name="_Toc200492472"/>
      <w:bookmarkStart w:id="3858" w:name="_Toc202536221"/>
      <w:bookmarkStart w:id="3859" w:name="_Toc202536920"/>
      <w:bookmarkStart w:id="3860" w:name="_Ref192757333"/>
      <w:r w:rsidRPr="0056208B">
        <w:t>Incoming inspection</w:t>
      </w:r>
      <w:r w:rsidR="00B15B33" w:rsidRPr="0056208B">
        <w:t xml:space="preserve"> at </w:t>
      </w:r>
      <w:r w:rsidR="0085540D" w:rsidRPr="0056208B">
        <w:t>SCK CEN</w:t>
      </w:r>
      <w:r w:rsidR="00B15B33" w:rsidRPr="0056208B">
        <w:t xml:space="preserve"> site</w:t>
      </w:r>
      <w:bookmarkEnd w:id="3857"/>
      <w:bookmarkEnd w:id="3858"/>
      <w:bookmarkEnd w:id="3859"/>
    </w:p>
    <w:p w14:paraId="0A9E7020" w14:textId="77777777" w:rsidR="009A31C2" w:rsidRPr="0056208B" w:rsidRDefault="009A31C2" w:rsidP="00575005">
      <w:pPr>
        <w:pStyle w:val="RequirementList"/>
      </w:pPr>
      <w:bookmarkStart w:id="3861" w:name="_Toc200492473"/>
      <w:r w:rsidRPr="0056208B">
        <w:t xml:space="preserve">Upon arrival on the </w:t>
      </w:r>
      <w:r w:rsidR="0085540D" w:rsidRPr="0056208B">
        <w:t>SCK CEN</w:t>
      </w:r>
      <w:r w:rsidRPr="0056208B">
        <w:t xml:space="preserve"> site at Mol, at least the following inspections shall be performed and documented:</w:t>
      </w:r>
      <w:bookmarkEnd w:id="3861"/>
    </w:p>
    <w:p w14:paraId="7B40304C" w14:textId="77777777" w:rsidR="009A31C2" w:rsidRPr="0056208B" w:rsidRDefault="009A31C2">
      <w:pPr>
        <w:pStyle w:val="RequirementList"/>
        <w:numPr>
          <w:ilvl w:val="0"/>
          <w:numId w:val="25"/>
        </w:numPr>
      </w:pPr>
      <w:bookmarkStart w:id="3862" w:name="_Toc200492474"/>
      <w:r w:rsidRPr="0056208B">
        <w:t>Inventory control of components.</w:t>
      </w:r>
      <w:bookmarkEnd w:id="3862"/>
    </w:p>
    <w:p w14:paraId="6889C80C" w14:textId="77777777" w:rsidR="009A31C2" w:rsidRPr="0056208B" w:rsidRDefault="009A31C2">
      <w:pPr>
        <w:pStyle w:val="RequirementList"/>
        <w:numPr>
          <w:ilvl w:val="0"/>
          <w:numId w:val="25"/>
        </w:numPr>
      </w:pPr>
      <w:bookmarkStart w:id="3863" w:name="_Toc200492475"/>
      <w:r w:rsidRPr="0056208B">
        <w:t>Visual inspections: checking for any damage of the packages, examination of the surfaces and welds of the components for cracks.</w:t>
      </w:r>
      <w:bookmarkEnd w:id="3863"/>
    </w:p>
    <w:p w14:paraId="08CC58B1" w14:textId="77777777" w:rsidR="009A31C2" w:rsidRPr="0056208B" w:rsidRDefault="009A31C2">
      <w:pPr>
        <w:pStyle w:val="RequirementList"/>
        <w:numPr>
          <w:ilvl w:val="0"/>
          <w:numId w:val="25"/>
        </w:numPr>
      </w:pPr>
      <w:bookmarkStart w:id="3864" w:name="_Toc200492476"/>
      <w:r w:rsidRPr="0056208B">
        <w:t>Checking of pressure settings of all volumes after transport by the reading of the pressure gauges, and comparison with pressure measured before shipment.</w:t>
      </w:r>
      <w:bookmarkEnd w:id="3864"/>
    </w:p>
    <w:p w14:paraId="22733A18" w14:textId="77777777" w:rsidR="009A31C2" w:rsidRPr="0056208B" w:rsidRDefault="009A31C2">
      <w:pPr>
        <w:pStyle w:val="RequirementList"/>
        <w:numPr>
          <w:ilvl w:val="0"/>
          <w:numId w:val="25"/>
        </w:numPr>
      </w:pPr>
      <w:bookmarkStart w:id="3865" w:name="_Toc200492477"/>
      <w:r w:rsidRPr="0056208B">
        <w:t>Checking of all installed shock detectors and accelerometers.</w:t>
      </w:r>
      <w:bookmarkEnd w:id="3865"/>
    </w:p>
    <w:p w14:paraId="3988829C" w14:textId="54E5E1C8" w:rsidR="009A31C2" w:rsidRPr="0056208B" w:rsidRDefault="009A31C2">
      <w:pPr>
        <w:pStyle w:val="RequirementList"/>
        <w:numPr>
          <w:ilvl w:val="0"/>
          <w:numId w:val="25"/>
        </w:numPr>
      </w:pPr>
      <w:bookmarkStart w:id="3866" w:name="_Ref192250934"/>
      <w:bookmarkStart w:id="3867" w:name="_Toc200492478"/>
      <w:r w:rsidRPr="0056208B">
        <w:t xml:space="preserve">An incoming inspection report shall be provided by the Contractor and approved by </w:t>
      </w:r>
      <w:r w:rsidR="0085540D" w:rsidRPr="0056208B">
        <w:t>SCK CEN</w:t>
      </w:r>
      <w:r w:rsidRPr="0056208B">
        <w:t xml:space="preserve"> (to be included in </w:t>
      </w:r>
      <w:commentRangeStart w:id="3868"/>
      <w:r w:rsidRPr="0056208B">
        <w:t>deliverable</w:t>
      </w:r>
      <w:commentRangeEnd w:id="3868"/>
      <w:r w:rsidR="007F06DB" w:rsidRPr="0056208B">
        <w:rPr>
          <w:rStyle w:val="CommentReference"/>
          <w:rFonts w:ascii="Segoe UI" w:hAnsi="Segoe UI"/>
        </w:rPr>
        <w:commentReference w:id="3868"/>
      </w:r>
      <w:r w:rsidRPr="0056208B">
        <w:t>) before starting installation.</w:t>
      </w:r>
      <w:bookmarkEnd w:id="3866"/>
      <w:bookmarkEnd w:id="3867"/>
    </w:p>
    <w:p w14:paraId="450776FC" w14:textId="77777777" w:rsidR="007F22B7" w:rsidRPr="0056208B" w:rsidRDefault="007F22B7" w:rsidP="00B5535E">
      <w:pPr>
        <w:pStyle w:val="Heading3numbered"/>
      </w:pPr>
      <w:bookmarkStart w:id="3869" w:name="_Toc200492479"/>
      <w:bookmarkStart w:id="3870" w:name="_Toc202536222"/>
      <w:bookmarkStart w:id="3871" w:name="_Toc202536921"/>
      <w:r w:rsidRPr="0056208B">
        <w:t>Test after Mechanical assembly completion</w:t>
      </w:r>
      <w:bookmarkEnd w:id="3869"/>
      <w:bookmarkEnd w:id="3870"/>
      <w:bookmarkEnd w:id="3871"/>
    </w:p>
    <w:p w14:paraId="4A6C72FE" w14:textId="77777777" w:rsidR="007F22B7" w:rsidRPr="0056208B" w:rsidRDefault="007F22B7" w:rsidP="00575005">
      <w:pPr>
        <w:pStyle w:val="RequirementList"/>
      </w:pPr>
      <w:bookmarkStart w:id="3872" w:name="_Toc200492480"/>
      <w:r w:rsidRPr="0056208B">
        <w:t>After assembly of subsystems (WCS, QRB, storages), the following tests shall be performed and documented:</w:t>
      </w:r>
      <w:bookmarkEnd w:id="3872"/>
    </w:p>
    <w:p w14:paraId="3D84651F" w14:textId="77777777" w:rsidR="007F22B7" w:rsidRPr="0056208B" w:rsidRDefault="007F22B7">
      <w:pPr>
        <w:pStyle w:val="RequirementList"/>
        <w:numPr>
          <w:ilvl w:val="0"/>
          <w:numId w:val="25"/>
        </w:numPr>
      </w:pPr>
      <w:bookmarkStart w:id="3873" w:name="_Toc200492481"/>
      <w:r w:rsidRPr="0056208B">
        <w:t>Conformance of the assembly with the piping and instrumentation diagrams, verification of the labelling.</w:t>
      </w:r>
      <w:bookmarkEnd w:id="3873"/>
    </w:p>
    <w:p w14:paraId="1B2830DA" w14:textId="77777777" w:rsidR="007F22B7" w:rsidRPr="0056208B" w:rsidRDefault="007F22B7">
      <w:pPr>
        <w:pStyle w:val="RequirementList"/>
        <w:numPr>
          <w:ilvl w:val="0"/>
          <w:numId w:val="25"/>
        </w:numPr>
      </w:pPr>
      <w:bookmarkStart w:id="3874" w:name="_Toc200492482"/>
      <w:r w:rsidRPr="0056208B">
        <w:t>Inspection of assembly welds shall be performed according the ASME standard</w:t>
      </w:r>
      <w:r w:rsidR="007A2C67" w:rsidRPr="0056208B">
        <w:t xml:space="preserve">.  </w:t>
      </w:r>
      <w:r w:rsidRPr="0056208B">
        <w:t>Moreover, all cryogenic joint welds shall be 100 % X-rayed.</w:t>
      </w:r>
      <w:bookmarkEnd w:id="3874"/>
    </w:p>
    <w:p w14:paraId="6FE6E5D2" w14:textId="77777777" w:rsidR="007F22B7" w:rsidRPr="0056208B" w:rsidRDefault="007F22B7">
      <w:pPr>
        <w:pStyle w:val="RequirementList"/>
        <w:numPr>
          <w:ilvl w:val="0"/>
          <w:numId w:val="25"/>
        </w:numPr>
      </w:pPr>
      <w:bookmarkStart w:id="3875" w:name="_Toc200492483"/>
      <w:r w:rsidRPr="0056208B">
        <w:lastRenderedPageBreak/>
        <w:t>Pressure tests of subassemblies with dry nitrogen gas</w:t>
      </w:r>
      <w:r w:rsidR="007A2C67" w:rsidRPr="0056208B">
        <w:t xml:space="preserve">.  </w:t>
      </w:r>
      <w:r w:rsidRPr="0056208B">
        <w:t>The Contractor shall take in charge all measures concerning safety precautions during these pressure tests.</w:t>
      </w:r>
      <w:bookmarkEnd w:id="3875"/>
    </w:p>
    <w:p w14:paraId="080BA633" w14:textId="4966C130" w:rsidR="007F22B7" w:rsidRPr="0056208B" w:rsidRDefault="007F22B7">
      <w:pPr>
        <w:pStyle w:val="RequirementList"/>
        <w:numPr>
          <w:ilvl w:val="0"/>
          <w:numId w:val="25"/>
        </w:numPr>
      </w:pPr>
      <w:bookmarkStart w:id="3876" w:name="_Toc200492484"/>
      <w:r w:rsidRPr="0056208B">
        <w:t xml:space="preserve">Leak tests on subsystems (including warm lines) with recording the vacuum level for at least 24 h shall confirm the maximum leak rates specified in section </w:t>
      </w:r>
      <w:r w:rsidRPr="0056208B">
        <w:fldChar w:fldCharType="begin"/>
      </w:r>
      <w:r w:rsidRPr="0056208B">
        <w:instrText xml:space="preserve"> REF _Ref190799003 \r \h  \* MERGEFORMAT </w:instrText>
      </w:r>
      <w:r w:rsidRPr="0056208B">
        <w:fldChar w:fldCharType="separate"/>
      </w:r>
      <w:r w:rsidR="00D62D30">
        <w:rPr>
          <w:b/>
          <w:bCs/>
          <w:lang w:val="en-US"/>
        </w:rPr>
        <w:t>Error! Reference source not found.</w:t>
      </w:r>
      <w:r w:rsidRPr="0056208B">
        <w:fldChar w:fldCharType="end"/>
      </w:r>
      <w:r w:rsidRPr="0056208B">
        <w:t>.</w:t>
      </w:r>
      <w:bookmarkEnd w:id="3876"/>
    </w:p>
    <w:p w14:paraId="41F39E36" w14:textId="77777777" w:rsidR="007F22B7" w:rsidRPr="0056208B" w:rsidRDefault="007F22B7">
      <w:pPr>
        <w:pStyle w:val="RequirementList"/>
        <w:numPr>
          <w:ilvl w:val="0"/>
          <w:numId w:val="25"/>
        </w:numPr>
      </w:pPr>
      <w:bookmarkStart w:id="3877" w:name="_Toc200492485"/>
      <w:r w:rsidRPr="0056208B">
        <w:t>All electrical and wiring tests shall be performed on site after assembly.</w:t>
      </w:r>
      <w:bookmarkEnd w:id="3877"/>
    </w:p>
    <w:p w14:paraId="3A09537C" w14:textId="00B45C6A" w:rsidR="007F22B7" w:rsidRPr="0056208B" w:rsidRDefault="007F22B7">
      <w:pPr>
        <w:pStyle w:val="RequirementList"/>
        <w:numPr>
          <w:ilvl w:val="0"/>
          <w:numId w:val="25"/>
        </w:numPr>
      </w:pPr>
      <w:bookmarkStart w:id="3878" w:name="_Toc200492486"/>
      <w:r w:rsidRPr="0056208B">
        <w:t xml:space="preserve">Tests of the measuring chains and instrumentation shall be performed with the test of the </w:t>
      </w:r>
      <w:r w:rsidR="00D97476" w:rsidRPr="0056208B">
        <w:t>QPLANT:CIS</w:t>
      </w:r>
      <w:r w:rsidRPr="0056208B">
        <w:t xml:space="preserve"> and the inlet/outlet signals.</w:t>
      </w:r>
      <w:bookmarkEnd w:id="3878"/>
    </w:p>
    <w:p w14:paraId="12D49C08" w14:textId="77777777" w:rsidR="007F22B7" w:rsidRPr="0056208B" w:rsidRDefault="007F22B7">
      <w:pPr>
        <w:pStyle w:val="RequirementList"/>
        <w:numPr>
          <w:ilvl w:val="0"/>
          <w:numId w:val="25"/>
        </w:numPr>
      </w:pPr>
      <w:bookmarkStart w:id="3879" w:name="_Toc200492487"/>
      <w:r w:rsidRPr="0056208B">
        <w:t>Checking of safety components and particularly the safety valves.</w:t>
      </w:r>
      <w:bookmarkEnd w:id="3879"/>
    </w:p>
    <w:p w14:paraId="0172AC89" w14:textId="68F0123F" w:rsidR="007F22B7" w:rsidRPr="0056208B" w:rsidRDefault="007F22B7" w:rsidP="00575005">
      <w:pPr>
        <w:pStyle w:val="RequirementList"/>
      </w:pPr>
      <w:bookmarkStart w:id="3880" w:name="_Toc200492488"/>
      <w:r w:rsidRPr="0056208B">
        <w:t xml:space="preserve">An </w:t>
      </w:r>
      <w:commentRangeStart w:id="3881"/>
      <w:r w:rsidRPr="0056208B">
        <w:t xml:space="preserve">assembly test report </w:t>
      </w:r>
      <w:commentRangeEnd w:id="3881"/>
      <w:r w:rsidR="00D85D1E" w:rsidRPr="0056208B">
        <w:rPr>
          <w:rStyle w:val="CommentReference"/>
          <w:rFonts w:ascii="Segoe UI" w:hAnsi="Segoe UI"/>
        </w:rPr>
        <w:commentReference w:id="3881"/>
      </w:r>
      <w:r w:rsidRPr="0056208B">
        <w:t xml:space="preserve">shall be provided by the Contractor and approved by </w:t>
      </w:r>
      <w:r w:rsidR="0085540D" w:rsidRPr="0056208B">
        <w:t xml:space="preserve">SCK </w:t>
      </w:r>
      <w:r w:rsidRPr="0056208B">
        <w:t>before starting commissioning.</w:t>
      </w:r>
      <w:bookmarkEnd w:id="3880"/>
    </w:p>
    <w:p w14:paraId="2751BE24" w14:textId="77777777" w:rsidR="00FB40E3" w:rsidRPr="0056208B" w:rsidRDefault="00294517" w:rsidP="00B5535E">
      <w:pPr>
        <w:pStyle w:val="Heading2numbered"/>
        <w:rPr>
          <w:rStyle w:val="regularChar"/>
          <w:lang w:val="en-GB"/>
        </w:rPr>
      </w:pPr>
      <w:bookmarkStart w:id="3882" w:name="_Toc200492489"/>
      <w:bookmarkStart w:id="3883" w:name="_Toc202536223"/>
      <w:bookmarkStart w:id="3884" w:name="_Toc202536922"/>
      <w:bookmarkStart w:id="3885" w:name="_Ref191397385"/>
      <w:bookmarkStart w:id="3886" w:name="_Ref191397817"/>
      <w:bookmarkEnd w:id="3860"/>
      <w:r w:rsidRPr="0056208B">
        <w:t>Commissioning</w:t>
      </w:r>
      <w:bookmarkEnd w:id="3882"/>
      <w:r w:rsidR="005D257E" w:rsidRPr="0056208B">
        <w:t xml:space="preserve"> </w:t>
      </w:r>
      <w:r w:rsidR="005D257E" w:rsidRPr="0056208B">
        <w:rPr>
          <w:rStyle w:val="regularChar"/>
          <w:color w:val="562873" w:themeColor="accent1"/>
          <w:sz w:val="22"/>
          <w:szCs w:val="24"/>
          <w:lang w:val="en-GB"/>
        </w:rPr>
        <w:t>(</w:t>
      </w:r>
      <w:commentRangeStart w:id="3887"/>
      <w:r w:rsidR="005D257E" w:rsidRPr="0056208B">
        <w:rPr>
          <w:rStyle w:val="regularChar"/>
          <w:color w:val="562873" w:themeColor="accent1"/>
          <w:sz w:val="22"/>
          <w:szCs w:val="24"/>
          <w:lang w:val="en-GB"/>
        </w:rPr>
        <w:t>LCP5</w:t>
      </w:r>
      <w:commentRangeEnd w:id="3887"/>
      <w:r w:rsidR="00D21F94" w:rsidRPr="0056208B">
        <w:rPr>
          <w:rStyle w:val="CommentReference"/>
          <w:rFonts w:ascii="Segoe UI" w:eastAsia="Calibri" w:hAnsi="Segoe UI"/>
          <w:bCs w:val="0"/>
          <w:color w:val="auto"/>
          <w:shd w:val="clear" w:color="auto" w:fill="auto"/>
        </w:rPr>
        <w:commentReference w:id="3887"/>
      </w:r>
      <w:r w:rsidR="005D257E" w:rsidRPr="0056208B">
        <w:rPr>
          <w:rStyle w:val="regularChar"/>
          <w:color w:val="562873" w:themeColor="accent1"/>
          <w:sz w:val="22"/>
          <w:szCs w:val="24"/>
          <w:lang w:val="en-GB"/>
        </w:rPr>
        <w:t>)</w:t>
      </w:r>
      <w:bookmarkEnd w:id="3883"/>
      <w:bookmarkEnd w:id="3884"/>
    </w:p>
    <w:p w14:paraId="05F831AA" w14:textId="77777777" w:rsidR="00FB40E3" w:rsidRPr="0056208B" w:rsidRDefault="00FB40E3" w:rsidP="00575005">
      <w:pPr>
        <w:pStyle w:val="regular"/>
        <w:numPr>
          <w:ilvl w:val="0"/>
          <w:numId w:val="10"/>
        </w:numPr>
        <w:rPr>
          <w:highlight w:val="yellow"/>
        </w:rPr>
      </w:pPr>
      <w:r w:rsidRPr="0056208B">
        <w:rPr>
          <w:highlight w:val="yellow"/>
        </w:rPr>
        <w:t>They need to commission,</w:t>
      </w:r>
    </w:p>
    <w:p w14:paraId="1D9609C9" w14:textId="77777777" w:rsidR="00294517" w:rsidRPr="0056208B" w:rsidRDefault="00294517" w:rsidP="00575005">
      <w:pPr>
        <w:pStyle w:val="regular"/>
        <w:numPr>
          <w:ilvl w:val="0"/>
          <w:numId w:val="10"/>
        </w:numPr>
        <w:rPr>
          <w:highlight w:val="yellow"/>
        </w:rPr>
      </w:pPr>
      <w:commentRangeStart w:id="3888"/>
      <w:r w:rsidRPr="0056208B">
        <w:rPr>
          <w:highlight w:val="yellow"/>
        </w:rPr>
        <w:t>They need to provide all the He needed for the commissioning and all testing</w:t>
      </w:r>
      <w:commentRangeEnd w:id="3888"/>
      <w:r w:rsidR="00D21F94" w:rsidRPr="0056208B">
        <w:rPr>
          <w:rStyle w:val="CommentReference"/>
        </w:rPr>
        <w:commentReference w:id="3888"/>
      </w:r>
      <w:r w:rsidRPr="0056208B">
        <w:rPr>
          <w:highlight w:val="yellow"/>
        </w:rPr>
        <w:t>.</w:t>
      </w:r>
    </w:p>
    <w:p w14:paraId="200216A3" w14:textId="77777777" w:rsidR="00FB40E3" w:rsidRPr="0056208B" w:rsidRDefault="00FB40E3" w:rsidP="00B5535E">
      <w:pPr>
        <w:pStyle w:val="Heading3numbered"/>
        <w:rPr>
          <w:rStyle w:val="regularChar"/>
          <w:color w:val="562873" w:themeColor="accent1"/>
          <w:lang w:val="en-GB"/>
        </w:rPr>
      </w:pPr>
      <w:bookmarkStart w:id="3889" w:name="_Toc200492490"/>
      <w:bookmarkStart w:id="3890" w:name="_Toc202536224"/>
      <w:bookmarkStart w:id="3891" w:name="_Toc202536923"/>
      <w:r w:rsidRPr="0056208B">
        <w:t>Tests to be done during</w:t>
      </w:r>
      <w:r w:rsidR="00B00BC4" w:rsidRPr="0056208B">
        <w:t xml:space="preserve"> Standalone</w:t>
      </w:r>
      <w:r w:rsidRPr="0056208B">
        <w:t xml:space="preserve"> Commissioning </w:t>
      </w:r>
      <w:bookmarkStart w:id="3892" w:name="_Toc192762745"/>
      <w:bookmarkStart w:id="3893" w:name="_Toc192765319"/>
      <w:bookmarkEnd w:id="3889"/>
      <w:bookmarkEnd w:id="3892"/>
      <w:bookmarkEnd w:id="3893"/>
      <w:r w:rsidR="005D257E" w:rsidRPr="0056208B">
        <w:rPr>
          <w:rStyle w:val="regularChar"/>
          <w:color w:val="562873" w:themeColor="accent1"/>
          <w:lang w:val="en-GB"/>
        </w:rPr>
        <w:t>(</w:t>
      </w:r>
      <w:commentRangeStart w:id="3894"/>
      <w:r w:rsidR="005D257E" w:rsidRPr="0056208B">
        <w:rPr>
          <w:rStyle w:val="regularChar"/>
          <w:color w:val="562873" w:themeColor="accent1"/>
          <w:lang w:val="en-GB"/>
        </w:rPr>
        <w:t>LCP6</w:t>
      </w:r>
      <w:commentRangeEnd w:id="3894"/>
      <w:r w:rsidR="00D21F94" w:rsidRPr="0056208B">
        <w:rPr>
          <w:rStyle w:val="CommentReference"/>
          <w:rFonts w:eastAsia="Calibri"/>
          <w:color w:val="auto"/>
        </w:rPr>
        <w:commentReference w:id="3894"/>
      </w:r>
      <w:r w:rsidR="005D257E" w:rsidRPr="0056208B">
        <w:rPr>
          <w:rStyle w:val="regularChar"/>
          <w:color w:val="562873" w:themeColor="accent1"/>
          <w:lang w:val="en-GB"/>
        </w:rPr>
        <w:t>)</w:t>
      </w:r>
      <w:bookmarkEnd w:id="3890"/>
      <w:bookmarkEnd w:id="3891"/>
    </w:p>
    <w:p w14:paraId="0B2B264D" w14:textId="77777777" w:rsidR="00FB40E3" w:rsidRPr="0056208B" w:rsidRDefault="00FB40E3" w:rsidP="00B5535E">
      <w:pPr>
        <w:pStyle w:val="Heading40"/>
        <w:rPr>
          <w:lang w:val="en-GB"/>
        </w:rPr>
      </w:pPr>
      <w:bookmarkStart w:id="3895" w:name="_Toc200492491"/>
      <w:bookmarkStart w:id="3896" w:name="_Toc202536225"/>
      <w:r w:rsidRPr="0056208B">
        <w:rPr>
          <w:lang w:val="en-GB"/>
        </w:rPr>
        <w:t>Preliminary tests</w:t>
      </w:r>
      <w:bookmarkEnd w:id="3895"/>
      <w:bookmarkEnd w:id="3896"/>
    </w:p>
    <w:p w14:paraId="116900D9" w14:textId="77777777" w:rsidR="00FB40E3" w:rsidRPr="0056208B" w:rsidRDefault="00FB40E3" w:rsidP="00575005">
      <w:pPr>
        <w:pStyle w:val="RequirementList"/>
      </w:pPr>
      <w:bookmarkStart w:id="3897" w:name="_Toc200492492"/>
      <w:r w:rsidRPr="0056208B">
        <w:t>The commissioning shall start with preliminary tests to control and check all components at ambient temperature</w:t>
      </w:r>
      <w:r w:rsidR="007A2C67" w:rsidRPr="0056208B">
        <w:t xml:space="preserve">.  </w:t>
      </w:r>
      <w:r w:rsidRPr="0056208B">
        <w:t>The preliminary tests shall include at least the following tasks:</w:t>
      </w:r>
      <w:bookmarkEnd w:id="3897"/>
    </w:p>
    <w:p w14:paraId="04524EC1" w14:textId="77777777" w:rsidR="00FB40E3" w:rsidRPr="0056208B" w:rsidRDefault="00FB40E3">
      <w:pPr>
        <w:pStyle w:val="RequirementList"/>
        <w:numPr>
          <w:ilvl w:val="0"/>
          <w:numId w:val="25"/>
        </w:numPr>
      </w:pPr>
      <w:bookmarkStart w:id="3898" w:name="_Toc200492493"/>
      <w:r w:rsidRPr="0056208B">
        <w:t>Controlling of the instrument circuits and settings on Human Machine Interface.</w:t>
      </w:r>
      <w:bookmarkEnd w:id="3898"/>
    </w:p>
    <w:p w14:paraId="64A3E9A3" w14:textId="77777777" w:rsidR="00FB40E3" w:rsidRPr="0056208B" w:rsidRDefault="00FB40E3">
      <w:pPr>
        <w:pStyle w:val="RequirementList"/>
        <w:numPr>
          <w:ilvl w:val="0"/>
          <w:numId w:val="25"/>
        </w:numPr>
      </w:pPr>
      <w:bookmarkStart w:id="3899" w:name="_Toc200492494"/>
      <w:r w:rsidRPr="0056208B">
        <w:t>Checking of all connections.</w:t>
      </w:r>
      <w:bookmarkEnd w:id="3899"/>
    </w:p>
    <w:p w14:paraId="7F46F827" w14:textId="77777777" w:rsidR="00FB40E3" w:rsidRPr="0056208B" w:rsidRDefault="00FB40E3">
      <w:pPr>
        <w:pStyle w:val="RequirementList"/>
        <w:numPr>
          <w:ilvl w:val="0"/>
          <w:numId w:val="25"/>
        </w:numPr>
      </w:pPr>
      <w:bookmarkStart w:id="3900" w:name="_Toc200492495"/>
      <w:r w:rsidRPr="0056208B">
        <w:t>Operation and checking of all utilities (cooling water, air and vacuum pumping circuits, electrical power supply, oil, nitrogen).</w:t>
      </w:r>
      <w:bookmarkEnd w:id="3900"/>
    </w:p>
    <w:p w14:paraId="60AAE1E8" w14:textId="77777777" w:rsidR="00FB40E3" w:rsidRPr="0056208B" w:rsidRDefault="00FB40E3">
      <w:pPr>
        <w:pStyle w:val="RequirementList"/>
        <w:numPr>
          <w:ilvl w:val="0"/>
          <w:numId w:val="25"/>
        </w:numPr>
      </w:pPr>
      <w:bookmarkStart w:id="3901" w:name="_Toc200492496"/>
      <w:r w:rsidRPr="0056208B">
        <w:t>Conditioning of the circuits (evacuation, purging, flushing), with pure helium gas and calibration of the gas analysers.</w:t>
      </w:r>
      <w:bookmarkEnd w:id="3901"/>
    </w:p>
    <w:p w14:paraId="16A9774C" w14:textId="77777777" w:rsidR="00FB40E3" w:rsidRPr="0056208B" w:rsidRDefault="00FB40E3" w:rsidP="00B5535E">
      <w:pPr>
        <w:pStyle w:val="Heading40"/>
        <w:rPr>
          <w:lang w:val="en-GB"/>
        </w:rPr>
      </w:pPr>
      <w:bookmarkStart w:id="3902" w:name="_Toc200492497"/>
      <w:bookmarkStart w:id="3903" w:name="_Toc202536226"/>
      <w:r w:rsidRPr="0056208B">
        <w:rPr>
          <w:lang w:val="en-GB"/>
        </w:rPr>
        <w:t>Running tests</w:t>
      </w:r>
      <w:bookmarkEnd w:id="3902"/>
      <w:bookmarkEnd w:id="3903"/>
    </w:p>
    <w:p w14:paraId="7E52554E" w14:textId="77777777" w:rsidR="00FB40E3" w:rsidRPr="0056208B" w:rsidRDefault="00FB40E3" w:rsidP="00575005">
      <w:pPr>
        <w:pStyle w:val="RequirementList"/>
      </w:pPr>
      <w:bookmarkStart w:id="3904" w:name="_Toc200492498"/>
      <w:r w:rsidRPr="0056208B">
        <w:t>Each individual subsystem (vacuum systems, WCS, gas storages, Refrigeration Cold Box) shall be commissioned during running tests:</w:t>
      </w:r>
      <w:bookmarkEnd w:id="3904"/>
    </w:p>
    <w:p w14:paraId="379F821B" w14:textId="77777777" w:rsidR="00FB40E3" w:rsidRPr="0056208B" w:rsidRDefault="00FB40E3">
      <w:pPr>
        <w:pStyle w:val="RequirementList"/>
        <w:numPr>
          <w:ilvl w:val="0"/>
          <w:numId w:val="25"/>
        </w:numPr>
      </w:pPr>
      <w:bookmarkStart w:id="3905" w:name="_Toc200492499"/>
      <w:commentRangeStart w:id="3906"/>
      <w:r w:rsidRPr="0056208B">
        <w:t>Helium filling and gas management.</w:t>
      </w:r>
      <w:bookmarkEnd w:id="3905"/>
    </w:p>
    <w:p w14:paraId="7D4F0784" w14:textId="77777777" w:rsidR="00FB40E3" w:rsidRPr="0056208B" w:rsidRDefault="00FB40E3">
      <w:pPr>
        <w:pStyle w:val="RequirementList"/>
        <w:numPr>
          <w:ilvl w:val="0"/>
          <w:numId w:val="25"/>
        </w:numPr>
      </w:pPr>
      <w:bookmarkStart w:id="3907" w:name="_Toc200492500"/>
      <w:r w:rsidRPr="0056208B">
        <w:t>Oil removal system.</w:t>
      </w:r>
      <w:bookmarkEnd w:id="3907"/>
    </w:p>
    <w:p w14:paraId="5BE05E9E" w14:textId="77777777" w:rsidR="00FB40E3" w:rsidRPr="0056208B" w:rsidRDefault="00FB40E3">
      <w:pPr>
        <w:pStyle w:val="RequirementList"/>
        <w:numPr>
          <w:ilvl w:val="0"/>
          <w:numId w:val="25"/>
        </w:numPr>
      </w:pPr>
      <w:bookmarkStart w:id="3908" w:name="_Toc200492501"/>
      <w:r w:rsidRPr="0056208B">
        <w:t>Rotating machines.</w:t>
      </w:r>
      <w:bookmarkEnd w:id="3908"/>
    </w:p>
    <w:p w14:paraId="499AC36A" w14:textId="77777777" w:rsidR="00FB40E3" w:rsidRPr="0056208B" w:rsidRDefault="00FB40E3">
      <w:pPr>
        <w:pStyle w:val="RequirementList"/>
        <w:numPr>
          <w:ilvl w:val="0"/>
          <w:numId w:val="25"/>
        </w:numPr>
      </w:pPr>
      <w:bookmarkStart w:id="3909" w:name="_Toc200492502"/>
      <w:r w:rsidRPr="0056208B">
        <w:t>Individual leak test of rotating machines.</w:t>
      </w:r>
      <w:bookmarkEnd w:id="3909"/>
    </w:p>
    <w:p w14:paraId="5147A88D" w14:textId="77777777" w:rsidR="00FB40E3" w:rsidRPr="0056208B" w:rsidRDefault="00FB40E3">
      <w:pPr>
        <w:pStyle w:val="RequirementList"/>
        <w:numPr>
          <w:ilvl w:val="0"/>
          <w:numId w:val="25"/>
        </w:numPr>
      </w:pPr>
      <w:bookmarkStart w:id="3910" w:name="_Toc200492503"/>
      <w:r w:rsidRPr="0056208B">
        <w:t>Checking of dust removal filters.</w:t>
      </w:r>
      <w:bookmarkEnd w:id="3910"/>
    </w:p>
    <w:p w14:paraId="451A0A68" w14:textId="0C495194" w:rsidR="00FB40E3" w:rsidRPr="0056208B" w:rsidRDefault="00FB40E3">
      <w:pPr>
        <w:pStyle w:val="RequirementList"/>
        <w:numPr>
          <w:ilvl w:val="0"/>
          <w:numId w:val="25"/>
        </w:numPr>
      </w:pPr>
      <w:bookmarkStart w:id="3911" w:name="_Toc200492504"/>
      <w:r w:rsidRPr="0056208B">
        <w:t xml:space="preserve">Checking of the </w:t>
      </w:r>
      <w:r w:rsidR="00D97476" w:rsidRPr="0056208B">
        <w:t>QPLANT:CIS</w:t>
      </w:r>
      <w:r w:rsidRPr="0056208B">
        <w:t xml:space="preserve"> including instrumentation.</w:t>
      </w:r>
      <w:bookmarkEnd w:id="3911"/>
    </w:p>
    <w:p w14:paraId="130E01D0" w14:textId="5816F2AF" w:rsidR="00FB40E3" w:rsidRPr="0056208B" w:rsidRDefault="00FB40E3">
      <w:pPr>
        <w:pStyle w:val="RequirementList"/>
        <w:numPr>
          <w:ilvl w:val="0"/>
          <w:numId w:val="25"/>
        </w:numPr>
      </w:pPr>
      <w:bookmarkStart w:id="3912" w:name="_Toc200492505"/>
      <w:r w:rsidRPr="0056208B">
        <w:t xml:space="preserve">Validation the </w:t>
      </w:r>
      <w:r w:rsidR="00D97476" w:rsidRPr="0056208B">
        <w:t>QPLANT:CIS</w:t>
      </w:r>
      <w:r w:rsidRPr="0056208B">
        <w:t xml:space="preserve"> operation including test of interfaces and test of safety functions and interlocks.</w:t>
      </w:r>
      <w:bookmarkEnd w:id="3912"/>
      <w:commentRangeEnd w:id="3906"/>
      <w:r w:rsidR="00251ED1" w:rsidRPr="0056208B">
        <w:rPr>
          <w:rStyle w:val="CommentReference"/>
          <w:rFonts w:ascii="Segoe UI" w:hAnsi="Segoe UI"/>
        </w:rPr>
        <w:commentReference w:id="3906"/>
      </w:r>
    </w:p>
    <w:p w14:paraId="1B684DB9" w14:textId="5CB91964" w:rsidR="00FB40E3" w:rsidRPr="0056208B" w:rsidRDefault="00E50CBD" w:rsidP="00575005">
      <w:pPr>
        <w:pStyle w:val="RequirementList"/>
      </w:pPr>
      <w:bookmarkStart w:id="3913" w:name="_Ref192188711"/>
      <w:bookmarkStart w:id="3914" w:name="_Toc200492506"/>
      <w:r w:rsidRPr="0056208B">
        <w:t xml:space="preserve">The contractor shall provide commissioning test reports for the </w:t>
      </w:r>
      <w:r w:rsidR="00947F24" w:rsidRPr="0056208B">
        <w:t>QPLANT</w:t>
      </w:r>
      <w:r w:rsidRPr="0056208B">
        <w:t xml:space="preserve"> (and separate WCS and QRB as main subsystems)</w:t>
      </w:r>
      <w:r w:rsidR="00FB40E3" w:rsidRPr="0056208B">
        <w:t xml:space="preserve"> (</w:t>
      </w:r>
      <w:r w:rsidR="00FB40E3" w:rsidRPr="0056208B">
        <w:rPr>
          <w:rStyle w:val="AAReferencedChar"/>
          <w:rFonts w:ascii="Century Gothic" w:hAnsi="Century Gothic"/>
          <w:i w:val="0"/>
          <w:iCs w:val="0"/>
          <w:color w:val="auto"/>
          <w:sz w:val="18"/>
        </w:rPr>
        <w:fldChar w:fldCharType="begin"/>
      </w:r>
      <w:r w:rsidR="00FB40E3" w:rsidRPr="0056208B">
        <w:instrText xml:space="preserve"> REF _Ref194399846 \h </w:instrText>
      </w:r>
      <w:r w:rsidR="00FB40E3" w:rsidRPr="0056208B">
        <w:rPr>
          <w:rStyle w:val="AAReferencedChar"/>
          <w:rFonts w:ascii="Century Gothic" w:hAnsi="Century Gothic"/>
          <w:i w:val="0"/>
          <w:iCs w:val="0"/>
          <w:color w:val="auto"/>
          <w:sz w:val="18"/>
        </w:rPr>
        <w:instrText xml:space="preserve"> \* MERGEFORMAT </w:instrText>
      </w:r>
      <w:r w:rsidR="00FB40E3"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b/>
          <w:bCs/>
          <w:i w:val="0"/>
          <w:iCs w:val="0"/>
          <w:color w:val="auto"/>
          <w:sz w:val="18"/>
          <w:lang w:val="en-US"/>
        </w:rPr>
        <w:t>Error! Reference source not found.</w:t>
      </w:r>
      <w:r w:rsidR="00FB40E3" w:rsidRPr="0056208B">
        <w:rPr>
          <w:rStyle w:val="AAReferencedChar"/>
          <w:rFonts w:ascii="Century Gothic" w:hAnsi="Century Gothic"/>
          <w:i w:val="0"/>
          <w:iCs w:val="0"/>
          <w:color w:val="auto"/>
          <w:sz w:val="18"/>
        </w:rPr>
        <w:fldChar w:fldCharType="end"/>
      </w:r>
      <w:r w:rsidR="00FB40E3" w:rsidRPr="0056208B">
        <w:t xml:space="preserve">) and approved by </w:t>
      </w:r>
      <w:r w:rsidR="0085540D" w:rsidRPr="0056208B">
        <w:t>SCK CEN</w:t>
      </w:r>
      <w:r w:rsidR="00FB40E3" w:rsidRPr="0056208B">
        <w:t xml:space="preserve"> before starting acceptance capacity tests.</w:t>
      </w:r>
      <w:bookmarkEnd w:id="3913"/>
      <w:bookmarkEnd w:id="3914"/>
    </w:p>
    <w:p w14:paraId="0B7A7ECA" w14:textId="77777777" w:rsidR="00F53F45" w:rsidRPr="0056208B" w:rsidRDefault="00F53F45" w:rsidP="00B5535E">
      <w:pPr>
        <w:pStyle w:val="Heading2numbered"/>
      </w:pPr>
      <w:bookmarkStart w:id="3915" w:name="_Toc200492507"/>
      <w:bookmarkStart w:id="3916" w:name="_Toc202536227"/>
      <w:bookmarkStart w:id="3917" w:name="_Toc202536924"/>
      <w:r w:rsidRPr="0056208B">
        <w:t xml:space="preserve">Site </w:t>
      </w:r>
      <w:r w:rsidR="009A243C" w:rsidRPr="0056208B">
        <w:t>Acceptan</w:t>
      </w:r>
      <w:r w:rsidR="006417FB" w:rsidRPr="0056208B">
        <w:t>ce</w:t>
      </w:r>
      <w:r w:rsidR="009A243C" w:rsidRPr="0056208B">
        <w:t xml:space="preserve"> t</w:t>
      </w:r>
      <w:r w:rsidRPr="0056208B">
        <w:t>esting</w:t>
      </w:r>
      <w:bookmarkEnd w:id="3885"/>
      <w:bookmarkEnd w:id="3886"/>
      <w:bookmarkEnd w:id="3915"/>
      <w:bookmarkEnd w:id="3916"/>
      <w:bookmarkEnd w:id="3917"/>
    </w:p>
    <w:p w14:paraId="755EB0EB" w14:textId="34C89F3F" w:rsidR="001D7813" w:rsidRPr="0056208B" w:rsidRDefault="001D7813" w:rsidP="00B5535E">
      <w:r w:rsidRPr="0056208B">
        <w:t xml:space="preserve">All tests described in </w:t>
      </w:r>
      <w:r w:rsidRPr="0056208B">
        <w:fldChar w:fldCharType="begin"/>
      </w:r>
      <w:r w:rsidRPr="0056208B">
        <w:instrText xml:space="preserve"> REF _Ref191397385 \r \h  \* MERGEFORMAT </w:instrText>
      </w:r>
      <w:r w:rsidRPr="0056208B">
        <w:fldChar w:fldCharType="separate"/>
      </w:r>
      <w:r w:rsidR="00D62D30">
        <w:t>3.9</w:t>
      </w:r>
      <w:r w:rsidRPr="0056208B">
        <w:fldChar w:fldCharType="end"/>
      </w:r>
      <w:r w:rsidRPr="0056208B">
        <w:t xml:space="preserve"> shall be conducted under Contractor responsibility following the local site rules.</w:t>
      </w:r>
    </w:p>
    <w:p w14:paraId="4CB627A6" w14:textId="77777777" w:rsidR="00F53F45" w:rsidRPr="0056208B" w:rsidRDefault="001D7813" w:rsidP="00B5535E">
      <w:pPr>
        <w:pStyle w:val="regular"/>
      </w:pPr>
      <w:r w:rsidRPr="0056208B">
        <w:rPr>
          <w:iCs/>
        </w:rPr>
        <w:t xml:space="preserve">The tests on site consist of an incoming inspection after arrival on site, inspection after positioning of the components, verification after mechanical assembly completion, a commissioning period for the Contractor to prepare the </w:t>
      </w:r>
      <w:r w:rsidR="00947F24" w:rsidRPr="0056208B">
        <w:t>QPLANT</w:t>
      </w:r>
      <w:r w:rsidRPr="0056208B">
        <w:rPr>
          <w:iCs/>
        </w:rPr>
        <w:t xml:space="preserve"> </w:t>
      </w:r>
      <w:r w:rsidRPr="0056208B">
        <w:rPr>
          <w:iCs/>
        </w:rPr>
        <w:lastRenderedPageBreak/>
        <w:t>for acceptance capacity tests</w:t>
      </w:r>
      <w:r w:rsidR="007A2C67" w:rsidRPr="0056208B">
        <w:rPr>
          <w:iCs/>
        </w:rPr>
        <w:t xml:space="preserve">.  </w:t>
      </w:r>
      <w:r w:rsidRPr="0056208B">
        <w:t>The acceptance</w:t>
      </w:r>
      <w:r w:rsidRPr="0056208B">
        <w:rPr>
          <w:iCs/>
        </w:rPr>
        <w:t xml:space="preserve"> capacity</w:t>
      </w:r>
      <w:r w:rsidRPr="0056208B">
        <w:t xml:space="preserve"> tests </w:t>
      </w:r>
      <w:r w:rsidR="000D266F" w:rsidRPr="0056208B">
        <w:t>aim</w:t>
      </w:r>
      <w:r w:rsidRPr="0056208B">
        <w:t xml:space="preserve"> at verifying the functional operation and capacity of the </w:t>
      </w:r>
      <w:r w:rsidR="00723DA0" w:rsidRPr="0056208B">
        <w:t>WCS</w:t>
      </w:r>
      <w:r w:rsidRPr="0056208B">
        <w:t xml:space="preserve"> alone and then the functional operation and capacity of the complete </w:t>
      </w:r>
      <w:r w:rsidR="00947F24" w:rsidRPr="0056208B">
        <w:t>QPLANT</w:t>
      </w:r>
      <w:r w:rsidRPr="0056208B">
        <w:t>.</w:t>
      </w:r>
      <w:bookmarkStart w:id="3918" w:name="_Toc192762740"/>
      <w:bookmarkStart w:id="3919" w:name="_Toc192765314"/>
      <w:bookmarkStart w:id="3920" w:name="_Toc192765927"/>
      <w:bookmarkStart w:id="3921" w:name="_Toc192782479"/>
      <w:bookmarkStart w:id="3922" w:name="_Toc192783087"/>
      <w:bookmarkStart w:id="3923" w:name="_Toc192851006"/>
      <w:bookmarkStart w:id="3924" w:name="_Toc192929493"/>
      <w:bookmarkStart w:id="3925" w:name="_Toc192935181"/>
      <w:bookmarkStart w:id="3926" w:name="_Toc193016529"/>
      <w:bookmarkEnd w:id="3918"/>
      <w:bookmarkEnd w:id="3919"/>
      <w:bookmarkEnd w:id="3920"/>
      <w:bookmarkEnd w:id="3921"/>
      <w:bookmarkEnd w:id="3922"/>
      <w:bookmarkEnd w:id="3923"/>
      <w:bookmarkEnd w:id="3924"/>
      <w:bookmarkEnd w:id="3925"/>
      <w:bookmarkEnd w:id="3926"/>
    </w:p>
    <w:p w14:paraId="031BE3F3" w14:textId="2465B08A" w:rsidR="0085441C" w:rsidRPr="0056208B" w:rsidRDefault="006E5A19" w:rsidP="00F817DC">
      <w:pPr>
        <w:pStyle w:val="RequirementList"/>
      </w:pPr>
      <w:commentRangeStart w:id="3927"/>
      <w:commentRangeStart w:id="3928"/>
      <w:commentRangeStart w:id="3929"/>
      <w:commentRangeEnd w:id="3927"/>
      <w:commentRangeEnd w:id="3928"/>
      <w:r w:rsidRPr="0056208B">
        <w:rPr>
          <w:rStyle w:val="CommentReference"/>
        </w:rPr>
        <w:commentReference w:id="3927"/>
      </w:r>
      <w:commentRangeEnd w:id="3929"/>
      <w:r w:rsidR="00E51307" w:rsidRPr="0056208B">
        <w:rPr>
          <w:rStyle w:val="CommentReference"/>
          <w:rFonts w:ascii="Segoe UI" w:hAnsi="Segoe UI"/>
        </w:rPr>
        <w:commentReference w:id="3928"/>
      </w:r>
      <w:r w:rsidR="007D4CF9" w:rsidRPr="0056208B">
        <w:rPr>
          <w:rStyle w:val="CommentReference"/>
        </w:rPr>
        <w:commentReference w:id="3929"/>
      </w:r>
      <w:r w:rsidR="00B67487" w:rsidRPr="0056208B">
        <w:t xml:space="preserve"> Pneumatic pressure tests (not hydrostatic) shall be applied to all helium service lines to avoid corrosion or degradation of internal surfaces.  Test methodology shall comply with EN</w:t>
      </w:r>
      <w:r w:rsidR="00B67487" w:rsidRPr="0056208B">
        <w:rPr>
          <w:rFonts w:ascii="Arial" w:hAnsi="Arial" w:cs="Arial"/>
        </w:rPr>
        <w:t> </w:t>
      </w:r>
      <w:r w:rsidR="00B67487" w:rsidRPr="0056208B">
        <w:t>1779, EN</w:t>
      </w:r>
      <w:r w:rsidR="00B67487" w:rsidRPr="0056208B">
        <w:rPr>
          <w:rFonts w:ascii="Arial" w:hAnsi="Arial" w:cs="Arial"/>
        </w:rPr>
        <w:t> </w:t>
      </w:r>
      <w:r w:rsidR="00B67487" w:rsidRPr="0056208B">
        <w:t>12345, or equivalent industry standards, with safety precautions per ISO</w:t>
      </w:r>
      <w:r w:rsidR="00B67487" w:rsidRPr="0056208B">
        <w:rPr>
          <w:rFonts w:ascii="Arial" w:hAnsi="Arial" w:cs="Arial"/>
        </w:rPr>
        <w:t> </w:t>
      </w:r>
      <w:r w:rsidR="00B67487" w:rsidRPr="0056208B">
        <w:t>10297.</w:t>
      </w:r>
    </w:p>
    <w:p w14:paraId="6004902E" w14:textId="585EA720" w:rsidR="005D257E" w:rsidRPr="0056208B" w:rsidRDefault="0085441C" w:rsidP="00575005">
      <w:pPr>
        <w:pStyle w:val="RequirementList"/>
      </w:pPr>
      <w:bookmarkStart w:id="3930" w:name="_Toc200492509"/>
      <w:r w:rsidRPr="0056208B">
        <w:t xml:space="preserve"> </w:t>
      </w:r>
      <w:r w:rsidR="00420D10" w:rsidRPr="0056208B">
        <w:t xml:space="preserve">Test shall </w:t>
      </w:r>
      <w:del w:id="3931" w:author="Dekempeneer Erik" w:date="2025-07-12T17:09:00Z">
        <w:r w:rsidR="00420D10" w:rsidRPr="0056208B" w:rsidDel="00C433F3">
          <w:delText xml:space="preserve">contain </w:delText>
        </w:r>
      </w:del>
      <w:ins w:id="3932" w:author="Dekempeneer Erik" w:date="2025-07-12T17:09:00Z">
        <w:r w:rsidR="00C433F3" w:rsidRPr="0056208B">
          <w:t xml:space="preserve">include </w:t>
        </w:r>
      </w:ins>
      <w:r w:rsidR="00420D10" w:rsidRPr="0056208B">
        <w:t xml:space="preserve">the validation of the </w:t>
      </w:r>
      <w:r w:rsidRPr="0056208B">
        <w:t xml:space="preserve">position </w:t>
      </w:r>
      <w:r w:rsidR="00420D10" w:rsidRPr="0056208B">
        <w:t>of the interfaces (especially the one to the QLM).</w:t>
      </w:r>
      <w:bookmarkEnd w:id="3930"/>
    </w:p>
    <w:p w14:paraId="2A1C29AE" w14:textId="6092C6E7" w:rsidR="0085441C" w:rsidRPr="0056208B" w:rsidRDefault="00DE7EB5" w:rsidP="00575005">
      <w:pPr>
        <w:pStyle w:val="RequirementList"/>
      </w:pPr>
      <w:commentRangeStart w:id="3933"/>
      <w:r w:rsidRPr="0056208B">
        <w:t>The He</w:t>
      </w:r>
      <w:r w:rsidR="006C3DD3" w:rsidRPr="0056208B">
        <w:t>lium</w:t>
      </w:r>
      <w:r w:rsidRPr="0056208B">
        <w:t xml:space="preserve"> recovery system shall undergo final functional acceptance testing to verify flow rates, pressure performance, recovery time, and helium purity against design targets.</w:t>
      </w:r>
      <w:commentRangeEnd w:id="3933"/>
      <w:r w:rsidRPr="0056208B">
        <w:rPr>
          <w:rStyle w:val="CommentReference"/>
          <w:rFonts w:ascii="Segoe UI" w:hAnsi="Segoe UI"/>
        </w:rPr>
        <w:commentReference w:id="3933"/>
      </w:r>
    </w:p>
    <w:p w14:paraId="1577B116" w14:textId="77777777" w:rsidR="00386172" w:rsidRPr="0056208B" w:rsidRDefault="00386172" w:rsidP="00B5535E">
      <w:pPr>
        <w:pStyle w:val="Heading40"/>
        <w:rPr>
          <w:lang w:val="en-GB"/>
        </w:rPr>
      </w:pPr>
      <w:bookmarkStart w:id="3934" w:name="_Toc200492510"/>
      <w:bookmarkStart w:id="3935" w:name="_Toc202536229"/>
      <w:r w:rsidRPr="0056208B">
        <w:rPr>
          <w:lang w:val="en-GB"/>
        </w:rPr>
        <w:t>General definition</w:t>
      </w:r>
      <w:bookmarkEnd w:id="3934"/>
      <w:bookmarkEnd w:id="3935"/>
    </w:p>
    <w:p w14:paraId="2BD1474D" w14:textId="70705263" w:rsidR="00386172" w:rsidRPr="0056208B" w:rsidRDefault="00386172" w:rsidP="00575005">
      <w:pPr>
        <w:pStyle w:val="RequirementList"/>
      </w:pPr>
      <w:bookmarkStart w:id="3936" w:name="_Toc200492511"/>
      <w:r w:rsidRPr="0056208B">
        <w:t xml:space="preserve">During acceptance capacity tests on site, the </w:t>
      </w:r>
      <w:r w:rsidR="00CB1438" w:rsidRPr="0056208B">
        <w:t>Contractor</w:t>
      </w:r>
      <w:r w:rsidRPr="0056208B">
        <w:t xml:space="preserve"> shall demonstrate proper operation and verify the performance requirements specified in </w:t>
      </w:r>
      <w:r w:rsidRPr="0056208B">
        <w:rPr>
          <w:rStyle w:val="AAReferencedChar"/>
          <w:rFonts w:ascii="Century Gothic" w:hAnsi="Century Gothic"/>
          <w:i w:val="0"/>
          <w:iCs w:val="0"/>
          <w:color w:val="auto"/>
          <w:sz w:val="18"/>
        </w:rPr>
        <w:t>§</w:t>
      </w:r>
      <w:r w:rsidRPr="0056208B">
        <w:rPr>
          <w:rStyle w:val="AAReferencedChar"/>
          <w:rFonts w:ascii="Century Gothic" w:hAnsi="Century Gothic"/>
          <w:i w:val="0"/>
          <w:iCs w:val="0"/>
          <w:color w:val="auto"/>
          <w:sz w:val="18"/>
        </w:rPr>
        <w:fldChar w:fldCharType="begin"/>
      </w:r>
      <w:r w:rsidRPr="0056208B">
        <w:rPr>
          <w:rStyle w:val="AAReferencedChar"/>
          <w:rFonts w:ascii="Century Gothic" w:hAnsi="Century Gothic"/>
          <w:i w:val="0"/>
          <w:iCs w:val="0"/>
          <w:color w:val="auto"/>
          <w:sz w:val="18"/>
        </w:rPr>
        <w:instrText xml:space="preserve"> REF _Ref190771233 \r \h  \* MERGEFORMAT </w:instrText>
      </w:r>
      <w:r w:rsidRPr="0056208B">
        <w:rPr>
          <w:rStyle w:val="AAReferencedChar"/>
          <w:rFonts w:ascii="Century Gothic" w:hAnsi="Century Gothic"/>
          <w:i w:val="0"/>
          <w:iCs w:val="0"/>
          <w:color w:val="auto"/>
          <w:sz w:val="18"/>
        </w:rPr>
      </w:r>
      <w:r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i w:val="0"/>
          <w:iCs w:val="0"/>
          <w:color w:val="auto"/>
          <w:sz w:val="18"/>
        </w:rPr>
        <w:t>3.2</w:t>
      </w:r>
      <w:r w:rsidRPr="0056208B">
        <w:rPr>
          <w:rStyle w:val="AAReferencedChar"/>
          <w:rFonts w:ascii="Century Gothic" w:hAnsi="Century Gothic"/>
          <w:i w:val="0"/>
          <w:iCs w:val="0"/>
          <w:color w:val="auto"/>
          <w:sz w:val="18"/>
        </w:rPr>
        <w:fldChar w:fldCharType="end"/>
      </w:r>
      <w:r w:rsidRPr="0056208B">
        <w:t xml:space="preserve"> (except cool-down and warm-up of QCELL’s which could only be performed after QCELL’s are connected</w:t>
      </w:r>
      <w:r w:rsidR="00B7042F" w:rsidRPr="0056208B">
        <w:t xml:space="preserve">.  </w:t>
      </w:r>
      <w:r w:rsidRPr="0056208B">
        <w:t xml:space="preserve">Nevertheless, operation sequences for cool-down and warm-up shall be demonstrated by the </w:t>
      </w:r>
      <w:r w:rsidR="00CB1438" w:rsidRPr="0056208B">
        <w:t>Contractor</w:t>
      </w:r>
      <w:r w:rsidRPr="0056208B">
        <w:t>).</w:t>
      </w:r>
      <w:bookmarkEnd w:id="3936"/>
    </w:p>
    <w:p w14:paraId="7857DBF3" w14:textId="68E31354" w:rsidR="00386172" w:rsidRPr="0056208B" w:rsidRDefault="00386172" w:rsidP="0003012A">
      <w:pPr>
        <w:pStyle w:val="RequirementList"/>
        <w:numPr>
          <w:ilvl w:val="0"/>
          <w:numId w:val="0"/>
        </w:numPr>
        <w:ind w:left="142"/>
      </w:pPr>
      <w:bookmarkStart w:id="3937" w:name="_Toc200492512"/>
      <w:r w:rsidRPr="0056208B">
        <w:t>During these tests, all aspects e.g. mechanical and capacity, safety requirements and process control system shall be tested and validated</w:t>
      </w:r>
      <w:bookmarkEnd w:id="3937"/>
      <w:r w:rsidR="00352FF0" w:rsidRPr="0056208B">
        <w:t xml:space="preserve">.  </w:t>
      </w:r>
      <w:r w:rsidR="00F52C99" w:rsidRPr="0056208B">
        <w:br/>
      </w:r>
    </w:p>
    <w:p w14:paraId="5D9DF848" w14:textId="23B2E950" w:rsidR="00386172" w:rsidRPr="0056208B" w:rsidRDefault="00386172" w:rsidP="00575005">
      <w:pPr>
        <w:pStyle w:val="RequirementList"/>
      </w:pPr>
      <w:bookmarkStart w:id="3938" w:name="_Ref192188381"/>
      <w:bookmarkStart w:id="3939" w:name="_Toc200492513"/>
      <w:r w:rsidRPr="0056208B">
        <w:t>A draft of the test program shall be submitted prior to start manufacturing</w:t>
      </w:r>
      <w:r w:rsidR="00A61875" w:rsidRPr="0056208B">
        <w:t>.</w:t>
      </w:r>
      <w:r w:rsidR="00F30595" w:rsidRPr="0056208B">
        <w:rPr>
          <w:b/>
          <w:bCs/>
        </w:rPr>
        <w:t>AD</w:t>
      </w:r>
      <w:r w:rsidRPr="0056208B">
        <w:t>)</w:t>
      </w:r>
      <w:r w:rsidR="00352FF0" w:rsidRPr="0056208B">
        <w:t xml:space="preserve">.  </w:t>
      </w:r>
      <w:r w:rsidRPr="0056208B">
        <w:t xml:space="preserve">The </w:t>
      </w:r>
      <w:r w:rsidR="00B7042F" w:rsidRPr="0056208B">
        <w:t>definitive version</w:t>
      </w:r>
      <w:r w:rsidRPr="0056208B">
        <w:t xml:space="preserve"> of the acceptance capacity test program shall be submitted latest 10 working days before the envisaged start of the tests (</w:t>
      </w:r>
      <w:r w:rsidR="00F30595" w:rsidRPr="0056208B">
        <w:rPr>
          <w:b/>
          <w:bCs/>
        </w:rPr>
        <w:t>AD</w:t>
      </w:r>
      <w:r w:rsidR="00B7042F" w:rsidRPr="0056208B">
        <w:t xml:space="preserve">Testing shall only commence after </w:t>
      </w:r>
      <w:r w:rsidR="0085540D" w:rsidRPr="0056208B">
        <w:t>SCK CEN</w:t>
      </w:r>
      <w:r w:rsidR="00B7042F" w:rsidRPr="0056208B">
        <w:t xml:space="preserve"> approval</w:t>
      </w:r>
      <w:r w:rsidRPr="0056208B">
        <w:t>.</w:t>
      </w:r>
      <w:bookmarkEnd w:id="3938"/>
      <w:bookmarkEnd w:id="3939"/>
    </w:p>
    <w:p w14:paraId="104AB781" w14:textId="77777777" w:rsidR="00386172" w:rsidRPr="0056208B" w:rsidRDefault="00386172" w:rsidP="00575005">
      <w:pPr>
        <w:pStyle w:val="RequirementList"/>
      </w:pPr>
      <w:bookmarkStart w:id="3940" w:name="_Toc200492514"/>
      <w:r w:rsidRPr="0056208B">
        <w:t xml:space="preserve">The acceptance capacity tests shall be performed with the specified heat loads applied by heaters on the different cooling circuits to be representative of the operation with </w:t>
      </w:r>
      <w:r w:rsidR="00947F24" w:rsidRPr="0056208B">
        <w:t>QPLANT</w:t>
      </w:r>
      <w:r w:rsidRPr="0056208B">
        <w:t xml:space="preserve"> connected </w:t>
      </w:r>
      <w:r w:rsidR="00E2094A" w:rsidRPr="0056208B">
        <w:t xml:space="preserve">to the </w:t>
      </w:r>
      <w:r w:rsidRPr="0056208B">
        <w:t>accelerator</w:t>
      </w:r>
      <w:r w:rsidR="007A2C67" w:rsidRPr="0056208B">
        <w:t xml:space="preserve">.  </w:t>
      </w:r>
      <w:r w:rsidRPr="0056208B">
        <w:t>Dedicated test cryostat</w:t>
      </w:r>
      <w:r w:rsidR="00E2094A" w:rsidRPr="0056208B">
        <w:t>,</w:t>
      </w:r>
      <w:r w:rsidRPr="0056208B">
        <w:t xml:space="preserve"> if necessary (</w:t>
      </w:r>
      <w:r w:rsidR="00E2094A" w:rsidRPr="0056208B">
        <w:t xml:space="preserve">and </w:t>
      </w:r>
      <w:r w:rsidRPr="0056208B">
        <w:t xml:space="preserve">to be provided by the </w:t>
      </w:r>
      <w:r w:rsidR="00CB1438" w:rsidRPr="0056208B">
        <w:t>Contractor</w:t>
      </w:r>
      <w:r w:rsidRPr="0056208B">
        <w:t>), could be used</w:t>
      </w:r>
      <w:r w:rsidR="007A2C67" w:rsidRPr="0056208B">
        <w:t xml:space="preserve">.  </w:t>
      </w:r>
      <w:r w:rsidRPr="0056208B">
        <w:t>Control valves in relevant circuits shall also simulate appropriate pressure drops.</w:t>
      </w:r>
      <w:bookmarkEnd w:id="3940"/>
    </w:p>
    <w:p w14:paraId="330D99A6" w14:textId="7A8A1A40" w:rsidR="00B16EEF" w:rsidRPr="0056208B" w:rsidRDefault="00386172" w:rsidP="00575005">
      <w:pPr>
        <w:pStyle w:val="RequirementList"/>
      </w:pPr>
      <w:bookmarkStart w:id="3941" w:name="_Ref192188559"/>
      <w:bookmarkStart w:id="3942" w:name="_Toc200492515"/>
      <w:r w:rsidRPr="0056208B">
        <w:t xml:space="preserve">The acceptance capacity tests of the </w:t>
      </w:r>
      <w:r w:rsidR="00947F24" w:rsidRPr="0056208B">
        <w:t>QPLANT</w:t>
      </w:r>
      <w:r w:rsidRPr="0056208B">
        <w:t xml:space="preserve"> (including Warm Compression Station and </w:t>
      </w:r>
      <w:r w:rsidR="00947F24" w:rsidRPr="0056208B">
        <w:t>Q</w:t>
      </w:r>
      <w:r w:rsidR="00E51307" w:rsidRPr="0056208B">
        <w:t>RB</w:t>
      </w:r>
      <w:r w:rsidRPr="0056208B">
        <w:t xml:space="preserve">) </w:t>
      </w:r>
      <w:commentRangeStart w:id="3943"/>
      <w:r w:rsidRPr="0056208B">
        <w:t xml:space="preserve">shall be reported in deliverable </w:t>
      </w:r>
      <w:bookmarkStart w:id="3944" w:name="_Toc200492516"/>
      <w:bookmarkStart w:id="3945" w:name="_Toc202536230"/>
      <w:bookmarkEnd w:id="3941"/>
      <w:bookmarkEnd w:id="3942"/>
      <w:r w:rsidR="00B16EEF" w:rsidRPr="0056208B">
        <w:t>Leak test and leak rate</w:t>
      </w:r>
      <w:bookmarkEnd w:id="3944"/>
      <w:bookmarkEnd w:id="3945"/>
      <w:commentRangeEnd w:id="3943"/>
      <w:r w:rsidR="00A27B06" w:rsidRPr="0056208B">
        <w:rPr>
          <w:rStyle w:val="CommentReference"/>
          <w:rFonts w:ascii="Segoe UI" w:hAnsi="Segoe UI"/>
        </w:rPr>
        <w:commentReference w:id="3943"/>
      </w:r>
    </w:p>
    <w:p w14:paraId="2BCC536B" w14:textId="77777777" w:rsidR="00386172" w:rsidRPr="0056208B" w:rsidRDefault="00723DA0" w:rsidP="00B5535E">
      <w:pPr>
        <w:pStyle w:val="Heading40"/>
        <w:rPr>
          <w:lang w:val="en-GB"/>
        </w:rPr>
      </w:pPr>
      <w:bookmarkStart w:id="3946" w:name="_Toc200492517"/>
      <w:bookmarkStart w:id="3947" w:name="_Toc202536231"/>
      <w:commentRangeStart w:id="3948"/>
      <w:r w:rsidRPr="0056208B">
        <w:rPr>
          <w:lang w:val="en-GB"/>
        </w:rPr>
        <w:t>WCS</w:t>
      </w:r>
      <w:r w:rsidR="00386172" w:rsidRPr="0056208B">
        <w:rPr>
          <w:lang w:val="en-GB"/>
        </w:rPr>
        <w:t xml:space="preserve"> functional tests</w:t>
      </w:r>
      <w:bookmarkEnd w:id="3946"/>
      <w:bookmarkEnd w:id="3947"/>
      <w:commentRangeEnd w:id="3948"/>
      <w:r w:rsidR="008B532A" w:rsidRPr="0056208B">
        <w:rPr>
          <w:rStyle w:val="CommentReference"/>
          <w:rFonts w:eastAsia="Calibri" w:cs="Times New Roman"/>
          <w:color w:val="auto"/>
          <w:shd w:val="clear" w:color="auto" w:fill="auto"/>
          <w:lang w:val="en-GB"/>
        </w:rPr>
        <w:commentReference w:id="3948"/>
      </w:r>
    </w:p>
    <w:p w14:paraId="58A8E8BE" w14:textId="77777777" w:rsidR="00386172" w:rsidRPr="0056208B" w:rsidRDefault="00386172" w:rsidP="00575005">
      <w:pPr>
        <w:pStyle w:val="RequirementList"/>
      </w:pPr>
      <w:bookmarkStart w:id="3949" w:name="_Toc200492518"/>
      <w:r w:rsidRPr="0056208B">
        <w:t xml:space="preserve">During these tests, the </w:t>
      </w:r>
      <w:r w:rsidR="00723DA0" w:rsidRPr="0056208B">
        <w:t>WCS</w:t>
      </w:r>
      <w:r w:rsidRPr="0056208B">
        <w:t xml:space="preserve"> is not connected to the Refrigeration Cold Box</w:t>
      </w:r>
      <w:r w:rsidR="007A2C67" w:rsidRPr="0056208B">
        <w:t xml:space="preserve">.  </w:t>
      </w:r>
      <w:r w:rsidRPr="0056208B">
        <w:t>The functional tests shall consist in:</w:t>
      </w:r>
      <w:bookmarkEnd w:id="3949"/>
    </w:p>
    <w:p w14:paraId="62F595B1" w14:textId="77777777" w:rsidR="00386172" w:rsidRPr="0056208B" w:rsidRDefault="00386172">
      <w:pPr>
        <w:pStyle w:val="RequirementList"/>
        <w:numPr>
          <w:ilvl w:val="0"/>
          <w:numId w:val="25"/>
        </w:numPr>
      </w:pPr>
      <w:bookmarkStart w:id="3950" w:name="_Toc200492519"/>
      <w:r w:rsidRPr="0056208B">
        <w:t>Checking of mechanical characteristics.</w:t>
      </w:r>
      <w:bookmarkEnd w:id="3950"/>
    </w:p>
    <w:p w14:paraId="027C8AE2" w14:textId="77777777" w:rsidR="00386172" w:rsidRPr="0056208B" w:rsidRDefault="00386172">
      <w:pPr>
        <w:pStyle w:val="RequirementList"/>
        <w:numPr>
          <w:ilvl w:val="0"/>
          <w:numId w:val="25"/>
        </w:numPr>
      </w:pPr>
      <w:bookmarkStart w:id="3951" w:name="_Toc200492520"/>
      <w:r w:rsidRPr="0056208B">
        <w:t>Measuring of vibrations, noise, oil pressures and temperatures.</w:t>
      </w:r>
      <w:bookmarkEnd w:id="3951"/>
    </w:p>
    <w:p w14:paraId="7EE8C2EF" w14:textId="77777777" w:rsidR="00386172" w:rsidRPr="0056208B" w:rsidRDefault="00386172">
      <w:pPr>
        <w:pStyle w:val="RequirementList"/>
        <w:numPr>
          <w:ilvl w:val="0"/>
          <w:numId w:val="25"/>
        </w:numPr>
      </w:pPr>
      <w:bookmarkStart w:id="3952" w:name="_Toc200492521"/>
      <w:r w:rsidRPr="0056208B">
        <w:t>Checking of the cooling water system.</w:t>
      </w:r>
      <w:bookmarkEnd w:id="3952"/>
    </w:p>
    <w:p w14:paraId="428B4BEE" w14:textId="77777777" w:rsidR="00386172" w:rsidRPr="0056208B" w:rsidRDefault="00386172">
      <w:pPr>
        <w:pStyle w:val="RequirementList"/>
        <w:numPr>
          <w:ilvl w:val="0"/>
          <w:numId w:val="25"/>
        </w:numPr>
      </w:pPr>
      <w:bookmarkStart w:id="3953" w:name="_Toc200492522"/>
      <w:r w:rsidRPr="0056208B">
        <w:t>Testing of control software and interlocks during operation and simulated failures.</w:t>
      </w:r>
      <w:bookmarkEnd w:id="3953"/>
    </w:p>
    <w:p w14:paraId="74ECB2AA" w14:textId="77777777" w:rsidR="00386172" w:rsidRPr="0056208B" w:rsidRDefault="00386172">
      <w:pPr>
        <w:pStyle w:val="RequirementList"/>
        <w:numPr>
          <w:ilvl w:val="0"/>
          <w:numId w:val="25"/>
        </w:numPr>
      </w:pPr>
      <w:bookmarkStart w:id="3954" w:name="_Toc200492523"/>
      <w:r w:rsidRPr="0056208B">
        <w:t>Measuring of main characteristics such as helium flow rates, pressures, temperatures.</w:t>
      </w:r>
      <w:bookmarkEnd w:id="3954"/>
    </w:p>
    <w:p w14:paraId="378F0F5B" w14:textId="77777777" w:rsidR="00386172" w:rsidRPr="0056208B" w:rsidRDefault="00723DA0" w:rsidP="00B5535E">
      <w:pPr>
        <w:pStyle w:val="Heading40"/>
        <w:rPr>
          <w:lang w:val="en-GB"/>
        </w:rPr>
      </w:pPr>
      <w:bookmarkStart w:id="3955" w:name="_Toc200492524"/>
      <w:bookmarkStart w:id="3956" w:name="_Toc202536232"/>
      <w:r w:rsidRPr="0056208B">
        <w:rPr>
          <w:lang w:val="en-GB"/>
        </w:rPr>
        <w:t>WCS</w:t>
      </w:r>
      <w:r w:rsidR="00386172" w:rsidRPr="0056208B">
        <w:rPr>
          <w:lang w:val="en-GB"/>
        </w:rPr>
        <w:t xml:space="preserve"> capacity tests</w:t>
      </w:r>
      <w:bookmarkEnd w:id="3955"/>
      <w:bookmarkEnd w:id="3956"/>
    </w:p>
    <w:p w14:paraId="064CE99C" w14:textId="77777777" w:rsidR="00386172" w:rsidRPr="0056208B" w:rsidRDefault="00386172" w:rsidP="00B5535E">
      <w:r w:rsidRPr="0056208B">
        <w:t>The capacity tests of the WCS shall be undertaken after the successful completion of the functional tests.</w:t>
      </w:r>
    </w:p>
    <w:p w14:paraId="4FAAA717" w14:textId="77777777" w:rsidR="00386172" w:rsidRPr="0056208B" w:rsidRDefault="00386172" w:rsidP="00575005">
      <w:pPr>
        <w:pStyle w:val="RequirementList"/>
      </w:pPr>
      <w:bookmarkStart w:id="3957" w:name="_Toc200492525"/>
      <w:r w:rsidRPr="0056208B">
        <w:t xml:space="preserve">The capacity tests of the WCS shall consist in warm tests of the </w:t>
      </w:r>
      <w:r w:rsidR="00723DA0" w:rsidRPr="0056208B">
        <w:t>WCS</w:t>
      </w:r>
      <w:r w:rsidRPr="0056208B">
        <w:t xml:space="preserve"> during 48 hours in steady state conditions corresponding to the maximum mass flow rate for each stage and maximum pressure ratio.</w:t>
      </w:r>
      <w:bookmarkEnd w:id="3957"/>
    </w:p>
    <w:p w14:paraId="60D8F7A4" w14:textId="77777777" w:rsidR="00386172" w:rsidRPr="0056208B" w:rsidRDefault="00386172" w:rsidP="00575005">
      <w:pPr>
        <w:pStyle w:val="RequirementList"/>
      </w:pPr>
      <w:bookmarkStart w:id="3958" w:name="_Toc200492526"/>
      <w:r w:rsidRPr="0056208B">
        <w:t>The following values shall be permanently monitored during the tests:</w:t>
      </w:r>
      <w:bookmarkEnd w:id="3958"/>
    </w:p>
    <w:p w14:paraId="7EA14A0E" w14:textId="77777777" w:rsidR="00386172" w:rsidRPr="0056208B" w:rsidRDefault="00386172">
      <w:pPr>
        <w:pStyle w:val="RequirementList"/>
        <w:numPr>
          <w:ilvl w:val="0"/>
          <w:numId w:val="25"/>
        </w:numPr>
      </w:pPr>
      <w:bookmarkStart w:id="3959" w:name="_Toc200492527"/>
      <w:r w:rsidRPr="0056208B">
        <w:t>Mass flow rates delivered by the compressors.</w:t>
      </w:r>
      <w:bookmarkEnd w:id="3959"/>
    </w:p>
    <w:p w14:paraId="0CA3087B" w14:textId="77777777" w:rsidR="00386172" w:rsidRPr="0056208B" w:rsidRDefault="00386172">
      <w:pPr>
        <w:pStyle w:val="RequirementList"/>
        <w:numPr>
          <w:ilvl w:val="0"/>
          <w:numId w:val="25"/>
        </w:numPr>
      </w:pPr>
      <w:bookmarkStart w:id="3960" w:name="_Toc200492528"/>
      <w:r w:rsidRPr="0056208B">
        <w:t>Pressures: VLP, LP, HP.</w:t>
      </w:r>
      <w:bookmarkEnd w:id="3960"/>
    </w:p>
    <w:p w14:paraId="658900DE" w14:textId="77777777" w:rsidR="00386172" w:rsidRPr="0056208B" w:rsidRDefault="00386172">
      <w:pPr>
        <w:pStyle w:val="RequirementList"/>
        <w:numPr>
          <w:ilvl w:val="0"/>
          <w:numId w:val="25"/>
        </w:numPr>
      </w:pPr>
      <w:bookmarkStart w:id="3961" w:name="_Toc200492529"/>
      <w:r w:rsidRPr="0056208B">
        <w:t>Helium temperatures.</w:t>
      </w:r>
      <w:bookmarkEnd w:id="3961"/>
    </w:p>
    <w:p w14:paraId="53F3289A" w14:textId="77777777" w:rsidR="00386172" w:rsidRPr="0056208B" w:rsidRDefault="00386172">
      <w:pPr>
        <w:pStyle w:val="RequirementList"/>
        <w:numPr>
          <w:ilvl w:val="0"/>
          <w:numId w:val="25"/>
        </w:numPr>
      </w:pPr>
      <w:bookmarkStart w:id="3962" w:name="_Toc200492530"/>
      <w:r w:rsidRPr="0056208B">
        <w:t>Cooling water temperatures.</w:t>
      </w:r>
      <w:bookmarkEnd w:id="3962"/>
    </w:p>
    <w:p w14:paraId="326981A0" w14:textId="77777777" w:rsidR="00386172" w:rsidRPr="0056208B" w:rsidRDefault="00386172">
      <w:pPr>
        <w:pStyle w:val="RequirementList"/>
        <w:numPr>
          <w:ilvl w:val="0"/>
          <w:numId w:val="25"/>
        </w:numPr>
      </w:pPr>
      <w:bookmarkStart w:id="3963" w:name="_Toc200492531"/>
      <w:r w:rsidRPr="0056208B">
        <w:t>Measuring of the capability of the oil removal system (hydrocarbons level after ORS) and capability of the dryer.</w:t>
      </w:r>
      <w:bookmarkEnd w:id="3963"/>
    </w:p>
    <w:p w14:paraId="149E9D43" w14:textId="77777777" w:rsidR="00386172" w:rsidRPr="0056208B" w:rsidRDefault="00386172">
      <w:pPr>
        <w:pStyle w:val="RequirementList"/>
        <w:numPr>
          <w:ilvl w:val="0"/>
          <w:numId w:val="25"/>
        </w:numPr>
      </w:pPr>
      <w:bookmarkStart w:id="3964" w:name="_Toc200492532"/>
      <w:r w:rsidRPr="0056208B">
        <w:t>Individual electrical motor currents and voltages.</w:t>
      </w:r>
      <w:bookmarkEnd w:id="3964"/>
    </w:p>
    <w:p w14:paraId="2403C76B" w14:textId="77777777" w:rsidR="00386172" w:rsidRPr="0056208B" w:rsidRDefault="00386172" w:rsidP="00575005">
      <w:pPr>
        <w:pStyle w:val="RequirementList"/>
      </w:pPr>
      <w:bookmarkStart w:id="3965" w:name="_Toc200492533"/>
      <w:r w:rsidRPr="0056208B">
        <w:lastRenderedPageBreak/>
        <w:t xml:space="preserve">The </w:t>
      </w:r>
      <w:r w:rsidR="00CB1438" w:rsidRPr="0056208B">
        <w:t>Contractor</w:t>
      </w:r>
      <w:r w:rsidRPr="0056208B">
        <w:t xml:space="preserve"> shall </w:t>
      </w:r>
      <w:r w:rsidR="005041D3" w:rsidRPr="0056208B">
        <w:t xml:space="preserve">estimate </w:t>
      </w:r>
      <w:r w:rsidRPr="0056208B">
        <w:t>uncertainties on the measurements</w:t>
      </w:r>
      <w:r w:rsidR="007A2C67" w:rsidRPr="0056208B">
        <w:t xml:space="preserve">.  </w:t>
      </w:r>
      <w:r w:rsidRPr="0056208B">
        <w:t xml:space="preserve">The </w:t>
      </w:r>
      <w:r w:rsidR="005041D3" w:rsidRPr="0056208B">
        <w:t xml:space="preserve">estimated </w:t>
      </w:r>
      <w:r w:rsidRPr="0056208B">
        <w:t>uncertainty will be added or subtracted (depending on the measurement) to the measured values before checking the acceptance capacity criteria.</w:t>
      </w:r>
      <w:bookmarkEnd w:id="3965"/>
    </w:p>
    <w:p w14:paraId="40061090" w14:textId="7747139B" w:rsidR="00386172" w:rsidRPr="0056208B" w:rsidRDefault="00386172" w:rsidP="00575005">
      <w:pPr>
        <w:pStyle w:val="RequirementList"/>
      </w:pPr>
      <w:bookmarkStart w:id="3966" w:name="_Toc200492534"/>
      <w:r w:rsidRPr="0056208B">
        <w:t xml:space="preserve">The capacity test of the </w:t>
      </w:r>
      <w:r w:rsidR="00723DA0" w:rsidRPr="0056208B">
        <w:t>WCS</w:t>
      </w:r>
      <w:r w:rsidRPr="0056208B">
        <w:t xml:space="preserve"> will be deemed as successful when all compressors run at full charge during the full period of the test (48 hours), without any discontinuous operation and with acceptable temperatures of cooling water according to </w:t>
      </w:r>
      <w:r w:rsidRPr="0056208B">
        <w:rPr>
          <w:rStyle w:val="AAReferencedChar"/>
          <w:rFonts w:ascii="Century Gothic" w:hAnsi="Century Gothic"/>
          <w:i w:val="0"/>
          <w:iCs w:val="0"/>
          <w:color w:val="auto"/>
          <w:sz w:val="18"/>
        </w:rPr>
        <w:fldChar w:fldCharType="begin"/>
      </w:r>
      <w:r w:rsidRPr="0056208B">
        <w:rPr>
          <w:rStyle w:val="AAReferencedChar"/>
          <w:rFonts w:ascii="Century Gothic" w:hAnsi="Century Gothic"/>
          <w:i w:val="0"/>
          <w:iCs w:val="0"/>
          <w:color w:val="auto"/>
          <w:sz w:val="18"/>
        </w:rPr>
        <w:instrText xml:space="preserve"> REF _Ref190780127 \r \h  \* MERGEFORMAT </w:instrText>
      </w:r>
      <w:r w:rsidRPr="0056208B">
        <w:rPr>
          <w:rStyle w:val="AAReferencedChar"/>
          <w:rFonts w:ascii="Century Gothic" w:hAnsi="Century Gothic"/>
          <w:i w:val="0"/>
          <w:iCs w:val="0"/>
          <w:color w:val="auto"/>
          <w:sz w:val="18"/>
        </w:rPr>
      </w:r>
      <w:r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i w:val="0"/>
          <w:iCs w:val="0"/>
          <w:color w:val="auto"/>
          <w:sz w:val="18"/>
        </w:rPr>
        <w:t>3.6.4.2</w:t>
      </w:r>
      <w:r w:rsidRPr="0056208B">
        <w:rPr>
          <w:rStyle w:val="AAReferencedChar"/>
          <w:rFonts w:ascii="Century Gothic" w:hAnsi="Century Gothic"/>
          <w:i w:val="0"/>
          <w:iCs w:val="0"/>
          <w:color w:val="auto"/>
          <w:sz w:val="18"/>
        </w:rPr>
        <w:fldChar w:fldCharType="end"/>
      </w:r>
      <w:r w:rsidRPr="0056208B">
        <w:t xml:space="preserve">. The accepted stability criteria </w:t>
      </w:r>
      <w:r w:rsidR="000D266F" w:rsidRPr="0056208B">
        <w:t>are</w:t>
      </w:r>
      <w:r w:rsidRPr="0056208B">
        <w:t xml:space="preserve"> for the LP: ± 3 % and for the HP: ± 2 %.</w:t>
      </w:r>
      <w:bookmarkEnd w:id="3966"/>
    </w:p>
    <w:p w14:paraId="490C7338" w14:textId="14B1D405" w:rsidR="00412ADF" w:rsidRPr="0056208B" w:rsidRDefault="00947F24" w:rsidP="00412ADF">
      <w:pPr>
        <w:pStyle w:val="Heading40"/>
        <w:keepNext/>
        <w:ind w:left="862" w:hanging="862"/>
        <w:rPr>
          <w:lang w:val="en-GB"/>
        </w:rPr>
      </w:pPr>
      <w:bookmarkStart w:id="3967" w:name="_Toc200492535"/>
      <w:bookmarkStart w:id="3968" w:name="_Toc202536233"/>
      <w:r w:rsidRPr="0056208B">
        <w:rPr>
          <w:lang w:val="en-GB"/>
        </w:rPr>
        <w:t>QPLANT</w:t>
      </w:r>
      <w:r w:rsidR="00386172" w:rsidRPr="0056208B">
        <w:rPr>
          <w:lang w:val="en-GB"/>
        </w:rPr>
        <w:t xml:space="preserve"> functional </w:t>
      </w:r>
      <w:commentRangeStart w:id="3969"/>
      <w:r w:rsidR="00386172" w:rsidRPr="0056208B">
        <w:rPr>
          <w:lang w:val="en-GB"/>
        </w:rPr>
        <w:t>tests</w:t>
      </w:r>
      <w:bookmarkEnd w:id="3967"/>
      <w:bookmarkEnd w:id="3968"/>
      <w:commentRangeEnd w:id="3969"/>
      <w:r w:rsidR="00BE5863" w:rsidRPr="0056208B">
        <w:rPr>
          <w:rStyle w:val="CommentReference"/>
          <w:rFonts w:eastAsia="Calibri" w:cs="Times New Roman"/>
          <w:color w:val="auto"/>
          <w:shd w:val="clear" w:color="auto" w:fill="auto"/>
          <w:lang w:val="en-GB"/>
        </w:rPr>
        <w:commentReference w:id="3969"/>
      </w:r>
    </w:p>
    <w:p w14:paraId="4238E74E" w14:textId="60D35E7B" w:rsidR="00386172" w:rsidRPr="0056208B" w:rsidRDefault="00386172" w:rsidP="00575005">
      <w:pPr>
        <w:pStyle w:val="RequirementList"/>
      </w:pPr>
      <w:bookmarkStart w:id="3970" w:name="_Toc200492536"/>
      <w:r w:rsidRPr="0056208B">
        <w:t xml:space="preserve">After successful functional and capacity tests of the </w:t>
      </w:r>
      <w:r w:rsidR="00723DA0" w:rsidRPr="0056208B">
        <w:t>WCS</w:t>
      </w:r>
      <w:r w:rsidRPr="0056208B">
        <w:t>, the functional tests of the</w:t>
      </w:r>
      <w:r w:rsidR="00E51307" w:rsidRPr="0056208B">
        <w:t xml:space="preserve"> QRB</w:t>
      </w:r>
      <w:r w:rsidRPr="0056208B">
        <w:t xml:space="preserve">  could start</w:t>
      </w:r>
      <w:r w:rsidR="007A2C67" w:rsidRPr="0056208B">
        <w:t xml:space="preserve">.  </w:t>
      </w:r>
      <w:r w:rsidRPr="0056208B">
        <w:t>he functional tests shall include at least:</w:t>
      </w:r>
      <w:bookmarkEnd w:id="3970"/>
    </w:p>
    <w:p w14:paraId="1C0E7148" w14:textId="77777777" w:rsidR="00386172" w:rsidRPr="0056208B" w:rsidRDefault="00386172">
      <w:pPr>
        <w:pStyle w:val="RequirementList"/>
        <w:numPr>
          <w:ilvl w:val="0"/>
          <w:numId w:val="25"/>
        </w:numPr>
      </w:pPr>
      <w:bookmarkStart w:id="3971" w:name="_Toc200492537"/>
      <w:r w:rsidRPr="0056208B">
        <w:t>Checking of mechanical characteristics.</w:t>
      </w:r>
      <w:bookmarkEnd w:id="3971"/>
    </w:p>
    <w:p w14:paraId="711C97BE" w14:textId="77777777" w:rsidR="00386172" w:rsidRPr="0056208B" w:rsidRDefault="00386172">
      <w:pPr>
        <w:pStyle w:val="RequirementList"/>
        <w:numPr>
          <w:ilvl w:val="0"/>
          <w:numId w:val="25"/>
        </w:numPr>
      </w:pPr>
      <w:bookmarkStart w:id="3972" w:name="_Toc200492538"/>
      <w:r w:rsidRPr="0056208B">
        <w:t>Measuring of vibrations of the rotating machines.</w:t>
      </w:r>
      <w:bookmarkEnd w:id="3972"/>
    </w:p>
    <w:p w14:paraId="70F643E4" w14:textId="77777777" w:rsidR="00386172" w:rsidRPr="0056208B" w:rsidRDefault="00386172">
      <w:pPr>
        <w:pStyle w:val="RequirementList"/>
        <w:numPr>
          <w:ilvl w:val="0"/>
          <w:numId w:val="25"/>
        </w:numPr>
      </w:pPr>
      <w:bookmarkStart w:id="3973" w:name="_Toc200492539"/>
      <w:r w:rsidRPr="0056208B">
        <w:t>Checking of cold absorbers operation in the QRB with a full regeneration cycle on each of the 80 K adsorbers and on the 20 K adsorber.</w:t>
      </w:r>
      <w:bookmarkEnd w:id="3973"/>
    </w:p>
    <w:p w14:paraId="32976303" w14:textId="06D5285F" w:rsidR="001D0394" w:rsidRPr="0056208B" w:rsidRDefault="001D0394" w:rsidP="00575005">
      <w:pPr>
        <w:pStyle w:val="RequirementList"/>
      </w:pPr>
      <w:bookmarkStart w:id="3974" w:name="_Toc200492540"/>
      <w:r w:rsidRPr="0056208B">
        <w:t>The Contractor shall verify the correct operation of the cold adsorbers installed in the QRB</w:t>
      </w:r>
      <w:r w:rsidR="00352FF0" w:rsidRPr="0056208B">
        <w:t xml:space="preserve">.  </w:t>
      </w:r>
      <w:r w:rsidRPr="0056208B">
        <w:t>This verification shall include a complete regeneration cycle performed on each of the 80</w:t>
      </w:r>
      <w:r w:rsidRPr="0056208B">
        <w:rPr>
          <w:rFonts w:ascii="Arial" w:hAnsi="Arial" w:cs="Arial"/>
        </w:rPr>
        <w:t> </w:t>
      </w:r>
      <w:r w:rsidRPr="0056208B">
        <w:t>K adsorbers and on the 20</w:t>
      </w:r>
      <w:r w:rsidRPr="0056208B">
        <w:rPr>
          <w:rFonts w:ascii="Arial" w:hAnsi="Arial" w:cs="Arial"/>
        </w:rPr>
        <w:t> </w:t>
      </w:r>
      <w:r w:rsidRPr="0056208B">
        <w:t>K adsorber</w:t>
      </w:r>
      <w:r w:rsidR="00352FF0" w:rsidRPr="0056208B">
        <w:t xml:space="preserve">.  </w:t>
      </w:r>
      <w:r w:rsidRPr="0056208B">
        <w:t>The process shall confirm proper adsorption functionality and regeneration effectiveness in accordance with the system design specifications.</w:t>
      </w:r>
      <w:bookmarkEnd w:id="3974"/>
    </w:p>
    <w:p w14:paraId="74BE3431" w14:textId="77777777" w:rsidR="00386172" w:rsidRPr="0056208B" w:rsidRDefault="00386172" w:rsidP="00575005">
      <w:pPr>
        <w:pStyle w:val="RequirementList"/>
      </w:pPr>
      <w:bookmarkStart w:id="3975" w:name="_Toc200492541"/>
      <w:r w:rsidRPr="0056208B">
        <w:t>Checking of control software and interlocks according to the functional analysis.</w:t>
      </w:r>
      <w:bookmarkEnd w:id="3975"/>
    </w:p>
    <w:p w14:paraId="3FE52E4B" w14:textId="77777777" w:rsidR="00386172" w:rsidRPr="0056208B" w:rsidRDefault="00386172" w:rsidP="00575005">
      <w:pPr>
        <w:pStyle w:val="RequirementList"/>
      </w:pPr>
      <w:bookmarkStart w:id="3976" w:name="_Toc200492542"/>
      <w:r w:rsidRPr="0056208B">
        <w:t>Testing of the rotating machine (cold compressors) at the design points (Minimal and Nominal) and at full speed.</w:t>
      </w:r>
      <w:bookmarkEnd w:id="3976"/>
    </w:p>
    <w:p w14:paraId="562DBBB3" w14:textId="6EE290C3" w:rsidR="00386172" w:rsidRPr="0056208B" w:rsidRDefault="00386172" w:rsidP="00575005">
      <w:pPr>
        <w:pStyle w:val="RequirementList"/>
      </w:pPr>
      <w:bookmarkStart w:id="3977" w:name="_Toc200492543"/>
      <w:r w:rsidRPr="0056208B">
        <w:t xml:space="preserve">Checking of the safe shut down of the </w:t>
      </w:r>
      <w:r w:rsidR="00947F24" w:rsidRPr="0056208B">
        <w:t>QPLANT</w:t>
      </w:r>
      <w:r w:rsidRPr="0056208B">
        <w:t xml:space="preserve"> after the following abnormal modes simulated on the </w:t>
      </w:r>
      <w:r w:rsidR="00D97476" w:rsidRPr="0056208B">
        <w:t>QPLANT:CIS</w:t>
      </w:r>
      <w:r w:rsidRPr="0056208B">
        <w:t>:</w:t>
      </w:r>
      <w:bookmarkEnd w:id="3977"/>
    </w:p>
    <w:p w14:paraId="3386B4AB" w14:textId="00311237" w:rsidR="00386172" w:rsidRPr="0056208B" w:rsidRDefault="00386172" w:rsidP="00575005">
      <w:pPr>
        <w:pStyle w:val="RequirementList"/>
        <w:numPr>
          <w:ilvl w:val="0"/>
          <w:numId w:val="0"/>
        </w:numPr>
        <w:ind w:left="720"/>
      </w:pPr>
      <w:bookmarkStart w:id="3978" w:name="_Toc200492544"/>
      <w:r w:rsidRPr="0056208B">
        <w:t xml:space="preserve">Failure of the </w:t>
      </w:r>
      <w:r w:rsidR="00D97476" w:rsidRPr="0056208B">
        <w:t>QPLANT:CIS</w:t>
      </w:r>
      <w:r w:rsidRPr="0056208B">
        <w:t>.</w:t>
      </w:r>
      <w:bookmarkEnd w:id="3978"/>
    </w:p>
    <w:p w14:paraId="51CDDA83" w14:textId="77777777" w:rsidR="00F52C99" w:rsidRPr="0056208B" w:rsidRDefault="00386172" w:rsidP="00575005">
      <w:pPr>
        <w:pStyle w:val="RequirementList"/>
      </w:pPr>
      <w:bookmarkStart w:id="3979" w:name="_Toc200492545"/>
      <w:r w:rsidRPr="0056208B">
        <w:t>Loss of utilities (electrical power, cooling water, instrument air, vacuum loss, impurities in helium gas).</w:t>
      </w:r>
      <w:bookmarkEnd w:id="3979"/>
      <w:r w:rsidR="00F52C99" w:rsidRPr="0056208B">
        <w:br/>
      </w:r>
      <w:bookmarkStart w:id="3980" w:name="_Toc200492633"/>
      <w:r w:rsidR="00F52C99" w:rsidRPr="0056208B">
        <w:t>In case of any utility losses (electricity, compressed air, water, vacuum, ...), the QPLANT shall ensure the safety of the QPLANT and people.</w:t>
      </w:r>
      <w:bookmarkEnd w:id="3980"/>
    </w:p>
    <w:p w14:paraId="26A65814" w14:textId="77777777" w:rsidR="00386172" w:rsidRPr="0056208B" w:rsidRDefault="00386172" w:rsidP="00575005">
      <w:pPr>
        <w:pStyle w:val="RequirementList"/>
      </w:pPr>
      <w:bookmarkStart w:id="3981" w:name="_Toc200492546"/>
      <w:r w:rsidRPr="0056208B">
        <w:t>Checking of the operation of all valves, instruments, heaters and rotating machines in the Refrigeration Cold Box and warm panels for all the defined operating modes.</w:t>
      </w:r>
      <w:bookmarkEnd w:id="3981"/>
    </w:p>
    <w:p w14:paraId="568DCB8F" w14:textId="77777777" w:rsidR="00386172" w:rsidRPr="0056208B" w:rsidRDefault="00947F24" w:rsidP="00B5535E">
      <w:pPr>
        <w:pStyle w:val="Heading40"/>
        <w:rPr>
          <w:lang w:val="en-GB"/>
        </w:rPr>
      </w:pPr>
      <w:bookmarkStart w:id="3982" w:name="_Toc200492547"/>
      <w:bookmarkStart w:id="3983" w:name="_Toc202536234"/>
      <w:r w:rsidRPr="0056208B">
        <w:rPr>
          <w:lang w:val="en-GB"/>
        </w:rPr>
        <w:t>QPLANT</w:t>
      </w:r>
      <w:r w:rsidR="00386172" w:rsidRPr="0056208B">
        <w:rPr>
          <w:lang w:val="en-GB"/>
        </w:rPr>
        <w:t xml:space="preserve"> capacity tests</w:t>
      </w:r>
      <w:bookmarkEnd w:id="3982"/>
      <w:bookmarkEnd w:id="3983"/>
    </w:p>
    <w:p w14:paraId="18C7140E" w14:textId="77777777" w:rsidR="00386172" w:rsidRPr="0056208B" w:rsidRDefault="00386172" w:rsidP="00575005">
      <w:pPr>
        <w:pStyle w:val="RequirementList"/>
      </w:pPr>
      <w:bookmarkStart w:id="3984" w:name="_Toc200492548"/>
      <w:r w:rsidRPr="0056208B">
        <w:t xml:space="preserve">The </w:t>
      </w:r>
      <w:r w:rsidR="00947F24" w:rsidRPr="0056208B">
        <w:t>QPLANT</w:t>
      </w:r>
      <w:r w:rsidRPr="0056208B">
        <w:t xml:space="preserve"> capacity tests shall start when all the functional tests described above have been successfully completed and </w:t>
      </w:r>
      <w:commentRangeStart w:id="3985"/>
      <w:r w:rsidRPr="0056208B">
        <w:t>all specified documents</w:t>
      </w:r>
      <w:commentRangeEnd w:id="3985"/>
      <w:r w:rsidR="008B532A" w:rsidRPr="0056208B">
        <w:rPr>
          <w:rStyle w:val="CommentReference"/>
          <w:rFonts w:ascii="Segoe UI" w:hAnsi="Segoe UI"/>
        </w:rPr>
        <w:commentReference w:id="3985"/>
      </w:r>
      <w:r w:rsidRPr="0056208B">
        <w:t xml:space="preserve"> have been provided.</w:t>
      </w:r>
      <w:bookmarkEnd w:id="3984"/>
    </w:p>
    <w:p w14:paraId="28590E2A" w14:textId="77777777" w:rsidR="00386172" w:rsidRPr="0056208B" w:rsidRDefault="00386172" w:rsidP="00575005">
      <w:pPr>
        <w:pStyle w:val="RequirementList"/>
      </w:pPr>
      <w:bookmarkStart w:id="3986" w:name="_Toc200492549"/>
      <w:r w:rsidRPr="0056208B">
        <w:t xml:space="preserve">The </w:t>
      </w:r>
      <w:r w:rsidR="00947F24" w:rsidRPr="0056208B">
        <w:t>QPLANT</w:t>
      </w:r>
      <w:r w:rsidRPr="0056208B">
        <w:t xml:space="preserve"> capacity tests shall be performed for the defined steady state modes (Cold stand-by; Thermal Shield stand-by; 2 K operation: Minimal and Nominal Design Points).</w:t>
      </w:r>
      <w:bookmarkEnd w:id="3986"/>
    </w:p>
    <w:p w14:paraId="7B813A1F" w14:textId="23759F07" w:rsidR="00386172" w:rsidRPr="0056208B" w:rsidRDefault="00386172" w:rsidP="00575005">
      <w:pPr>
        <w:pStyle w:val="RequirementList"/>
      </w:pPr>
      <w:bookmarkStart w:id="3987" w:name="_Toc200492550"/>
      <w:r w:rsidRPr="0056208B">
        <w:t xml:space="preserve">The capacity tests of the steady state modes will be performed under the environmental conditions and utilities described in </w:t>
      </w:r>
      <w:r w:rsidR="00A31355" w:rsidRPr="0056208B">
        <w:rPr>
          <w:rStyle w:val="AAReferencedChar"/>
          <w:rFonts w:ascii="Century Gothic" w:hAnsi="Century Gothic"/>
          <w:i w:val="0"/>
          <w:iCs w:val="0"/>
          <w:color w:val="auto"/>
          <w:sz w:val="18"/>
        </w:rPr>
        <w:fldChar w:fldCharType="begin"/>
      </w:r>
      <w:r w:rsidR="00A31355" w:rsidRPr="0056208B">
        <w:rPr>
          <w:rStyle w:val="AAReferencedChar"/>
          <w:rFonts w:ascii="Century Gothic" w:hAnsi="Century Gothic"/>
          <w:i w:val="0"/>
          <w:iCs w:val="0"/>
          <w:color w:val="auto"/>
          <w:sz w:val="18"/>
        </w:rPr>
        <w:instrText xml:space="preserve"> REF _Ref190799769 \r \h  \* MERGEFORMAT </w:instrText>
      </w:r>
      <w:r w:rsidR="00A31355" w:rsidRPr="0056208B">
        <w:rPr>
          <w:rStyle w:val="AAReferencedChar"/>
          <w:rFonts w:ascii="Century Gothic" w:hAnsi="Century Gothic"/>
          <w:i w:val="0"/>
          <w:iCs w:val="0"/>
          <w:color w:val="auto"/>
          <w:sz w:val="18"/>
        </w:rPr>
      </w:r>
      <w:r w:rsidR="00A31355"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i w:val="0"/>
          <w:iCs w:val="0"/>
          <w:color w:val="auto"/>
          <w:sz w:val="18"/>
        </w:rPr>
        <w:t>3.5.18</w:t>
      </w:r>
      <w:r w:rsidR="00A31355" w:rsidRPr="0056208B">
        <w:rPr>
          <w:rStyle w:val="AAReferencedChar"/>
          <w:rFonts w:ascii="Century Gothic" w:hAnsi="Century Gothic"/>
          <w:i w:val="0"/>
          <w:iCs w:val="0"/>
          <w:color w:val="auto"/>
          <w:sz w:val="18"/>
        </w:rPr>
        <w:fldChar w:fldCharType="end"/>
      </w:r>
      <w:r w:rsidR="007A2C67" w:rsidRPr="0056208B">
        <w:t xml:space="preserve">.  </w:t>
      </w:r>
      <w:r w:rsidRPr="0056208B">
        <w:t xml:space="preserve">If conditions given are out of range during capacity tests, the </w:t>
      </w:r>
      <w:r w:rsidR="00CB1438" w:rsidRPr="0056208B">
        <w:t>Contractor</w:t>
      </w:r>
      <w:r w:rsidRPr="0056208B">
        <w:t xml:space="preserve"> in agreement with </w:t>
      </w:r>
      <w:r w:rsidR="0085540D" w:rsidRPr="0056208B">
        <w:t>SCK CEN</w:t>
      </w:r>
      <w:r w:rsidRPr="0056208B">
        <w:t xml:space="preserve"> could propose a correction for the measurements.</w:t>
      </w:r>
      <w:bookmarkEnd w:id="3987"/>
    </w:p>
    <w:p w14:paraId="279FA170" w14:textId="00B9658A" w:rsidR="00386172" w:rsidRPr="0056208B" w:rsidRDefault="00386172" w:rsidP="00575005">
      <w:pPr>
        <w:pStyle w:val="RequirementList"/>
      </w:pPr>
      <w:bookmarkStart w:id="3988" w:name="_Ref190799950"/>
      <w:bookmarkStart w:id="3989" w:name="_Toc200492551"/>
      <w:r w:rsidRPr="0056208B">
        <w:t>During capacity tests, the test heaters shall operate at least the required values defined in the heat loads table (</w:t>
      </w:r>
      <w:r w:rsidR="005041D3" w:rsidRPr="0056208B">
        <w:rPr>
          <w:rStyle w:val="AAReferencedChar"/>
          <w:rFonts w:ascii="Century Gothic" w:hAnsi="Century Gothic"/>
          <w:i w:val="0"/>
          <w:iCs w:val="0"/>
          <w:color w:val="auto"/>
          <w:sz w:val="18"/>
        </w:rPr>
        <w:fldChar w:fldCharType="begin"/>
      </w:r>
      <w:r w:rsidR="005041D3" w:rsidRPr="0056208B">
        <w:rPr>
          <w:rStyle w:val="AAReferencedChar"/>
          <w:rFonts w:ascii="Century Gothic" w:hAnsi="Century Gothic"/>
          <w:i w:val="0"/>
          <w:iCs w:val="0"/>
          <w:color w:val="auto"/>
          <w:sz w:val="18"/>
        </w:rPr>
        <w:instrText xml:space="preserve"> REF _Ref192160998 \h </w:instrText>
      </w:r>
      <w:r w:rsidR="00FB79A6" w:rsidRPr="0056208B">
        <w:rPr>
          <w:rStyle w:val="AAReferencedChar"/>
          <w:rFonts w:ascii="Century Gothic" w:hAnsi="Century Gothic"/>
          <w:i w:val="0"/>
          <w:iCs w:val="0"/>
          <w:color w:val="auto"/>
          <w:sz w:val="18"/>
        </w:rPr>
        <w:instrText xml:space="preserve"> \* MERGEFORMAT </w:instrText>
      </w:r>
      <w:r w:rsidR="005041D3"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b/>
          <w:bCs/>
          <w:i w:val="0"/>
          <w:iCs w:val="0"/>
          <w:color w:val="auto"/>
          <w:sz w:val="18"/>
          <w:lang w:val="en-US"/>
        </w:rPr>
        <w:t>Error! Reference source not found.</w:t>
      </w:r>
      <w:r w:rsidR="005041D3" w:rsidRPr="0056208B">
        <w:rPr>
          <w:rStyle w:val="AAReferencedChar"/>
          <w:rFonts w:ascii="Century Gothic" w:hAnsi="Century Gothic"/>
          <w:i w:val="0"/>
          <w:iCs w:val="0"/>
          <w:color w:val="auto"/>
          <w:sz w:val="18"/>
        </w:rPr>
        <w:fldChar w:fldCharType="end"/>
      </w:r>
      <w:r w:rsidRPr="0056208B">
        <w:t>).</w:t>
      </w:r>
      <w:bookmarkEnd w:id="3988"/>
      <w:bookmarkEnd w:id="3989"/>
    </w:p>
    <w:p w14:paraId="32010800" w14:textId="77777777" w:rsidR="00386172" w:rsidRPr="0056208B" w:rsidRDefault="00386172" w:rsidP="00575005">
      <w:pPr>
        <w:pStyle w:val="RequirementList"/>
      </w:pPr>
      <w:bookmarkStart w:id="3990" w:name="_Toc200492552"/>
      <w:r w:rsidRPr="0056208B">
        <w:t>During each capacity test, the following values shall be continuously monitored:</w:t>
      </w:r>
      <w:bookmarkEnd w:id="3990"/>
    </w:p>
    <w:p w14:paraId="6C9CB852" w14:textId="77777777" w:rsidR="00386172" w:rsidRPr="0056208B" w:rsidRDefault="00386172">
      <w:pPr>
        <w:pStyle w:val="RequirementList"/>
        <w:numPr>
          <w:ilvl w:val="0"/>
          <w:numId w:val="25"/>
        </w:numPr>
      </w:pPr>
      <w:bookmarkStart w:id="3991" w:name="_Toc200492553"/>
      <w:r w:rsidRPr="0056208B">
        <w:t>mass flow rates, pressures / pressure drops, temperatures at the supply and return lines of the QRB.</w:t>
      </w:r>
      <w:bookmarkEnd w:id="3991"/>
    </w:p>
    <w:p w14:paraId="53581733" w14:textId="77777777" w:rsidR="00386172" w:rsidRPr="0056208B" w:rsidRDefault="00386172">
      <w:pPr>
        <w:pStyle w:val="RequirementList"/>
        <w:numPr>
          <w:ilvl w:val="0"/>
          <w:numId w:val="25"/>
        </w:numPr>
      </w:pPr>
      <w:bookmarkStart w:id="3992" w:name="_Toc200492554"/>
      <w:r w:rsidRPr="0056208B">
        <w:t>liquid levels of LHe thermal baths.</w:t>
      </w:r>
      <w:bookmarkEnd w:id="3992"/>
    </w:p>
    <w:p w14:paraId="757EF1A4" w14:textId="77777777" w:rsidR="00386172" w:rsidRPr="0056208B" w:rsidRDefault="00386172">
      <w:pPr>
        <w:pStyle w:val="RequirementList"/>
        <w:numPr>
          <w:ilvl w:val="0"/>
          <w:numId w:val="25"/>
        </w:numPr>
      </w:pPr>
      <w:bookmarkStart w:id="3993" w:name="_Toc200492555"/>
      <w:r w:rsidRPr="0056208B">
        <w:t xml:space="preserve">main mass flow rates, </w:t>
      </w:r>
      <w:r w:rsidR="007A2C67" w:rsidRPr="0056208B">
        <w:t>pressures,</w:t>
      </w:r>
      <w:r w:rsidRPr="0056208B">
        <w:t xml:space="preserve"> and temperatures VLP, LP HP in the </w:t>
      </w:r>
      <w:r w:rsidR="00723DA0" w:rsidRPr="0056208B">
        <w:t>WCS</w:t>
      </w:r>
      <w:r w:rsidRPr="0056208B">
        <w:t>.</w:t>
      </w:r>
      <w:bookmarkEnd w:id="3993"/>
    </w:p>
    <w:p w14:paraId="220912EC" w14:textId="77777777" w:rsidR="00386172" w:rsidRPr="0056208B" w:rsidRDefault="00386172">
      <w:pPr>
        <w:pStyle w:val="RequirementList"/>
        <w:numPr>
          <w:ilvl w:val="0"/>
          <w:numId w:val="25"/>
        </w:numPr>
      </w:pPr>
      <w:bookmarkStart w:id="3994" w:name="_Toc200492556"/>
      <w:r w:rsidRPr="0056208B">
        <w:t>pressure in storage helium tanks.</w:t>
      </w:r>
      <w:bookmarkEnd w:id="3994"/>
    </w:p>
    <w:p w14:paraId="5127A267" w14:textId="77777777" w:rsidR="00386172" w:rsidRPr="0056208B" w:rsidRDefault="00386172">
      <w:pPr>
        <w:pStyle w:val="RequirementList"/>
        <w:numPr>
          <w:ilvl w:val="0"/>
          <w:numId w:val="25"/>
        </w:numPr>
      </w:pPr>
      <w:bookmarkStart w:id="3995" w:name="_Toc200492557"/>
      <w:r w:rsidRPr="0056208B">
        <w:t>cooling water temperatures and mass flow rate.</w:t>
      </w:r>
      <w:bookmarkEnd w:id="3995"/>
    </w:p>
    <w:p w14:paraId="788E2BDF" w14:textId="77777777" w:rsidR="00386172" w:rsidRPr="0056208B" w:rsidRDefault="00386172">
      <w:pPr>
        <w:pStyle w:val="RequirementList"/>
        <w:numPr>
          <w:ilvl w:val="0"/>
          <w:numId w:val="25"/>
        </w:numPr>
      </w:pPr>
      <w:bookmarkStart w:id="3996" w:name="_Toc200492558"/>
      <w:r w:rsidRPr="0056208B">
        <w:t>individual electrical motor current and voltages.</w:t>
      </w:r>
      <w:bookmarkEnd w:id="3996"/>
    </w:p>
    <w:p w14:paraId="0135FDC8" w14:textId="77777777" w:rsidR="00386172" w:rsidRPr="0056208B" w:rsidRDefault="00386172">
      <w:pPr>
        <w:pStyle w:val="RequirementList"/>
        <w:numPr>
          <w:ilvl w:val="0"/>
          <w:numId w:val="25"/>
        </w:numPr>
      </w:pPr>
      <w:bookmarkStart w:id="3997" w:name="_Toc200492559"/>
      <w:r w:rsidRPr="0056208B">
        <w:t>heat power of electrical heaters.</w:t>
      </w:r>
      <w:bookmarkEnd w:id="3997"/>
    </w:p>
    <w:p w14:paraId="0F558733" w14:textId="77777777" w:rsidR="00386172" w:rsidRPr="0056208B" w:rsidRDefault="00386172" w:rsidP="00575005">
      <w:pPr>
        <w:pStyle w:val="RequirementList"/>
      </w:pPr>
      <w:bookmarkStart w:id="3998" w:name="_Toc200492560"/>
      <w:r w:rsidRPr="0056208B">
        <w:lastRenderedPageBreak/>
        <w:t xml:space="preserve">The </w:t>
      </w:r>
      <w:r w:rsidR="00CB1438" w:rsidRPr="0056208B">
        <w:t>Contractor</w:t>
      </w:r>
      <w:r w:rsidRPr="0056208B">
        <w:t xml:space="preserve"> shall </w:t>
      </w:r>
      <w:r w:rsidR="005041D3" w:rsidRPr="0056208B">
        <w:t xml:space="preserve">estimate </w:t>
      </w:r>
      <w:r w:rsidRPr="0056208B">
        <w:t>uncertainties on the measurements</w:t>
      </w:r>
      <w:r w:rsidR="007A2C67" w:rsidRPr="0056208B">
        <w:t xml:space="preserve">.  </w:t>
      </w:r>
      <w:r w:rsidRPr="0056208B">
        <w:t xml:space="preserve">The </w:t>
      </w:r>
      <w:r w:rsidR="005041D3" w:rsidRPr="0056208B">
        <w:t xml:space="preserve">estimated </w:t>
      </w:r>
      <w:r w:rsidRPr="0056208B">
        <w:t>uncertainty will be added or subtracted (depending on the measurement) to the measured values before checking the acceptance capacity criteria.</w:t>
      </w:r>
      <w:bookmarkEnd w:id="3998"/>
    </w:p>
    <w:p w14:paraId="5F306314" w14:textId="77777777" w:rsidR="00386172" w:rsidRPr="0056208B" w:rsidRDefault="00386172" w:rsidP="00B5535E">
      <w:pPr>
        <w:pStyle w:val="Heading40"/>
        <w:rPr>
          <w:lang w:val="en-GB"/>
        </w:rPr>
      </w:pPr>
      <w:bookmarkStart w:id="3999" w:name="_Toc200492561"/>
      <w:bookmarkStart w:id="4000" w:name="_Toc202536235"/>
      <w:r w:rsidRPr="0056208B">
        <w:rPr>
          <w:lang w:val="en-GB"/>
        </w:rPr>
        <w:t>Thermal Shield stand-by</w:t>
      </w:r>
      <w:bookmarkEnd w:id="3999"/>
      <w:bookmarkEnd w:id="4000"/>
    </w:p>
    <w:p w14:paraId="5E55DA68" w14:textId="77777777" w:rsidR="00386172" w:rsidRPr="0056208B" w:rsidRDefault="00386172" w:rsidP="00575005">
      <w:pPr>
        <w:pStyle w:val="RequirementList"/>
      </w:pPr>
      <w:bookmarkStart w:id="4001" w:name="_Toc200492562"/>
      <w:r w:rsidRPr="0056208B">
        <w:t>The Thermal Shield stand-by capacity test shall consist of:</w:t>
      </w:r>
      <w:bookmarkEnd w:id="4001"/>
    </w:p>
    <w:p w14:paraId="1EA8ABBD" w14:textId="77777777" w:rsidR="00A31355" w:rsidRPr="0056208B" w:rsidRDefault="00386172" w:rsidP="00575005">
      <w:pPr>
        <w:pStyle w:val="RequirementList"/>
      </w:pPr>
      <w:bookmarkStart w:id="4002" w:name="_Toc200492563"/>
      <w:r w:rsidRPr="0056208B">
        <w:t>Establish the mass flow rates corresponding to Thermal Shield stand-by mode using the test configuration with the necessary by-pass valves.</w:t>
      </w:r>
      <w:bookmarkEnd w:id="4002"/>
    </w:p>
    <w:p w14:paraId="47D130F9" w14:textId="77777777" w:rsidR="00386172" w:rsidRPr="0056208B" w:rsidRDefault="00386172" w:rsidP="00575005">
      <w:pPr>
        <w:pStyle w:val="RequirementList"/>
      </w:pPr>
      <w:bookmarkStart w:id="4003" w:name="_Toc200492565"/>
      <w:r w:rsidRPr="0056208B">
        <w:t>One 24 hours Thermal Shield stand-by run without operation of the VLP compressors from the cold stand-by mode and followed by the cold stand-by mode.</w:t>
      </w:r>
      <w:bookmarkEnd w:id="4003"/>
    </w:p>
    <w:p w14:paraId="3F50ACF4" w14:textId="740251B1" w:rsidR="00386172" w:rsidRPr="0056208B" w:rsidRDefault="00386172" w:rsidP="00575005">
      <w:pPr>
        <w:pStyle w:val="RequirementList"/>
      </w:pPr>
      <w:bookmarkStart w:id="4004" w:name="_Toc200492566"/>
      <w:r w:rsidRPr="0056208B">
        <w:t xml:space="preserve">The capacity tests of the </w:t>
      </w:r>
      <w:r w:rsidR="00947F24" w:rsidRPr="0056208B">
        <w:t>QPLANT</w:t>
      </w:r>
      <w:r w:rsidRPr="0056208B">
        <w:t xml:space="preserve"> during Thermal Shield stand-by mode are deemed as passed if during the full period of the test, without any discontinuous operation, the achieved values verify the performance requirements described in </w:t>
      </w:r>
      <w:r w:rsidR="005041D3" w:rsidRPr="0056208B">
        <w:rPr>
          <w:rStyle w:val="AAReferencedChar"/>
          <w:rFonts w:ascii="Century Gothic" w:hAnsi="Century Gothic"/>
          <w:i w:val="0"/>
          <w:iCs w:val="0"/>
          <w:color w:val="auto"/>
          <w:sz w:val="18"/>
        </w:rPr>
        <w:fldChar w:fldCharType="begin"/>
      </w:r>
      <w:r w:rsidR="005041D3" w:rsidRPr="0056208B">
        <w:rPr>
          <w:rStyle w:val="AAReferencedChar"/>
          <w:rFonts w:ascii="Century Gothic" w:hAnsi="Century Gothic"/>
          <w:i w:val="0"/>
          <w:iCs w:val="0"/>
          <w:color w:val="auto"/>
          <w:sz w:val="18"/>
        </w:rPr>
        <w:instrText xml:space="preserve"> REF _Ref192160998 \h </w:instrText>
      </w:r>
      <w:r w:rsidR="00FB79A6" w:rsidRPr="0056208B">
        <w:rPr>
          <w:rStyle w:val="AAReferencedChar"/>
          <w:rFonts w:ascii="Century Gothic" w:hAnsi="Century Gothic"/>
          <w:i w:val="0"/>
          <w:iCs w:val="0"/>
          <w:color w:val="auto"/>
          <w:sz w:val="18"/>
        </w:rPr>
        <w:instrText xml:space="preserve"> \* MERGEFORMAT </w:instrText>
      </w:r>
      <w:r w:rsidR="005041D3"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b/>
          <w:bCs/>
          <w:i w:val="0"/>
          <w:iCs w:val="0"/>
          <w:color w:val="auto"/>
          <w:sz w:val="18"/>
          <w:lang w:val="en-US"/>
        </w:rPr>
        <w:t>Error! Reference source not found.</w:t>
      </w:r>
      <w:r w:rsidR="005041D3" w:rsidRPr="0056208B">
        <w:rPr>
          <w:rStyle w:val="AAReferencedChar"/>
          <w:rFonts w:ascii="Century Gothic" w:hAnsi="Century Gothic"/>
          <w:i w:val="0"/>
          <w:iCs w:val="0"/>
          <w:color w:val="auto"/>
          <w:sz w:val="18"/>
        </w:rPr>
        <w:fldChar w:fldCharType="end"/>
      </w:r>
      <w:r w:rsidR="00EA56FE" w:rsidRPr="0056208B">
        <w:rPr>
          <w:rStyle w:val="AAReferencedChar"/>
          <w:rFonts w:ascii="Century Gothic" w:hAnsi="Century Gothic"/>
          <w:i w:val="0"/>
          <w:iCs w:val="0"/>
          <w:color w:val="auto"/>
          <w:sz w:val="18"/>
        </w:rPr>
        <w:t xml:space="preserve"> </w:t>
      </w:r>
      <w:r w:rsidR="00EA56FE" w:rsidRPr="0056208B">
        <w:t>a</w:t>
      </w:r>
      <w:r w:rsidRPr="0056208B">
        <w:t xml:space="preserve">nd </w:t>
      </w:r>
      <w:r w:rsidR="005041D3" w:rsidRPr="0056208B">
        <w:fldChar w:fldCharType="begin"/>
      </w:r>
      <w:r w:rsidR="005041D3" w:rsidRPr="0056208B">
        <w:instrText xml:space="preserve"> REF _Ref192161189 \h  \* MERGEFORMAT </w:instrText>
      </w:r>
      <w:r w:rsidR="005041D3" w:rsidRPr="0056208B">
        <w:fldChar w:fldCharType="separate"/>
      </w:r>
      <w:r w:rsidR="00D62D30" w:rsidRPr="00D62D30">
        <w:rPr>
          <w:rFonts w:ascii="Century Gothic" w:hAnsi="Century Gothic"/>
        </w:rPr>
        <w:t>Table 4</w:t>
      </w:r>
      <w:r w:rsidR="005041D3" w:rsidRPr="0056208B">
        <w:fldChar w:fldCharType="end"/>
      </w:r>
      <w:r w:rsidR="003E5C09" w:rsidRPr="0056208B">
        <w:t>.</w:t>
      </w:r>
      <w:bookmarkEnd w:id="4004"/>
    </w:p>
    <w:p w14:paraId="1507E715" w14:textId="77777777" w:rsidR="00386172" w:rsidRPr="0056208B" w:rsidRDefault="00386172" w:rsidP="00B5535E">
      <w:pPr>
        <w:pStyle w:val="Heading40"/>
        <w:rPr>
          <w:lang w:val="en-GB"/>
        </w:rPr>
      </w:pPr>
      <w:bookmarkStart w:id="4005" w:name="_Toc200492567"/>
      <w:bookmarkStart w:id="4006" w:name="_Toc202536236"/>
      <w:r w:rsidRPr="0056208B">
        <w:rPr>
          <w:lang w:val="en-GB"/>
        </w:rPr>
        <w:t>Cold stand-by</w:t>
      </w:r>
      <w:bookmarkEnd w:id="4005"/>
      <w:bookmarkEnd w:id="4006"/>
    </w:p>
    <w:p w14:paraId="6B38CD52" w14:textId="77777777" w:rsidR="00386172" w:rsidRPr="0056208B" w:rsidRDefault="00386172" w:rsidP="00575005">
      <w:pPr>
        <w:pStyle w:val="RequirementList"/>
      </w:pPr>
      <w:bookmarkStart w:id="4007" w:name="_Toc200492568"/>
      <w:r w:rsidRPr="0056208B">
        <w:t>The cold stand-by capacity test shall consist of:</w:t>
      </w:r>
      <w:bookmarkEnd w:id="4007"/>
    </w:p>
    <w:p w14:paraId="7D29A192" w14:textId="77777777" w:rsidR="00A31355" w:rsidRPr="0056208B" w:rsidRDefault="00386172">
      <w:pPr>
        <w:pStyle w:val="RequirementList"/>
        <w:numPr>
          <w:ilvl w:val="0"/>
          <w:numId w:val="25"/>
        </w:numPr>
      </w:pPr>
      <w:bookmarkStart w:id="4008" w:name="_Toc200492569"/>
      <w:r w:rsidRPr="0056208B">
        <w:t>Filling all the liquid helium baths to their minimal operating levels.</w:t>
      </w:r>
      <w:bookmarkEnd w:id="4008"/>
    </w:p>
    <w:p w14:paraId="412855B3" w14:textId="77777777" w:rsidR="00A31355" w:rsidRPr="0056208B" w:rsidRDefault="00386172">
      <w:pPr>
        <w:pStyle w:val="RequirementList"/>
        <w:numPr>
          <w:ilvl w:val="0"/>
          <w:numId w:val="25"/>
        </w:numPr>
      </w:pPr>
      <w:bookmarkStart w:id="4009" w:name="_Toc200492570"/>
      <w:r w:rsidRPr="0056208B">
        <w:t>Establish the mass flow rates corresponding to cold stand-by mode using the test configuration with the necessary by-pass valves.</w:t>
      </w:r>
      <w:bookmarkEnd w:id="4009"/>
    </w:p>
    <w:p w14:paraId="436C9103" w14:textId="10CAAFF1" w:rsidR="00D559E4" w:rsidRPr="0056208B" w:rsidRDefault="00D559E4">
      <w:pPr>
        <w:pStyle w:val="RequirementList"/>
        <w:numPr>
          <w:ilvl w:val="0"/>
          <w:numId w:val="25"/>
        </w:numPr>
      </w:pPr>
      <w:bookmarkStart w:id="4010" w:name="_Toc200492564"/>
      <w:bookmarkStart w:id="4011" w:name="_Toc200492572"/>
      <w:r w:rsidRPr="0056208B">
        <w:t xml:space="preserve">Start heaters as defined in requirement </w:t>
      </w:r>
      <w:r w:rsidRPr="0056208B">
        <w:fldChar w:fldCharType="begin"/>
      </w:r>
      <w:r w:rsidRPr="0056208B">
        <w:instrText xml:space="preserve"> REF _Ref190799950 \r \h </w:instrText>
      </w:r>
      <w:r w:rsidR="00FB79A6" w:rsidRPr="0056208B">
        <w:instrText xml:space="preserve"> \* MERGEFORMAT </w:instrText>
      </w:r>
      <w:r w:rsidRPr="0056208B">
        <w:fldChar w:fldCharType="separate"/>
      </w:r>
      <w:r w:rsidR="00D62D30">
        <w:t>RTM-0455</w:t>
      </w:r>
      <w:r w:rsidRPr="0056208B">
        <w:fldChar w:fldCharType="end"/>
      </w:r>
      <w:r w:rsidRPr="0056208B">
        <w:t>.</w:t>
      </w:r>
      <w:bookmarkEnd w:id="4010"/>
    </w:p>
    <w:p w14:paraId="370409E4" w14:textId="77777777" w:rsidR="00A31355" w:rsidRPr="0056208B" w:rsidRDefault="00386172">
      <w:pPr>
        <w:pStyle w:val="RequirementList"/>
        <w:numPr>
          <w:ilvl w:val="0"/>
          <w:numId w:val="25"/>
        </w:numPr>
      </w:pPr>
      <w:r w:rsidRPr="0056208B">
        <w:t>One 48 hours cold stand-by run without any sub-atmospheric compressor followed by a transition to 2 K operation minimal design point with start of the sub-atmospheric compressors.</w:t>
      </w:r>
      <w:bookmarkEnd w:id="4011"/>
    </w:p>
    <w:p w14:paraId="30FC3596" w14:textId="4DF06362" w:rsidR="00386172" w:rsidRPr="0056208B" w:rsidRDefault="00386172" w:rsidP="00575005">
      <w:pPr>
        <w:pStyle w:val="RequirementList"/>
      </w:pPr>
      <w:bookmarkStart w:id="4012" w:name="_Toc200492573"/>
      <w:r w:rsidRPr="0056208B">
        <w:t xml:space="preserve">The capacity tests of the </w:t>
      </w:r>
      <w:r w:rsidR="00947F24" w:rsidRPr="0056208B">
        <w:t>QPLANT</w:t>
      </w:r>
      <w:r w:rsidRPr="0056208B">
        <w:t xml:space="preserve"> during cold stand-by mode are deemed as passed if during the full period of the test, without any discontinuous operation, the achieved values verify the performance requirements described in </w:t>
      </w:r>
      <w:r w:rsidR="005041D3" w:rsidRPr="0056208B">
        <w:rPr>
          <w:rStyle w:val="AAReferencedChar"/>
          <w:rFonts w:ascii="Century Gothic" w:hAnsi="Century Gothic"/>
          <w:i w:val="0"/>
          <w:iCs w:val="0"/>
          <w:color w:val="auto"/>
          <w:sz w:val="18"/>
        </w:rPr>
        <w:fldChar w:fldCharType="begin"/>
      </w:r>
      <w:r w:rsidR="005041D3" w:rsidRPr="0056208B">
        <w:rPr>
          <w:rStyle w:val="AAReferencedChar"/>
          <w:rFonts w:ascii="Century Gothic" w:hAnsi="Century Gothic"/>
          <w:i w:val="0"/>
          <w:iCs w:val="0"/>
          <w:color w:val="auto"/>
          <w:sz w:val="18"/>
        </w:rPr>
        <w:instrText xml:space="preserve"> REF _Ref192160998 \h </w:instrText>
      </w:r>
      <w:r w:rsidR="00FB79A6" w:rsidRPr="0056208B">
        <w:rPr>
          <w:rStyle w:val="AAReferencedChar"/>
          <w:rFonts w:ascii="Century Gothic" w:hAnsi="Century Gothic"/>
          <w:i w:val="0"/>
          <w:iCs w:val="0"/>
          <w:color w:val="auto"/>
          <w:sz w:val="18"/>
        </w:rPr>
        <w:instrText xml:space="preserve"> \* MERGEFORMAT </w:instrText>
      </w:r>
      <w:r w:rsidR="005041D3" w:rsidRPr="0056208B">
        <w:rPr>
          <w:rStyle w:val="AAReferencedChar"/>
          <w:rFonts w:ascii="Century Gothic" w:hAnsi="Century Gothic"/>
          <w:i w:val="0"/>
          <w:iCs w:val="0"/>
          <w:color w:val="auto"/>
          <w:sz w:val="18"/>
        </w:rPr>
        <w:fldChar w:fldCharType="separate"/>
      </w:r>
      <w:r w:rsidR="00D62D30">
        <w:rPr>
          <w:rStyle w:val="AAReferencedChar"/>
          <w:rFonts w:ascii="Century Gothic" w:hAnsi="Century Gothic"/>
          <w:b/>
          <w:bCs/>
          <w:i w:val="0"/>
          <w:iCs w:val="0"/>
          <w:color w:val="auto"/>
          <w:sz w:val="18"/>
          <w:lang w:val="en-US"/>
        </w:rPr>
        <w:t>Error! Reference source not found.</w:t>
      </w:r>
      <w:r w:rsidR="005041D3" w:rsidRPr="0056208B">
        <w:rPr>
          <w:rStyle w:val="AAReferencedChar"/>
          <w:rFonts w:ascii="Century Gothic" w:hAnsi="Century Gothic"/>
          <w:i w:val="0"/>
          <w:iCs w:val="0"/>
          <w:color w:val="auto"/>
          <w:sz w:val="18"/>
        </w:rPr>
        <w:fldChar w:fldCharType="end"/>
      </w:r>
      <w:r w:rsidR="005041D3" w:rsidRPr="0056208B">
        <w:rPr>
          <w:rStyle w:val="AAReferencedChar"/>
          <w:rFonts w:ascii="Century Gothic" w:hAnsi="Century Gothic"/>
          <w:i w:val="0"/>
          <w:iCs w:val="0"/>
          <w:color w:val="auto"/>
          <w:sz w:val="18"/>
        </w:rPr>
        <w:t xml:space="preserve"> </w:t>
      </w:r>
      <w:r w:rsidR="005041D3" w:rsidRPr="0056208B">
        <w:t xml:space="preserve">and </w:t>
      </w:r>
      <w:r w:rsidR="005041D3" w:rsidRPr="0056208B">
        <w:fldChar w:fldCharType="begin"/>
      </w:r>
      <w:r w:rsidR="005041D3" w:rsidRPr="0056208B">
        <w:instrText xml:space="preserve"> REF _Ref192161189 \h  \* MERGEFORMAT </w:instrText>
      </w:r>
      <w:r w:rsidR="005041D3" w:rsidRPr="0056208B">
        <w:fldChar w:fldCharType="separate"/>
      </w:r>
      <w:r w:rsidR="00D62D30" w:rsidRPr="00D62D30">
        <w:rPr>
          <w:rFonts w:ascii="Century Gothic" w:hAnsi="Century Gothic"/>
        </w:rPr>
        <w:t>Table 4</w:t>
      </w:r>
      <w:r w:rsidR="005041D3" w:rsidRPr="0056208B">
        <w:fldChar w:fldCharType="end"/>
      </w:r>
      <w:r w:rsidR="003E5C09" w:rsidRPr="0056208B">
        <w:t>.</w:t>
      </w:r>
      <w:bookmarkEnd w:id="4012"/>
    </w:p>
    <w:p w14:paraId="56A09974" w14:textId="77777777" w:rsidR="00386172" w:rsidRPr="0056208B" w:rsidRDefault="00386172" w:rsidP="00B5535E">
      <w:pPr>
        <w:pStyle w:val="Heading40"/>
        <w:rPr>
          <w:lang w:val="en-GB"/>
        </w:rPr>
      </w:pPr>
      <w:bookmarkStart w:id="4013" w:name="_Toc200492574"/>
      <w:bookmarkStart w:id="4014" w:name="_Toc202536237"/>
      <w:r w:rsidRPr="0056208B">
        <w:rPr>
          <w:lang w:val="en-GB"/>
        </w:rPr>
        <w:t>2 K Operation</w:t>
      </w:r>
      <w:bookmarkEnd w:id="4013"/>
      <w:bookmarkEnd w:id="4014"/>
    </w:p>
    <w:p w14:paraId="6A2BC870" w14:textId="77777777" w:rsidR="00386172" w:rsidRPr="0056208B" w:rsidRDefault="00386172" w:rsidP="00575005">
      <w:pPr>
        <w:pStyle w:val="RequirementList"/>
      </w:pPr>
      <w:bookmarkStart w:id="4015" w:name="_Toc200492575"/>
      <w:r w:rsidRPr="0056208B">
        <w:t>The 2K operation capacity tests in stable conditions shall be performed for the nominal and minimal design points</w:t>
      </w:r>
      <w:r w:rsidR="007A2C67" w:rsidRPr="0056208B">
        <w:t xml:space="preserve">.  </w:t>
      </w:r>
      <w:r w:rsidRPr="0056208B">
        <w:t xml:space="preserve">It shall </w:t>
      </w:r>
      <w:r w:rsidR="000D266F" w:rsidRPr="0056208B">
        <w:t>consist of</w:t>
      </w:r>
      <w:r w:rsidRPr="0056208B">
        <w:t>:</w:t>
      </w:r>
      <w:bookmarkEnd w:id="4015"/>
    </w:p>
    <w:p w14:paraId="2CB54D9A" w14:textId="77777777" w:rsidR="00386172" w:rsidRPr="0056208B" w:rsidRDefault="00386172">
      <w:pPr>
        <w:pStyle w:val="RequirementList"/>
        <w:numPr>
          <w:ilvl w:val="0"/>
          <w:numId w:val="25"/>
        </w:numPr>
      </w:pPr>
      <w:bookmarkStart w:id="4016" w:name="_Toc200492576"/>
      <w:r w:rsidRPr="0056208B">
        <w:t>Establish the mass flow rates corresponding to 2K operation (one test at nominal design point and one test minimal design point) using the test configuration with the necessary by-pass valves and heaters.</w:t>
      </w:r>
      <w:bookmarkEnd w:id="4016"/>
    </w:p>
    <w:p w14:paraId="426EC96A" w14:textId="13F58D75" w:rsidR="00386172" w:rsidRPr="0056208B" w:rsidRDefault="00386172">
      <w:pPr>
        <w:pStyle w:val="RequirementList"/>
        <w:numPr>
          <w:ilvl w:val="0"/>
          <w:numId w:val="25"/>
        </w:numPr>
      </w:pPr>
      <w:bookmarkStart w:id="4017" w:name="_Toc200492577"/>
      <w:r w:rsidRPr="0056208B">
        <w:t>Start heaters as defined in requirement</w:t>
      </w:r>
      <w:r w:rsidR="005041D3" w:rsidRPr="0056208B">
        <w:t xml:space="preserve"> </w:t>
      </w:r>
      <w:bookmarkEnd w:id="4017"/>
      <w:r w:rsidR="00D559E4" w:rsidRPr="0056208B">
        <w:fldChar w:fldCharType="begin"/>
      </w:r>
      <w:r w:rsidR="00D559E4" w:rsidRPr="0056208B">
        <w:instrText xml:space="preserve"> REF _Ref190799950 \r \h </w:instrText>
      </w:r>
      <w:r w:rsidR="00FB79A6" w:rsidRPr="0056208B">
        <w:instrText xml:space="preserve"> \* MERGEFORMAT </w:instrText>
      </w:r>
      <w:r w:rsidR="00D559E4" w:rsidRPr="0056208B">
        <w:fldChar w:fldCharType="separate"/>
      </w:r>
      <w:r w:rsidR="00D62D30">
        <w:t>RTM-0455</w:t>
      </w:r>
      <w:r w:rsidR="00D559E4" w:rsidRPr="0056208B">
        <w:fldChar w:fldCharType="end"/>
      </w:r>
    </w:p>
    <w:p w14:paraId="2F31B163" w14:textId="4A05CAAD" w:rsidR="00386172" w:rsidRPr="0056208B" w:rsidRDefault="00386172">
      <w:pPr>
        <w:pStyle w:val="RequirementList"/>
        <w:numPr>
          <w:ilvl w:val="0"/>
          <w:numId w:val="25"/>
        </w:numPr>
      </w:pPr>
      <w:bookmarkStart w:id="4018" w:name="_Toc200492578"/>
      <w:r w:rsidRPr="0056208B">
        <w:t>One 48 hours 2K operation run at nominal design point and one 48 hours 2K operation run at minimal design point, both with VLP compressors operating in the condition defined in</w:t>
      </w:r>
      <w:r w:rsidR="005041D3" w:rsidRPr="0056208B">
        <w:t xml:space="preserve"> </w:t>
      </w:r>
      <w:r w:rsidR="005041D3" w:rsidRPr="0056208B">
        <w:fldChar w:fldCharType="begin"/>
      </w:r>
      <w:r w:rsidR="005041D3" w:rsidRPr="0056208B">
        <w:instrText xml:space="preserve"> REF _Ref192160998 \h </w:instrText>
      </w:r>
      <w:r w:rsidR="00D559E4" w:rsidRPr="0056208B">
        <w:instrText xml:space="preserve"> \* MERGEFORMAT </w:instrText>
      </w:r>
      <w:r w:rsidR="005041D3" w:rsidRPr="0056208B">
        <w:fldChar w:fldCharType="separate"/>
      </w:r>
      <w:r w:rsidR="00D62D30">
        <w:rPr>
          <w:b/>
          <w:bCs/>
          <w:lang w:val="en-US"/>
        </w:rPr>
        <w:t>Error! Reference source not found.</w:t>
      </w:r>
      <w:r w:rsidR="005041D3" w:rsidRPr="0056208B">
        <w:fldChar w:fldCharType="end"/>
      </w:r>
      <w:r w:rsidR="005041D3" w:rsidRPr="0056208B">
        <w:t>.</w:t>
      </w:r>
      <w:bookmarkEnd w:id="4018"/>
    </w:p>
    <w:p w14:paraId="206F008D" w14:textId="77777777" w:rsidR="00386172" w:rsidRPr="0056208B" w:rsidRDefault="00386172">
      <w:pPr>
        <w:pStyle w:val="RequirementList"/>
        <w:numPr>
          <w:ilvl w:val="0"/>
          <w:numId w:val="25"/>
        </w:numPr>
      </w:pPr>
      <w:bookmarkStart w:id="4019" w:name="_Toc200492579"/>
      <w:r w:rsidRPr="0056208B">
        <w:t>During each test, the VLP bath pressure stability shall be better than +/- 0.3 mbar.</w:t>
      </w:r>
      <w:bookmarkEnd w:id="4019"/>
    </w:p>
    <w:p w14:paraId="5D74F60A" w14:textId="69786655" w:rsidR="00386172" w:rsidRPr="0056208B" w:rsidRDefault="00386172" w:rsidP="00575005">
      <w:pPr>
        <w:pStyle w:val="RequirementList"/>
      </w:pPr>
      <w:bookmarkStart w:id="4020" w:name="_Toc200492580"/>
      <w:r w:rsidRPr="0056208B">
        <w:t xml:space="preserve">The 2K operation capacity tests </w:t>
      </w:r>
      <w:r w:rsidR="00352FF0" w:rsidRPr="0056208B">
        <w:t>are</w:t>
      </w:r>
      <w:r w:rsidRPr="0056208B">
        <w:t xml:space="preserve"> deemed as passed if during all 2 K operation tests, without any discontinuous operation, the achieved values verify the performance requirements described in</w:t>
      </w:r>
      <w:r w:rsidR="005041D3" w:rsidRPr="0056208B">
        <w:t xml:space="preserve"> </w:t>
      </w:r>
      <w:r w:rsidR="005041D3" w:rsidRPr="0056208B">
        <w:fldChar w:fldCharType="begin"/>
      </w:r>
      <w:r w:rsidR="005041D3" w:rsidRPr="0056208B">
        <w:instrText xml:space="preserve"> REF _Ref192160998 \h </w:instrText>
      </w:r>
      <w:r w:rsidR="00A21EDE" w:rsidRPr="0056208B">
        <w:instrText xml:space="preserve"> \* MERGEFORMAT </w:instrText>
      </w:r>
      <w:r w:rsidR="005041D3" w:rsidRPr="0056208B">
        <w:fldChar w:fldCharType="separate"/>
      </w:r>
      <w:r w:rsidR="00D62D30">
        <w:rPr>
          <w:b/>
          <w:bCs/>
          <w:lang w:val="en-US"/>
        </w:rPr>
        <w:t>Error! Reference source not found.</w:t>
      </w:r>
      <w:r w:rsidR="005041D3" w:rsidRPr="0056208B">
        <w:fldChar w:fldCharType="end"/>
      </w:r>
      <w:r w:rsidR="005041D3" w:rsidRPr="0056208B">
        <w:t xml:space="preserve"> and </w:t>
      </w:r>
      <w:r w:rsidR="005041D3" w:rsidRPr="0056208B">
        <w:fldChar w:fldCharType="begin"/>
      </w:r>
      <w:r w:rsidR="005041D3" w:rsidRPr="0056208B">
        <w:instrText xml:space="preserve"> REF _Ref192161189 \h  \* MERGEFORMAT </w:instrText>
      </w:r>
      <w:r w:rsidR="005041D3" w:rsidRPr="0056208B">
        <w:fldChar w:fldCharType="separate"/>
      </w:r>
      <w:r w:rsidR="00D62D30" w:rsidRPr="00D62D30">
        <w:t>Table 4</w:t>
      </w:r>
      <w:r w:rsidR="005041D3" w:rsidRPr="0056208B">
        <w:fldChar w:fldCharType="end"/>
      </w:r>
      <w:r w:rsidR="003E5C09" w:rsidRPr="0056208B">
        <w:t>.</w:t>
      </w:r>
      <w:bookmarkEnd w:id="4020"/>
    </w:p>
    <w:p w14:paraId="6B0FCF26" w14:textId="77777777" w:rsidR="00386172" w:rsidRPr="0056208B" w:rsidRDefault="00947F24" w:rsidP="00B5535E">
      <w:pPr>
        <w:pStyle w:val="Heading40"/>
        <w:rPr>
          <w:lang w:val="en-GB"/>
        </w:rPr>
      </w:pPr>
      <w:bookmarkStart w:id="4021" w:name="_Toc200492581"/>
      <w:bookmarkStart w:id="4022" w:name="_Toc200492582"/>
      <w:bookmarkStart w:id="4023" w:name="_Toc202536238"/>
      <w:bookmarkEnd w:id="4021"/>
      <w:r w:rsidRPr="0056208B">
        <w:rPr>
          <w:lang w:val="en-GB"/>
        </w:rPr>
        <w:t>QPLANT</w:t>
      </w:r>
      <w:r w:rsidR="00386172" w:rsidRPr="0056208B">
        <w:rPr>
          <w:lang w:val="en-GB"/>
        </w:rPr>
        <w:t xml:space="preserve"> transition tests</w:t>
      </w:r>
      <w:bookmarkEnd w:id="4022"/>
      <w:bookmarkEnd w:id="4023"/>
    </w:p>
    <w:p w14:paraId="588AC5C3" w14:textId="77777777" w:rsidR="00386172" w:rsidRPr="0056208B" w:rsidRDefault="00386172" w:rsidP="00B5535E">
      <w:r w:rsidRPr="0056208B">
        <w:t>The liquefaction rate plus the static heat load on the cavities is to be tested.</w:t>
      </w:r>
    </w:p>
    <w:p w14:paraId="5ED1A57A" w14:textId="77777777" w:rsidR="00A31355" w:rsidRPr="0056208B" w:rsidRDefault="00386172" w:rsidP="00575005">
      <w:pPr>
        <w:pStyle w:val="RequirementList"/>
      </w:pPr>
      <w:bookmarkStart w:id="4024" w:name="_Toc200492583"/>
      <w:r w:rsidRPr="0056208B">
        <w:t>Test of the liquefaction rate at the end of cool-down: the liquefaction rate shall be at least 125 Liters per hours to cope with the filling requirements</w:t>
      </w:r>
      <w:r w:rsidR="007A2C67" w:rsidRPr="0056208B">
        <w:t xml:space="preserve">.  </w:t>
      </w:r>
      <w:r w:rsidRPr="0056208B">
        <w:t xml:space="preserve">With a static heat load of 560 watts applied on helium bath (at 4.5 K), the </w:t>
      </w:r>
      <w:r w:rsidR="00CB1438" w:rsidRPr="0056208B">
        <w:t>Contractor</w:t>
      </w:r>
      <w:r w:rsidRPr="0056208B">
        <w:t xml:space="preserve"> shall demonstrate the liquefaction rate which shall be kept for at least half an hour to validate the test.</w:t>
      </w:r>
      <w:bookmarkEnd w:id="4024"/>
    </w:p>
    <w:p w14:paraId="2BC618C8" w14:textId="77777777" w:rsidR="00A31355" w:rsidRPr="0056208B" w:rsidRDefault="00386172" w:rsidP="00575005">
      <w:pPr>
        <w:pStyle w:val="RequirementList"/>
      </w:pPr>
      <w:bookmarkStart w:id="4025" w:name="_Toc200492584"/>
      <w:r w:rsidRPr="0056208B">
        <w:t xml:space="preserve">Test of the pumping rate of the cryomodule volumes: the </w:t>
      </w:r>
      <w:r w:rsidR="00CB1438" w:rsidRPr="0056208B">
        <w:t>Contractor</w:t>
      </w:r>
      <w:r w:rsidRPr="0056208B">
        <w:t xml:space="preserve"> shall demonstrate using the 2 K helium bath that the pumping of the 2 K helium cryomodule volumes (2900 </w:t>
      </w:r>
      <w:r w:rsidR="006200B1" w:rsidRPr="0056208B">
        <w:t>litres</w:t>
      </w:r>
      <w:r w:rsidRPr="0056208B">
        <w:t>) from 1.3 bars to 26 mbars could be performed in maximum 24 hours, with static heat load of 560 watts applied.</w:t>
      </w:r>
      <w:bookmarkEnd w:id="4025"/>
    </w:p>
    <w:p w14:paraId="69B173DD" w14:textId="77777777" w:rsidR="00386172" w:rsidRPr="0056208B" w:rsidRDefault="00386172" w:rsidP="00575005">
      <w:pPr>
        <w:pStyle w:val="RequirementList"/>
      </w:pPr>
      <w:bookmarkStart w:id="4026" w:name="_Toc200492585"/>
      <w:r w:rsidRPr="0056208B">
        <w:t>Test of stability during transitions between the nominal and the minimal 2 K operation design points: The test of transition between the 2 K operation design points shall be performed with at least two cycles</w:t>
      </w:r>
      <w:r w:rsidR="007A2C67" w:rsidRPr="0056208B">
        <w:t xml:space="preserve">.  </w:t>
      </w:r>
      <w:r w:rsidRPr="0056208B">
        <w:t>It shall consist of:</w:t>
      </w:r>
      <w:bookmarkEnd w:id="4026"/>
    </w:p>
    <w:p w14:paraId="57B6E2DD" w14:textId="77777777" w:rsidR="00386172" w:rsidRPr="0056208B" w:rsidRDefault="00386172" w:rsidP="00575005">
      <w:pPr>
        <w:pStyle w:val="RequirementList"/>
        <w:numPr>
          <w:ilvl w:val="0"/>
          <w:numId w:val="0"/>
        </w:numPr>
        <w:ind w:left="720"/>
      </w:pPr>
      <w:bookmarkStart w:id="4027" w:name="_Toc200492586"/>
      <w:r w:rsidRPr="0056208B">
        <w:lastRenderedPageBreak/>
        <w:t>Two operation cycles from minimal design point to nominal design point and being back to minimal design point, with operation stabilized for 2 hours at each level of heat loads</w:t>
      </w:r>
      <w:r w:rsidR="007A2C67" w:rsidRPr="0056208B">
        <w:t xml:space="preserve">.  </w:t>
      </w:r>
      <w:r w:rsidRPr="0056208B">
        <w:t>The transition duration from minimal to maximal heat load is lower than five seconds.</w:t>
      </w:r>
      <w:bookmarkEnd w:id="4027"/>
    </w:p>
    <w:p w14:paraId="1E2A229C" w14:textId="77777777" w:rsidR="00386172" w:rsidRPr="0056208B" w:rsidRDefault="00386172" w:rsidP="00575005">
      <w:pPr>
        <w:pStyle w:val="RequirementList"/>
      </w:pPr>
      <w:bookmarkStart w:id="4028" w:name="_Toc200492587"/>
      <w:r w:rsidRPr="0056208B">
        <w:t>Establish the mass flow rates and heating power corresponding to 2 K operation initially minimal design point then nominal design point using the test configuration with the necessary by-pass valves and heaters.</w:t>
      </w:r>
      <w:bookmarkEnd w:id="4028"/>
    </w:p>
    <w:p w14:paraId="517E8AD8" w14:textId="77777777" w:rsidR="00386172" w:rsidRPr="0056208B" w:rsidRDefault="00386172" w:rsidP="00575005">
      <w:pPr>
        <w:pStyle w:val="RequirementList"/>
      </w:pPr>
      <w:bookmarkStart w:id="4029" w:name="_Toc200492588"/>
      <w:r w:rsidRPr="0056208B">
        <w:t>The VLP bath pressure shall be kept stable in a range of +/- 0.5 mbar.</w:t>
      </w:r>
      <w:bookmarkEnd w:id="4029"/>
    </w:p>
    <w:p w14:paraId="7EA167F1" w14:textId="77777777" w:rsidR="00386172" w:rsidRPr="0056208B" w:rsidRDefault="00386172" w:rsidP="00575005">
      <w:pPr>
        <w:pStyle w:val="RequirementList"/>
      </w:pPr>
      <w:bookmarkStart w:id="4030" w:name="_Toc200492589"/>
      <w:r w:rsidRPr="0056208B">
        <w:t>The stability of the operation during the transition between the minimal and maximal 2 K operation is to be demonstrated.</w:t>
      </w:r>
      <w:bookmarkEnd w:id="4030"/>
    </w:p>
    <w:p w14:paraId="111D82D6" w14:textId="29D1E0DC" w:rsidR="00FD1825" w:rsidRPr="0056208B" w:rsidRDefault="00FD1825" w:rsidP="003E1493">
      <w:pPr>
        <w:pStyle w:val="Heading2numbered"/>
        <w:rPr>
          <w:rFonts w:eastAsia="Calibri"/>
        </w:rPr>
      </w:pPr>
      <w:bookmarkStart w:id="4031" w:name="_Ref190800689"/>
      <w:bookmarkStart w:id="4032" w:name="_Toc200492590"/>
      <w:bookmarkStart w:id="4033" w:name="_Toc202536239"/>
      <w:r w:rsidRPr="0056208B">
        <w:t>Spare Parts</w:t>
      </w:r>
      <w:bookmarkEnd w:id="4031"/>
      <w:bookmarkEnd w:id="4032"/>
      <w:bookmarkEnd w:id="4033"/>
    </w:p>
    <w:p w14:paraId="5C1DACA6" w14:textId="2F708169" w:rsidR="0093183D" w:rsidRPr="0056208B" w:rsidRDefault="0093183D" w:rsidP="0093183D">
      <w:pPr>
        <w:pStyle w:val="AANormal"/>
        <w:numPr>
          <w:ilvl w:val="0"/>
          <w:numId w:val="10"/>
        </w:numPr>
        <w:rPr>
          <w:lang w:val="en-GB"/>
        </w:rPr>
      </w:pPr>
      <w:r w:rsidRPr="0056208B">
        <w:rPr>
          <w:lang w:val="en-GB"/>
        </w:rPr>
        <w:t>In the offer, they need to give us the list of strategic spare parts needed for 5/10 years. And a price for the whole package. This is the contingent part</w:t>
      </w:r>
    </w:p>
    <w:p w14:paraId="400E61AD" w14:textId="548580A2" w:rsidR="0093183D" w:rsidRPr="0056208B" w:rsidRDefault="0093183D" w:rsidP="0093183D">
      <w:pPr>
        <w:pStyle w:val="AANormal"/>
        <w:numPr>
          <w:ilvl w:val="0"/>
          <w:numId w:val="10"/>
        </w:numPr>
        <w:rPr>
          <w:lang w:val="en-GB"/>
        </w:rPr>
      </w:pPr>
      <w:r w:rsidRPr="0056208B">
        <w:rPr>
          <w:lang w:val="en-GB"/>
        </w:rPr>
        <w:t>In the offer, they need to give us a pricelist for all spare parts per element. This is not contingent part. This is only to fix the price (+price revision formula -&gt; in the main tender doc? See SSA.)</w:t>
      </w:r>
    </w:p>
    <w:p w14:paraId="5FBDD5BF" w14:textId="4D43F76D" w:rsidR="00F52C99" w:rsidRPr="0056208B" w:rsidRDefault="00471455" w:rsidP="00575005">
      <w:pPr>
        <w:pStyle w:val="RequirementList"/>
      </w:pPr>
      <w:r w:rsidRPr="0056208B">
        <w:t>During Contract execution, the Contractor shall expand this list into a detailed breakdown, including part references, failure assumptions, and cost drivers</w:t>
      </w:r>
      <w:r w:rsidR="00352FF0" w:rsidRPr="0056208B">
        <w:t xml:space="preserve">.  </w:t>
      </w:r>
      <w:r w:rsidRPr="0056208B">
        <w:t>A corresponding spares inventory shall be defined, including shelf life and storage constraints, in alignment with the Reliability-Centered Maintenance (RCM) Plan.</w:t>
      </w:r>
      <w:r w:rsidR="00F52C99" w:rsidRPr="0056208B">
        <w:br/>
      </w:r>
      <w:bookmarkStart w:id="4034" w:name="_Toc200492319"/>
      <w:r w:rsidR="00F52C99" w:rsidRPr="0056208B">
        <w:t xml:space="preserve">Internal Inventory for Plant: The Contractor shall maintain and provide an up-to-date internal inventory of all components, </w:t>
      </w:r>
      <w:r w:rsidR="00F52C99" w:rsidRPr="0056208B">
        <w:rPr>
          <w:highlight w:val="yellow"/>
        </w:rPr>
        <w:t>equipment, and services delivered as part of the plant.  This inventory must include detailed information on internal applications, devices, network interfaces, and communication protocols used within the plant.  The internal inventory should be updated and shared with the client whenever any changes or updates occur in the plant.</w:t>
      </w:r>
      <w:bookmarkEnd w:id="4034"/>
    </w:p>
    <w:p w14:paraId="3D1E655A" w14:textId="06182FC5" w:rsidR="00C53270" w:rsidRPr="0056208B" w:rsidRDefault="00C53270" w:rsidP="000527F7">
      <w:pPr>
        <w:pStyle w:val="SysReq3"/>
        <w:rPr>
          <w:lang w:val="en-GB"/>
        </w:rPr>
      </w:pPr>
      <w:r w:rsidRPr="0056208B">
        <w:rPr>
          <w:lang w:val="en-GB"/>
        </w:rPr>
        <w:t xml:space="preserve">In their Offer, the Applicant shall provide a detailed list of all recommended maintenance and capital spare parts required to support the first </w:t>
      </w:r>
      <w:del w:id="4035" w:author="Dorda Ulrich" w:date="2025-07-17T15:14:00Z">
        <w:r w:rsidRPr="0056208B" w:rsidDel="00FE5847">
          <w:rPr>
            <w:lang w:val="en-GB"/>
          </w:rPr>
          <w:delText xml:space="preserve">two </w:delText>
        </w:r>
      </w:del>
      <w:ins w:id="4036" w:author="Dorda Ulrich" w:date="2025-07-17T15:14:00Z">
        <w:r w:rsidRPr="0056208B">
          <w:rPr>
            <w:lang w:val="en-GB"/>
          </w:rPr>
          <w:t xml:space="preserve">five </w:t>
        </w:r>
      </w:ins>
      <w:r w:rsidRPr="0056208B">
        <w:rPr>
          <w:lang w:val="en-GB"/>
        </w:rPr>
        <w:t>(</w:t>
      </w:r>
      <w:del w:id="4037" w:author="Dorda Ulrich" w:date="2025-07-17T15:14:00Z">
        <w:r w:rsidRPr="0056208B" w:rsidDel="00FE5847">
          <w:rPr>
            <w:lang w:val="en-GB"/>
          </w:rPr>
          <w:delText>2</w:delText>
        </w:r>
      </w:del>
      <w:ins w:id="4038" w:author="Dorda Ulrich" w:date="2025-07-17T15:14:00Z">
        <w:r w:rsidRPr="0056208B">
          <w:rPr>
            <w:lang w:val="en-GB"/>
          </w:rPr>
          <w:t>5</w:t>
        </w:r>
      </w:ins>
      <w:r w:rsidRPr="0056208B">
        <w:rPr>
          <w:lang w:val="en-GB"/>
        </w:rPr>
        <w:t>) years of operation. This list shall include:</w:t>
      </w:r>
    </w:p>
    <w:p w14:paraId="5222F494" w14:textId="77777777" w:rsidR="00C53270" w:rsidRPr="0056208B" w:rsidRDefault="00C53270">
      <w:pPr>
        <w:pStyle w:val="SysReq3"/>
        <w:numPr>
          <w:ilvl w:val="0"/>
          <w:numId w:val="27"/>
        </w:numPr>
        <w:rPr>
          <w:lang w:val="en-GB"/>
        </w:rPr>
      </w:pPr>
      <w:r w:rsidRPr="0056208B">
        <w:rPr>
          <w:lang w:val="en-GB"/>
        </w:rPr>
        <w:t>Identification and description of each spare part.</w:t>
      </w:r>
    </w:p>
    <w:p w14:paraId="220DA52A" w14:textId="77777777" w:rsidR="00C53270" w:rsidRPr="0056208B" w:rsidRDefault="00C53270">
      <w:pPr>
        <w:pStyle w:val="SysReq3"/>
        <w:numPr>
          <w:ilvl w:val="0"/>
          <w:numId w:val="27"/>
        </w:numPr>
        <w:rPr>
          <w:lang w:val="en-GB"/>
        </w:rPr>
      </w:pPr>
      <w:r w:rsidRPr="0056208B">
        <w:rPr>
          <w:lang w:val="en-GB"/>
        </w:rPr>
        <w:t>Preventive maintenance and repair recommendations.</w:t>
      </w:r>
    </w:p>
    <w:p w14:paraId="0085F61B" w14:textId="77777777" w:rsidR="00C53270" w:rsidRPr="0056208B" w:rsidRDefault="00C53270">
      <w:pPr>
        <w:pStyle w:val="SysReq3"/>
        <w:numPr>
          <w:ilvl w:val="0"/>
          <w:numId w:val="27"/>
        </w:numPr>
        <w:rPr>
          <w:lang w:val="en-GB"/>
        </w:rPr>
      </w:pPr>
      <w:r w:rsidRPr="0056208B">
        <w:rPr>
          <w:lang w:val="en-GB"/>
        </w:rPr>
        <w:t>Unit price.</w:t>
      </w:r>
    </w:p>
    <w:p w14:paraId="2E3F25FA" w14:textId="77777777" w:rsidR="00C53270" w:rsidRPr="0056208B" w:rsidRDefault="00C53270">
      <w:pPr>
        <w:pStyle w:val="SysReq3"/>
        <w:numPr>
          <w:ilvl w:val="0"/>
          <w:numId w:val="27"/>
        </w:numPr>
        <w:rPr>
          <w:lang w:val="en-GB"/>
        </w:rPr>
      </w:pPr>
      <w:r w:rsidRPr="0056208B">
        <w:rPr>
          <w:lang w:val="en-GB"/>
        </w:rPr>
        <w:t>Delivery lead times and any associated storage or handling requirements.</w:t>
      </w:r>
    </w:p>
    <w:p w14:paraId="47A0BC31" w14:textId="77777777" w:rsidR="00C53270" w:rsidRPr="0056208B" w:rsidRDefault="00C53270" w:rsidP="000527F7">
      <w:pPr>
        <w:pStyle w:val="SysReq3"/>
        <w:rPr>
          <w:lang w:val="en-GB"/>
        </w:rPr>
      </w:pPr>
      <w:r w:rsidRPr="0056208B">
        <w:rPr>
          <w:lang w:val="en-GB"/>
        </w:rPr>
        <w:t>The Applicant shall pay particular attention to operationally critical components—such as turbines, cold compressors, and warm compressors—with long procurement lead times.  These shall be exhaustively identified and justified within the spare parts strategy.</w:t>
      </w:r>
    </w:p>
    <w:p w14:paraId="7C607701" w14:textId="77777777" w:rsidR="00C53270" w:rsidRPr="0056208B" w:rsidRDefault="00C53270" w:rsidP="000527F7">
      <w:pPr>
        <w:pStyle w:val="SysReq3"/>
        <w:rPr>
          <w:lang w:val="en-GB"/>
        </w:rPr>
      </w:pPr>
      <w:r w:rsidRPr="0056208B">
        <w:rPr>
          <w:lang w:val="en-GB"/>
        </w:rPr>
        <w:t xml:space="preserve"> In its Offer, the Applicant shall provide a top-level list of all Components that meet either of the following criteria:</w:t>
      </w:r>
    </w:p>
    <w:p w14:paraId="1BC269BC" w14:textId="77777777" w:rsidR="00C53270" w:rsidRPr="0056208B" w:rsidRDefault="00C53270">
      <w:pPr>
        <w:pStyle w:val="SysReq3"/>
        <w:numPr>
          <w:ilvl w:val="0"/>
          <w:numId w:val="27"/>
        </w:numPr>
        <w:rPr>
          <w:lang w:val="en-GB"/>
        </w:rPr>
      </w:pPr>
      <w:r w:rsidRPr="0056208B">
        <w:rPr>
          <w:lang w:val="en-GB"/>
        </w:rPr>
        <w:t>a mean time between failures (MTBF) of less than ten (10) years, or</w:t>
      </w:r>
    </w:p>
    <w:p w14:paraId="0C5F1B41" w14:textId="77777777" w:rsidR="00C53270" w:rsidRPr="0056208B" w:rsidRDefault="00C53270">
      <w:pPr>
        <w:pStyle w:val="SysReq3"/>
        <w:numPr>
          <w:ilvl w:val="0"/>
          <w:numId w:val="27"/>
        </w:numPr>
        <w:rPr>
          <w:lang w:val="en-GB"/>
        </w:rPr>
      </w:pPr>
      <w:r w:rsidRPr="0056208B">
        <w:rPr>
          <w:lang w:val="en-GB"/>
        </w:rPr>
        <w:t>a projected replacement rate of two (2) or more times within a forty (40)-year service life.</w:t>
      </w:r>
    </w:p>
    <w:p w14:paraId="37A54ACE" w14:textId="77777777" w:rsidR="00C53270" w:rsidRPr="0056208B" w:rsidRDefault="00C53270" w:rsidP="000527F7">
      <w:pPr>
        <w:pStyle w:val="SysReq3"/>
        <w:rPr>
          <w:lang w:val="en-GB"/>
        </w:rPr>
      </w:pPr>
      <w:r w:rsidRPr="0056208B">
        <w:rPr>
          <w:lang w:val="en-GB"/>
        </w:rPr>
        <w:t>This list shall focus on cost-relevant or operationally critical items and need not include minor components where individual replacement costs or impacts are negligible.</w:t>
      </w:r>
    </w:p>
    <w:p w14:paraId="50C5CC71" w14:textId="77777777" w:rsidR="00A044B0" w:rsidRPr="0056208B" w:rsidRDefault="00A044B0" w:rsidP="00A044B0">
      <w:pPr>
        <w:pStyle w:val="Heading2numbered"/>
        <w:rPr>
          <w:szCs w:val="28"/>
        </w:rPr>
      </w:pPr>
      <w:bookmarkStart w:id="4039" w:name="_Ref201310545"/>
      <w:bookmarkStart w:id="4040" w:name="_Toc202536240"/>
      <w:bookmarkStart w:id="4041" w:name="_Toc202536926"/>
      <w:r w:rsidRPr="0056208B">
        <w:rPr>
          <w:szCs w:val="28"/>
        </w:rPr>
        <w:t>After-sales Services</w:t>
      </w:r>
      <w:bookmarkEnd w:id="4039"/>
      <w:bookmarkEnd w:id="4040"/>
      <w:bookmarkEnd w:id="4041"/>
    </w:p>
    <w:p w14:paraId="4F40E171" w14:textId="77777777" w:rsidR="00A044B0" w:rsidRPr="0056208B" w:rsidRDefault="00A044B0" w:rsidP="00F430AB">
      <w:pPr>
        <w:pStyle w:val="Heading3numbered"/>
        <w:rPr>
          <w:sz w:val="24"/>
        </w:rPr>
      </w:pPr>
      <w:bookmarkStart w:id="4042" w:name="_Toc202536241"/>
      <w:bookmarkStart w:id="4043" w:name="_Toc202536927"/>
      <w:r w:rsidRPr="0056208B">
        <w:t>Level Agreement (Option 3)</w:t>
      </w:r>
      <w:bookmarkEnd w:id="4042"/>
      <w:bookmarkEnd w:id="4043"/>
    </w:p>
    <w:p w14:paraId="07159674" w14:textId="10902A59" w:rsidR="00A044B0" w:rsidRPr="0056208B" w:rsidRDefault="009012EF" w:rsidP="00575005">
      <w:pPr>
        <w:pStyle w:val="0AClause"/>
        <w:rPr>
          <w:lang w:val="en-GB"/>
        </w:rPr>
      </w:pPr>
      <w:commentRangeStart w:id="4044"/>
      <w:commentRangeStart w:id="4045"/>
      <w:commentRangeEnd w:id="4044"/>
      <w:r w:rsidRPr="0056208B">
        <w:rPr>
          <w:lang w:val="en-GB"/>
        </w:rPr>
        <w:commentReference w:id="4044"/>
      </w:r>
      <w:commentRangeEnd w:id="4045"/>
      <w:r w:rsidR="004A2073" w:rsidRPr="0056208B">
        <w:rPr>
          <w:lang w:val="en-GB"/>
        </w:rPr>
        <w:commentReference w:id="4045"/>
      </w:r>
      <w:r w:rsidR="00A044B0" w:rsidRPr="0056208B">
        <w:rPr>
          <w:lang w:val="en-GB"/>
        </w:rPr>
        <w:t xml:space="preserve">It provides one (1) year of post-commissioning operational support.  SCK CEN may, </w:t>
      </w:r>
      <w:commentRangeStart w:id="4046"/>
      <w:r w:rsidR="00A044B0" w:rsidRPr="0056208B">
        <w:rPr>
          <w:lang w:val="en-GB"/>
        </w:rPr>
        <w:t>by mutual agreement</w:t>
      </w:r>
      <w:commentRangeEnd w:id="4046"/>
      <w:r w:rsidRPr="0056208B">
        <w:rPr>
          <w:lang w:val="en-GB"/>
        </w:rPr>
        <w:commentReference w:id="4046"/>
      </w:r>
      <w:r w:rsidR="00A044B0" w:rsidRPr="0056208B">
        <w:rPr>
          <w:lang w:val="en-GB"/>
        </w:rPr>
        <w:t>, extend the SLA for one (1) additional year.</w:t>
      </w:r>
      <w:r w:rsidR="00F430AB" w:rsidRPr="0056208B">
        <w:rPr>
          <w:lang w:val="en-GB"/>
        </w:rPr>
        <w:t xml:space="preserve"> </w:t>
      </w:r>
      <w:r w:rsidR="00A044B0" w:rsidRPr="0056208B">
        <w:rPr>
          <w:lang w:val="en-GB"/>
        </w:rPr>
        <w:t xml:space="preserve"> </w:t>
      </w:r>
      <w:commentRangeStart w:id="4047"/>
      <w:r w:rsidR="00A044B0" w:rsidRPr="0056208B">
        <w:rPr>
          <w:lang w:val="en-GB"/>
        </w:rPr>
        <w:t xml:space="preserve">The SLA expressly excludes integrated commissioning activities that involve end-user participation </w:t>
      </w:r>
      <w:commentRangeEnd w:id="4047"/>
      <w:r w:rsidRPr="0056208B">
        <w:rPr>
          <w:lang w:val="en-GB"/>
        </w:rPr>
        <w:commentReference w:id="4047"/>
      </w:r>
      <w:r w:rsidR="00A044B0" w:rsidRPr="0056208B">
        <w:rPr>
          <w:lang w:val="en-GB"/>
        </w:rPr>
        <w:t>(e.g. Control and Interlock System (CIS) interfacing or operational testing performed by SCK CEN personnel).</w:t>
      </w:r>
      <w:r w:rsidR="00F430AB" w:rsidRPr="0056208B">
        <w:rPr>
          <w:lang w:val="en-GB"/>
        </w:rPr>
        <w:t xml:space="preserve"> </w:t>
      </w:r>
      <w:r w:rsidR="00A044B0" w:rsidRPr="0056208B">
        <w:rPr>
          <w:lang w:val="en-GB"/>
        </w:rPr>
        <w:t xml:space="preserve"> Such activities fall outside the Contractor’s contractual obligations.  For scope details and exclusions, refer to Section </w:t>
      </w:r>
      <w:r w:rsidR="00A044B0" w:rsidRPr="0056208B">
        <w:rPr>
          <w:lang w:val="en-GB"/>
        </w:rPr>
        <w:fldChar w:fldCharType="begin"/>
      </w:r>
      <w:r w:rsidR="00A044B0" w:rsidRPr="0056208B">
        <w:rPr>
          <w:lang w:val="en-GB"/>
        </w:rPr>
        <w:instrText xml:space="preserve"> REF _Ref201307841 \r \h  \* MERGEFORMAT </w:instrText>
      </w:r>
      <w:r w:rsidR="00A044B0" w:rsidRPr="0056208B">
        <w:rPr>
          <w:lang w:val="en-GB"/>
        </w:rPr>
      </w:r>
      <w:r w:rsidR="00A044B0" w:rsidRPr="0056208B">
        <w:rPr>
          <w:lang w:val="en-GB"/>
        </w:rPr>
        <w:fldChar w:fldCharType="separate"/>
      </w:r>
      <w:r w:rsidR="00D62D30">
        <w:rPr>
          <w:lang w:val="en-GB"/>
        </w:rPr>
        <w:t>2.1</w:t>
      </w:r>
      <w:r w:rsidR="00A044B0" w:rsidRPr="0056208B">
        <w:rPr>
          <w:lang w:val="en-GB"/>
        </w:rPr>
        <w:fldChar w:fldCharType="end"/>
      </w:r>
      <w:r w:rsidR="00F430AB" w:rsidRPr="0056208B">
        <w:rPr>
          <w:lang w:val="en-GB"/>
        </w:rPr>
        <w:t>.</w:t>
      </w:r>
    </w:p>
    <w:p w14:paraId="623990EB" w14:textId="77777777" w:rsidR="00F430AB" w:rsidRPr="0056208B" w:rsidRDefault="00A044B0" w:rsidP="00F430AB">
      <w:pPr>
        <w:pStyle w:val="Heading3numbered"/>
      </w:pPr>
      <w:bookmarkStart w:id="4048" w:name="_Toc202536242"/>
      <w:bookmarkStart w:id="4049" w:name="_Toc202536928"/>
      <w:r w:rsidRPr="0056208B">
        <w:t>Lifetime After-sales Services (applicable when Option 3 is exercised)</w:t>
      </w:r>
      <w:bookmarkEnd w:id="4048"/>
      <w:bookmarkEnd w:id="4049"/>
    </w:p>
    <w:p w14:paraId="55796ABA" w14:textId="56C2A520" w:rsidR="00F430AB" w:rsidRPr="0056208B" w:rsidRDefault="00C55311" w:rsidP="00575005">
      <w:pPr>
        <w:pStyle w:val="0AClause"/>
        <w:rPr>
          <w:lang w:val="en-GB"/>
        </w:rPr>
      </w:pPr>
      <w:r w:rsidRPr="0056208B">
        <w:rPr>
          <w:lang w:val="en-GB"/>
        </w:rPr>
        <w:lastRenderedPageBreak/>
        <w:t>I</w:t>
      </w:r>
      <w:r w:rsidR="00A044B0" w:rsidRPr="0056208B">
        <w:rPr>
          <w:lang w:val="en-GB"/>
        </w:rPr>
        <w:t xml:space="preserve">f SCK CEN activates Option 3 </w:t>
      </w:r>
      <w:commentRangeStart w:id="4050"/>
      <w:r w:rsidR="00A044B0" w:rsidRPr="0056208B">
        <w:rPr>
          <w:lang w:val="en-GB"/>
        </w:rPr>
        <w:t>at contract award</w:t>
      </w:r>
      <w:commentRangeEnd w:id="4050"/>
      <w:r w:rsidR="009012EF" w:rsidRPr="0056208B">
        <w:rPr>
          <w:lang w:val="en-GB"/>
        </w:rPr>
        <w:commentReference w:id="4050"/>
      </w:r>
      <w:r w:rsidR="00A044B0" w:rsidRPr="0056208B">
        <w:rPr>
          <w:lang w:val="en-GB"/>
        </w:rPr>
        <w:t>, the Contractor shall provide after-sales services for the full lifetime of the QPLANT</w:t>
      </w:r>
      <w:r w:rsidR="00352FF0" w:rsidRPr="0056208B">
        <w:rPr>
          <w:lang w:val="en-GB"/>
        </w:rPr>
        <w:t xml:space="preserve">.  </w:t>
      </w:r>
      <w:r w:rsidR="00A044B0" w:rsidRPr="0056208B">
        <w:rPr>
          <w:lang w:val="en-GB"/>
        </w:rPr>
        <w:t>These services shall include, as a minimum:</w:t>
      </w:r>
    </w:p>
    <w:p w14:paraId="2E0035DE" w14:textId="70923DE4" w:rsidR="00F430AB" w:rsidRPr="0056208B" w:rsidRDefault="00A044B0">
      <w:pPr>
        <w:pStyle w:val="0AClause"/>
        <w:numPr>
          <w:ilvl w:val="0"/>
          <w:numId w:val="79"/>
        </w:numPr>
        <w:rPr>
          <w:lang w:val="en-GB"/>
        </w:rPr>
      </w:pPr>
      <w:r w:rsidRPr="0056208B">
        <w:rPr>
          <w:lang w:val="en-GB"/>
        </w:rPr>
        <w:t xml:space="preserve">A </w:t>
      </w:r>
      <w:r w:rsidR="004E2F07" w:rsidRPr="0056208B">
        <w:rPr>
          <w:lang w:val="en-GB"/>
        </w:rPr>
        <w:t>helpdesk</w:t>
      </w:r>
      <w:r w:rsidRPr="0056208B">
        <w:rPr>
          <w:lang w:val="en-GB"/>
        </w:rPr>
        <w:t xml:space="preserve"> offering remote technical support on Business Days from 07:00 to 19:00 CE(S)T, accessible by telephone, Microsoft Teams, or equivalent tools</w:t>
      </w:r>
      <w:r w:rsidR="00352FF0" w:rsidRPr="0056208B">
        <w:rPr>
          <w:lang w:val="en-GB"/>
        </w:rPr>
        <w:t xml:space="preserve">.  </w:t>
      </w:r>
      <w:r w:rsidRPr="0056208B">
        <w:rPr>
          <w:lang w:val="en-GB"/>
        </w:rPr>
        <w:t>The Contractor shall acknowledge each defect notification within twenty-four (24) hours.</w:t>
      </w:r>
    </w:p>
    <w:p w14:paraId="591F4663" w14:textId="77777777" w:rsidR="00F430AB" w:rsidRPr="0056208B" w:rsidRDefault="00A044B0">
      <w:pPr>
        <w:pStyle w:val="0AClause"/>
        <w:numPr>
          <w:ilvl w:val="0"/>
          <w:numId w:val="79"/>
        </w:numPr>
        <w:rPr>
          <w:lang w:val="en-GB"/>
        </w:rPr>
      </w:pPr>
      <w:r w:rsidRPr="0056208B">
        <w:rPr>
          <w:lang w:val="en-GB"/>
        </w:rPr>
        <w:t>Technical field service to intervene on-site for unforeseen issues requiring corrective maintenance.</w:t>
      </w:r>
    </w:p>
    <w:p w14:paraId="1FDC1B69" w14:textId="77777777" w:rsidR="00F430AB" w:rsidRPr="0056208B" w:rsidRDefault="00A044B0">
      <w:pPr>
        <w:pStyle w:val="0AClause"/>
        <w:numPr>
          <w:ilvl w:val="0"/>
          <w:numId w:val="79"/>
        </w:numPr>
        <w:rPr>
          <w:lang w:val="en-GB"/>
        </w:rPr>
      </w:pPr>
      <w:r w:rsidRPr="0056208B">
        <w:rPr>
          <w:lang w:val="en-GB"/>
        </w:rPr>
        <w:t>An annual maintenance programme covering predictive and preventive activities across all QPLANT subsystems.</w:t>
      </w:r>
    </w:p>
    <w:p w14:paraId="5A143DA5" w14:textId="77777777" w:rsidR="004E2F07" w:rsidRPr="0056208B" w:rsidRDefault="00A044B0">
      <w:pPr>
        <w:pStyle w:val="0AClause"/>
        <w:numPr>
          <w:ilvl w:val="0"/>
          <w:numId w:val="79"/>
        </w:numPr>
        <w:rPr>
          <w:lang w:val="en-GB"/>
        </w:rPr>
      </w:pPr>
      <w:r w:rsidRPr="0056208B">
        <w:rPr>
          <w:lang w:val="en-GB"/>
        </w:rPr>
        <w:t>Comprehensive fault identification, analysis, troubleshooting, and general technical assistance for electrical, mechanical, controls, software, and firmware matters.</w:t>
      </w:r>
    </w:p>
    <w:p w14:paraId="558DCD1D" w14:textId="77777777" w:rsidR="00A044B0" w:rsidRPr="0056208B" w:rsidRDefault="00A044B0">
      <w:pPr>
        <w:pStyle w:val="0AClause"/>
        <w:numPr>
          <w:ilvl w:val="0"/>
          <w:numId w:val="79"/>
        </w:numPr>
        <w:rPr>
          <w:lang w:val="en-GB"/>
        </w:rPr>
      </w:pPr>
      <w:r w:rsidRPr="0056208B">
        <w:rPr>
          <w:lang w:val="en-GB"/>
        </w:rPr>
        <w:t>Deployment only of personnel suitably qualified and experienced for the relevant QPLANT systems.</w:t>
      </w:r>
    </w:p>
    <w:p w14:paraId="3C02BA23" w14:textId="77777777" w:rsidR="00F430AB" w:rsidRPr="0056208B" w:rsidRDefault="00A044B0" w:rsidP="00575005">
      <w:pPr>
        <w:pStyle w:val="0AClause"/>
        <w:rPr>
          <w:lang w:val="en-GB"/>
        </w:rPr>
      </w:pPr>
      <w:r w:rsidRPr="0056208B">
        <w:rPr>
          <w:lang w:val="en-GB"/>
        </w:rPr>
        <w:t>Upon receipt of a support request from SCK CEN, the Contractor shall:</w:t>
      </w:r>
    </w:p>
    <w:p w14:paraId="4FAB9A12" w14:textId="3C7A87EC" w:rsidR="004E2F07" w:rsidRPr="0056208B" w:rsidRDefault="00A044B0">
      <w:pPr>
        <w:pStyle w:val="0AClause"/>
        <w:numPr>
          <w:ilvl w:val="0"/>
          <w:numId w:val="79"/>
        </w:numPr>
        <w:rPr>
          <w:lang w:val="en-GB"/>
        </w:rPr>
      </w:pPr>
      <w:r w:rsidRPr="0056208B">
        <w:rPr>
          <w:lang w:val="en-GB"/>
        </w:rPr>
        <w:t>Complete fault identification and establish a remediation strategy, including preliminary cost and time estimates</w:t>
      </w:r>
      <w:r w:rsidR="00C55311" w:rsidRPr="0056208B">
        <w:rPr>
          <w:lang w:val="en-GB"/>
        </w:rPr>
        <w:t xml:space="preserve"> (step (i))</w:t>
      </w:r>
      <w:r w:rsidRPr="0056208B">
        <w:rPr>
          <w:lang w:val="en-GB"/>
        </w:rPr>
        <w:t>:</w:t>
      </w:r>
    </w:p>
    <w:p w14:paraId="054277B7" w14:textId="4A9F9283" w:rsidR="004E2F07" w:rsidRPr="0056208B" w:rsidRDefault="00B55C3D">
      <w:pPr>
        <w:pStyle w:val="0AClause"/>
        <w:numPr>
          <w:ilvl w:val="1"/>
          <w:numId w:val="79"/>
        </w:numPr>
        <w:rPr>
          <w:lang w:val="en-GB"/>
        </w:rPr>
      </w:pPr>
      <w:r w:rsidRPr="0056208B">
        <w:rPr>
          <w:lang w:val="en-GB"/>
        </w:rPr>
        <w:t>w</w:t>
      </w:r>
      <w:r w:rsidR="00A044B0" w:rsidRPr="0056208B">
        <w:rPr>
          <w:lang w:val="en-GB"/>
        </w:rPr>
        <w:t>ithin three (3) Business Days when on-site presence is unnecessary</w:t>
      </w:r>
    </w:p>
    <w:p w14:paraId="61F74C6B" w14:textId="16230E04" w:rsidR="004E2F07" w:rsidRPr="0056208B" w:rsidRDefault="00A044B0">
      <w:pPr>
        <w:pStyle w:val="0AClause"/>
        <w:numPr>
          <w:ilvl w:val="1"/>
          <w:numId w:val="79"/>
        </w:numPr>
        <w:rPr>
          <w:lang w:val="en-GB"/>
        </w:rPr>
      </w:pPr>
      <w:r w:rsidRPr="0056208B">
        <w:rPr>
          <w:lang w:val="en-GB"/>
        </w:rPr>
        <w:t>within five (5) Business Days when on-site presence is required.</w:t>
      </w:r>
    </w:p>
    <w:p w14:paraId="06B21B2F" w14:textId="77777777" w:rsidR="00C55311" w:rsidRPr="0056208B" w:rsidRDefault="00A044B0">
      <w:pPr>
        <w:pStyle w:val="0AClause"/>
        <w:numPr>
          <w:ilvl w:val="0"/>
          <w:numId w:val="79"/>
        </w:numPr>
        <w:rPr>
          <w:lang w:val="en-GB"/>
        </w:rPr>
      </w:pPr>
      <w:r w:rsidRPr="0056208B">
        <w:rPr>
          <w:lang w:val="en-GB"/>
        </w:rPr>
        <w:t>Propose a remediation plan that minimises LINAC downtime.</w:t>
      </w:r>
    </w:p>
    <w:p w14:paraId="2D513526" w14:textId="7AF7923D" w:rsidR="00B55C3D" w:rsidRPr="0056208B" w:rsidRDefault="00A044B0">
      <w:pPr>
        <w:pStyle w:val="0AClause"/>
        <w:numPr>
          <w:ilvl w:val="0"/>
          <w:numId w:val="79"/>
        </w:numPr>
        <w:rPr>
          <w:lang w:val="en-GB"/>
        </w:rPr>
      </w:pPr>
      <w:r w:rsidRPr="0056208B">
        <w:rPr>
          <w:lang w:val="en-GB"/>
        </w:rPr>
        <w:t>Submit a firm quotation for the solution within three (3) Business Days after completing step (i)</w:t>
      </w:r>
      <w:r w:rsidR="00352FF0" w:rsidRPr="0056208B">
        <w:rPr>
          <w:lang w:val="en-GB"/>
        </w:rPr>
        <w:t xml:space="preserve">.  </w:t>
      </w:r>
      <w:r w:rsidRPr="0056208B">
        <w:rPr>
          <w:lang w:val="en-GB"/>
        </w:rPr>
        <w:t>The quotation shall state:</w:t>
      </w:r>
      <w:r w:rsidR="00B55C3D" w:rsidRPr="0056208B">
        <w:rPr>
          <w:lang w:val="en-GB"/>
        </w:rPr>
        <w:t xml:space="preserve"> </w:t>
      </w:r>
    </w:p>
    <w:p w14:paraId="5FFB6BE2" w14:textId="77777777" w:rsidR="00B55C3D" w:rsidRPr="0056208B" w:rsidRDefault="00A044B0">
      <w:pPr>
        <w:pStyle w:val="0AClause"/>
        <w:numPr>
          <w:ilvl w:val="0"/>
          <w:numId w:val="79"/>
        </w:numPr>
        <w:rPr>
          <w:lang w:val="en-GB"/>
        </w:rPr>
      </w:pPr>
      <w:r w:rsidRPr="0056208B">
        <w:rPr>
          <w:lang w:val="en-GB"/>
        </w:rPr>
        <w:t>a technical description of the proposed solution</w:t>
      </w:r>
      <w:r w:rsidR="00B55C3D" w:rsidRPr="0056208B">
        <w:rPr>
          <w:lang w:val="en-GB"/>
        </w:rPr>
        <w:t xml:space="preserve"> </w:t>
      </w:r>
    </w:p>
    <w:p w14:paraId="1E777B6B" w14:textId="628D40CA" w:rsidR="00B55C3D" w:rsidRPr="0056208B" w:rsidRDefault="00A044B0">
      <w:pPr>
        <w:pStyle w:val="0AClause"/>
        <w:numPr>
          <w:ilvl w:val="0"/>
          <w:numId w:val="79"/>
        </w:numPr>
        <w:rPr>
          <w:lang w:val="en-GB"/>
        </w:rPr>
      </w:pPr>
      <w:r w:rsidRPr="0056208B">
        <w:rPr>
          <w:lang w:val="en-GB"/>
        </w:rPr>
        <w:t xml:space="preserve">fixed price for </w:t>
      </w:r>
      <w:r w:rsidR="004E2F07" w:rsidRPr="0056208B">
        <w:rPr>
          <w:lang w:val="en-GB"/>
        </w:rPr>
        <w:t>implementation.</w:t>
      </w:r>
      <w:r w:rsidR="00B55C3D" w:rsidRPr="0056208B">
        <w:rPr>
          <w:lang w:val="en-GB"/>
        </w:rPr>
        <w:t xml:space="preserve"> </w:t>
      </w:r>
    </w:p>
    <w:p w14:paraId="6C1AEE48" w14:textId="1C30FD70" w:rsidR="004E2F07" w:rsidRPr="0056208B" w:rsidRDefault="00A044B0">
      <w:pPr>
        <w:pStyle w:val="0AClause"/>
        <w:numPr>
          <w:ilvl w:val="0"/>
          <w:numId w:val="79"/>
        </w:numPr>
        <w:rPr>
          <w:lang w:val="en-GB"/>
        </w:rPr>
      </w:pPr>
      <w:r w:rsidRPr="0056208B">
        <w:rPr>
          <w:lang w:val="en-GB"/>
        </w:rPr>
        <w:t xml:space="preserve">lead time for </w:t>
      </w:r>
      <w:r w:rsidR="004E2F07" w:rsidRPr="0056208B">
        <w:rPr>
          <w:lang w:val="en-GB"/>
        </w:rPr>
        <w:t xml:space="preserve">execution. </w:t>
      </w:r>
    </w:p>
    <w:p w14:paraId="603421C9" w14:textId="4ADAD245" w:rsidR="00A044B0" w:rsidRPr="0056208B" w:rsidRDefault="00A044B0">
      <w:pPr>
        <w:pStyle w:val="0AClause"/>
        <w:numPr>
          <w:ilvl w:val="0"/>
          <w:numId w:val="79"/>
        </w:numPr>
        <w:rPr>
          <w:lang w:val="en-GB"/>
        </w:rPr>
      </w:pPr>
      <w:r w:rsidRPr="0056208B">
        <w:rPr>
          <w:lang w:val="en-GB"/>
        </w:rPr>
        <w:t>Provide the solution without undue delay once SCK CEN issues a purchase order or written approval.</w:t>
      </w:r>
    </w:p>
    <w:p w14:paraId="4B010FEF" w14:textId="77777777" w:rsidR="00F430AB" w:rsidRPr="0056208B" w:rsidRDefault="00A044B0" w:rsidP="00575005">
      <w:pPr>
        <w:pStyle w:val="0AClause"/>
        <w:rPr>
          <w:lang w:val="en-GB"/>
        </w:rPr>
      </w:pPr>
      <w:r w:rsidRPr="0056208B">
        <w:rPr>
          <w:lang w:val="en-GB"/>
        </w:rPr>
        <w:t>The Contractor’s offer shall include:</w:t>
      </w:r>
    </w:p>
    <w:p w14:paraId="02CD1D98" w14:textId="77777777" w:rsidR="004E2F07" w:rsidRPr="0056208B" w:rsidRDefault="00A044B0">
      <w:pPr>
        <w:pStyle w:val="0AClause"/>
        <w:numPr>
          <w:ilvl w:val="0"/>
          <w:numId w:val="79"/>
        </w:numPr>
        <w:rPr>
          <w:lang w:val="en-GB"/>
        </w:rPr>
      </w:pPr>
      <w:r w:rsidRPr="0056208B">
        <w:rPr>
          <w:lang w:val="en-GB"/>
        </w:rPr>
        <w:t>A concise description of the after-sales service organisation, including escalation paths and staffing overview.</w:t>
      </w:r>
    </w:p>
    <w:p w14:paraId="11F4F490" w14:textId="77777777" w:rsidR="004E2F07" w:rsidRPr="0056208B" w:rsidRDefault="00A044B0">
      <w:pPr>
        <w:pStyle w:val="0AClause"/>
        <w:numPr>
          <w:ilvl w:val="0"/>
          <w:numId w:val="79"/>
        </w:numPr>
        <w:rPr>
          <w:lang w:val="en-GB"/>
        </w:rPr>
      </w:pPr>
      <w:r w:rsidRPr="0056208B">
        <w:rPr>
          <w:lang w:val="en-GB"/>
        </w:rPr>
        <w:t>Clear procedures for requesting support, listing all contact channels and their availability.</w:t>
      </w:r>
    </w:p>
    <w:p w14:paraId="7D56EF75" w14:textId="20D01315" w:rsidR="00A044B0" w:rsidRPr="0056208B" w:rsidRDefault="00A044B0">
      <w:pPr>
        <w:pStyle w:val="0AClause"/>
        <w:numPr>
          <w:ilvl w:val="0"/>
          <w:numId w:val="79"/>
        </w:numPr>
        <w:rPr>
          <w:lang w:val="en-GB"/>
        </w:rPr>
      </w:pPr>
      <w:r w:rsidRPr="0056208B">
        <w:rPr>
          <w:lang w:val="en-GB"/>
        </w:rPr>
        <w:t>Pricing of after-sales services, including labour hourly rates</w:t>
      </w:r>
      <w:r w:rsidR="00352FF0" w:rsidRPr="0056208B">
        <w:rPr>
          <w:lang w:val="en-GB"/>
        </w:rPr>
        <w:t xml:space="preserve">.  </w:t>
      </w:r>
      <w:r w:rsidRPr="0056208B">
        <w:rPr>
          <w:lang w:val="en-GB"/>
        </w:rPr>
        <w:t>Spare parts or components required for after-sales activities shall be remunerated at prices not exceeding those listed under § 3.8.1.11 “Spare Parts Supply</w:t>
      </w:r>
      <w:r w:rsidR="00352FF0" w:rsidRPr="0056208B">
        <w:rPr>
          <w:lang w:val="en-GB"/>
        </w:rPr>
        <w:t>.”</w:t>
      </w:r>
    </w:p>
    <w:p w14:paraId="0B2D66B9" w14:textId="555E67FA" w:rsidR="00C21268" w:rsidRPr="0056208B" w:rsidRDefault="00C21268" w:rsidP="00B5535E">
      <w:pPr>
        <w:pStyle w:val="Heading2numbered"/>
        <w:keepNext/>
        <w:ind w:left="578" w:hanging="578"/>
      </w:pPr>
      <w:bookmarkStart w:id="4051" w:name="_Toc200492592"/>
      <w:bookmarkStart w:id="4052" w:name="_Toc202536243"/>
      <w:bookmarkStart w:id="4053" w:name="_Toc202536929"/>
      <w:r w:rsidRPr="0056208B">
        <w:t>Documentation</w:t>
      </w:r>
      <w:bookmarkEnd w:id="4051"/>
      <w:bookmarkEnd w:id="4052"/>
      <w:bookmarkEnd w:id="4053"/>
      <w:r w:rsidR="00641AEF" w:rsidRPr="0056208B">
        <w:t xml:space="preserve"> </w:t>
      </w:r>
      <w:r w:rsidR="00641AEF" w:rsidRPr="0056208B">
        <w:tab/>
      </w:r>
    </w:p>
    <w:p w14:paraId="1C7307D8" w14:textId="77777777" w:rsidR="000D6B15" w:rsidRDefault="000D6B15" w:rsidP="000D6B15">
      <w:pPr>
        <w:pStyle w:val="RequirementList"/>
      </w:pPr>
      <w:r w:rsidRPr="000D6B15">
        <w:t>All project-related documents, including but not limited to the CAD model, shall be uploaded to the SCK Coreshare platform.</w:t>
      </w:r>
    </w:p>
    <w:p w14:paraId="716B7002" w14:textId="2196B0CA" w:rsidR="00CA389A" w:rsidRPr="0056208B" w:rsidRDefault="000D6B15" w:rsidP="000D6B15">
      <w:pPr>
        <w:pStyle w:val="RequirementList"/>
      </w:pPr>
      <w:r w:rsidRPr="000D6B15">
        <w:t>All documents shall follow standardized file naming conventions and metadata formats to ensure clear identification, version control, and lifecycle management.</w:t>
      </w:r>
    </w:p>
    <w:p w14:paraId="6245DD10" w14:textId="7C08E0F2" w:rsidR="00601AEF" w:rsidRPr="0056208B" w:rsidRDefault="00601AEF" w:rsidP="00601AEF">
      <w:pPr>
        <w:pStyle w:val="Caption"/>
        <w:keepNext/>
        <w:jc w:val="left"/>
      </w:pPr>
      <w:bookmarkStart w:id="4054" w:name="_Toc209530036"/>
      <w:r w:rsidRPr="0056208B">
        <w:t xml:space="preserve">Table </w:t>
      </w:r>
      <w:r w:rsidRPr="0056208B">
        <w:fldChar w:fldCharType="begin"/>
      </w:r>
      <w:r w:rsidRPr="0056208B">
        <w:instrText xml:space="preserve"> SEQ Table \* ARABIC </w:instrText>
      </w:r>
      <w:r w:rsidRPr="0056208B">
        <w:fldChar w:fldCharType="separate"/>
      </w:r>
      <w:r w:rsidR="00D62D30">
        <w:rPr>
          <w:noProof/>
        </w:rPr>
        <w:t>18</w:t>
      </w:r>
      <w:r w:rsidRPr="0056208B">
        <w:fldChar w:fldCharType="end"/>
      </w:r>
      <w:r w:rsidRPr="0056208B">
        <w:t xml:space="preserve"> Project Lifecycle Phases.</w:t>
      </w:r>
      <w:bookmarkEnd w:id="4054"/>
    </w:p>
    <w:p w14:paraId="4DA57874" w14:textId="1985266E" w:rsidR="00601AEF" w:rsidRPr="0056208B" w:rsidRDefault="00601AEF" w:rsidP="00601AEF">
      <w:pPr>
        <w:pStyle w:val="regular"/>
      </w:pPr>
      <w:r w:rsidRPr="0056208B">
        <w:rPr>
          <w:noProof/>
        </w:rPr>
        <w:drawing>
          <wp:inline distT="0" distB="0" distL="0" distR="0" wp14:anchorId="24200DFF" wp14:editId="1C49F36D">
            <wp:extent cx="6645910" cy="1119505"/>
            <wp:effectExtent l="0" t="0" r="2540" b="4445"/>
            <wp:docPr id="9589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0947" name=""/>
                    <pic:cNvPicPr/>
                  </pic:nvPicPr>
                  <pic:blipFill>
                    <a:blip r:embed="rId32"/>
                    <a:stretch>
                      <a:fillRect/>
                    </a:stretch>
                  </pic:blipFill>
                  <pic:spPr>
                    <a:xfrm>
                      <a:off x="0" y="0"/>
                      <a:ext cx="6645910" cy="1119505"/>
                    </a:xfrm>
                    <a:prstGeom prst="rect">
                      <a:avLst/>
                    </a:prstGeom>
                  </pic:spPr>
                </pic:pic>
              </a:graphicData>
            </a:graphic>
          </wp:inline>
        </w:drawing>
      </w:r>
    </w:p>
    <w:p w14:paraId="62DB7B49" w14:textId="2CB47331" w:rsidR="00601AEF" w:rsidRPr="0056208B" w:rsidRDefault="00601AEF" w:rsidP="00601AEF">
      <w:pPr>
        <w:pStyle w:val="regular"/>
      </w:pPr>
      <w:r w:rsidRPr="0056208B">
        <w:t xml:space="preserve">The active project runs from T0 at start of L1 to L6. </w:t>
      </w:r>
    </w:p>
    <w:p w14:paraId="67CA8D90" w14:textId="2F1C6F27" w:rsidR="00C21268" w:rsidRPr="0056208B" w:rsidRDefault="00C21268" w:rsidP="00575005">
      <w:pPr>
        <w:pStyle w:val="RequirementList"/>
      </w:pPr>
      <w:bookmarkStart w:id="4055" w:name="_Toc200492593"/>
      <w:r w:rsidRPr="0056208B">
        <w:t xml:space="preserve">Throughout Contract performance the </w:t>
      </w:r>
      <w:r w:rsidR="00CB1438" w:rsidRPr="0056208B">
        <w:t>Contractor</w:t>
      </w:r>
      <w:r w:rsidRPr="0056208B">
        <w:t xml:space="preserve"> shall, at a minimum, deliver the documentation</w:t>
      </w:r>
      <w:r w:rsidR="00C66012" w:rsidRPr="0056208B">
        <w:t xml:space="preserve"> listed in </w:t>
      </w:r>
      <w:r w:rsidR="00C66012" w:rsidRPr="0056208B">
        <w:fldChar w:fldCharType="begin"/>
      </w:r>
      <w:r w:rsidR="00C66012" w:rsidRPr="0056208B">
        <w:instrText xml:space="preserve"> REF _Ref192660562 \h </w:instrText>
      </w:r>
      <w:r w:rsidR="00FB79A6" w:rsidRPr="0056208B">
        <w:instrText xml:space="preserve"> \* MERGEFORMAT </w:instrText>
      </w:r>
      <w:r w:rsidR="00C66012" w:rsidRPr="0056208B">
        <w:fldChar w:fldCharType="separate"/>
      </w:r>
      <w:r w:rsidR="00D62D30" w:rsidRPr="0056208B">
        <w:t xml:space="preserve">Table </w:t>
      </w:r>
      <w:r w:rsidR="00D62D30">
        <w:t>19</w:t>
      </w:r>
      <w:r w:rsidR="00C66012" w:rsidRPr="0056208B">
        <w:fldChar w:fldCharType="end"/>
      </w:r>
      <w:r w:rsidR="00C66012" w:rsidRPr="0056208B">
        <w:t>.</w:t>
      </w:r>
      <w:bookmarkEnd w:id="4055"/>
    </w:p>
    <w:p w14:paraId="60A5BCA7" w14:textId="77777777" w:rsidR="00236CF2" w:rsidRPr="0056208B" w:rsidRDefault="00CF7B12" w:rsidP="00575005">
      <w:pPr>
        <w:pStyle w:val="RequirementList"/>
      </w:pPr>
      <w:bookmarkStart w:id="4056" w:name="_Toc200492594"/>
      <w:r w:rsidRPr="0056208B">
        <w:lastRenderedPageBreak/>
        <w:t xml:space="preserve">As part of </w:t>
      </w:r>
      <w:r w:rsidRPr="0056208B">
        <w:rPr>
          <w:rStyle w:val="AAReferencedChar"/>
          <w:rFonts w:ascii="Century Gothic" w:hAnsi="Century Gothic"/>
          <w:i w:val="0"/>
          <w:iCs w:val="0"/>
          <w:color w:val="auto"/>
          <w:sz w:val="18"/>
        </w:rPr>
        <w:t>#DD04, t</w:t>
      </w:r>
      <w:r w:rsidR="00236CF2" w:rsidRPr="0056208B">
        <w:t xml:space="preserve">he Contractor shall provide the necessary technical data and design datasheets of critical components such as heat exchangers, piping, rotating machines, and valve information with sufficient detail to allow </w:t>
      </w:r>
      <w:r w:rsidR="0085540D" w:rsidRPr="0056208B">
        <w:t>SCK CEN</w:t>
      </w:r>
      <w:r w:rsidR="00236CF2" w:rsidRPr="0056208B">
        <w:t xml:space="preserve"> to model the </w:t>
      </w:r>
      <w:r w:rsidR="00C06174" w:rsidRPr="0056208B">
        <w:t>complete cryogenic</w:t>
      </w:r>
      <w:r w:rsidR="00236CF2" w:rsidRPr="0056208B">
        <w:t xml:space="preserve"> system including the cryogenic plant in simulations.</w:t>
      </w:r>
      <w:bookmarkEnd w:id="4056"/>
    </w:p>
    <w:p w14:paraId="1E564C1E" w14:textId="77777777" w:rsidR="00810CE1" w:rsidRPr="0056208B" w:rsidRDefault="00810CE1" w:rsidP="00575005">
      <w:pPr>
        <w:pStyle w:val="RequirementList"/>
      </w:pPr>
      <w:bookmarkStart w:id="4057" w:name="_Toc200492596"/>
      <w:bookmarkStart w:id="4058" w:name="_Toc200492597"/>
      <w:bookmarkEnd w:id="4057"/>
      <w:r w:rsidRPr="0056208B">
        <w:t xml:space="preserve">The Contractor shall </w:t>
      </w:r>
      <w:r w:rsidR="00FE330C" w:rsidRPr="0056208B">
        <w:t xml:space="preserve">deliver a </w:t>
      </w:r>
      <w:r w:rsidRPr="0056208B">
        <w:t xml:space="preserve">maintenance </w:t>
      </w:r>
      <w:r w:rsidR="00FE330C" w:rsidRPr="0056208B">
        <w:t xml:space="preserve">manual </w:t>
      </w:r>
      <w:r w:rsidRPr="0056208B">
        <w:t>and lifecycle strategy</w:t>
      </w:r>
      <w:r w:rsidR="00FE330C" w:rsidRPr="0056208B">
        <w:t xml:space="preserve"> documentation</w:t>
      </w:r>
      <w:r w:rsidRPr="0056208B">
        <w:t>,</w:t>
      </w:r>
      <w:r w:rsidR="00FE330C" w:rsidRPr="0056208B">
        <w:t xml:space="preserve"> including but not</w:t>
      </w:r>
      <w:r w:rsidRPr="0056208B">
        <w:t xml:space="preserve"> limited</w:t>
      </w:r>
      <w:r w:rsidR="00FE330C" w:rsidRPr="0056208B">
        <w:t xml:space="preserve"> to:</w:t>
      </w:r>
      <w:bookmarkEnd w:id="4058"/>
    </w:p>
    <w:p w14:paraId="6FB2E18E" w14:textId="77777777" w:rsidR="00810CE1" w:rsidRPr="0056208B" w:rsidRDefault="00810CE1">
      <w:pPr>
        <w:pStyle w:val="RequirementList"/>
        <w:numPr>
          <w:ilvl w:val="0"/>
          <w:numId w:val="25"/>
        </w:numPr>
      </w:pPr>
      <w:r w:rsidRPr="0056208B">
        <w:t>Spare inventory and obsolescence plans</w:t>
      </w:r>
    </w:p>
    <w:p w14:paraId="3C83E971" w14:textId="77777777" w:rsidR="00810CE1" w:rsidRPr="0056208B" w:rsidRDefault="00810CE1">
      <w:pPr>
        <w:pStyle w:val="RequirementList"/>
        <w:numPr>
          <w:ilvl w:val="0"/>
          <w:numId w:val="25"/>
        </w:numPr>
      </w:pPr>
      <w:r w:rsidRPr="0056208B">
        <w:t>PPE, alarms, and recovery training</w:t>
      </w:r>
    </w:p>
    <w:p w14:paraId="2B9F5A69" w14:textId="77777777" w:rsidR="00FE330C" w:rsidRPr="0056208B" w:rsidRDefault="00810CE1">
      <w:pPr>
        <w:pStyle w:val="RequirementList"/>
        <w:numPr>
          <w:ilvl w:val="0"/>
          <w:numId w:val="25"/>
        </w:numPr>
      </w:pPr>
      <w:r w:rsidRPr="0056208B">
        <w:t>Simulation-driven scenario testing</w:t>
      </w:r>
    </w:p>
    <w:p w14:paraId="1B5C3721" w14:textId="77777777" w:rsidR="00810CE1" w:rsidRPr="0056208B" w:rsidRDefault="00FE330C">
      <w:pPr>
        <w:pStyle w:val="RequirementList"/>
        <w:numPr>
          <w:ilvl w:val="0"/>
          <w:numId w:val="25"/>
        </w:numPr>
      </w:pPr>
      <w:r w:rsidRPr="0056208B">
        <w:t>OPEX estimations</w:t>
      </w:r>
      <w:r w:rsidR="00810CE1" w:rsidRPr="0056208B">
        <w:t>.</w:t>
      </w:r>
    </w:p>
    <w:p w14:paraId="3BBB9D51" w14:textId="77777777" w:rsidR="0077713E" w:rsidRPr="0056208B" w:rsidRDefault="0077713E">
      <w:pPr>
        <w:pStyle w:val="RequirementList"/>
        <w:numPr>
          <w:ilvl w:val="0"/>
          <w:numId w:val="25"/>
        </w:numPr>
      </w:pPr>
      <w:r w:rsidRPr="0056208B">
        <w:t>Maintenance checks, functional testing</w:t>
      </w:r>
    </w:p>
    <w:p w14:paraId="278F0C56" w14:textId="77777777" w:rsidR="0077713E" w:rsidRPr="0056208B" w:rsidRDefault="0077713E">
      <w:pPr>
        <w:pStyle w:val="RequirementList"/>
        <w:numPr>
          <w:ilvl w:val="0"/>
          <w:numId w:val="25"/>
        </w:numPr>
      </w:pPr>
      <w:r w:rsidRPr="0056208B">
        <w:t>MTBF-based planning and condition diagnostics</w:t>
      </w:r>
    </w:p>
    <w:p w14:paraId="35D905E7" w14:textId="77777777" w:rsidR="0077713E" w:rsidRPr="0056208B" w:rsidRDefault="0077713E">
      <w:pPr>
        <w:pStyle w:val="RequirementList"/>
        <w:numPr>
          <w:ilvl w:val="0"/>
          <w:numId w:val="25"/>
        </w:numPr>
      </w:pPr>
      <w:r w:rsidRPr="0056208B">
        <w:t>Operator commissioning and technician maintenance and replacement involvement</w:t>
      </w:r>
    </w:p>
    <w:p w14:paraId="61C42D68" w14:textId="77777777" w:rsidR="0077713E" w:rsidRPr="0056208B" w:rsidRDefault="0077713E">
      <w:pPr>
        <w:pStyle w:val="RequirementList"/>
        <w:numPr>
          <w:ilvl w:val="0"/>
          <w:numId w:val="25"/>
        </w:numPr>
      </w:pPr>
      <w:r w:rsidRPr="0056208B">
        <w:t>Real-time MTBF vs prediction curve tracking</w:t>
      </w:r>
    </w:p>
    <w:p w14:paraId="3E0EDB5A" w14:textId="77777777" w:rsidR="00D8246E" w:rsidRPr="0056208B" w:rsidRDefault="00D8246E" w:rsidP="00575005">
      <w:pPr>
        <w:pStyle w:val="RequirementList"/>
      </w:pPr>
      <w:bookmarkStart w:id="4059" w:name="_Toc200492598"/>
      <w:r w:rsidRPr="0056208B">
        <w:t xml:space="preserve">The process flow diagrams, process and instrumentation diagrams and temperature-entropy diagrams showing all the operation modes (including cool down) of the </w:t>
      </w:r>
      <w:r w:rsidR="00947F24" w:rsidRPr="0056208B">
        <w:t>QPLANT</w:t>
      </w:r>
      <w:r w:rsidRPr="0056208B">
        <w:t xml:space="preserve"> shall be subject to approval by </w:t>
      </w:r>
      <w:r w:rsidR="0085540D" w:rsidRPr="0056208B">
        <w:t>SCK CEN</w:t>
      </w:r>
      <w:r w:rsidRPr="0056208B">
        <w:t>.</w:t>
      </w:r>
      <w:bookmarkEnd w:id="4059"/>
    </w:p>
    <w:p w14:paraId="61441E0B" w14:textId="57EF7FDA" w:rsidR="007C27AF" w:rsidRPr="0056208B" w:rsidRDefault="007C27AF" w:rsidP="007C27AF">
      <w:pPr>
        <w:pStyle w:val="RequirementList"/>
      </w:pPr>
      <w:r w:rsidRPr="0056208B">
        <w:t>The Contractor shall, at the Preliminary Design Review (PDR)</w:t>
      </w:r>
      <w:r w:rsidR="006C3DD3" w:rsidRPr="0056208B">
        <w:t>, which is the end of the LCP1 (Concept Design)</w:t>
      </w:r>
      <w:r w:rsidRPr="0056208B">
        <w:t xml:space="preserve">, provide 3-D CAD cut-aways and maintenance envelopes demonstrating safe human access to all QRB components and instrumentation located inside the vacuum vessel. </w:t>
      </w:r>
    </w:p>
    <w:p w14:paraId="4902A97C" w14:textId="77777777" w:rsidR="007C27AF" w:rsidRPr="0056208B" w:rsidRDefault="007C27AF" w:rsidP="00990AC6">
      <w:pPr>
        <w:pStyle w:val="RequirementList"/>
        <w:numPr>
          <w:ilvl w:val="0"/>
          <w:numId w:val="0"/>
        </w:numPr>
        <w:ind w:left="142"/>
      </w:pPr>
    </w:p>
    <w:p w14:paraId="5B01ED1A" w14:textId="77777777" w:rsidR="00B00BC4" w:rsidRPr="0056208B" w:rsidRDefault="00B00BC4" w:rsidP="00575005">
      <w:pPr>
        <w:pStyle w:val="RequirementList"/>
        <w:numPr>
          <w:ilvl w:val="0"/>
          <w:numId w:val="0"/>
        </w:numPr>
        <w:ind w:left="720"/>
      </w:pPr>
    </w:p>
    <w:p w14:paraId="73F1DD60" w14:textId="175725EF" w:rsidR="00C21268" w:rsidRPr="0056208B" w:rsidRDefault="00C21268" w:rsidP="00B5535E">
      <w:pPr>
        <w:pStyle w:val="AASemiBold"/>
        <w:rPr>
          <w:lang w:eastAsia="fr-FR"/>
        </w:rPr>
      </w:pPr>
      <w:bookmarkStart w:id="4060" w:name="_Ref192660562"/>
      <w:bookmarkStart w:id="4061" w:name="_Toc201310424"/>
      <w:bookmarkStart w:id="4062" w:name="_Toc209530037"/>
      <w:r w:rsidRPr="0056208B">
        <w:rPr>
          <w:lang w:eastAsia="fr-FR"/>
        </w:rPr>
        <w:t xml:space="preserve">Table </w:t>
      </w:r>
      <w:r w:rsidRPr="0056208B">
        <w:rPr>
          <w:lang w:eastAsia="fr-FR"/>
        </w:rPr>
        <w:fldChar w:fldCharType="begin"/>
      </w:r>
      <w:r w:rsidRPr="0056208B">
        <w:rPr>
          <w:lang w:eastAsia="fr-FR"/>
        </w:rPr>
        <w:instrText xml:space="preserve"> SEQ Table \* ARABIC </w:instrText>
      </w:r>
      <w:r w:rsidRPr="0056208B">
        <w:rPr>
          <w:lang w:eastAsia="fr-FR"/>
        </w:rPr>
        <w:fldChar w:fldCharType="separate"/>
      </w:r>
      <w:r w:rsidR="00D62D30">
        <w:rPr>
          <w:noProof/>
          <w:lang w:eastAsia="fr-FR"/>
        </w:rPr>
        <w:t>19</w:t>
      </w:r>
      <w:r w:rsidRPr="0056208B">
        <w:rPr>
          <w:lang w:eastAsia="fr-FR"/>
        </w:rPr>
        <w:fldChar w:fldCharType="end"/>
      </w:r>
      <w:bookmarkEnd w:id="4060"/>
      <w:r w:rsidRPr="0056208B">
        <w:rPr>
          <w:lang w:eastAsia="fr-FR"/>
        </w:rPr>
        <w:t xml:space="preserve"> Documentation </w:t>
      </w:r>
      <w:r w:rsidR="0063737F" w:rsidRPr="0056208B">
        <w:rPr>
          <w:lang w:eastAsia="fr-FR"/>
        </w:rPr>
        <w:t>Deliverables</w:t>
      </w:r>
      <w:bookmarkEnd w:id="4061"/>
      <w:bookmarkEnd w:id="4062"/>
    </w:p>
    <w:p w14:paraId="20C6B166" w14:textId="77777777" w:rsidR="0081103D" w:rsidRPr="0056208B" w:rsidRDefault="0081103D" w:rsidP="00B5535E">
      <w:pPr>
        <w:pStyle w:val="Caption"/>
        <w:keepNext/>
        <w:jc w:val="left"/>
      </w:pPr>
    </w:p>
    <w:tbl>
      <w:tblPr>
        <w:tblStyle w:val="TableGrid2"/>
        <w:tblW w:w="0" w:type="auto"/>
        <w:tblLook w:val="04A0" w:firstRow="1" w:lastRow="0" w:firstColumn="1" w:lastColumn="0" w:noHBand="0" w:noVBand="1"/>
      </w:tblPr>
      <w:tblGrid>
        <w:gridCol w:w="888"/>
        <w:gridCol w:w="5550"/>
        <w:gridCol w:w="1254"/>
        <w:gridCol w:w="1453"/>
        <w:gridCol w:w="1311"/>
      </w:tblGrid>
      <w:tr w:rsidR="006C3DD3" w:rsidRPr="0056208B" w14:paraId="360487E5" w14:textId="77777777" w:rsidTr="006C3DD3">
        <w:tc>
          <w:tcPr>
            <w:tcW w:w="0" w:type="auto"/>
            <w:shd w:val="clear" w:color="auto" w:fill="EBD9ED" w:themeFill="accent2" w:themeFillTint="33"/>
            <w:hideMark/>
          </w:tcPr>
          <w:p w14:paraId="6A125D24" w14:textId="77777777" w:rsidR="006C3DD3" w:rsidRPr="0056208B" w:rsidRDefault="006C3DD3">
            <w:pPr>
              <w:jc w:val="center"/>
              <w:rPr>
                <w:rFonts w:ascii="Aptos" w:hAnsi="Aptos"/>
                <w:b/>
                <w:bCs/>
                <w:sz w:val="19"/>
                <w:szCs w:val="19"/>
              </w:rPr>
            </w:pPr>
            <w:r w:rsidRPr="0056208B">
              <w:rPr>
                <w:rStyle w:val="Strong"/>
                <w:rFonts w:ascii="Aptos" w:hAnsi="Aptos"/>
                <w:sz w:val="19"/>
                <w:szCs w:val="19"/>
              </w:rPr>
              <w:t>Deliverable ID</w:t>
            </w:r>
          </w:p>
        </w:tc>
        <w:tc>
          <w:tcPr>
            <w:tcW w:w="0" w:type="auto"/>
            <w:shd w:val="clear" w:color="auto" w:fill="EBD9ED" w:themeFill="accent2" w:themeFillTint="33"/>
            <w:hideMark/>
          </w:tcPr>
          <w:p w14:paraId="5D8C11BB" w14:textId="77777777" w:rsidR="006C3DD3" w:rsidRPr="0056208B" w:rsidRDefault="006C3DD3">
            <w:pPr>
              <w:jc w:val="center"/>
              <w:rPr>
                <w:rFonts w:ascii="Aptos" w:hAnsi="Aptos"/>
                <w:b/>
                <w:bCs/>
                <w:sz w:val="19"/>
                <w:szCs w:val="19"/>
              </w:rPr>
            </w:pPr>
            <w:r w:rsidRPr="0056208B">
              <w:rPr>
                <w:rStyle w:val="Strong"/>
                <w:rFonts w:ascii="Aptos" w:hAnsi="Aptos"/>
                <w:sz w:val="19"/>
                <w:szCs w:val="19"/>
              </w:rPr>
              <w:t>Title / Content</w:t>
            </w:r>
          </w:p>
        </w:tc>
        <w:tc>
          <w:tcPr>
            <w:tcW w:w="0" w:type="auto"/>
            <w:shd w:val="clear" w:color="auto" w:fill="EBD9ED" w:themeFill="accent2" w:themeFillTint="33"/>
            <w:hideMark/>
          </w:tcPr>
          <w:p w14:paraId="61912319" w14:textId="77777777" w:rsidR="006C3DD3" w:rsidRPr="0056208B" w:rsidRDefault="006C3DD3">
            <w:pPr>
              <w:jc w:val="center"/>
              <w:rPr>
                <w:rFonts w:ascii="Aptos" w:hAnsi="Aptos"/>
                <w:b/>
                <w:bCs/>
                <w:sz w:val="19"/>
                <w:szCs w:val="19"/>
              </w:rPr>
            </w:pPr>
            <w:r w:rsidRPr="0056208B">
              <w:rPr>
                <w:rStyle w:val="Strong"/>
                <w:rFonts w:ascii="Aptos" w:hAnsi="Aptos"/>
                <w:sz w:val="19"/>
                <w:szCs w:val="19"/>
              </w:rPr>
              <w:t>Package / Phase</w:t>
            </w:r>
          </w:p>
        </w:tc>
        <w:tc>
          <w:tcPr>
            <w:tcW w:w="0" w:type="auto"/>
            <w:shd w:val="clear" w:color="auto" w:fill="EBD9ED" w:themeFill="accent2" w:themeFillTint="33"/>
            <w:hideMark/>
          </w:tcPr>
          <w:p w14:paraId="17FC7311" w14:textId="77777777" w:rsidR="006C3DD3" w:rsidRPr="0056208B" w:rsidRDefault="006C3DD3">
            <w:pPr>
              <w:jc w:val="center"/>
              <w:rPr>
                <w:rFonts w:ascii="Aptos" w:hAnsi="Aptos"/>
                <w:b/>
                <w:bCs/>
                <w:sz w:val="19"/>
                <w:szCs w:val="19"/>
              </w:rPr>
            </w:pPr>
            <w:r w:rsidRPr="0056208B">
              <w:rPr>
                <w:rStyle w:val="Strong"/>
                <w:rFonts w:ascii="Aptos" w:hAnsi="Aptos"/>
                <w:sz w:val="19"/>
                <w:szCs w:val="19"/>
              </w:rPr>
              <w:t>Due Date / Milestone</w:t>
            </w:r>
          </w:p>
        </w:tc>
        <w:tc>
          <w:tcPr>
            <w:tcW w:w="0" w:type="auto"/>
            <w:shd w:val="clear" w:color="auto" w:fill="EBD9ED" w:themeFill="accent2" w:themeFillTint="33"/>
            <w:hideMark/>
          </w:tcPr>
          <w:p w14:paraId="4AD705C1" w14:textId="77777777" w:rsidR="006C3DD3" w:rsidRPr="0056208B" w:rsidRDefault="006C3DD3">
            <w:pPr>
              <w:jc w:val="center"/>
              <w:rPr>
                <w:rFonts w:ascii="Aptos" w:hAnsi="Aptos"/>
                <w:b/>
                <w:bCs/>
                <w:sz w:val="19"/>
                <w:szCs w:val="19"/>
              </w:rPr>
            </w:pPr>
            <w:r w:rsidRPr="0056208B">
              <w:rPr>
                <w:rStyle w:val="Strong"/>
                <w:rFonts w:ascii="Aptos" w:hAnsi="Aptos"/>
                <w:sz w:val="19"/>
                <w:szCs w:val="19"/>
              </w:rPr>
              <w:t>Notes / Source</w:t>
            </w:r>
          </w:p>
        </w:tc>
      </w:tr>
      <w:tr w:rsidR="006C3DD3" w:rsidRPr="0056208B" w14:paraId="54AB90EB" w14:textId="77777777" w:rsidTr="006C3DD3">
        <w:tc>
          <w:tcPr>
            <w:tcW w:w="0" w:type="auto"/>
            <w:hideMark/>
          </w:tcPr>
          <w:p w14:paraId="66DE1A4E" w14:textId="77777777" w:rsidR="006C3DD3" w:rsidRPr="0056208B" w:rsidRDefault="006C3DD3">
            <w:pPr>
              <w:rPr>
                <w:rFonts w:ascii="Aptos" w:hAnsi="Aptos"/>
                <w:sz w:val="19"/>
                <w:szCs w:val="19"/>
              </w:rPr>
            </w:pPr>
            <w:r w:rsidRPr="0056208B">
              <w:rPr>
                <w:rFonts w:ascii="Aptos" w:hAnsi="Aptos"/>
                <w:sz w:val="19"/>
                <w:szCs w:val="19"/>
              </w:rPr>
              <w:t>DD01</w:t>
            </w:r>
          </w:p>
        </w:tc>
        <w:tc>
          <w:tcPr>
            <w:tcW w:w="0" w:type="auto"/>
            <w:hideMark/>
          </w:tcPr>
          <w:p w14:paraId="71A4126D" w14:textId="59E442EB" w:rsidR="006C3DD3" w:rsidRPr="0056208B" w:rsidRDefault="006C3DD3">
            <w:pPr>
              <w:rPr>
                <w:rFonts w:ascii="Aptos" w:hAnsi="Aptos"/>
                <w:sz w:val="19"/>
                <w:szCs w:val="19"/>
              </w:rPr>
            </w:pPr>
            <w:r w:rsidRPr="0056208B">
              <w:rPr>
                <w:rFonts w:ascii="Aptos" w:hAnsi="Aptos"/>
                <w:sz w:val="19"/>
                <w:szCs w:val="19"/>
              </w:rPr>
              <w:t>Project Management Plan (execution of project) including management dashboard, schedule, meeting processes, doc list, reporting/storage</w:t>
            </w:r>
          </w:p>
        </w:tc>
        <w:tc>
          <w:tcPr>
            <w:tcW w:w="0" w:type="auto"/>
            <w:hideMark/>
          </w:tcPr>
          <w:p w14:paraId="3E63D59C" w14:textId="77777777" w:rsidR="006C3DD3" w:rsidRPr="0056208B" w:rsidRDefault="006C3DD3">
            <w:pPr>
              <w:rPr>
                <w:rFonts w:ascii="Aptos" w:hAnsi="Aptos"/>
                <w:sz w:val="19"/>
                <w:szCs w:val="19"/>
              </w:rPr>
            </w:pPr>
            <w:r w:rsidRPr="0056208B">
              <w:rPr>
                <w:rFonts w:ascii="Aptos" w:hAnsi="Aptos"/>
                <w:sz w:val="19"/>
                <w:szCs w:val="19"/>
              </w:rPr>
              <w:t>Project Management</w:t>
            </w:r>
          </w:p>
        </w:tc>
        <w:tc>
          <w:tcPr>
            <w:tcW w:w="0" w:type="auto"/>
            <w:hideMark/>
          </w:tcPr>
          <w:p w14:paraId="17069ED0" w14:textId="77777777" w:rsidR="006C3DD3" w:rsidRPr="0056208B" w:rsidRDefault="006C3DD3">
            <w:pPr>
              <w:rPr>
                <w:rFonts w:ascii="Aptos" w:hAnsi="Aptos"/>
                <w:sz w:val="19"/>
                <w:szCs w:val="19"/>
              </w:rPr>
            </w:pPr>
            <w:r w:rsidRPr="0056208B">
              <w:rPr>
                <w:rFonts w:ascii="Aptos" w:hAnsi="Aptos"/>
                <w:sz w:val="19"/>
                <w:szCs w:val="19"/>
              </w:rPr>
              <w:t>SIG + 1 month</w:t>
            </w:r>
          </w:p>
        </w:tc>
        <w:tc>
          <w:tcPr>
            <w:tcW w:w="0" w:type="auto"/>
            <w:hideMark/>
          </w:tcPr>
          <w:p w14:paraId="74073C92" w14:textId="77777777" w:rsidR="006C3DD3" w:rsidRPr="0056208B" w:rsidRDefault="006C3DD3">
            <w:pPr>
              <w:rPr>
                <w:rFonts w:ascii="Aptos" w:hAnsi="Aptos"/>
                <w:sz w:val="19"/>
                <w:szCs w:val="19"/>
              </w:rPr>
            </w:pPr>
            <w:r w:rsidRPr="0056208B">
              <w:rPr>
                <w:rFonts w:ascii="Aptos" w:hAnsi="Aptos"/>
                <w:sz w:val="19"/>
                <w:szCs w:val="19"/>
              </w:rPr>
              <w:t>From old Table 1 + B</w:t>
            </w:r>
          </w:p>
        </w:tc>
      </w:tr>
      <w:tr w:rsidR="006C3DD3" w:rsidRPr="0056208B" w14:paraId="6251DBD2" w14:textId="77777777" w:rsidTr="006C3DD3">
        <w:tc>
          <w:tcPr>
            <w:tcW w:w="0" w:type="auto"/>
            <w:hideMark/>
          </w:tcPr>
          <w:p w14:paraId="54E36628" w14:textId="77777777" w:rsidR="006C3DD3" w:rsidRPr="0056208B" w:rsidRDefault="006C3DD3">
            <w:pPr>
              <w:rPr>
                <w:rFonts w:ascii="Aptos" w:hAnsi="Aptos"/>
                <w:sz w:val="19"/>
                <w:szCs w:val="19"/>
              </w:rPr>
            </w:pPr>
            <w:r w:rsidRPr="0056208B">
              <w:rPr>
                <w:rFonts w:ascii="Aptos" w:hAnsi="Aptos"/>
                <w:sz w:val="19"/>
                <w:szCs w:val="19"/>
              </w:rPr>
              <w:t>DD02</w:t>
            </w:r>
          </w:p>
        </w:tc>
        <w:tc>
          <w:tcPr>
            <w:tcW w:w="0" w:type="auto"/>
            <w:hideMark/>
          </w:tcPr>
          <w:p w14:paraId="32D2DDC1" w14:textId="77777777" w:rsidR="006C3DD3" w:rsidRPr="0056208B" w:rsidRDefault="006C3DD3">
            <w:pPr>
              <w:rPr>
                <w:rFonts w:ascii="Aptos" w:hAnsi="Aptos"/>
                <w:sz w:val="19"/>
                <w:szCs w:val="19"/>
              </w:rPr>
            </w:pPr>
            <w:r w:rsidRPr="0056208B">
              <w:rPr>
                <w:rFonts w:ascii="Aptos" w:hAnsi="Aptos"/>
                <w:sz w:val="19"/>
                <w:szCs w:val="19"/>
              </w:rPr>
              <w:t>Quality Assurance Plan, including compliancy matrix, test plans (incl. control system), reports, functional safety lifecycle, certificates mgmt., NCR/CR processes</w:t>
            </w:r>
          </w:p>
        </w:tc>
        <w:tc>
          <w:tcPr>
            <w:tcW w:w="0" w:type="auto"/>
            <w:hideMark/>
          </w:tcPr>
          <w:p w14:paraId="5E920B0E" w14:textId="77777777" w:rsidR="006C3DD3" w:rsidRPr="0056208B" w:rsidRDefault="006C3DD3">
            <w:pPr>
              <w:rPr>
                <w:rFonts w:ascii="Aptos" w:hAnsi="Aptos"/>
                <w:sz w:val="19"/>
                <w:szCs w:val="19"/>
              </w:rPr>
            </w:pPr>
            <w:r w:rsidRPr="0056208B">
              <w:rPr>
                <w:rFonts w:ascii="Aptos" w:hAnsi="Aptos"/>
                <w:sz w:val="19"/>
                <w:szCs w:val="19"/>
              </w:rPr>
              <w:t>QA/QC</w:t>
            </w:r>
          </w:p>
        </w:tc>
        <w:tc>
          <w:tcPr>
            <w:tcW w:w="0" w:type="auto"/>
            <w:hideMark/>
          </w:tcPr>
          <w:p w14:paraId="23BEFF0A" w14:textId="77777777" w:rsidR="006C3DD3" w:rsidRPr="0056208B" w:rsidRDefault="006C3DD3">
            <w:pPr>
              <w:rPr>
                <w:rFonts w:ascii="Aptos" w:hAnsi="Aptos"/>
                <w:sz w:val="19"/>
                <w:szCs w:val="19"/>
              </w:rPr>
            </w:pPr>
            <w:r w:rsidRPr="0056208B">
              <w:rPr>
                <w:rFonts w:ascii="Aptos" w:hAnsi="Aptos"/>
                <w:sz w:val="19"/>
                <w:szCs w:val="19"/>
              </w:rPr>
              <w:t>SIG + 1 month</w:t>
            </w:r>
          </w:p>
        </w:tc>
        <w:tc>
          <w:tcPr>
            <w:tcW w:w="0" w:type="auto"/>
            <w:hideMark/>
          </w:tcPr>
          <w:p w14:paraId="714AEC23" w14:textId="77777777" w:rsidR="006C3DD3" w:rsidRPr="0056208B" w:rsidRDefault="006C3DD3">
            <w:pPr>
              <w:rPr>
                <w:rFonts w:ascii="Aptos" w:hAnsi="Aptos"/>
                <w:sz w:val="19"/>
                <w:szCs w:val="19"/>
              </w:rPr>
            </w:pPr>
            <w:r w:rsidRPr="0056208B">
              <w:rPr>
                <w:rFonts w:ascii="Aptos" w:hAnsi="Aptos"/>
                <w:sz w:val="19"/>
                <w:szCs w:val="19"/>
              </w:rPr>
              <w:t>From Table 1 (Quality Plan)</w:t>
            </w:r>
          </w:p>
        </w:tc>
      </w:tr>
      <w:tr w:rsidR="006C3DD3" w:rsidRPr="0056208B" w14:paraId="01BF9994" w14:textId="77777777" w:rsidTr="006C3DD3">
        <w:tc>
          <w:tcPr>
            <w:tcW w:w="0" w:type="auto"/>
            <w:hideMark/>
          </w:tcPr>
          <w:p w14:paraId="796AF0B6" w14:textId="77777777" w:rsidR="006C3DD3" w:rsidRPr="0056208B" w:rsidRDefault="006C3DD3">
            <w:pPr>
              <w:rPr>
                <w:rFonts w:ascii="Aptos" w:hAnsi="Aptos"/>
                <w:strike/>
                <w:sz w:val="19"/>
                <w:szCs w:val="19"/>
              </w:rPr>
            </w:pPr>
            <w:r w:rsidRPr="0056208B">
              <w:rPr>
                <w:rFonts w:ascii="Aptos" w:hAnsi="Aptos"/>
                <w:strike/>
                <w:sz w:val="19"/>
                <w:szCs w:val="19"/>
              </w:rPr>
              <w:t>DD03</w:t>
            </w:r>
          </w:p>
        </w:tc>
        <w:tc>
          <w:tcPr>
            <w:tcW w:w="0" w:type="auto"/>
            <w:hideMark/>
          </w:tcPr>
          <w:p w14:paraId="16A165C3" w14:textId="77777777" w:rsidR="006C3DD3" w:rsidRPr="0056208B" w:rsidRDefault="006C3DD3">
            <w:pPr>
              <w:rPr>
                <w:rFonts w:ascii="Aptos" w:hAnsi="Aptos"/>
                <w:strike/>
                <w:sz w:val="19"/>
                <w:szCs w:val="19"/>
              </w:rPr>
            </w:pPr>
            <w:r w:rsidRPr="0056208B">
              <w:rPr>
                <w:rFonts w:ascii="Aptos" w:hAnsi="Aptos"/>
                <w:strike/>
                <w:sz w:val="19"/>
                <w:szCs w:val="19"/>
              </w:rPr>
              <w:t>Work Breakdown Structure (WBS)</w:t>
            </w:r>
          </w:p>
        </w:tc>
        <w:tc>
          <w:tcPr>
            <w:tcW w:w="0" w:type="auto"/>
            <w:hideMark/>
          </w:tcPr>
          <w:p w14:paraId="48C9B631" w14:textId="77777777" w:rsidR="006C3DD3" w:rsidRPr="0056208B" w:rsidRDefault="006C3DD3">
            <w:pPr>
              <w:rPr>
                <w:rFonts w:ascii="Aptos" w:hAnsi="Aptos"/>
                <w:strike/>
                <w:sz w:val="19"/>
                <w:szCs w:val="19"/>
              </w:rPr>
            </w:pPr>
            <w:r w:rsidRPr="0056208B">
              <w:rPr>
                <w:rFonts w:ascii="Aptos" w:hAnsi="Aptos"/>
                <w:strike/>
                <w:sz w:val="19"/>
                <w:szCs w:val="19"/>
              </w:rPr>
              <w:t>Project Mgmt</w:t>
            </w:r>
          </w:p>
        </w:tc>
        <w:tc>
          <w:tcPr>
            <w:tcW w:w="0" w:type="auto"/>
            <w:hideMark/>
          </w:tcPr>
          <w:p w14:paraId="7D5F5328" w14:textId="77777777" w:rsidR="006C3DD3" w:rsidRPr="0056208B" w:rsidRDefault="006C3DD3">
            <w:pPr>
              <w:rPr>
                <w:rFonts w:ascii="Aptos" w:hAnsi="Aptos"/>
                <w:strike/>
                <w:sz w:val="19"/>
                <w:szCs w:val="19"/>
              </w:rPr>
            </w:pPr>
            <w:r w:rsidRPr="0056208B">
              <w:rPr>
                <w:rFonts w:ascii="Aptos" w:hAnsi="Aptos"/>
                <w:strike/>
                <w:sz w:val="19"/>
                <w:szCs w:val="19"/>
              </w:rPr>
              <w:t>SIG + 1 month</w:t>
            </w:r>
          </w:p>
        </w:tc>
        <w:tc>
          <w:tcPr>
            <w:tcW w:w="0" w:type="auto"/>
            <w:hideMark/>
          </w:tcPr>
          <w:p w14:paraId="4D06322C" w14:textId="77777777" w:rsidR="006C3DD3" w:rsidRPr="0056208B" w:rsidRDefault="006C3DD3">
            <w:pPr>
              <w:rPr>
                <w:rFonts w:ascii="Aptos" w:hAnsi="Aptos"/>
                <w:strike/>
                <w:sz w:val="19"/>
                <w:szCs w:val="19"/>
              </w:rPr>
            </w:pPr>
            <w:r w:rsidRPr="0056208B">
              <w:rPr>
                <w:rFonts w:ascii="Aptos" w:hAnsi="Aptos"/>
                <w:strike/>
                <w:sz w:val="19"/>
                <w:szCs w:val="19"/>
              </w:rPr>
              <w:t>From old Table 3</w:t>
            </w:r>
          </w:p>
        </w:tc>
      </w:tr>
      <w:tr w:rsidR="006C3DD3" w:rsidRPr="0056208B" w14:paraId="26D964F8" w14:textId="77777777" w:rsidTr="006C3DD3">
        <w:tc>
          <w:tcPr>
            <w:tcW w:w="0" w:type="auto"/>
            <w:hideMark/>
          </w:tcPr>
          <w:p w14:paraId="2E738335" w14:textId="77777777" w:rsidR="006C3DD3" w:rsidRPr="0056208B" w:rsidRDefault="006C3DD3">
            <w:pPr>
              <w:rPr>
                <w:rFonts w:ascii="Aptos" w:hAnsi="Aptos"/>
                <w:sz w:val="19"/>
                <w:szCs w:val="19"/>
              </w:rPr>
            </w:pPr>
            <w:r w:rsidRPr="0056208B">
              <w:rPr>
                <w:rFonts w:ascii="Aptos" w:hAnsi="Aptos"/>
                <w:sz w:val="19"/>
                <w:szCs w:val="19"/>
              </w:rPr>
              <w:t>DD04</w:t>
            </w:r>
          </w:p>
        </w:tc>
        <w:tc>
          <w:tcPr>
            <w:tcW w:w="0" w:type="auto"/>
            <w:hideMark/>
          </w:tcPr>
          <w:p w14:paraId="207D43D4" w14:textId="77777777" w:rsidR="006C3DD3" w:rsidRPr="0056208B" w:rsidRDefault="006C3DD3">
            <w:pPr>
              <w:rPr>
                <w:rFonts w:ascii="Aptos" w:hAnsi="Aptos"/>
                <w:sz w:val="19"/>
                <w:szCs w:val="19"/>
              </w:rPr>
            </w:pPr>
            <w:r w:rsidRPr="0056208B">
              <w:rPr>
                <w:rFonts w:ascii="Aptos" w:hAnsi="Aptos"/>
                <w:sz w:val="19"/>
                <w:szCs w:val="19"/>
              </w:rPr>
              <w:t>Conceptual Design File: description of Cryoplant, PFDs/P&amp;IDs, T–s diagrams, process calcs, plant layout &amp; CAD models, utility requirements</w:t>
            </w:r>
          </w:p>
        </w:tc>
        <w:tc>
          <w:tcPr>
            <w:tcW w:w="0" w:type="auto"/>
            <w:hideMark/>
          </w:tcPr>
          <w:p w14:paraId="009FCFA5" w14:textId="77777777" w:rsidR="006C3DD3" w:rsidRPr="0056208B" w:rsidRDefault="006C3DD3">
            <w:pPr>
              <w:rPr>
                <w:rFonts w:ascii="Aptos" w:hAnsi="Aptos"/>
                <w:sz w:val="19"/>
                <w:szCs w:val="19"/>
              </w:rPr>
            </w:pPr>
            <w:r w:rsidRPr="0056208B">
              <w:rPr>
                <w:rFonts w:ascii="Aptos" w:hAnsi="Aptos"/>
                <w:sz w:val="19"/>
                <w:szCs w:val="19"/>
              </w:rPr>
              <w:t>Conceptual Design</w:t>
            </w:r>
          </w:p>
        </w:tc>
        <w:tc>
          <w:tcPr>
            <w:tcW w:w="0" w:type="auto"/>
            <w:hideMark/>
          </w:tcPr>
          <w:p w14:paraId="0DEDA631" w14:textId="77777777" w:rsidR="006C3DD3" w:rsidRPr="0056208B" w:rsidRDefault="006C3DD3">
            <w:pPr>
              <w:rPr>
                <w:rFonts w:ascii="Aptos" w:hAnsi="Aptos"/>
                <w:sz w:val="19"/>
                <w:szCs w:val="19"/>
              </w:rPr>
            </w:pPr>
            <w:r w:rsidRPr="0056208B">
              <w:rPr>
                <w:rFonts w:ascii="Aptos" w:hAnsi="Aptos"/>
                <w:sz w:val="19"/>
                <w:szCs w:val="19"/>
              </w:rPr>
              <w:t>SIG + 5 months</w:t>
            </w:r>
          </w:p>
        </w:tc>
        <w:tc>
          <w:tcPr>
            <w:tcW w:w="0" w:type="auto"/>
            <w:hideMark/>
          </w:tcPr>
          <w:p w14:paraId="710D5095"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2F1F6764" w14:textId="77777777" w:rsidTr="006C3DD3">
        <w:tc>
          <w:tcPr>
            <w:tcW w:w="0" w:type="auto"/>
            <w:hideMark/>
          </w:tcPr>
          <w:p w14:paraId="7D03517C" w14:textId="77777777" w:rsidR="006C3DD3" w:rsidRPr="0056208B" w:rsidRDefault="006C3DD3">
            <w:pPr>
              <w:rPr>
                <w:rFonts w:ascii="Aptos" w:hAnsi="Aptos"/>
                <w:sz w:val="19"/>
                <w:szCs w:val="19"/>
              </w:rPr>
            </w:pPr>
            <w:r w:rsidRPr="0056208B">
              <w:rPr>
                <w:rFonts w:ascii="Aptos" w:hAnsi="Aptos"/>
                <w:sz w:val="19"/>
                <w:szCs w:val="19"/>
              </w:rPr>
              <w:t>DD05</w:t>
            </w:r>
          </w:p>
        </w:tc>
        <w:tc>
          <w:tcPr>
            <w:tcW w:w="0" w:type="auto"/>
            <w:hideMark/>
          </w:tcPr>
          <w:p w14:paraId="035A089F" w14:textId="77777777" w:rsidR="006C3DD3" w:rsidRPr="0056208B" w:rsidRDefault="006C3DD3">
            <w:pPr>
              <w:rPr>
                <w:rFonts w:ascii="Aptos" w:hAnsi="Aptos"/>
                <w:sz w:val="19"/>
                <w:szCs w:val="19"/>
              </w:rPr>
            </w:pPr>
            <w:r w:rsidRPr="0056208B">
              <w:rPr>
                <w:rFonts w:ascii="Aptos" w:hAnsi="Aptos"/>
                <w:sz w:val="19"/>
                <w:szCs w:val="19"/>
              </w:rPr>
              <w:t>Detailed Design File: final P&amp;IDs, T–s diagrams, calculation notes, list of components, interface list, detailed drawings, safety report, control system architecture, procurement specs, spares list</w:t>
            </w:r>
          </w:p>
        </w:tc>
        <w:tc>
          <w:tcPr>
            <w:tcW w:w="0" w:type="auto"/>
            <w:hideMark/>
          </w:tcPr>
          <w:p w14:paraId="300977EE" w14:textId="77777777" w:rsidR="006C3DD3" w:rsidRPr="0056208B" w:rsidRDefault="006C3DD3">
            <w:pPr>
              <w:rPr>
                <w:rFonts w:ascii="Aptos" w:hAnsi="Aptos"/>
                <w:sz w:val="19"/>
                <w:szCs w:val="19"/>
              </w:rPr>
            </w:pPr>
            <w:r w:rsidRPr="0056208B">
              <w:rPr>
                <w:rFonts w:ascii="Aptos" w:hAnsi="Aptos"/>
                <w:sz w:val="19"/>
                <w:szCs w:val="19"/>
              </w:rPr>
              <w:t>Detailed Design</w:t>
            </w:r>
          </w:p>
        </w:tc>
        <w:tc>
          <w:tcPr>
            <w:tcW w:w="0" w:type="auto"/>
            <w:hideMark/>
          </w:tcPr>
          <w:p w14:paraId="764AB9D4" w14:textId="77777777" w:rsidR="006C3DD3" w:rsidRPr="0056208B" w:rsidRDefault="006C3DD3">
            <w:pPr>
              <w:rPr>
                <w:rFonts w:ascii="Aptos" w:hAnsi="Aptos"/>
                <w:sz w:val="19"/>
                <w:szCs w:val="19"/>
              </w:rPr>
            </w:pPr>
            <w:r w:rsidRPr="0056208B">
              <w:rPr>
                <w:rFonts w:ascii="Aptos" w:hAnsi="Aptos"/>
                <w:sz w:val="19"/>
                <w:szCs w:val="19"/>
              </w:rPr>
              <w:t>SIG + 9 months</w:t>
            </w:r>
          </w:p>
        </w:tc>
        <w:tc>
          <w:tcPr>
            <w:tcW w:w="0" w:type="auto"/>
            <w:hideMark/>
          </w:tcPr>
          <w:p w14:paraId="2BC7E816"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41D244C3" w14:textId="77777777" w:rsidTr="006C3DD3">
        <w:tc>
          <w:tcPr>
            <w:tcW w:w="0" w:type="auto"/>
            <w:hideMark/>
          </w:tcPr>
          <w:p w14:paraId="62CE212C" w14:textId="77777777" w:rsidR="006C3DD3" w:rsidRPr="0056208B" w:rsidRDefault="006C3DD3">
            <w:pPr>
              <w:rPr>
                <w:rFonts w:ascii="Aptos" w:hAnsi="Aptos"/>
                <w:sz w:val="19"/>
                <w:szCs w:val="19"/>
              </w:rPr>
            </w:pPr>
            <w:r w:rsidRPr="0056208B">
              <w:rPr>
                <w:rFonts w:ascii="Aptos" w:hAnsi="Aptos"/>
                <w:sz w:val="19"/>
                <w:szCs w:val="19"/>
              </w:rPr>
              <w:t>DD06</w:t>
            </w:r>
          </w:p>
        </w:tc>
        <w:tc>
          <w:tcPr>
            <w:tcW w:w="0" w:type="auto"/>
            <w:hideMark/>
          </w:tcPr>
          <w:p w14:paraId="18DB7785" w14:textId="77777777" w:rsidR="006C3DD3" w:rsidRPr="0056208B" w:rsidRDefault="006C3DD3">
            <w:pPr>
              <w:rPr>
                <w:rFonts w:ascii="Aptos" w:hAnsi="Aptos"/>
                <w:sz w:val="19"/>
                <w:szCs w:val="19"/>
              </w:rPr>
            </w:pPr>
            <w:r w:rsidRPr="0056208B">
              <w:rPr>
                <w:rFonts w:ascii="Aptos" w:hAnsi="Aptos"/>
                <w:sz w:val="19"/>
                <w:szCs w:val="19"/>
              </w:rPr>
              <w:t>Manufacturing &amp; Inspection Plan (MIP): test program, FAT, SAT, commissioning &amp; acceptance tests, fabrication &amp; welding reports, certificates, instrumentation/electrical documentation</w:t>
            </w:r>
          </w:p>
        </w:tc>
        <w:tc>
          <w:tcPr>
            <w:tcW w:w="0" w:type="auto"/>
            <w:hideMark/>
          </w:tcPr>
          <w:p w14:paraId="3684D753" w14:textId="77777777" w:rsidR="006C3DD3" w:rsidRPr="0056208B" w:rsidRDefault="006C3DD3">
            <w:pPr>
              <w:rPr>
                <w:rFonts w:ascii="Aptos" w:hAnsi="Aptos"/>
                <w:sz w:val="19"/>
                <w:szCs w:val="19"/>
              </w:rPr>
            </w:pPr>
            <w:r w:rsidRPr="0056208B">
              <w:rPr>
                <w:rFonts w:ascii="Aptos" w:hAnsi="Aptos"/>
                <w:sz w:val="19"/>
                <w:szCs w:val="19"/>
              </w:rPr>
              <w:t>Manufacturing Phase</w:t>
            </w:r>
          </w:p>
        </w:tc>
        <w:tc>
          <w:tcPr>
            <w:tcW w:w="0" w:type="auto"/>
            <w:hideMark/>
          </w:tcPr>
          <w:p w14:paraId="214552DC" w14:textId="77777777" w:rsidR="006C3DD3" w:rsidRPr="0056208B" w:rsidRDefault="006C3DD3">
            <w:pPr>
              <w:rPr>
                <w:rFonts w:ascii="Aptos" w:hAnsi="Aptos"/>
                <w:sz w:val="19"/>
                <w:szCs w:val="19"/>
              </w:rPr>
            </w:pPr>
            <w:r w:rsidRPr="0056208B">
              <w:rPr>
                <w:rFonts w:ascii="Aptos" w:hAnsi="Aptos"/>
                <w:sz w:val="19"/>
                <w:szCs w:val="19"/>
              </w:rPr>
              <w:t>SIG + 12 months</w:t>
            </w:r>
          </w:p>
        </w:tc>
        <w:tc>
          <w:tcPr>
            <w:tcW w:w="0" w:type="auto"/>
            <w:hideMark/>
          </w:tcPr>
          <w:p w14:paraId="7B88953D"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06C8A001" w14:textId="77777777" w:rsidTr="006C3DD3">
        <w:tc>
          <w:tcPr>
            <w:tcW w:w="0" w:type="auto"/>
            <w:hideMark/>
          </w:tcPr>
          <w:p w14:paraId="3AA4D391" w14:textId="77777777" w:rsidR="006C3DD3" w:rsidRPr="0056208B" w:rsidRDefault="006C3DD3">
            <w:pPr>
              <w:rPr>
                <w:rFonts w:ascii="Aptos" w:hAnsi="Aptos"/>
                <w:sz w:val="19"/>
                <w:szCs w:val="19"/>
              </w:rPr>
            </w:pPr>
            <w:r w:rsidRPr="0056208B">
              <w:rPr>
                <w:rFonts w:ascii="Aptos" w:hAnsi="Aptos"/>
                <w:sz w:val="19"/>
                <w:szCs w:val="19"/>
              </w:rPr>
              <w:t>DD07</w:t>
            </w:r>
          </w:p>
        </w:tc>
        <w:tc>
          <w:tcPr>
            <w:tcW w:w="0" w:type="auto"/>
            <w:hideMark/>
          </w:tcPr>
          <w:p w14:paraId="60553CA3" w14:textId="77777777" w:rsidR="006C3DD3" w:rsidRPr="0056208B" w:rsidRDefault="006C3DD3">
            <w:pPr>
              <w:rPr>
                <w:rFonts w:ascii="Aptos" w:hAnsi="Aptos"/>
                <w:sz w:val="19"/>
                <w:szCs w:val="19"/>
              </w:rPr>
            </w:pPr>
            <w:r w:rsidRPr="0056208B">
              <w:rPr>
                <w:rFonts w:ascii="Aptos" w:hAnsi="Aptos"/>
                <w:sz w:val="19"/>
                <w:szCs w:val="19"/>
              </w:rPr>
              <w:t>Cryoplant Control System Dossier: draft &amp; final programs, source code (Bitbucket), alarms/signals list, architecture, software documentation, calibration certs</w:t>
            </w:r>
          </w:p>
        </w:tc>
        <w:tc>
          <w:tcPr>
            <w:tcW w:w="0" w:type="auto"/>
            <w:hideMark/>
          </w:tcPr>
          <w:p w14:paraId="410426AF" w14:textId="77777777" w:rsidR="006C3DD3" w:rsidRPr="0056208B" w:rsidRDefault="006C3DD3">
            <w:pPr>
              <w:rPr>
                <w:rFonts w:ascii="Aptos" w:hAnsi="Aptos"/>
                <w:sz w:val="19"/>
                <w:szCs w:val="19"/>
              </w:rPr>
            </w:pPr>
            <w:r w:rsidRPr="0056208B">
              <w:rPr>
                <w:rFonts w:ascii="Aptos" w:hAnsi="Aptos"/>
                <w:sz w:val="19"/>
                <w:szCs w:val="19"/>
              </w:rPr>
              <w:t>Controls</w:t>
            </w:r>
          </w:p>
        </w:tc>
        <w:tc>
          <w:tcPr>
            <w:tcW w:w="0" w:type="auto"/>
            <w:hideMark/>
          </w:tcPr>
          <w:p w14:paraId="574CEFE0" w14:textId="77777777" w:rsidR="006C3DD3" w:rsidRPr="0056208B" w:rsidRDefault="006C3DD3">
            <w:pPr>
              <w:rPr>
                <w:rFonts w:ascii="Aptos" w:hAnsi="Aptos"/>
                <w:sz w:val="19"/>
                <w:szCs w:val="19"/>
              </w:rPr>
            </w:pPr>
            <w:r w:rsidRPr="0056208B">
              <w:rPr>
                <w:rFonts w:ascii="Aptos" w:hAnsi="Aptos"/>
                <w:sz w:val="19"/>
                <w:szCs w:val="19"/>
              </w:rPr>
              <w:t>DD05 + updates</w:t>
            </w:r>
          </w:p>
        </w:tc>
        <w:tc>
          <w:tcPr>
            <w:tcW w:w="0" w:type="auto"/>
            <w:hideMark/>
          </w:tcPr>
          <w:p w14:paraId="3D9B3838" w14:textId="77777777" w:rsidR="006C3DD3" w:rsidRPr="0056208B" w:rsidRDefault="006C3DD3">
            <w:pPr>
              <w:rPr>
                <w:rFonts w:ascii="Aptos" w:hAnsi="Aptos"/>
                <w:sz w:val="19"/>
                <w:szCs w:val="19"/>
              </w:rPr>
            </w:pPr>
            <w:r w:rsidRPr="0056208B">
              <w:rPr>
                <w:rFonts w:ascii="Aptos" w:hAnsi="Aptos"/>
                <w:sz w:val="19"/>
                <w:szCs w:val="19"/>
              </w:rPr>
              <w:t>Old B – software deliverables</w:t>
            </w:r>
          </w:p>
        </w:tc>
      </w:tr>
      <w:tr w:rsidR="006C3DD3" w:rsidRPr="0056208B" w14:paraId="45793712" w14:textId="77777777" w:rsidTr="006C3DD3">
        <w:tc>
          <w:tcPr>
            <w:tcW w:w="0" w:type="auto"/>
            <w:hideMark/>
          </w:tcPr>
          <w:p w14:paraId="59AEE9CE" w14:textId="77777777" w:rsidR="006C3DD3" w:rsidRPr="0056208B" w:rsidRDefault="006C3DD3">
            <w:pPr>
              <w:rPr>
                <w:rFonts w:ascii="Aptos" w:hAnsi="Aptos"/>
                <w:sz w:val="19"/>
                <w:szCs w:val="19"/>
              </w:rPr>
            </w:pPr>
            <w:r w:rsidRPr="0056208B">
              <w:rPr>
                <w:rFonts w:ascii="Aptos" w:hAnsi="Aptos"/>
                <w:sz w:val="19"/>
                <w:szCs w:val="19"/>
              </w:rPr>
              <w:lastRenderedPageBreak/>
              <w:t>DD08</w:t>
            </w:r>
          </w:p>
        </w:tc>
        <w:tc>
          <w:tcPr>
            <w:tcW w:w="0" w:type="auto"/>
            <w:hideMark/>
          </w:tcPr>
          <w:p w14:paraId="264C5A74" w14:textId="77777777" w:rsidR="006C3DD3" w:rsidRPr="0056208B" w:rsidRDefault="006C3DD3">
            <w:pPr>
              <w:rPr>
                <w:rFonts w:ascii="Aptos" w:hAnsi="Aptos"/>
                <w:sz w:val="19"/>
                <w:szCs w:val="19"/>
              </w:rPr>
            </w:pPr>
            <w:r w:rsidRPr="0056208B">
              <w:rPr>
                <w:rFonts w:ascii="Aptos" w:hAnsi="Aptos"/>
                <w:sz w:val="19"/>
                <w:szCs w:val="19"/>
              </w:rPr>
              <w:t>Packaging &amp; Transportation Plan</w:t>
            </w:r>
          </w:p>
        </w:tc>
        <w:tc>
          <w:tcPr>
            <w:tcW w:w="0" w:type="auto"/>
            <w:hideMark/>
          </w:tcPr>
          <w:p w14:paraId="5A36ED14" w14:textId="77777777" w:rsidR="006C3DD3" w:rsidRPr="0056208B" w:rsidRDefault="006C3DD3">
            <w:pPr>
              <w:rPr>
                <w:rFonts w:ascii="Aptos" w:hAnsi="Aptos"/>
                <w:sz w:val="19"/>
                <w:szCs w:val="19"/>
              </w:rPr>
            </w:pPr>
            <w:r w:rsidRPr="0056208B">
              <w:rPr>
                <w:rFonts w:ascii="Aptos" w:hAnsi="Aptos"/>
                <w:sz w:val="19"/>
                <w:szCs w:val="19"/>
              </w:rPr>
              <w:t>Manufacturing</w:t>
            </w:r>
          </w:p>
        </w:tc>
        <w:tc>
          <w:tcPr>
            <w:tcW w:w="0" w:type="auto"/>
            <w:hideMark/>
          </w:tcPr>
          <w:p w14:paraId="08320969" w14:textId="77777777" w:rsidR="006C3DD3" w:rsidRPr="0056208B" w:rsidRDefault="006C3DD3">
            <w:pPr>
              <w:rPr>
                <w:rFonts w:ascii="Aptos" w:hAnsi="Aptos"/>
                <w:sz w:val="19"/>
                <w:szCs w:val="19"/>
              </w:rPr>
            </w:pPr>
            <w:r w:rsidRPr="0056208B">
              <w:rPr>
                <w:rFonts w:ascii="Aptos" w:hAnsi="Aptos"/>
                <w:sz w:val="19"/>
                <w:szCs w:val="19"/>
              </w:rPr>
              <w:t>Before shipment</w:t>
            </w:r>
          </w:p>
        </w:tc>
        <w:tc>
          <w:tcPr>
            <w:tcW w:w="0" w:type="auto"/>
            <w:hideMark/>
          </w:tcPr>
          <w:p w14:paraId="029FBF44"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35DB57D1" w14:textId="77777777" w:rsidTr="006C3DD3">
        <w:tc>
          <w:tcPr>
            <w:tcW w:w="0" w:type="auto"/>
            <w:hideMark/>
          </w:tcPr>
          <w:p w14:paraId="56427D30" w14:textId="77777777" w:rsidR="006C3DD3" w:rsidRPr="0056208B" w:rsidRDefault="006C3DD3">
            <w:pPr>
              <w:rPr>
                <w:rFonts w:ascii="Aptos" w:hAnsi="Aptos"/>
                <w:sz w:val="19"/>
                <w:szCs w:val="19"/>
              </w:rPr>
            </w:pPr>
            <w:r w:rsidRPr="0056208B">
              <w:rPr>
                <w:rFonts w:ascii="Aptos" w:hAnsi="Aptos"/>
                <w:sz w:val="19"/>
                <w:szCs w:val="19"/>
              </w:rPr>
              <w:t>DD09</w:t>
            </w:r>
          </w:p>
        </w:tc>
        <w:tc>
          <w:tcPr>
            <w:tcW w:w="0" w:type="auto"/>
            <w:hideMark/>
          </w:tcPr>
          <w:p w14:paraId="4FC98E80" w14:textId="77777777" w:rsidR="006C3DD3" w:rsidRPr="0056208B" w:rsidRDefault="006C3DD3">
            <w:pPr>
              <w:rPr>
                <w:rFonts w:ascii="Aptos" w:hAnsi="Aptos"/>
                <w:sz w:val="19"/>
                <w:szCs w:val="19"/>
              </w:rPr>
            </w:pPr>
            <w:r w:rsidRPr="0056208B">
              <w:rPr>
                <w:rFonts w:ascii="Aptos" w:hAnsi="Aptos"/>
                <w:sz w:val="19"/>
                <w:szCs w:val="19"/>
              </w:rPr>
              <w:t>Installation File: incoming inspection, installation tests, assembly reports, certificates, Non-Conformity handling</w:t>
            </w:r>
          </w:p>
        </w:tc>
        <w:tc>
          <w:tcPr>
            <w:tcW w:w="0" w:type="auto"/>
            <w:hideMark/>
          </w:tcPr>
          <w:p w14:paraId="026CAC34" w14:textId="77777777" w:rsidR="006C3DD3" w:rsidRPr="0056208B" w:rsidRDefault="006C3DD3">
            <w:pPr>
              <w:rPr>
                <w:rFonts w:ascii="Aptos" w:hAnsi="Aptos"/>
                <w:sz w:val="19"/>
                <w:szCs w:val="19"/>
              </w:rPr>
            </w:pPr>
            <w:r w:rsidRPr="0056208B">
              <w:rPr>
                <w:rFonts w:ascii="Aptos" w:hAnsi="Aptos"/>
                <w:sz w:val="19"/>
                <w:szCs w:val="19"/>
              </w:rPr>
              <w:t>Installation Phase</w:t>
            </w:r>
          </w:p>
        </w:tc>
        <w:tc>
          <w:tcPr>
            <w:tcW w:w="0" w:type="auto"/>
            <w:hideMark/>
          </w:tcPr>
          <w:p w14:paraId="1E17095B" w14:textId="77777777" w:rsidR="006C3DD3" w:rsidRPr="0056208B" w:rsidRDefault="006C3DD3">
            <w:pPr>
              <w:rPr>
                <w:rFonts w:ascii="Aptos" w:hAnsi="Aptos"/>
                <w:sz w:val="19"/>
                <w:szCs w:val="19"/>
              </w:rPr>
            </w:pPr>
            <w:r w:rsidRPr="0056208B">
              <w:rPr>
                <w:rFonts w:ascii="Aptos" w:hAnsi="Aptos"/>
                <w:sz w:val="19"/>
                <w:szCs w:val="19"/>
              </w:rPr>
              <w:t>Prior to commissioning</w:t>
            </w:r>
          </w:p>
        </w:tc>
        <w:tc>
          <w:tcPr>
            <w:tcW w:w="0" w:type="auto"/>
            <w:hideMark/>
          </w:tcPr>
          <w:p w14:paraId="74CE9FF4"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4CE18086" w14:textId="77777777" w:rsidTr="006C3DD3">
        <w:tc>
          <w:tcPr>
            <w:tcW w:w="0" w:type="auto"/>
            <w:hideMark/>
          </w:tcPr>
          <w:p w14:paraId="3AC4B049" w14:textId="77777777" w:rsidR="006C3DD3" w:rsidRPr="0056208B" w:rsidRDefault="006C3DD3">
            <w:pPr>
              <w:rPr>
                <w:rFonts w:ascii="Aptos" w:hAnsi="Aptos"/>
                <w:sz w:val="19"/>
                <w:szCs w:val="19"/>
              </w:rPr>
            </w:pPr>
            <w:r w:rsidRPr="0056208B">
              <w:rPr>
                <w:rFonts w:ascii="Aptos" w:hAnsi="Aptos"/>
                <w:sz w:val="19"/>
                <w:szCs w:val="19"/>
              </w:rPr>
              <w:t>DD10</w:t>
            </w:r>
          </w:p>
        </w:tc>
        <w:tc>
          <w:tcPr>
            <w:tcW w:w="0" w:type="auto"/>
            <w:hideMark/>
          </w:tcPr>
          <w:p w14:paraId="26ABC5AD" w14:textId="77777777" w:rsidR="006C3DD3" w:rsidRPr="0056208B" w:rsidRDefault="006C3DD3">
            <w:pPr>
              <w:rPr>
                <w:rFonts w:ascii="Aptos" w:hAnsi="Aptos"/>
                <w:sz w:val="19"/>
                <w:szCs w:val="19"/>
              </w:rPr>
            </w:pPr>
            <w:r w:rsidRPr="0056208B">
              <w:rPr>
                <w:rFonts w:ascii="Aptos" w:hAnsi="Aptos"/>
                <w:sz w:val="19"/>
                <w:szCs w:val="19"/>
              </w:rPr>
              <w:t>Commissioning File: commissioning procedures, test reports, operator involvement, maintenance training, functional tests</w:t>
            </w:r>
          </w:p>
        </w:tc>
        <w:tc>
          <w:tcPr>
            <w:tcW w:w="0" w:type="auto"/>
            <w:hideMark/>
          </w:tcPr>
          <w:p w14:paraId="26CB3991" w14:textId="77777777" w:rsidR="006C3DD3" w:rsidRPr="0056208B" w:rsidRDefault="006C3DD3">
            <w:pPr>
              <w:rPr>
                <w:rFonts w:ascii="Aptos" w:hAnsi="Aptos"/>
                <w:sz w:val="19"/>
                <w:szCs w:val="19"/>
              </w:rPr>
            </w:pPr>
            <w:r w:rsidRPr="0056208B">
              <w:rPr>
                <w:rFonts w:ascii="Aptos" w:hAnsi="Aptos"/>
                <w:sz w:val="19"/>
                <w:szCs w:val="19"/>
              </w:rPr>
              <w:t>Commissioning</w:t>
            </w:r>
          </w:p>
        </w:tc>
        <w:tc>
          <w:tcPr>
            <w:tcW w:w="0" w:type="auto"/>
            <w:hideMark/>
          </w:tcPr>
          <w:p w14:paraId="5D6C4099" w14:textId="77777777" w:rsidR="006C3DD3" w:rsidRPr="0056208B" w:rsidRDefault="006C3DD3">
            <w:pPr>
              <w:rPr>
                <w:rFonts w:ascii="Aptos" w:hAnsi="Aptos"/>
                <w:sz w:val="19"/>
                <w:szCs w:val="19"/>
              </w:rPr>
            </w:pPr>
            <w:r w:rsidRPr="0056208B">
              <w:rPr>
                <w:rFonts w:ascii="Aptos" w:hAnsi="Aptos"/>
                <w:sz w:val="19"/>
                <w:szCs w:val="19"/>
              </w:rPr>
              <w:t>10 WD prior to commissioning</w:t>
            </w:r>
          </w:p>
        </w:tc>
        <w:tc>
          <w:tcPr>
            <w:tcW w:w="0" w:type="auto"/>
            <w:hideMark/>
          </w:tcPr>
          <w:p w14:paraId="1CF70E04"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03528AF0" w14:textId="77777777" w:rsidTr="006C3DD3">
        <w:tc>
          <w:tcPr>
            <w:tcW w:w="0" w:type="auto"/>
            <w:hideMark/>
          </w:tcPr>
          <w:p w14:paraId="020C830E" w14:textId="77777777" w:rsidR="006C3DD3" w:rsidRPr="0056208B" w:rsidRDefault="006C3DD3">
            <w:pPr>
              <w:rPr>
                <w:rFonts w:ascii="Aptos" w:hAnsi="Aptos"/>
                <w:sz w:val="19"/>
                <w:szCs w:val="19"/>
              </w:rPr>
            </w:pPr>
            <w:r w:rsidRPr="0056208B">
              <w:rPr>
                <w:rFonts w:ascii="Aptos" w:hAnsi="Aptos"/>
                <w:sz w:val="19"/>
                <w:szCs w:val="19"/>
              </w:rPr>
              <w:t>DD11</w:t>
            </w:r>
          </w:p>
        </w:tc>
        <w:tc>
          <w:tcPr>
            <w:tcW w:w="0" w:type="auto"/>
            <w:hideMark/>
          </w:tcPr>
          <w:p w14:paraId="350C528E" w14:textId="77777777" w:rsidR="006C3DD3" w:rsidRPr="0056208B" w:rsidRDefault="006C3DD3">
            <w:pPr>
              <w:rPr>
                <w:rFonts w:ascii="Aptos" w:hAnsi="Aptos"/>
                <w:sz w:val="19"/>
                <w:szCs w:val="19"/>
              </w:rPr>
            </w:pPr>
            <w:r w:rsidRPr="0056208B">
              <w:rPr>
                <w:rFonts w:ascii="Aptos" w:hAnsi="Aptos"/>
                <w:sz w:val="19"/>
                <w:szCs w:val="19"/>
              </w:rPr>
              <w:t>Acceptance Test File: FAT &amp; SAT reports, performance verification, acceptance protocols</w:t>
            </w:r>
          </w:p>
        </w:tc>
        <w:tc>
          <w:tcPr>
            <w:tcW w:w="0" w:type="auto"/>
            <w:hideMark/>
          </w:tcPr>
          <w:p w14:paraId="34C7DA58" w14:textId="77777777" w:rsidR="006C3DD3" w:rsidRPr="0056208B" w:rsidRDefault="006C3DD3">
            <w:pPr>
              <w:rPr>
                <w:rFonts w:ascii="Aptos" w:hAnsi="Aptos"/>
                <w:sz w:val="19"/>
                <w:szCs w:val="19"/>
              </w:rPr>
            </w:pPr>
            <w:r w:rsidRPr="0056208B">
              <w:rPr>
                <w:rFonts w:ascii="Aptos" w:hAnsi="Aptos"/>
                <w:sz w:val="19"/>
                <w:szCs w:val="19"/>
              </w:rPr>
              <w:t>Acceptance</w:t>
            </w:r>
          </w:p>
        </w:tc>
        <w:tc>
          <w:tcPr>
            <w:tcW w:w="0" w:type="auto"/>
            <w:hideMark/>
          </w:tcPr>
          <w:p w14:paraId="72103AC2" w14:textId="77777777" w:rsidR="006C3DD3" w:rsidRPr="0056208B" w:rsidRDefault="006C3DD3">
            <w:pPr>
              <w:rPr>
                <w:rFonts w:ascii="Aptos" w:hAnsi="Aptos"/>
                <w:sz w:val="19"/>
                <w:szCs w:val="19"/>
              </w:rPr>
            </w:pPr>
            <w:r w:rsidRPr="0056208B">
              <w:rPr>
                <w:rFonts w:ascii="Aptos" w:hAnsi="Aptos"/>
                <w:sz w:val="19"/>
                <w:szCs w:val="19"/>
              </w:rPr>
              <w:t>End of Acceptance Tests</w:t>
            </w:r>
          </w:p>
        </w:tc>
        <w:tc>
          <w:tcPr>
            <w:tcW w:w="0" w:type="auto"/>
            <w:hideMark/>
          </w:tcPr>
          <w:p w14:paraId="73AB07AE"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2083E999" w14:textId="77777777" w:rsidTr="006C3DD3">
        <w:tc>
          <w:tcPr>
            <w:tcW w:w="0" w:type="auto"/>
            <w:hideMark/>
          </w:tcPr>
          <w:p w14:paraId="10A8BBE2" w14:textId="77777777" w:rsidR="006C3DD3" w:rsidRPr="0056208B" w:rsidRDefault="006C3DD3">
            <w:pPr>
              <w:rPr>
                <w:rFonts w:ascii="Aptos" w:hAnsi="Aptos"/>
                <w:sz w:val="19"/>
                <w:szCs w:val="19"/>
              </w:rPr>
            </w:pPr>
            <w:r w:rsidRPr="0056208B">
              <w:rPr>
                <w:rFonts w:ascii="Aptos" w:hAnsi="Aptos"/>
                <w:sz w:val="19"/>
                <w:szCs w:val="19"/>
              </w:rPr>
              <w:t>DD12</w:t>
            </w:r>
          </w:p>
        </w:tc>
        <w:tc>
          <w:tcPr>
            <w:tcW w:w="0" w:type="auto"/>
            <w:hideMark/>
          </w:tcPr>
          <w:p w14:paraId="343C8467" w14:textId="77777777" w:rsidR="006C3DD3" w:rsidRPr="0056208B" w:rsidRDefault="006C3DD3">
            <w:pPr>
              <w:rPr>
                <w:rFonts w:ascii="Aptos" w:hAnsi="Aptos"/>
                <w:sz w:val="19"/>
                <w:szCs w:val="19"/>
              </w:rPr>
            </w:pPr>
            <w:r w:rsidRPr="0056208B">
              <w:rPr>
                <w:rFonts w:ascii="Aptos" w:hAnsi="Aptos"/>
                <w:sz w:val="19"/>
                <w:szCs w:val="19"/>
              </w:rPr>
              <w:t>Final Documentation File: operation manual, maintenance plan, spare parts plan, lifecycle strategy, final reports, complete doc package</w:t>
            </w:r>
          </w:p>
        </w:tc>
        <w:tc>
          <w:tcPr>
            <w:tcW w:w="0" w:type="auto"/>
            <w:hideMark/>
          </w:tcPr>
          <w:p w14:paraId="10B02FD9" w14:textId="77777777" w:rsidR="006C3DD3" w:rsidRPr="0056208B" w:rsidRDefault="006C3DD3">
            <w:pPr>
              <w:rPr>
                <w:rFonts w:ascii="Aptos" w:hAnsi="Aptos"/>
                <w:sz w:val="19"/>
                <w:szCs w:val="19"/>
              </w:rPr>
            </w:pPr>
            <w:r w:rsidRPr="0056208B">
              <w:rPr>
                <w:rFonts w:ascii="Aptos" w:hAnsi="Aptos"/>
                <w:sz w:val="19"/>
                <w:szCs w:val="19"/>
              </w:rPr>
              <w:t>Final Handover</w:t>
            </w:r>
          </w:p>
        </w:tc>
        <w:tc>
          <w:tcPr>
            <w:tcW w:w="0" w:type="auto"/>
            <w:hideMark/>
          </w:tcPr>
          <w:p w14:paraId="522855CC" w14:textId="77777777" w:rsidR="006C3DD3" w:rsidRPr="0056208B" w:rsidRDefault="006C3DD3">
            <w:pPr>
              <w:rPr>
                <w:rFonts w:ascii="Aptos" w:hAnsi="Aptos"/>
                <w:sz w:val="19"/>
                <w:szCs w:val="19"/>
              </w:rPr>
            </w:pPr>
            <w:r w:rsidRPr="0056208B">
              <w:rPr>
                <w:rFonts w:ascii="Aptos" w:hAnsi="Aptos"/>
                <w:sz w:val="19"/>
                <w:szCs w:val="19"/>
              </w:rPr>
              <w:t>1 month after Acceptance</w:t>
            </w:r>
          </w:p>
        </w:tc>
        <w:tc>
          <w:tcPr>
            <w:tcW w:w="0" w:type="auto"/>
            <w:hideMark/>
          </w:tcPr>
          <w:p w14:paraId="70705543" w14:textId="77777777" w:rsidR="006C3DD3" w:rsidRPr="0056208B" w:rsidRDefault="006C3DD3">
            <w:pPr>
              <w:rPr>
                <w:rFonts w:ascii="Aptos" w:hAnsi="Aptos"/>
                <w:sz w:val="19"/>
                <w:szCs w:val="19"/>
              </w:rPr>
            </w:pPr>
            <w:r w:rsidRPr="0056208B">
              <w:rPr>
                <w:rFonts w:ascii="Aptos" w:hAnsi="Aptos"/>
                <w:sz w:val="19"/>
                <w:szCs w:val="19"/>
              </w:rPr>
              <w:t>From old Table 3</w:t>
            </w:r>
          </w:p>
        </w:tc>
      </w:tr>
      <w:tr w:rsidR="006C3DD3" w:rsidRPr="0056208B" w14:paraId="770A3001" w14:textId="77777777" w:rsidTr="006C3DD3">
        <w:tc>
          <w:tcPr>
            <w:tcW w:w="0" w:type="auto"/>
            <w:hideMark/>
          </w:tcPr>
          <w:p w14:paraId="7FA5489A" w14:textId="77777777" w:rsidR="006C3DD3" w:rsidRPr="0056208B" w:rsidRDefault="006C3DD3">
            <w:pPr>
              <w:rPr>
                <w:rFonts w:ascii="Aptos" w:hAnsi="Aptos"/>
                <w:sz w:val="19"/>
                <w:szCs w:val="19"/>
              </w:rPr>
            </w:pPr>
            <w:r w:rsidRPr="0056208B">
              <w:rPr>
                <w:rFonts w:ascii="Aptos" w:hAnsi="Aptos"/>
                <w:sz w:val="19"/>
                <w:szCs w:val="19"/>
              </w:rPr>
              <w:t>DD13</w:t>
            </w:r>
          </w:p>
        </w:tc>
        <w:tc>
          <w:tcPr>
            <w:tcW w:w="0" w:type="auto"/>
            <w:hideMark/>
          </w:tcPr>
          <w:p w14:paraId="02DF3ABA" w14:textId="77777777" w:rsidR="006C3DD3" w:rsidRPr="0056208B" w:rsidRDefault="006C3DD3">
            <w:pPr>
              <w:rPr>
                <w:rFonts w:ascii="Aptos" w:hAnsi="Aptos"/>
                <w:sz w:val="19"/>
                <w:szCs w:val="19"/>
              </w:rPr>
            </w:pPr>
            <w:r w:rsidRPr="0056208B">
              <w:rPr>
                <w:rFonts w:ascii="Aptos" w:hAnsi="Aptos"/>
                <w:sz w:val="19"/>
                <w:szCs w:val="19"/>
              </w:rPr>
              <w:t>Reliability-Centred Maintenance (RCM) &amp; Lifecycle Cost Management (LCM) Plans: MTBF data, spares, OPEX, preventive functional test plan</w:t>
            </w:r>
          </w:p>
        </w:tc>
        <w:tc>
          <w:tcPr>
            <w:tcW w:w="0" w:type="auto"/>
            <w:hideMark/>
          </w:tcPr>
          <w:p w14:paraId="48DCB1EF" w14:textId="77777777" w:rsidR="006C3DD3" w:rsidRPr="0056208B" w:rsidRDefault="006C3DD3">
            <w:pPr>
              <w:rPr>
                <w:rFonts w:ascii="Aptos" w:hAnsi="Aptos"/>
                <w:sz w:val="19"/>
                <w:szCs w:val="19"/>
              </w:rPr>
            </w:pPr>
            <w:r w:rsidRPr="0056208B">
              <w:rPr>
                <w:rFonts w:ascii="Aptos" w:hAnsi="Aptos"/>
                <w:sz w:val="19"/>
                <w:szCs w:val="19"/>
              </w:rPr>
              <w:t>Lifecycle Mgmt</w:t>
            </w:r>
          </w:p>
        </w:tc>
        <w:tc>
          <w:tcPr>
            <w:tcW w:w="0" w:type="auto"/>
            <w:hideMark/>
          </w:tcPr>
          <w:p w14:paraId="55A2F8CA" w14:textId="77777777" w:rsidR="006C3DD3" w:rsidRPr="0056208B" w:rsidRDefault="006C3DD3">
            <w:pPr>
              <w:rPr>
                <w:rFonts w:ascii="Aptos" w:hAnsi="Aptos"/>
                <w:sz w:val="19"/>
                <w:szCs w:val="19"/>
              </w:rPr>
            </w:pPr>
            <w:r w:rsidRPr="0056208B">
              <w:rPr>
                <w:rFonts w:ascii="Aptos" w:hAnsi="Aptos"/>
                <w:sz w:val="19"/>
                <w:szCs w:val="19"/>
              </w:rPr>
              <w:t>With DD12</w:t>
            </w:r>
          </w:p>
        </w:tc>
        <w:tc>
          <w:tcPr>
            <w:tcW w:w="0" w:type="auto"/>
            <w:hideMark/>
          </w:tcPr>
          <w:p w14:paraId="682F3B7E" w14:textId="77777777" w:rsidR="006C3DD3" w:rsidRPr="0056208B" w:rsidRDefault="006C3DD3">
            <w:pPr>
              <w:rPr>
                <w:rFonts w:ascii="Aptos" w:hAnsi="Aptos"/>
                <w:sz w:val="19"/>
                <w:szCs w:val="19"/>
              </w:rPr>
            </w:pPr>
            <w:r w:rsidRPr="0056208B">
              <w:rPr>
                <w:rFonts w:ascii="Aptos" w:hAnsi="Aptos"/>
                <w:sz w:val="19"/>
                <w:szCs w:val="19"/>
              </w:rPr>
              <w:t>From §4 of Master</w:t>
            </w:r>
          </w:p>
        </w:tc>
      </w:tr>
      <w:tr w:rsidR="006C3DD3" w:rsidRPr="0056208B" w14:paraId="79197B6F" w14:textId="77777777" w:rsidTr="006C3DD3">
        <w:tc>
          <w:tcPr>
            <w:tcW w:w="0" w:type="auto"/>
            <w:hideMark/>
          </w:tcPr>
          <w:p w14:paraId="5CE09165" w14:textId="77777777" w:rsidR="006C3DD3" w:rsidRPr="0056208B" w:rsidRDefault="006C3DD3">
            <w:pPr>
              <w:rPr>
                <w:rFonts w:ascii="Aptos" w:hAnsi="Aptos"/>
                <w:sz w:val="19"/>
                <w:szCs w:val="19"/>
              </w:rPr>
            </w:pPr>
            <w:r w:rsidRPr="0056208B">
              <w:rPr>
                <w:rFonts w:ascii="Aptos" w:hAnsi="Aptos"/>
                <w:sz w:val="19"/>
                <w:szCs w:val="19"/>
              </w:rPr>
              <w:t>DD14</w:t>
            </w:r>
          </w:p>
        </w:tc>
        <w:tc>
          <w:tcPr>
            <w:tcW w:w="0" w:type="auto"/>
            <w:hideMark/>
          </w:tcPr>
          <w:p w14:paraId="2E36B36C" w14:textId="77777777" w:rsidR="006C3DD3" w:rsidRPr="0056208B" w:rsidRDefault="006C3DD3">
            <w:pPr>
              <w:rPr>
                <w:rFonts w:ascii="Aptos" w:hAnsi="Aptos"/>
                <w:sz w:val="19"/>
                <w:szCs w:val="19"/>
              </w:rPr>
            </w:pPr>
            <w:r w:rsidRPr="0056208B">
              <w:rPr>
                <w:rFonts w:ascii="Aptos" w:hAnsi="Aptos"/>
                <w:sz w:val="19"/>
                <w:szCs w:val="19"/>
              </w:rPr>
              <w:t>CAD Models &amp; 3D integration files (Creo/STEP/BIM), uploaded to SCK Coreshare with metadata</w:t>
            </w:r>
          </w:p>
        </w:tc>
        <w:tc>
          <w:tcPr>
            <w:tcW w:w="0" w:type="auto"/>
            <w:hideMark/>
          </w:tcPr>
          <w:p w14:paraId="038E0703" w14:textId="77777777" w:rsidR="006C3DD3" w:rsidRPr="0056208B" w:rsidRDefault="006C3DD3">
            <w:pPr>
              <w:rPr>
                <w:rFonts w:ascii="Aptos" w:hAnsi="Aptos"/>
                <w:sz w:val="19"/>
                <w:szCs w:val="19"/>
              </w:rPr>
            </w:pPr>
            <w:r w:rsidRPr="0056208B">
              <w:rPr>
                <w:rFonts w:ascii="Aptos" w:hAnsi="Aptos"/>
                <w:sz w:val="19"/>
                <w:szCs w:val="19"/>
              </w:rPr>
              <w:t>Throughout</w:t>
            </w:r>
          </w:p>
        </w:tc>
        <w:tc>
          <w:tcPr>
            <w:tcW w:w="0" w:type="auto"/>
            <w:hideMark/>
          </w:tcPr>
          <w:p w14:paraId="7AAFAA38" w14:textId="77777777" w:rsidR="006C3DD3" w:rsidRPr="0056208B" w:rsidRDefault="006C3DD3">
            <w:pPr>
              <w:rPr>
                <w:rFonts w:ascii="Aptos" w:hAnsi="Aptos"/>
                <w:sz w:val="19"/>
                <w:szCs w:val="19"/>
              </w:rPr>
            </w:pPr>
            <w:r w:rsidRPr="0056208B">
              <w:rPr>
                <w:rFonts w:ascii="Aptos" w:hAnsi="Aptos"/>
                <w:sz w:val="19"/>
                <w:szCs w:val="19"/>
              </w:rPr>
              <w:t>At each design milestone</w:t>
            </w:r>
          </w:p>
        </w:tc>
        <w:tc>
          <w:tcPr>
            <w:tcW w:w="0" w:type="auto"/>
            <w:hideMark/>
          </w:tcPr>
          <w:p w14:paraId="40222606" w14:textId="77777777" w:rsidR="006C3DD3" w:rsidRPr="0056208B" w:rsidRDefault="006C3DD3">
            <w:pPr>
              <w:rPr>
                <w:rFonts w:ascii="Aptos" w:hAnsi="Aptos"/>
                <w:sz w:val="19"/>
                <w:szCs w:val="19"/>
              </w:rPr>
            </w:pPr>
            <w:r w:rsidRPr="0056208B">
              <w:rPr>
                <w:rFonts w:ascii="Aptos" w:hAnsi="Aptos"/>
                <w:sz w:val="19"/>
                <w:szCs w:val="19"/>
              </w:rPr>
              <w:t>Per §3.13 of Master</w:t>
            </w:r>
          </w:p>
        </w:tc>
      </w:tr>
      <w:tr w:rsidR="006C3DD3" w:rsidRPr="0056208B" w14:paraId="5BE8F789" w14:textId="77777777" w:rsidTr="006C3DD3">
        <w:tc>
          <w:tcPr>
            <w:tcW w:w="0" w:type="auto"/>
            <w:hideMark/>
          </w:tcPr>
          <w:p w14:paraId="61A1478F" w14:textId="77777777" w:rsidR="006C3DD3" w:rsidRPr="0056208B" w:rsidRDefault="006C3DD3">
            <w:pPr>
              <w:rPr>
                <w:rFonts w:ascii="Aptos" w:hAnsi="Aptos"/>
                <w:sz w:val="19"/>
                <w:szCs w:val="19"/>
              </w:rPr>
            </w:pPr>
            <w:r w:rsidRPr="0056208B">
              <w:rPr>
                <w:rFonts w:ascii="Aptos" w:hAnsi="Aptos"/>
                <w:sz w:val="19"/>
                <w:szCs w:val="19"/>
              </w:rPr>
              <w:t>DD15</w:t>
            </w:r>
          </w:p>
        </w:tc>
        <w:tc>
          <w:tcPr>
            <w:tcW w:w="0" w:type="auto"/>
            <w:hideMark/>
          </w:tcPr>
          <w:p w14:paraId="03432B12" w14:textId="77777777" w:rsidR="006C3DD3" w:rsidRPr="0056208B" w:rsidRDefault="006C3DD3">
            <w:pPr>
              <w:rPr>
                <w:rFonts w:ascii="Aptos" w:hAnsi="Aptos"/>
                <w:sz w:val="19"/>
                <w:szCs w:val="19"/>
              </w:rPr>
            </w:pPr>
            <w:r w:rsidRPr="0056208B">
              <w:rPr>
                <w:rFonts w:ascii="Aptos" w:hAnsi="Aptos"/>
                <w:sz w:val="19"/>
                <w:szCs w:val="19"/>
              </w:rPr>
              <w:t>OEM Documentation: datasheets, manuals, certificates (COTS equipment)</w:t>
            </w:r>
          </w:p>
        </w:tc>
        <w:tc>
          <w:tcPr>
            <w:tcW w:w="0" w:type="auto"/>
            <w:hideMark/>
          </w:tcPr>
          <w:p w14:paraId="42D7F727" w14:textId="77777777" w:rsidR="006C3DD3" w:rsidRPr="0056208B" w:rsidRDefault="006C3DD3">
            <w:pPr>
              <w:rPr>
                <w:rFonts w:ascii="Aptos" w:hAnsi="Aptos"/>
                <w:sz w:val="19"/>
                <w:szCs w:val="19"/>
              </w:rPr>
            </w:pPr>
            <w:r w:rsidRPr="0056208B">
              <w:rPr>
                <w:rFonts w:ascii="Aptos" w:hAnsi="Aptos"/>
                <w:sz w:val="19"/>
                <w:szCs w:val="19"/>
              </w:rPr>
              <w:t>OEM phase</w:t>
            </w:r>
          </w:p>
        </w:tc>
        <w:tc>
          <w:tcPr>
            <w:tcW w:w="0" w:type="auto"/>
            <w:hideMark/>
          </w:tcPr>
          <w:p w14:paraId="7231740D" w14:textId="77777777" w:rsidR="006C3DD3" w:rsidRPr="0056208B" w:rsidRDefault="006C3DD3">
            <w:pPr>
              <w:rPr>
                <w:rFonts w:ascii="Aptos" w:hAnsi="Aptos"/>
                <w:sz w:val="19"/>
                <w:szCs w:val="19"/>
              </w:rPr>
            </w:pPr>
            <w:r w:rsidRPr="0056208B">
              <w:rPr>
                <w:rFonts w:ascii="Aptos" w:hAnsi="Aptos"/>
                <w:sz w:val="19"/>
                <w:szCs w:val="19"/>
              </w:rPr>
              <w:t>Along supply</w:t>
            </w:r>
          </w:p>
        </w:tc>
        <w:tc>
          <w:tcPr>
            <w:tcW w:w="0" w:type="auto"/>
            <w:hideMark/>
          </w:tcPr>
          <w:p w14:paraId="6E3E023E" w14:textId="77777777" w:rsidR="006C3DD3" w:rsidRPr="0056208B" w:rsidRDefault="006C3DD3">
            <w:pPr>
              <w:rPr>
                <w:rFonts w:ascii="Aptos" w:hAnsi="Aptos"/>
                <w:sz w:val="19"/>
                <w:szCs w:val="19"/>
              </w:rPr>
            </w:pPr>
            <w:r w:rsidRPr="0056208B">
              <w:rPr>
                <w:rFonts w:ascii="Aptos" w:hAnsi="Aptos"/>
                <w:sz w:val="19"/>
                <w:szCs w:val="19"/>
              </w:rPr>
              <w:t>From §8.1.6</w:t>
            </w:r>
          </w:p>
        </w:tc>
      </w:tr>
    </w:tbl>
    <w:p w14:paraId="5BEEAA50" w14:textId="77777777" w:rsidR="00C21268" w:rsidRPr="0056208B" w:rsidRDefault="00C21268" w:rsidP="00B5535E">
      <w:pPr>
        <w:rPr>
          <w:rStyle w:val="ADClauseChar"/>
          <w:bCs/>
        </w:rPr>
      </w:pPr>
    </w:p>
    <w:p w14:paraId="6E08B380" w14:textId="77777777" w:rsidR="0028305F" w:rsidRPr="0056208B" w:rsidRDefault="0028305F" w:rsidP="00B5535E">
      <w:pPr>
        <w:spacing w:after="160" w:line="259" w:lineRule="auto"/>
        <w:rPr>
          <w:rStyle w:val="ADClauseChar"/>
          <w:rFonts w:ascii="Segoe UI Semibold" w:hAnsi="Segoe UI Semibold"/>
          <w:bCs/>
          <w:color w:val="984A9C"/>
          <w:sz w:val="32"/>
          <w:szCs w:val="26"/>
          <w:shd w:val="clear" w:color="auto" w:fill="FFFFFF"/>
        </w:rPr>
      </w:pPr>
      <w:r w:rsidRPr="0056208B">
        <w:rPr>
          <w:rStyle w:val="ADClauseChar"/>
          <w:rFonts w:ascii="Segoe UI Semibold" w:hAnsi="Segoe UI Semibold"/>
          <w:sz w:val="32"/>
        </w:rPr>
        <w:br w:type="page"/>
      </w:r>
    </w:p>
    <w:p w14:paraId="5EDB19AD" w14:textId="77777777" w:rsidR="00404E46" w:rsidRPr="0056208B" w:rsidRDefault="00C843F3" w:rsidP="00B5535E">
      <w:pPr>
        <w:pStyle w:val="Heading1numbered"/>
        <w:rPr>
          <w:rStyle w:val="ADClauseChar"/>
          <w:rFonts w:ascii="Segoe UI Semibold" w:hAnsi="Segoe UI Semibold"/>
          <w:sz w:val="32"/>
        </w:rPr>
      </w:pPr>
      <w:bookmarkStart w:id="4063" w:name="_Toc196376043"/>
      <w:bookmarkStart w:id="4064" w:name="_Toc196376044"/>
      <w:bookmarkStart w:id="4065" w:name="_Toc196376045"/>
      <w:bookmarkStart w:id="4066" w:name="_Toc196376046"/>
      <w:bookmarkStart w:id="4067" w:name="_Toc196376047"/>
      <w:bookmarkStart w:id="4068" w:name="_Toc196376048"/>
      <w:bookmarkStart w:id="4069" w:name="_Toc196376049"/>
      <w:bookmarkStart w:id="4070" w:name="_Toc196376050"/>
      <w:bookmarkStart w:id="4071" w:name="_Toc196376051"/>
      <w:bookmarkStart w:id="4072" w:name="_Toc196376052"/>
      <w:bookmarkStart w:id="4073" w:name="_Toc196376053"/>
      <w:bookmarkStart w:id="4074" w:name="_Toc196376054"/>
      <w:bookmarkStart w:id="4075" w:name="_Toc196376055"/>
      <w:bookmarkStart w:id="4076" w:name="_Toc196376056"/>
      <w:bookmarkStart w:id="4077" w:name="_Toc196376057"/>
      <w:bookmarkStart w:id="4078" w:name="_Toc196376058"/>
      <w:bookmarkStart w:id="4079" w:name="_Toc196376059"/>
      <w:bookmarkStart w:id="4080" w:name="_Toc196376060"/>
      <w:bookmarkStart w:id="4081" w:name="_Toc196376061"/>
      <w:bookmarkStart w:id="4082" w:name="_Toc196376062"/>
      <w:bookmarkStart w:id="4083" w:name="_Toc196376063"/>
      <w:bookmarkStart w:id="4084" w:name="_Toc196376064"/>
      <w:bookmarkStart w:id="4085" w:name="_Toc200492599"/>
      <w:bookmarkStart w:id="4086" w:name="_Toc202536244"/>
      <w:bookmarkStart w:id="4087" w:name="_Toc202536930"/>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r w:rsidRPr="0056208B">
        <w:rPr>
          <w:bCs w:val="0"/>
        </w:rPr>
        <w:lastRenderedPageBreak/>
        <w:t>Reliability</w:t>
      </w:r>
      <w:r w:rsidR="004F4CB0" w:rsidRPr="0056208B">
        <w:rPr>
          <w:bCs w:val="0"/>
        </w:rPr>
        <w:t xml:space="preserve"> </w:t>
      </w:r>
      <w:r w:rsidRPr="0056208B">
        <w:t>Centred</w:t>
      </w:r>
      <w:r w:rsidRPr="0056208B">
        <w:rPr>
          <w:bCs w:val="0"/>
        </w:rPr>
        <w:t xml:space="preserve"> Maintenance</w:t>
      </w:r>
      <w:r w:rsidR="004F4CB0" w:rsidRPr="0056208B">
        <w:rPr>
          <w:bCs w:val="0"/>
        </w:rPr>
        <w:t xml:space="preserve"> &amp; </w:t>
      </w:r>
      <w:r w:rsidR="004F4CB0" w:rsidRPr="0056208B">
        <w:rPr>
          <w:rStyle w:val="ADClauseChar"/>
          <w:rFonts w:ascii="Segoe UI Semibold" w:hAnsi="Segoe UI Semibold"/>
          <w:sz w:val="32"/>
        </w:rPr>
        <w:t>Lifecycle Cost Management</w:t>
      </w:r>
      <w:bookmarkEnd w:id="4085"/>
      <w:bookmarkEnd w:id="4086"/>
      <w:bookmarkEnd w:id="4087"/>
    </w:p>
    <w:p w14:paraId="662FED14" w14:textId="666F9226" w:rsidR="009247EB" w:rsidRPr="0056208B" w:rsidRDefault="009247EB" w:rsidP="00DE7EB5">
      <w:pPr>
        <w:pStyle w:val="RequirementList"/>
      </w:pPr>
      <w:bookmarkStart w:id="4088" w:name="_Toc200492600"/>
      <w:r w:rsidRPr="0056208B">
        <w:t>The Contractor shall provide the detailed maintenance plan for all the QPLANT main components to meet the reliability requirements.</w:t>
      </w:r>
    </w:p>
    <w:p w14:paraId="0AE6A3A6" w14:textId="77777777" w:rsidR="00E12247" w:rsidRPr="0056208B" w:rsidRDefault="00E12247" w:rsidP="00DE7EB5">
      <w:pPr>
        <w:pStyle w:val="RequirementList"/>
      </w:pPr>
      <w:bookmarkStart w:id="4089" w:name="_Toc200491835"/>
      <w:r w:rsidRPr="0056208B">
        <w:t>The Contractor shall provide the detailed maintenance plan for all the QPLANT main components to meet the reliability requirements.</w:t>
      </w:r>
      <w:bookmarkEnd w:id="4089"/>
    </w:p>
    <w:p w14:paraId="55785380" w14:textId="77777777" w:rsidR="00E12247" w:rsidRPr="0056208B" w:rsidRDefault="00E12247" w:rsidP="00DE7EB5">
      <w:pPr>
        <w:pStyle w:val="RequirementList"/>
      </w:pPr>
      <w:bookmarkStart w:id="4090" w:name="_Toc200491837"/>
      <w:r w:rsidRPr="0056208B">
        <w:t>The Contractor shall deliver a preventive Functional Test Plan as part of the maintenance plan.</w:t>
      </w:r>
      <w:bookmarkEnd w:id="4090"/>
    </w:p>
    <w:p w14:paraId="2FCE99EA" w14:textId="77777777" w:rsidR="0050020C" w:rsidRPr="0056208B" w:rsidRDefault="0050020C" w:rsidP="0050020C">
      <w:pPr>
        <w:pStyle w:val="RequirementList"/>
      </w:pPr>
      <w:commentRangeStart w:id="4091"/>
      <w:r w:rsidRPr="0056208B">
        <w:t>The Contractor shall provide the detailed maintenance plan for all the QPLANT main components to meet the reliability requirements.  The Contractor shall also deliver a Reliability-Centered Maintenance (RCM) Plan, defining failure modes, MTBF, inspection/replacement intervals, and spares recommendations for each system component.  Specific strategies including but not limited to:</w:t>
      </w:r>
    </w:p>
    <w:p w14:paraId="23F36819" w14:textId="77777777" w:rsidR="0050020C" w:rsidRPr="0056208B" w:rsidRDefault="0050020C">
      <w:pPr>
        <w:pStyle w:val="RequirementList"/>
        <w:numPr>
          <w:ilvl w:val="0"/>
          <w:numId w:val="75"/>
        </w:numPr>
      </w:pPr>
      <w:r w:rsidRPr="0056208B">
        <w:t>Run to failure</w:t>
      </w:r>
    </w:p>
    <w:p w14:paraId="4BED4280" w14:textId="77777777" w:rsidR="0050020C" w:rsidRPr="0056208B" w:rsidRDefault="0050020C">
      <w:pPr>
        <w:pStyle w:val="RequirementList"/>
        <w:numPr>
          <w:ilvl w:val="0"/>
          <w:numId w:val="75"/>
        </w:numPr>
      </w:pPr>
      <w:r w:rsidRPr="0056208B">
        <w:t>Time-based replacement</w:t>
      </w:r>
    </w:p>
    <w:p w14:paraId="681D03E9" w14:textId="77777777" w:rsidR="0050020C" w:rsidRPr="0056208B" w:rsidRDefault="0050020C">
      <w:pPr>
        <w:pStyle w:val="RequirementList"/>
        <w:numPr>
          <w:ilvl w:val="0"/>
          <w:numId w:val="75"/>
        </w:numPr>
      </w:pPr>
      <w:r w:rsidRPr="0056208B">
        <w:t>Condition-based maintenance</w:t>
      </w:r>
    </w:p>
    <w:p w14:paraId="3C2BF290" w14:textId="77777777" w:rsidR="0050020C" w:rsidRPr="0056208B" w:rsidRDefault="0050020C">
      <w:pPr>
        <w:pStyle w:val="RequirementList"/>
        <w:numPr>
          <w:ilvl w:val="0"/>
          <w:numId w:val="75"/>
        </w:numPr>
      </w:pPr>
      <w:r w:rsidRPr="0056208B">
        <w:t xml:space="preserve">Functional verification (testing)  </w:t>
      </w:r>
    </w:p>
    <w:p w14:paraId="7D054DE2" w14:textId="77777777" w:rsidR="0050020C" w:rsidRPr="0056208B" w:rsidRDefault="0050020C">
      <w:pPr>
        <w:pStyle w:val="RequirementList"/>
        <w:numPr>
          <w:ilvl w:val="0"/>
          <w:numId w:val="75"/>
        </w:numPr>
      </w:pPr>
      <w:r w:rsidRPr="0056208B">
        <w:t>Preventive Functional Test Plan RCM plan</w:t>
      </w:r>
      <w:commentRangeEnd w:id="4091"/>
      <w:r w:rsidRPr="0056208B">
        <w:rPr>
          <w:rStyle w:val="CommentReference"/>
          <w:rFonts w:ascii="Segoe UI" w:hAnsi="Segoe UI"/>
        </w:rPr>
        <w:commentReference w:id="4091"/>
      </w:r>
    </w:p>
    <w:p w14:paraId="1674FC82" w14:textId="24658870" w:rsidR="00DF6F58" w:rsidRPr="0056208B" w:rsidRDefault="00DF6F58" w:rsidP="00575005">
      <w:pPr>
        <w:pStyle w:val="RequirementList"/>
      </w:pPr>
      <w:r w:rsidRPr="0056208B">
        <w:t xml:space="preserve">The Contractor shall implement a Lifecycle Cost Management (LCM) strategy in alignment with a fixed-price contractual framework. </w:t>
      </w:r>
      <w:r w:rsidR="00EF0A92" w:rsidRPr="0056208B">
        <w:t xml:space="preserve"> </w:t>
      </w:r>
      <w:r w:rsidRPr="0056208B">
        <w:t>The LCM shall support informed decision-making across the full system lifecycle.</w:t>
      </w:r>
    </w:p>
    <w:bookmarkEnd w:id="4088"/>
    <w:p w14:paraId="7DC76059" w14:textId="77777777" w:rsidR="00B55C3D" w:rsidRPr="0056208B" w:rsidRDefault="00EF0A92" w:rsidP="00575005">
      <w:pPr>
        <w:pStyle w:val="RequirementList"/>
      </w:pPr>
      <w:r w:rsidRPr="0056208B">
        <w:t>The LCM strategy shall integrate the following cost domains as per ISO 15288:2023:</w:t>
      </w:r>
    </w:p>
    <w:p w14:paraId="523CAEDD" w14:textId="77777777" w:rsidR="00B55C3D" w:rsidRPr="0056208B" w:rsidRDefault="00EF0A92">
      <w:pPr>
        <w:pStyle w:val="RequirementList"/>
        <w:numPr>
          <w:ilvl w:val="0"/>
          <w:numId w:val="35"/>
        </w:numPr>
      </w:pPr>
      <w:r w:rsidRPr="0056208B">
        <w:t>Capital Expenditure (CAPEX)</w:t>
      </w:r>
    </w:p>
    <w:p w14:paraId="148FE326" w14:textId="77777777" w:rsidR="00B55C3D" w:rsidRPr="0056208B" w:rsidRDefault="00EF0A92">
      <w:pPr>
        <w:pStyle w:val="RequirementList"/>
        <w:numPr>
          <w:ilvl w:val="0"/>
          <w:numId w:val="35"/>
        </w:numPr>
      </w:pPr>
      <w:r w:rsidRPr="0056208B">
        <w:t>Operational Expenditure (OPEX)</w:t>
      </w:r>
    </w:p>
    <w:p w14:paraId="15C9AD7F" w14:textId="77777777" w:rsidR="00B55C3D" w:rsidRPr="0056208B" w:rsidRDefault="00EF0A92">
      <w:pPr>
        <w:pStyle w:val="RequirementList"/>
        <w:numPr>
          <w:ilvl w:val="0"/>
          <w:numId w:val="35"/>
        </w:numPr>
      </w:pPr>
      <w:r w:rsidRPr="0056208B">
        <w:t>Maintenance forecasting and spares planning</w:t>
      </w:r>
    </w:p>
    <w:p w14:paraId="3F8519DF" w14:textId="77777777" w:rsidR="00B55C3D" w:rsidRPr="0056208B" w:rsidRDefault="00EF0A92">
      <w:pPr>
        <w:pStyle w:val="RequirementList"/>
        <w:numPr>
          <w:ilvl w:val="0"/>
          <w:numId w:val="35"/>
        </w:numPr>
      </w:pPr>
      <w:r w:rsidRPr="0056208B">
        <w:t>Upgrade and obsolescence strategy</w:t>
      </w:r>
      <w:r w:rsidR="00B55C3D" w:rsidRPr="0056208B">
        <w:t xml:space="preserve"> </w:t>
      </w:r>
    </w:p>
    <w:p w14:paraId="2107C7F8" w14:textId="2268D91D" w:rsidR="00EF0A92" w:rsidRPr="0056208B" w:rsidRDefault="00EF0A92">
      <w:pPr>
        <w:pStyle w:val="RequirementList"/>
        <w:numPr>
          <w:ilvl w:val="0"/>
          <w:numId w:val="35"/>
        </w:numPr>
      </w:pPr>
      <w:r w:rsidRPr="0056208B">
        <w:t>End-of-life and disposal provisions</w:t>
      </w:r>
    </w:p>
    <w:p w14:paraId="428F262C" w14:textId="77777777" w:rsidR="00EF0A92" w:rsidRPr="0056208B" w:rsidRDefault="00EF0A92" w:rsidP="00575005">
      <w:pPr>
        <w:pStyle w:val="RequirementList"/>
      </w:pPr>
      <w:r w:rsidRPr="0056208B">
        <w:t>The Contractor shall ensure compliance with ISO 15686-5 (Lifecycle Costing), IEC 60300-3-3 (Reliability-Centred Maintenance), and ISO 55000 (Asset Management) in the definition of the RCM and LCM strategy.</w:t>
      </w:r>
    </w:p>
    <w:p w14:paraId="1F4FF502" w14:textId="4D9F0B35" w:rsidR="00EF0A92" w:rsidRPr="0056208B" w:rsidRDefault="00EF0A92" w:rsidP="00575005">
      <w:pPr>
        <w:pStyle w:val="RequirementList"/>
        <w:numPr>
          <w:ilvl w:val="0"/>
          <w:numId w:val="0"/>
        </w:numPr>
        <w:rPr>
          <w:rFonts w:ascii="Segoe UI" w:hAnsi="Segoe UI" w:cs="Segoe UI"/>
          <w:sz w:val="20"/>
          <w:szCs w:val="20"/>
          <w:u w:color="984A9C" w:themeColor="accent2"/>
          <w:lang w:eastAsia="fr-FR"/>
        </w:rPr>
      </w:pPr>
      <w:r w:rsidRPr="0056208B">
        <w:rPr>
          <w:rStyle w:val="SysReq3Char"/>
          <w:bCs/>
          <w:lang w:val="en-GB"/>
        </w:rPr>
        <w:t>In the offer, the Applicant shall i</w:t>
      </w:r>
      <w:r w:rsidRPr="0056208B">
        <w:rPr>
          <w:rFonts w:ascii="Segoe UI" w:hAnsi="Segoe UI" w:cs="Segoe UI"/>
          <w:sz w:val="20"/>
          <w:szCs w:val="20"/>
          <w:u w:color="984A9C" w:themeColor="accent2"/>
          <w:lang w:eastAsia="fr-FR"/>
        </w:rPr>
        <w:t>nclude, as part of their Offer, a brief dossier supporting the proposed RCM and LCM approach</w:t>
      </w:r>
      <w:r w:rsidR="00352FF0" w:rsidRPr="0056208B">
        <w:rPr>
          <w:rFonts w:ascii="Segoe UI" w:hAnsi="Segoe UI" w:cs="Segoe UI"/>
          <w:sz w:val="20"/>
          <w:szCs w:val="20"/>
          <w:u w:color="984A9C" w:themeColor="accent2"/>
          <w:lang w:eastAsia="fr-FR"/>
        </w:rPr>
        <w:t xml:space="preserve">.  </w:t>
      </w:r>
      <w:r w:rsidRPr="0056208B">
        <w:rPr>
          <w:rFonts w:ascii="Segoe UI" w:hAnsi="Segoe UI" w:cs="Segoe UI"/>
          <w:sz w:val="20"/>
          <w:szCs w:val="20"/>
          <w:u w:color="984A9C" w:themeColor="accent2"/>
          <w:lang w:eastAsia="fr-FR"/>
        </w:rPr>
        <w:t>This dossier shall include:</w:t>
      </w:r>
    </w:p>
    <w:p w14:paraId="59770FF6" w14:textId="77777777" w:rsidR="00EF0A92" w:rsidRPr="0056208B" w:rsidRDefault="00EF0A92">
      <w:pPr>
        <w:pStyle w:val="RequirementList"/>
        <w:numPr>
          <w:ilvl w:val="0"/>
          <w:numId w:val="61"/>
        </w:numPr>
        <w:rPr>
          <w:rStyle w:val="SysReq3Char"/>
          <w:i w:val="0"/>
          <w:lang w:val="en-GB" w:eastAsia="en-US"/>
        </w:rPr>
      </w:pPr>
      <w:r w:rsidRPr="0056208B">
        <w:rPr>
          <w:rStyle w:val="SysReq3Char"/>
          <w:lang w:val="en-GB"/>
        </w:rPr>
        <w:t>Summary of the proposed RCM strategy (e.g. run-to-failure, time-based, condition-based)</w:t>
      </w:r>
    </w:p>
    <w:p w14:paraId="47AC4016" w14:textId="5C53E90C" w:rsidR="00EF0A92" w:rsidRPr="0056208B" w:rsidRDefault="00EF0A92">
      <w:pPr>
        <w:pStyle w:val="RequirementList"/>
        <w:numPr>
          <w:ilvl w:val="0"/>
          <w:numId w:val="61"/>
        </w:numPr>
        <w:rPr>
          <w:rStyle w:val="SysReq3Char"/>
          <w:i w:val="0"/>
          <w:lang w:val="en-GB" w:eastAsia="en-US"/>
        </w:rPr>
      </w:pPr>
      <w:r w:rsidRPr="0056208B">
        <w:rPr>
          <w:rStyle w:val="SysReq3Char"/>
          <w:lang w:val="en-GB"/>
        </w:rPr>
        <w:t xml:space="preserve">MTBF values for major QPLANT and </w:t>
      </w:r>
      <w:r w:rsidR="00D97476" w:rsidRPr="0056208B">
        <w:rPr>
          <w:rStyle w:val="SysReq3Char"/>
          <w:lang w:val="en-GB"/>
        </w:rPr>
        <w:t>QPLANT:CIS</w:t>
      </w:r>
      <w:r w:rsidRPr="0056208B">
        <w:rPr>
          <w:rStyle w:val="SysReq3Char"/>
          <w:lang w:val="en-GB"/>
        </w:rPr>
        <w:t xml:space="preserve"> components</w:t>
      </w:r>
    </w:p>
    <w:p w14:paraId="36235F2A" w14:textId="77777777" w:rsidR="00EF0A92" w:rsidRPr="0056208B" w:rsidRDefault="00EF0A92">
      <w:pPr>
        <w:pStyle w:val="RequirementList"/>
        <w:numPr>
          <w:ilvl w:val="0"/>
          <w:numId w:val="61"/>
        </w:numPr>
        <w:rPr>
          <w:rStyle w:val="SysReq3Char"/>
          <w:i w:val="0"/>
          <w:lang w:val="en-GB" w:eastAsia="en-US"/>
        </w:rPr>
      </w:pPr>
      <w:r w:rsidRPr="0056208B">
        <w:rPr>
          <w:rStyle w:val="SysReq3Char"/>
          <w:lang w:val="en-GB"/>
        </w:rPr>
        <w:t>Spare part strategy and indicative critical inventory items</w:t>
      </w:r>
    </w:p>
    <w:p w14:paraId="06069991" w14:textId="34D70316" w:rsidR="00EF0A92" w:rsidRPr="0056208B" w:rsidRDefault="00EF0A92">
      <w:pPr>
        <w:pStyle w:val="RequirementList"/>
        <w:numPr>
          <w:ilvl w:val="0"/>
          <w:numId w:val="61"/>
        </w:numPr>
        <w:rPr>
          <w:rStyle w:val="SysReq3Char"/>
          <w:i w:val="0"/>
          <w:lang w:val="en-GB" w:eastAsia="en-US"/>
        </w:rPr>
      </w:pPr>
      <w:r w:rsidRPr="0056208B">
        <w:rPr>
          <w:rStyle w:val="SysReq3Char"/>
          <w:lang w:val="en-GB"/>
        </w:rPr>
        <w:t>Expected OPEX contributors (e.g. electricity, labour</w:t>
      </w:r>
      <w:r w:rsidR="00012F56" w:rsidRPr="0056208B">
        <w:rPr>
          <w:rStyle w:val="SysReq3Char"/>
          <w:lang w:val="en-GB"/>
        </w:rPr>
        <w:t>, (liquid nitrogen</w:t>
      </w:r>
      <w:r w:rsidRPr="0056208B">
        <w:rPr>
          <w:rStyle w:val="SysReq3Char"/>
          <w:lang w:val="en-GB"/>
        </w:rPr>
        <w:t>)</w:t>
      </w:r>
    </w:p>
    <w:p w14:paraId="463DF1D8" w14:textId="77777777" w:rsidR="00EF0A92" w:rsidRPr="0056208B" w:rsidRDefault="00EF0A92">
      <w:pPr>
        <w:pStyle w:val="RequirementList"/>
        <w:numPr>
          <w:ilvl w:val="0"/>
          <w:numId w:val="61"/>
        </w:numPr>
        <w:rPr>
          <w:rStyle w:val="SysReq3Char"/>
          <w:lang w:val="en-GB"/>
        </w:rPr>
      </w:pPr>
      <w:r w:rsidRPr="0056208B">
        <w:rPr>
          <w:rStyle w:val="SysReq3Char"/>
          <w:lang w:val="en-GB"/>
        </w:rPr>
        <w:t>High-level process-flow &amp; safety-integrity summary (PFD/SIL)</w:t>
      </w:r>
    </w:p>
    <w:p w14:paraId="5173BEB7" w14:textId="77777777" w:rsidR="00EF0A92" w:rsidRPr="0056208B" w:rsidRDefault="00EF0A92" w:rsidP="00575005">
      <w:pPr>
        <w:pStyle w:val="RequirementList"/>
        <w:numPr>
          <w:ilvl w:val="0"/>
          <w:numId w:val="0"/>
        </w:numPr>
        <w:rPr>
          <w:rStyle w:val="SysReq3Char"/>
          <w:bCs/>
          <w:lang w:val="en-GB"/>
        </w:rPr>
      </w:pPr>
      <w:r w:rsidRPr="0056208B">
        <w:rPr>
          <w:rStyle w:val="SysReq3Char"/>
          <w:bCs/>
          <w:lang w:val="en-GB"/>
        </w:rPr>
        <w:t>If a modelling tool (e.g. process twin or diagnostic simulation) is offered, outline the expected benefits, any additional hardware/software (BoM) and incremental cost; if no model is offered, provide a brief rationale and alternative diagnostic approach</w:t>
      </w:r>
    </w:p>
    <w:p w14:paraId="606844C0" w14:textId="77777777" w:rsidR="00EF0A92" w:rsidRPr="0056208B" w:rsidRDefault="00EF0A92">
      <w:pPr>
        <w:pStyle w:val="RequirementList"/>
        <w:numPr>
          <w:ilvl w:val="0"/>
          <w:numId w:val="62"/>
        </w:numPr>
        <w:rPr>
          <w:rStyle w:val="SysReq3Char"/>
          <w:lang w:val="en-GB"/>
        </w:rPr>
      </w:pPr>
      <w:r w:rsidRPr="0056208B">
        <w:rPr>
          <w:rStyle w:val="SysReq3Char"/>
          <w:lang w:val="en-GB"/>
        </w:rPr>
        <w:t>Planned maintenance &amp; diagnostic activities for a five-year horizon</w:t>
      </w:r>
    </w:p>
    <w:p w14:paraId="1B226486" w14:textId="2C77E74A" w:rsidR="00EF0A92" w:rsidRPr="0056208B" w:rsidRDefault="00EF0A92">
      <w:pPr>
        <w:pStyle w:val="RequirementList"/>
        <w:numPr>
          <w:ilvl w:val="0"/>
          <w:numId w:val="62"/>
        </w:numPr>
        <w:rPr>
          <w:rStyle w:val="SysReq3Char"/>
          <w:lang w:val="en-GB"/>
        </w:rPr>
      </w:pPr>
      <w:r w:rsidRPr="0056208B">
        <w:rPr>
          <w:rStyle w:val="SysReq3Char"/>
          <w:lang w:val="en-GB"/>
        </w:rPr>
        <w:t xml:space="preserve"> A clearly labelled item “RCM &amp; LCM implementation” in the fixed-price breakdown</w:t>
      </w:r>
      <w:r w:rsidR="00352FF0" w:rsidRPr="0056208B">
        <w:rPr>
          <w:rStyle w:val="SysReq3Char"/>
          <w:lang w:val="en-GB"/>
        </w:rPr>
        <w:t xml:space="preserve">.  </w:t>
      </w:r>
      <w:r w:rsidRPr="0056208B">
        <w:rPr>
          <w:rStyle w:val="SysReq3Char"/>
          <w:lang w:val="en-GB"/>
        </w:rPr>
        <w:t>If already included in the lump sum, the Offer shall state “included in lump sum – no separate charge.”</w:t>
      </w:r>
    </w:p>
    <w:p w14:paraId="11773C4E" w14:textId="77777777" w:rsidR="00C843F3" w:rsidRPr="0056208B" w:rsidRDefault="00AA33D8" w:rsidP="00B5535E">
      <w:pPr>
        <w:pStyle w:val="Heading1numbered"/>
        <w:rPr>
          <w:rStyle w:val="ADClauseChar"/>
          <w:rFonts w:ascii="Segoe UI Semibold" w:hAnsi="Segoe UI Semibold"/>
          <w:sz w:val="32"/>
        </w:rPr>
      </w:pPr>
      <w:bookmarkStart w:id="4092" w:name="_Toc200492611"/>
      <w:bookmarkStart w:id="4093" w:name="_Toc202536245"/>
      <w:bookmarkStart w:id="4094" w:name="_Toc202536931"/>
      <w:r w:rsidRPr="0056208B">
        <w:rPr>
          <w:rStyle w:val="ADClauseChar"/>
          <w:rFonts w:ascii="Segoe UI Semibold" w:hAnsi="Segoe UI Semibold"/>
          <w:sz w:val="32"/>
        </w:rPr>
        <w:lastRenderedPageBreak/>
        <w:t xml:space="preserve">Safety, </w:t>
      </w:r>
      <w:r w:rsidR="00C843F3" w:rsidRPr="0056208B">
        <w:rPr>
          <w:rStyle w:val="ADClauseChar"/>
          <w:rFonts w:ascii="Segoe UI Semibold" w:hAnsi="Segoe UI Semibold"/>
          <w:sz w:val="32"/>
        </w:rPr>
        <w:t>Codes and Standards</w:t>
      </w:r>
      <w:bookmarkEnd w:id="4092"/>
      <w:bookmarkEnd w:id="4093"/>
      <w:bookmarkEnd w:id="4094"/>
    </w:p>
    <w:p w14:paraId="265124B9" w14:textId="77777777" w:rsidR="00AA33D8" w:rsidRPr="0056208B" w:rsidRDefault="00AA33D8" w:rsidP="00B5535E">
      <w:pPr>
        <w:pStyle w:val="Heading2numbered"/>
      </w:pPr>
      <w:bookmarkStart w:id="4095" w:name="_Toc200492612"/>
      <w:bookmarkStart w:id="4096" w:name="_Toc202536246"/>
      <w:bookmarkStart w:id="4097" w:name="_Toc202536932"/>
      <w:r w:rsidRPr="0056208B">
        <w:t>Safety</w:t>
      </w:r>
      <w:bookmarkEnd w:id="4095"/>
      <w:bookmarkEnd w:id="4096"/>
      <w:bookmarkEnd w:id="4097"/>
    </w:p>
    <w:p w14:paraId="1168B7A2" w14:textId="77777777" w:rsidR="00387495" w:rsidRPr="0056208B" w:rsidRDefault="00387495" w:rsidP="00387495">
      <w:pPr>
        <w:pStyle w:val="RequirementList"/>
      </w:pPr>
      <w:r w:rsidRPr="0056208B">
        <w:t>Burst disk outlets shall be routed to avoid cold burn or asphyxiation risks.</w:t>
      </w:r>
    </w:p>
    <w:p w14:paraId="79598C07" w14:textId="77777777" w:rsidR="00387495" w:rsidRPr="0056208B" w:rsidRDefault="00387495" w:rsidP="00387495">
      <w:pPr>
        <w:pStyle w:val="RequirementList"/>
      </w:pPr>
      <w:r w:rsidRPr="0056208B">
        <w:t>Emergency or rapid venting operations shall be executed via the S</w:t>
      </w:r>
      <w:r w:rsidRPr="0056208B">
        <w:noBreakHyphen/>
        <w:t>line</w:t>
      </w:r>
      <w:r>
        <w:t xml:space="preserve"> (QINFRA.S)</w:t>
      </w:r>
      <w:r w:rsidRPr="0056208B">
        <w:t xml:space="preserve"> or by direct QCELL </w:t>
      </w:r>
      <w:r>
        <w:t xml:space="preserve">bursting disk exhaust (not part of QPLANT scope) </w:t>
      </w:r>
      <w:r w:rsidRPr="0056208B">
        <w:t>venting to atmosphere as designed. Transfers of inventory to QINFRA shall be performed only in accordance with approved safety procedures, after verification that no personnel are present in affected areas, and with active monitoring and relief provisions in place</w:t>
      </w:r>
      <w:commentRangeStart w:id="4098"/>
      <w:commentRangeEnd w:id="4098"/>
      <w:r w:rsidRPr="00387495">
        <w:commentReference w:id="4098"/>
      </w:r>
      <w:r w:rsidRPr="0056208B">
        <w:t>.</w:t>
      </w:r>
    </w:p>
    <w:p w14:paraId="7B5DE200" w14:textId="77777777" w:rsidR="00387495" w:rsidRPr="0056208B" w:rsidRDefault="00387495" w:rsidP="00387495">
      <w:pPr>
        <w:pStyle w:val="RequirementList"/>
        <w:rPr>
          <w:lang w:eastAsia="fr-FR"/>
        </w:rPr>
      </w:pPr>
      <w:r w:rsidRPr="0056208B">
        <w:t>For</w:t>
      </w:r>
      <w:r w:rsidRPr="0056208B">
        <w:rPr>
          <w:lang w:eastAsia="fr-FR"/>
        </w:rPr>
        <w:t xml:space="preserve"> any 3</w:t>
      </w:r>
      <w:r w:rsidRPr="0056208B">
        <w:rPr>
          <w:vertAlign w:val="superscript"/>
          <w:lang w:eastAsia="fr-FR"/>
        </w:rPr>
        <w:t>rd</w:t>
      </w:r>
      <w:r w:rsidRPr="0056208B">
        <w:rPr>
          <w:lang w:eastAsia="fr-FR"/>
        </w:rPr>
        <w:t xml:space="preserve"> party (e.g. PED auditor), the </w:t>
      </w:r>
      <w:commentRangeStart w:id="4099"/>
      <w:r w:rsidRPr="0056208B">
        <w:rPr>
          <w:lang w:eastAsia="fr-FR"/>
        </w:rPr>
        <w:t>Contractor</w:t>
      </w:r>
      <w:commentRangeEnd w:id="4099"/>
      <w:r w:rsidRPr="0056208B">
        <w:rPr>
          <w:rStyle w:val="CommentReference"/>
          <w:rFonts w:ascii="Segoe UI" w:hAnsi="Segoe UI"/>
        </w:rPr>
        <w:commentReference w:id="4099"/>
      </w:r>
      <w:r w:rsidRPr="0056208B">
        <w:rPr>
          <w:lang w:eastAsia="fr-FR"/>
        </w:rPr>
        <w:t xml:space="preserve"> shall bare the full cost and should preferentially use the SCK CEN nominated local representative unless logistically not possible.</w:t>
      </w:r>
    </w:p>
    <w:p w14:paraId="5BB404C5" w14:textId="77777777" w:rsidR="00387495" w:rsidRPr="0056208B" w:rsidRDefault="00387495" w:rsidP="00387495">
      <w:pPr>
        <w:pStyle w:val="RequirementList"/>
      </w:pPr>
      <w:r w:rsidRPr="0056208B">
        <w:t>The Contractor shall propose oxygen</w:t>
      </w:r>
      <w:r w:rsidRPr="0056208B">
        <w:rPr>
          <w:rFonts w:ascii="Cambria Math" w:hAnsi="Cambria Math" w:cs="Cambria Math"/>
        </w:rPr>
        <w:t>‑</w:t>
      </w:r>
      <w:r w:rsidRPr="0056208B">
        <w:t>deficiency</w:t>
      </w:r>
      <w:r w:rsidRPr="0056208B">
        <w:rPr>
          <w:rFonts w:ascii="Cambria Math" w:hAnsi="Cambria Math" w:cs="Cambria Math"/>
        </w:rPr>
        <w:t>‑</w:t>
      </w:r>
      <w:r w:rsidRPr="0056208B">
        <w:t>monitor (ODH) locations; final placement approved by SCK</w:t>
      </w:r>
      <w:r w:rsidRPr="0056208B">
        <w:rPr>
          <w:rFonts w:ascii="Arial" w:hAnsi="Arial" w:cs="Arial"/>
        </w:rPr>
        <w:t> </w:t>
      </w:r>
      <w:r w:rsidRPr="0056208B">
        <w:t>CEN.  The Contractor shall recommend and guide SCK CEN to define the location of the oxygen deficiency detectors in the QPLANT buildings.</w:t>
      </w:r>
    </w:p>
    <w:p w14:paraId="2427F3A0" w14:textId="177E80E3" w:rsidR="00387495" w:rsidRPr="0056208B" w:rsidRDefault="000D6B15" w:rsidP="000D6B15">
      <w:pPr>
        <w:pStyle w:val="regular"/>
        <w:ind w:firstLine="502"/>
      </w:pPr>
      <w:r>
        <w:t xml:space="preserve">NOTE: </w:t>
      </w:r>
      <w:r w:rsidR="00387495" w:rsidRPr="00387495">
        <w:t>SCK CEN is responsible for ODH sensors and linking to site alarm and access control.</w:t>
      </w:r>
    </w:p>
    <w:p w14:paraId="2BBA16D8" w14:textId="77777777" w:rsidR="00387495" w:rsidRPr="0056208B" w:rsidRDefault="00387495" w:rsidP="00387495">
      <w:pPr>
        <w:pStyle w:val="RequirementList"/>
      </w:pPr>
      <w:r w:rsidRPr="0056208B">
        <w:t xml:space="preserve">Redundant measurement channels </w:t>
      </w:r>
      <w:commentRangeStart w:id="4100"/>
      <w:commentRangeStart w:id="4101"/>
      <w:commentRangeStart w:id="4102"/>
      <w:r w:rsidRPr="0056208B">
        <w:t xml:space="preserve">and stand-by heaters </w:t>
      </w:r>
      <w:commentRangeEnd w:id="4100"/>
      <w:r w:rsidRPr="0056208B">
        <w:rPr>
          <w:rStyle w:val="CommentReference"/>
          <w:rFonts w:ascii="Segoe UI" w:hAnsi="Segoe UI"/>
        </w:rPr>
        <w:commentReference w:id="4100"/>
      </w:r>
      <w:commentRangeEnd w:id="4101"/>
      <w:r w:rsidRPr="0056208B">
        <w:rPr>
          <w:rStyle w:val="CommentReference"/>
          <w:rFonts w:ascii="Segoe UI" w:hAnsi="Segoe UI"/>
        </w:rPr>
        <w:commentReference w:id="4101"/>
      </w:r>
      <w:commentRangeEnd w:id="4102"/>
      <w:r w:rsidRPr="0056208B">
        <w:rPr>
          <w:rStyle w:val="CommentReference"/>
          <w:rFonts w:ascii="Segoe UI" w:hAnsi="Segoe UI"/>
        </w:rPr>
        <w:commentReference w:id="4102"/>
      </w:r>
      <w:r w:rsidRPr="0056208B">
        <w:t>shall be provided for all inaccessible components and for components whose failure would jeopardise operation or safety.</w:t>
      </w:r>
    </w:p>
    <w:p w14:paraId="186C64EE" w14:textId="77777777" w:rsidR="00387495" w:rsidRDefault="00387495" w:rsidP="00387495">
      <w:pPr>
        <w:pStyle w:val="RequirementList"/>
        <w:numPr>
          <w:ilvl w:val="0"/>
          <w:numId w:val="0"/>
        </w:numPr>
        <w:ind w:left="502"/>
      </w:pPr>
    </w:p>
    <w:p w14:paraId="69CD7930" w14:textId="15A2C27B" w:rsidR="00AF404E" w:rsidRPr="0056208B" w:rsidRDefault="00AF404E" w:rsidP="00DE7EB5">
      <w:pPr>
        <w:pStyle w:val="RequirementList"/>
      </w:pPr>
      <w:r w:rsidRPr="0056208B">
        <w:t xml:space="preserve">Cold helium volumes shall be protected by safety devices in accordance with EN 17527 (supplemented, where applicable, by API 520/521/580 for warm service).  Any cold volume that can be isolated by valves, plus all insulation vacuum volumes, shall have dedicated safety devices.  </w:t>
      </w:r>
    </w:p>
    <w:p w14:paraId="12872282" w14:textId="77777777" w:rsidR="00D851B1" w:rsidRPr="0056208B" w:rsidRDefault="00D851B1" w:rsidP="00D851B1">
      <w:pPr>
        <w:pStyle w:val="RequirementList"/>
      </w:pPr>
      <w:r w:rsidRPr="0056208B">
        <w:t>Safety exhausts shall be collected  where feasible or safely vented to the outside.</w:t>
      </w:r>
    </w:p>
    <w:p w14:paraId="16CB5BA2" w14:textId="77777777" w:rsidR="00D851B1" w:rsidRPr="0056208B" w:rsidRDefault="00D851B1" w:rsidP="00D851B1">
      <w:pPr>
        <w:pStyle w:val="RequirementList"/>
        <w:numPr>
          <w:ilvl w:val="0"/>
          <w:numId w:val="0"/>
        </w:numPr>
        <w:ind w:left="502" w:hanging="360"/>
      </w:pPr>
    </w:p>
    <w:p w14:paraId="38FE33E5" w14:textId="745DBBFB" w:rsidR="00A55B96" w:rsidRPr="0056208B" w:rsidRDefault="00A55B96" w:rsidP="006805D5">
      <w:pPr>
        <w:pStyle w:val="Heading3numbered"/>
      </w:pPr>
      <w:r w:rsidRPr="0056208B">
        <w:t>Hazard definitions and typical mitigation devices</w:t>
      </w:r>
    </w:p>
    <w:tbl>
      <w:tblPr>
        <w:tblStyle w:val="TableGrid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1802"/>
        <w:gridCol w:w="2681"/>
        <w:gridCol w:w="3521"/>
      </w:tblGrid>
      <w:tr w:rsidR="006805D5" w:rsidRPr="0056208B" w14:paraId="7B729F42" w14:textId="77777777" w:rsidTr="006805D5">
        <w:tc>
          <w:tcPr>
            <w:tcW w:w="0" w:type="auto"/>
            <w:hideMark/>
          </w:tcPr>
          <w:p w14:paraId="0B19BD6C" w14:textId="77777777" w:rsidR="00A55B96" w:rsidRPr="0056208B" w:rsidRDefault="00A55B96" w:rsidP="006805D5">
            <w:pPr>
              <w:pStyle w:val="Style5"/>
              <w:rPr>
                <w:rFonts w:ascii="Aptos" w:hAnsi="Aptos"/>
                <w:b/>
                <w:bCs/>
                <w:i w:val="0"/>
                <w:iCs/>
                <w:color w:val="000000" w:themeColor="text1"/>
                <w:lang w:val="en-GB"/>
              </w:rPr>
            </w:pPr>
            <w:r w:rsidRPr="0056208B">
              <w:rPr>
                <w:rFonts w:ascii="Aptos" w:hAnsi="Aptos"/>
                <w:b/>
                <w:bCs/>
                <w:i w:val="0"/>
                <w:iCs/>
                <w:color w:val="000000" w:themeColor="text1"/>
                <w:lang w:val="en-GB"/>
              </w:rPr>
              <w:t>Hazard category</w:t>
            </w:r>
          </w:p>
        </w:tc>
        <w:tc>
          <w:tcPr>
            <w:tcW w:w="0" w:type="auto"/>
            <w:hideMark/>
          </w:tcPr>
          <w:p w14:paraId="75849AEB" w14:textId="4F48E881" w:rsidR="00A55B96" w:rsidRPr="0056208B" w:rsidRDefault="006805D5" w:rsidP="006805D5">
            <w:pPr>
              <w:pStyle w:val="Style5"/>
              <w:rPr>
                <w:rFonts w:ascii="Aptos" w:hAnsi="Aptos"/>
                <w:b/>
                <w:bCs/>
                <w:i w:val="0"/>
                <w:iCs/>
                <w:color w:val="000000" w:themeColor="text1"/>
                <w:lang w:val="en-GB"/>
              </w:rPr>
            </w:pPr>
            <w:r w:rsidRPr="0056208B">
              <w:rPr>
                <w:rFonts w:ascii="Aptos" w:hAnsi="Aptos"/>
                <w:b/>
                <w:bCs/>
                <w:i w:val="0"/>
                <w:iCs/>
                <w:color w:val="000000" w:themeColor="text1"/>
                <w:lang w:val="en-GB"/>
              </w:rPr>
              <w:t>Terminology</w:t>
            </w:r>
          </w:p>
        </w:tc>
        <w:tc>
          <w:tcPr>
            <w:tcW w:w="0" w:type="auto"/>
            <w:hideMark/>
          </w:tcPr>
          <w:p w14:paraId="7B381C88" w14:textId="77777777" w:rsidR="00A55B96" w:rsidRPr="0056208B" w:rsidRDefault="00A55B96" w:rsidP="006805D5">
            <w:pPr>
              <w:pStyle w:val="Style5"/>
              <w:rPr>
                <w:rFonts w:ascii="Aptos" w:hAnsi="Aptos"/>
                <w:b/>
                <w:bCs/>
                <w:i w:val="0"/>
                <w:iCs/>
                <w:color w:val="000000" w:themeColor="text1"/>
                <w:lang w:val="en-GB"/>
              </w:rPr>
            </w:pPr>
            <w:r w:rsidRPr="0056208B">
              <w:rPr>
                <w:rFonts w:ascii="Aptos" w:hAnsi="Aptos"/>
                <w:b/>
                <w:bCs/>
                <w:i w:val="0"/>
                <w:iCs/>
                <w:color w:val="000000" w:themeColor="text1"/>
                <w:lang w:val="en-GB"/>
              </w:rPr>
              <w:t>Typical detection / protection device</w:t>
            </w:r>
          </w:p>
        </w:tc>
        <w:tc>
          <w:tcPr>
            <w:tcW w:w="0" w:type="auto"/>
            <w:hideMark/>
          </w:tcPr>
          <w:p w14:paraId="32AB94A7" w14:textId="77777777" w:rsidR="00A55B96" w:rsidRPr="0056208B" w:rsidRDefault="00A55B96" w:rsidP="006805D5">
            <w:pPr>
              <w:pStyle w:val="Style5"/>
              <w:rPr>
                <w:rFonts w:ascii="Aptos" w:hAnsi="Aptos"/>
                <w:b/>
                <w:bCs/>
                <w:i w:val="0"/>
                <w:iCs/>
                <w:color w:val="000000" w:themeColor="text1"/>
                <w:lang w:val="en-GB"/>
              </w:rPr>
            </w:pPr>
            <w:r w:rsidRPr="0056208B">
              <w:rPr>
                <w:rFonts w:ascii="Aptos" w:hAnsi="Aptos"/>
                <w:b/>
                <w:bCs/>
                <w:i w:val="0"/>
                <w:iCs/>
                <w:color w:val="000000" w:themeColor="text1"/>
                <w:lang w:val="en-GB"/>
              </w:rPr>
              <w:t>Notes (cryogenic helium context)</w:t>
            </w:r>
          </w:p>
        </w:tc>
      </w:tr>
      <w:tr w:rsidR="006805D5" w:rsidRPr="0056208B" w14:paraId="4BF9D7CC" w14:textId="77777777" w:rsidTr="006805D5">
        <w:tc>
          <w:tcPr>
            <w:tcW w:w="0" w:type="auto"/>
            <w:hideMark/>
          </w:tcPr>
          <w:p w14:paraId="7754A9F3"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Reduction of ambient O₂ below safe physiological limits</w:t>
            </w:r>
          </w:p>
        </w:tc>
        <w:tc>
          <w:tcPr>
            <w:tcW w:w="0" w:type="auto"/>
            <w:hideMark/>
          </w:tcPr>
          <w:p w14:paraId="0608BC9A"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b/>
                <w:bCs/>
                <w:i w:val="0"/>
                <w:iCs/>
                <w:color w:val="000000" w:themeColor="text1"/>
                <w:lang w:val="en-GB"/>
              </w:rPr>
              <w:t>Oxygen-Deficiency-Hazard (ODH)</w:t>
            </w:r>
          </w:p>
        </w:tc>
        <w:tc>
          <w:tcPr>
            <w:tcW w:w="0" w:type="auto"/>
            <w:hideMark/>
          </w:tcPr>
          <w:p w14:paraId="18381406"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Fixed ODH monitor (electro-chemical or paramagnetic cell)</w:t>
            </w:r>
          </w:p>
        </w:tc>
        <w:tc>
          <w:tcPr>
            <w:tcW w:w="0" w:type="auto"/>
            <w:hideMark/>
          </w:tcPr>
          <w:p w14:paraId="3A64E6DF"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Primary life-safety hazard during helium releases or continuous Safety-Line venting.</w:t>
            </w:r>
          </w:p>
        </w:tc>
      </w:tr>
      <w:tr w:rsidR="006805D5" w:rsidRPr="0056208B" w14:paraId="7F0B4063" w14:textId="77777777" w:rsidTr="006805D5">
        <w:tc>
          <w:tcPr>
            <w:tcW w:w="0" w:type="auto"/>
            <w:hideMark/>
          </w:tcPr>
          <w:p w14:paraId="4AD87E55"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Complete deprivation of oxygen to the body</w:t>
            </w:r>
          </w:p>
        </w:tc>
        <w:tc>
          <w:tcPr>
            <w:tcW w:w="0" w:type="auto"/>
            <w:hideMark/>
          </w:tcPr>
          <w:p w14:paraId="6E7358D2"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Asphyxiation / anoxia</w:t>
            </w:r>
          </w:p>
        </w:tc>
        <w:tc>
          <w:tcPr>
            <w:tcW w:w="0" w:type="auto"/>
            <w:hideMark/>
          </w:tcPr>
          <w:p w14:paraId="5A23573D" w14:textId="68B1235F"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 (medical condition; not detected by plant instrumentation)</w:t>
            </w:r>
          </w:p>
        </w:tc>
        <w:tc>
          <w:tcPr>
            <w:tcW w:w="0" w:type="auto"/>
            <w:hideMark/>
          </w:tcPr>
          <w:p w14:paraId="18D6AF2E"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Final consequence if ODH is not mitigated.</w:t>
            </w:r>
          </w:p>
        </w:tc>
      </w:tr>
      <w:tr w:rsidR="006805D5" w:rsidRPr="0056208B" w14:paraId="33A8E10F" w14:textId="77777777" w:rsidTr="006805D5">
        <w:tc>
          <w:tcPr>
            <w:tcW w:w="0" w:type="auto"/>
            <w:hideMark/>
          </w:tcPr>
          <w:p w14:paraId="6DB21D82"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Local freezing of tissue due to contact with cryogens</w:t>
            </w:r>
          </w:p>
        </w:tc>
        <w:tc>
          <w:tcPr>
            <w:tcW w:w="0" w:type="auto"/>
            <w:hideMark/>
          </w:tcPr>
          <w:p w14:paraId="6522F4B1" w14:textId="21DE09AB" w:rsidR="00A55B96" w:rsidRPr="0056208B" w:rsidRDefault="006805D5" w:rsidP="006805D5">
            <w:pPr>
              <w:pStyle w:val="Style5"/>
              <w:rPr>
                <w:rFonts w:ascii="Aptos" w:hAnsi="Aptos"/>
                <w:i w:val="0"/>
                <w:iCs/>
                <w:color w:val="000000" w:themeColor="text1"/>
                <w:lang w:val="en-GB"/>
              </w:rPr>
            </w:pPr>
            <w:r w:rsidRPr="0056208B">
              <w:rPr>
                <w:rFonts w:ascii="Aptos" w:hAnsi="Aptos"/>
                <w:i w:val="0"/>
                <w:iCs/>
                <w:color w:val="000000" w:themeColor="text1"/>
                <w:lang w:val="en-GB"/>
              </w:rPr>
              <w:t>Cold burn</w:t>
            </w:r>
            <w:r w:rsidR="00A55B96" w:rsidRPr="0056208B">
              <w:rPr>
                <w:rFonts w:ascii="Aptos" w:hAnsi="Aptos"/>
                <w:i w:val="0"/>
                <w:iCs/>
                <w:color w:val="000000" w:themeColor="text1"/>
                <w:lang w:val="en-GB"/>
              </w:rPr>
              <w:t xml:space="preserve"> (cryogenic frostbite)</w:t>
            </w:r>
          </w:p>
        </w:tc>
        <w:tc>
          <w:tcPr>
            <w:tcW w:w="0" w:type="auto"/>
            <w:hideMark/>
          </w:tcPr>
          <w:p w14:paraId="09121CDF"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IR skin sensor, PPE requirement, duty-holder training</w:t>
            </w:r>
          </w:p>
        </w:tc>
        <w:tc>
          <w:tcPr>
            <w:tcW w:w="0" w:type="auto"/>
            <w:hideMark/>
          </w:tcPr>
          <w:p w14:paraId="16EA4013" w14:textId="77777777" w:rsidR="00A55B96" w:rsidRPr="0056208B" w:rsidRDefault="00A55B96" w:rsidP="006805D5">
            <w:pPr>
              <w:pStyle w:val="Style5"/>
              <w:rPr>
                <w:rFonts w:ascii="Aptos" w:hAnsi="Aptos"/>
                <w:i w:val="0"/>
                <w:iCs/>
                <w:color w:val="000000" w:themeColor="text1"/>
                <w:lang w:val="en-GB"/>
              </w:rPr>
            </w:pPr>
            <w:r w:rsidRPr="0056208B">
              <w:rPr>
                <w:rFonts w:ascii="Aptos" w:hAnsi="Aptos"/>
                <w:i w:val="0"/>
                <w:iCs/>
                <w:color w:val="000000" w:themeColor="text1"/>
                <w:lang w:val="en-GB"/>
              </w:rPr>
              <w:t>Secondary hazard during liquid discharge or cold-gas impingement.</w:t>
            </w:r>
          </w:p>
        </w:tc>
      </w:tr>
    </w:tbl>
    <w:p w14:paraId="30A207FE" w14:textId="77777777" w:rsidR="00F975F6" w:rsidRPr="0056208B" w:rsidRDefault="00F975F6" w:rsidP="00F975F6">
      <w:pPr>
        <w:pStyle w:val="Heading3numbered"/>
      </w:pPr>
      <w:r w:rsidRPr="0056208B">
        <w:t>ODH Monitoring Architecture and Responsibilities</w:t>
      </w:r>
    </w:p>
    <w:p w14:paraId="00CE9C90" w14:textId="77777777" w:rsidR="00F975F6" w:rsidRPr="0056208B" w:rsidRDefault="00F975F6" w:rsidP="008763D4">
      <w:pPr>
        <w:pStyle w:val="Heading4numbered"/>
        <w:numPr>
          <w:ilvl w:val="0"/>
          <w:numId w:val="0"/>
        </w:numPr>
        <w:ind w:left="864" w:hanging="864"/>
        <w:rPr>
          <w:rStyle w:val="Strong"/>
          <w:lang w:val="en-GB"/>
        </w:rPr>
      </w:pPr>
      <w:r w:rsidRPr="0056208B">
        <w:rPr>
          <w:rStyle w:val="Strong"/>
          <w:lang w:val="en-GB"/>
        </w:rPr>
        <w:t>Free-Issue Equipment (FIE)</w:t>
      </w:r>
    </w:p>
    <w:p w14:paraId="1158E794" w14:textId="77777777" w:rsidR="00F975F6" w:rsidRPr="0056208B" w:rsidRDefault="00F975F6" w:rsidP="00F975F6">
      <w:pPr>
        <w:pStyle w:val="regular"/>
      </w:pPr>
      <w:r w:rsidRPr="0056208B">
        <w:t>Fixed ODH monitors, compliant with EN 50104:2019 and rated to performance class SIL-2, shall be supplied by SCK CEN. SCK CEN retains responsibility for the certification and demonstration of SIL-2 compliance for the instrumentation forming part of the ODH safety function.</w:t>
      </w:r>
    </w:p>
    <w:p w14:paraId="1D436613" w14:textId="77777777" w:rsidR="00F975F6" w:rsidRPr="0056208B" w:rsidRDefault="00F975F6" w:rsidP="00596B82">
      <w:pPr>
        <w:pStyle w:val="Heading4numbered"/>
        <w:rPr>
          <w:lang w:val="en-GB"/>
        </w:rPr>
      </w:pPr>
      <w:r w:rsidRPr="0056208B">
        <w:rPr>
          <w:lang w:val="en-GB"/>
        </w:rPr>
        <w:t>Contractor Responsibilities</w:t>
      </w:r>
    </w:p>
    <w:p w14:paraId="1AB8D323" w14:textId="3DAFA8EA" w:rsidR="00F975F6" w:rsidRPr="0056208B" w:rsidRDefault="00F975F6" w:rsidP="009E3AE2">
      <w:r w:rsidRPr="0056208B">
        <w:t>The contractor shall:</w:t>
      </w:r>
    </w:p>
    <w:p w14:paraId="7AFFF9A4" w14:textId="0F0B509E" w:rsidR="00F975F6" w:rsidRPr="0056208B" w:rsidRDefault="00F975F6">
      <w:pPr>
        <w:pStyle w:val="ListParagraph"/>
        <w:numPr>
          <w:ilvl w:val="0"/>
          <w:numId w:val="33"/>
        </w:numPr>
      </w:pPr>
      <w:r w:rsidRPr="0056208B">
        <w:t>Install, cable, configure, and commission all ODH monitors</w:t>
      </w:r>
      <w:r w:rsidR="00D8543E" w:rsidRPr="0056208B">
        <w:t xml:space="preserve"> provided by SCK CEN</w:t>
      </w:r>
      <w:r w:rsidRPr="0056208B">
        <w:t>.</w:t>
      </w:r>
    </w:p>
    <w:p w14:paraId="4918F9B8" w14:textId="77777777" w:rsidR="00F975F6" w:rsidRPr="0056208B" w:rsidRDefault="00F975F6">
      <w:pPr>
        <w:pStyle w:val="ListParagraph"/>
        <w:numPr>
          <w:ilvl w:val="0"/>
          <w:numId w:val="33"/>
        </w:numPr>
      </w:pPr>
      <w:r w:rsidRPr="0056208B">
        <w:t>Ensure the electrical signal from each sensor is split and redundantly routed:</w:t>
      </w:r>
    </w:p>
    <w:p w14:paraId="5E30EC79" w14:textId="77777777" w:rsidR="00F975F6" w:rsidRPr="0056208B" w:rsidRDefault="00F975F6">
      <w:pPr>
        <w:pStyle w:val="ListParagraph"/>
        <w:numPr>
          <w:ilvl w:val="1"/>
          <w:numId w:val="33"/>
        </w:numPr>
      </w:pPr>
      <w:r w:rsidRPr="0056208B">
        <w:lastRenderedPageBreak/>
        <w:t>One signal path to SCK CEN systems (for SIL validation), and</w:t>
      </w:r>
    </w:p>
    <w:p w14:paraId="15ECB5A0" w14:textId="656D2420" w:rsidR="00F975F6" w:rsidRPr="0056208B" w:rsidRDefault="00F975F6">
      <w:pPr>
        <w:pStyle w:val="ListParagraph"/>
        <w:numPr>
          <w:ilvl w:val="1"/>
          <w:numId w:val="33"/>
        </w:numPr>
      </w:pPr>
      <w:r w:rsidRPr="0056208B">
        <w:t xml:space="preserve">One signal path to </w:t>
      </w:r>
      <w:r w:rsidR="00D97476" w:rsidRPr="0056208B">
        <w:t>QPLANT:CIS</w:t>
      </w:r>
      <w:r w:rsidRPr="0056208B">
        <w:t xml:space="preserve"> (for local alarms and interlocks).</w:t>
      </w:r>
    </w:p>
    <w:p w14:paraId="35008288" w14:textId="25F0E65D" w:rsidR="00F975F6" w:rsidRPr="0056208B" w:rsidRDefault="00F975F6">
      <w:pPr>
        <w:pStyle w:val="ListParagraph"/>
        <w:numPr>
          <w:ilvl w:val="0"/>
          <w:numId w:val="33"/>
        </w:numPr>
      </w:pPr>
      <w:r w:rsidRPr="0056208B">
        <w:t xml:space="preserve">Integrate all alarm thresholds, zoning logic, and mitigation responses into </w:t>
      </w:r>
      <w:r w:rsidR="00D97476" w:rsidRPr="0056208B">
        <w:t>QPLANT:CIS</w:t>
      </w:r>
      <w:r w:rsidRPr="0056208B">
        <w:t>.</w:t>
      </w:r>
    </w:p>
    <w:p w14:paraId="6F9C7937" w14:textId="77777777" w:rsidR="00F975F6" w:rsidRPr="0056208B" w:rsidRDefault="00F975F6">
      <w:pPr>
        <w:pStyle w:val="ListParagraph"/>
        <w:numPr>
          <w:ilvl w:val="0"/>
          <w:numId w:val="33"/>
        </w:numPr>
      </w:pPr>
      <w:r w:rsidRPr="0056208B">
        <w:t>Perform functional testing of all ODH alarm chains during QPLANT acceptance.</w:t>
      </w:r>
    </w:p>
    <w:p w14:paraId="60E31CB4" w14:textId="77777777" w:rsidR="00F975F6" w:rsidRPr="0056208B" w:rsidRDefault="00F975F6">
      <w:pPr>
        <w:pStyle w:val="ListParagraph"/>
        <w:numPr>
          <w:ilvl w:val="0"/>
          <w:numId w:val="33"/>
        </w:numPr>
      </w:pPr>
      <w:r w:rsidRPr="0056208B">
        <w:t>Identify the optimal number and location of sensors required to cover the compressor room and coldbox room, based on helium Worst-Credible Scenario (WCS) leak analysis.</w:t>
      </w:r>
    </w:p>
    <w:p w14:paraId="03D10A9F" w14:textId="77777777" w:rsidR="00F975F6" w:rsidRPr="0056208B" w:rsidRDefault="00F975F6" w:rsidP="00596B82">
      <w:pPr>
        <w:pStyle w:val="Heading4numbered"/>
        <w:rPr>
          <w:lang w:val="en-GB"/>
        </w:rPr>
      </w:pPr>
      <w:r w:rsidRPr="0056208B">
        <w:rPr>
          <w:lang w:val="en-GB"/>
        </w:rPr>
        <w:t>Interface Clarification</w:t>
      </w:r>
    </w:p>
    <w:p w14:paraId="05913874" w14:textId="28DF86DF" w:rsidR="00F975F6" w:rsidRPr="0056208B" w:rsidRDefault="00F975F6" w:rsidP="009E3AE2">
      <w:pPr>
        <w:pStyle w:val="regular"/>
      </w:pPr>
      <w:r w:rsidRPr="0056208B">
        <w:t>SCK CEN retains full functional authority over all ODH safety signal paths</w:t>
      </w:r>
      <w:r w:rsidR="00352FF0" w:rsidRPr="0056208B">
        <w:t xml:space="preserve">.  </w:t>
      </w:r>
      <w:r w:rsidRPr="0056208B">
        <w:t xml:space="preserve">Integration of these signals into </w:t>
      </w:r>
      <w:r w:rsidR="00D97476" w:rsidRPr="0056208B">
        <w:t>QPLANT:CIS</w:t>
      </w:r>
      <w:r w:rsidRPr="0056208B">
        <w:t xml:space="preserve"> must not interfere with or compromise the SIL-2 certified safety loop. </w:t>
      </w:r>
      <w:r w:rsidR="00CF746A" w:rsidRPr="0056208B">
        <w:t xml:space="preserve"> </w:t>
      </w:r>
      <w:r w:rsidRPr="0056208B">
        <w:t>The signal duplication is for plant alarm and interlock logic only.</w:t>
      </w:r>
    </w:p>
    <w:p w14:paraId="1431A247" w14:textId="6E6CB5DF" w:rsidR="00F975F6" w:rsidRPr="0056208B" w:rsidRDefault="00F975F6" w:rsidP="00575005">
      <w:pPr>
        <w:pStyle w:val="RequirementList"/>
      </w:pPr>
      <w:r w:rsidRPr="0056208B">
        <w:t>The Contractor shall install, cable, configure, and commission the Free-Issue Equipment (ODH monitors), integrating them into the QPLANT control and safety systems.</w:t>
      </w:r>
    </w:p>
    <w:p w14:paraId="4F2B4978" w14:textId="2C65AC49" w:rsidR="00F975F6" w:rsidRPr="0056208B" w:rsidRDefault="00F975F6" w:rsidP="00575005">
      <w:pPr>
        <w:pStyle w:val="RequirementList"/>
      </w:pPr>
      <w:r w:rsidRPr="0056208B">
        <w:t>The Contractor shall ensure the electrical signal from each sensor is split and redundantly routed:</w:t>
      </w:r>
    </w:p>
    <w:p w14:paraId="4AAE6BF7" w14:textId="77777777" w:rsidR="00F975F6" w:rsidRPr="0056208B" w:rsidRDefault="00F975F6">
      <w:pPr>
        <w:pStyle w:val="RequirementList"/>
        <w:numPr>
          <w:ilvl w:val="0"/>
          <w:numId w:val="34"/>
        </w:numPr>
      </w:pPr>
      <w:r w:rsidRPr="0056208B">
        <w:t>One signal path to SCK CEN systems (for SIL validation), and</w:t>
      </w:r>
    </w:p>
    <w:p w14:paraId="2070C7BC" w14:textId="6E603F70" w:rsidR="00F975F6" w:rsidRPr="0056208B" w:rsidRDefault="00F975F6">
      <w:pPr>
        <w:pStyle w:val="RequirementList"/>
        <w:numPr>
          <w:ilvl w:val="0"/>
          <w:numId w:val="34"/>
        </w:numPr>
      </w:pPr>
      <w:r w:rsidRPr="0056208B">
        <w:t xml:space="preserve">One signal path to </w:t>
      </w:r>
      <w:r w:rsidR="00D97476" w:rsidRPr="0056208B">
        <w:t>QPLANT:CIS</w:t>
      </w:r>
      <w:r w:rsidRPr="0056208B">
        <w:t xml:space="preserve"> (for alarm integration and interlocks).</w:t>
      </w:r>
    </w:p>
    <w:p w14:paraId="000E3D7E" w14:textId="63148783" w:rsidR="00012F56" w:rsidRPr="0056208B" w:rsidRDefault="00972121" w:rsidP="00575005">
      <w:pPr>
        <w:pStyle w:val="RequirementList"/>
        <w:numPr>
          <w:ilvl w:val="0"/>
          <w:numId w:val="0"/>
        </w:numPr>
        <w:ind w:left="720"/>
      </w:pPr>
      <w:r w:rsidRPr="0056208B">
        <w:rPr>
          <w:highlight w:val="yellow"/>
        </w:rPr>
        <w:t>For RTM-051-052, the contractor has choise between – Signal hardwire via MIS, all other alarms via CIS or direct integration</w:t>
      </w:r>
    </w:p>
    <w:p w14:paraId="21AB4B72" w14:textId="164FC369" w:rsidR="00F975F6" w:rsidRPr="0056208B" w:rsidRDefault="00F975F6" w:rsidP="00575005">
      <w:pPr>
        <w:pStyle w:val="RequirementList"/>
      </w:pPr>
      <w:r w:rsidRPr="0056208B">
        <w:t xml:space="preserve">The Contractor shall implement the physical and logical integration of ODH signals into </w:t>
      </w:r>
      <w:r w:rsidR="00D97476" w:rsidRPr="0056208B">
        <w:t>QPLANT:CIS</w:t>
      </w:r>
      <w:r w:rsidRPr="0056208B">
        <w:t>, including alarm thresholds, zoning logic, and mitigation responses</w:t>
      </w:r>
      <w:r w:rsidR="00352FF0" w:rsidRPr="0056208B">
        <w:t xml:space="preserve">.  </w:t>
      </w:r>
      <w:r w:rsidRPr="0056208B">
        <w:t>Functional verification and end-to-end testing of all ODH alarm functions shall be demonstrated during QPLANT acceptance.</w:t>
      </w:r>
    </w:p>
    <w:p w14:paraId="437A0737" w14:textId="448FB1A6" w:rsidR="00F975F6" w:rsidRPr="0056208B" w:rsidRDefault="00F975F6" w:rsidP="00575005">
      <w:pPr>
        <w:pStyle w:val="RequirementList"/>
      </w:pPr>
      <w:r w:rsidRPr="0056208B">
        <w:t>The Contractor shall install the owner-supplied ODH monitors at every access point and in each enclosed zone where a credible helium release could reduce ambient O₂ below 19.5 % (v/v) within 60 seconds under WCS leak conditions</w:t>
      </w:r>
      <w:r w:rsidR="00352FF0" w:rsidRPr="0056208B">
        <w:t xml:space="preserve">.  </w:t>
      </w:r>
      <w:r w:rsidRPr="0056208B">
        <w:t>Sensor positioning, cabling, and functional tests fall under Contractor scope.</w:t>
      </w:r>
    </w:p>
    <w:p w14:paraId="3B73A8AA" w14:textId="60D310D8" w:rsidR="00F975F6" w:rsidRPr="0056208B" w:rsidRDefault="00F975F6" w:rsidP="00575005">
      <w:pPr>
        <w:pStyle w:val="RequirementList"/>
        <w:rPr>
          <w:b/>
          <w:bCs/>
          <w:lang w:eastAsia="fr-FR"/>
        </w:rPr>
      </w:pPr>
      <w:r w:rsidRPr="0056208B">
        <w:rPr>
          <w:lang w:eastAsia="fr-FR"/>
        </w:rPr>
        <w:t>The Contractor shall provide all technical inputs required for SCK CEN to complete the final ODH configuration and SIL justification.  At minimum, this includes:</w:t>
      </w:r>
    </w:p>
    <w:p w14:paraId="5F1A59DF" w14:textId="77777777" w:rsidR="00F975F6" w:rsidRPr="0056208B" w:rsidRDefault="00F975F6">
      <w:pPr>
        <w:pStyle w:val="RequirementList"/>
        <w:numPr>
          <w:ilvl w:val="0"/>
          <w:numId w:val="25"/>
        </w:numPr>
      </w:pPr>
      <w:r w:rsidRPr="0056208B">
        <w:t>Helium inventory (by zone),</w:t>
      </w:r>
    </w:p>
    <w:p w14:paraId="10F6B13B" w14:textId="77777777" w:rsidR="00F975F6" w:rsidRPr="0056208B" w:rsidRDefault="00F975F6">
      <w:pPr>
        <w:pStyle w:val="RequirementList"/>
        <w:numPr>
          <w:ilvl w:val="0"/>
          <w:numId w:val="25"/>
        </w:numPr>
      </w:pPr>
      <w:r w:rsidRPr="0056208B">
        <w:t>Piping layout drawings and enclosure volumes,</w:t>
      </w:r>
    </w:p>
    <w:p w14:paraId="62F9E984" w14:textId="77777777" w:rsidR="00F975F6" w:rsidRPr="0056208B" w:rsidRDefault="00F975F6">
      <w:pPr>
        <w:pStyle w:val="RequirementList"/>
        <w:numPr>
          <w:ilvl w:val="0"/>
          <w:numId w:val="25"/>
        </w:numPr>
      </w:pPr>
      <w:r w:rsidRPr="0056208B">
        <w:t>Leak rate assumptions based on QPLANT operational scenarios,</w:t>
      </w:r>
    </w:p>
    <w:p w14:paraId="288058ED" w14:textId="77777777" w:rsidR="00F975F6" w:rsidRPr="0056208B" w:rsidRDefault="00F975F6">
      <w:pPr>
        <w:pStyle w:val="RequirementList"/>
        <w:numPr>
          <w:ilvl w:val="0"/>
          <w:numId w:val="25"/>
        </w:numPr>
      </w:pPr>
      <w:r w:rsidRPr="0056208B">
        <w:t>Ventilation performance data,</w:t>
      </w:r>
    </w:p>
    <w:p w14:paraId="5EE04C1F" w14:textId="77777777" w:rsidR="00F975F6" w:rsidRPr="0056208B" w:rsidRDefault="00F975F6">
      <w:pPr>
        <w:pStyle w:val="RequirementList"/>
        <w:numPr>
          <w:ilvl w:val="0"/>
          <w:numId w:val="25"/>
        </w:numPr>
      </w:pPr>
      <w:r w:rsidRPr="0056208B">
        <w:t>Defined ODH zoning boundaries and access control criteria.</w:t>
      </w:r>
    </w:p>
    <w:p w14:paraId="5B9FE5BA" w14:textId="1305825E" w:rsidR="00CF746A" w:rsidRPr="0056208B" w:rsidRDefault="00012F56" w:rsidP="000527F7">
      <w:pPr>
        <w:pStyle w:val="SysReq3"/>
        <w:rPr>
          <w:lang w:val="en-GB"/>
        </w:rPr>
      </w:pPr>
      <w:r w:rsidRPr="0056208B">
        <w:rPr>
          <w:lang w:val="en-GB"/>
        </w:rPr>
        <w:t>In the offer the Applicant shall</w:t>
      </w:r>
      <w:r w:rsidR="00F975F6" w:rsidRPr="0056208B">
        <w:rPr>
          <w:lang w:val="en-GB"/>
        </w:rPr>
        <w:t xml:space="preserve"> </w:t>
      </w:r>
      <w:r w:rsidRPr="0056208B">
        <w:rPr>
          <w:lang w:val="en-GB"/>
        </w:rPr>
        <w:t xml:space="preserve">explicitly </w:t>
      </w:r>
      <w:r w:rsidR="00F975F6" w:rsidRPr="0056208B">
        <w:rPr>
          <w:lang w:val="en-GB"/>
        </w:rPr>
        <w:t xml:space="preserve">state explicitly whether the ODH system status (e.g. alarm thresholds reached, zone evacuation triggered) constitutes a functional input to </w:t>
      </w:r>
      <w:r w:rsidR="00D97476" w:rsidRPr="0056208B">
        <w:rPr>
          <w:lang w:val="en-GB"/>
        </w:rPr>
        <w:t>QPLANT:CIS</w:t>
      </w:r>
      <w:r w:rsidR="00F975F6" w:rsidRPr="0056208B">
        <w:rPr>
          <w:lang w:val="en-GB"/>
        </w:rPr>
        <w:t xml:space="preserve"> logic</w:t>
      </w:r>
      <w:r w:rsidR="00352FF0" w:rsidRPr="0056208B">
        <w:rPr>
          <w:lang w:val="en-GB"/>
        </w:rPr>
        <w:t xml:space="preserve">.  </w:t>
      </w:r>
      <w:r w:rsidR="00F975F6" w:rsidRPr="0056208B">
        <w:rPr>
          <w:lang w:val="en-GB"/>
        </w:rPr>
        <w:t>If applicable, the Offer shall describe the intended system behaviour, logic dependencies, and impact on cryogenic system operation (e.g., automatic warm-up, valve interlocks, or shutdowns).</w:t>
      </w:r>
    </w:p>
    <w:p w14:paraId="0313E49F" w14:textId="6AE92F78" w:rsidR="000E4DA1" w:rsidRPr="0056208B" w:rsidRDefault="000E4DA1" w:rsidP="00CF746A">
      <w:r w:rsidRPr="0056208B">
        <w:t>SCK CEN shall retain overall responsibility for the ODH system's compliance with functional safety requirements</w:t>
      </w:r>
      <w:r w:rsidR="00352FF0" w:rsidRPr="0056208B">
        <w:t xml:space="preserve">.  </w:t>
      </w:r>
      <w:r w:rsidRPr="0056208B">
        <w:t xml:space="preserve">The signals from all ODH sensors remain under SCK CEN ownership, and their duplication to </w:t>
      </w:r>
      <w:r w:rsidR="00D97476" w:rsidRPr="0056208B">
        <w:t>QPLANT:CIS</w:t>
      </w:r>
      <w:r w:rsidRPr="0056208B">
        <w:t xml:space="preserve"> shall not alter or interrupt their role in the certified safety chain.</w:t>
      </w:r>
    </w:p>
    <w:p w14:paraId="2F2570D5" w14:textId="2FA57E83" w:rsidR="00C55311" w:rsidRPr="0056208B" w:rsidRDefault="009248B1" w:rsidP="000527F7">
      <w:pPr>
        <w:pStyle w:val="SysReq3"/>
        <w:rPr>
          <w:rStyle w:val="Strong"/>
          <w:i w:val="0"/>
          <w:iCs/>
          <w:lang w:val="en-GB"/>
        </w:rPr>
      </w:pPr>
      <w:bookmarkStart w:id="4103" w:name="_Toc200492349"/>
      <w:bookmarkStart w:id="4104" w:name="_Toc202536194"/>
      <w:r w:rsidRPr="0056208B">
        <w:rPr>
          <w:rStyle w:val="Strong"/>
          <w:i w:val="0"/>
          <w:iCs/>
          <w:lang w:val="en-GB"/>
        </w:rPr>
        <w:t xml:space="preserve">(General) </w:t>
      </w:r>
      <w:r w:rsidR="00C55311" w:rsidRPr="0056208B">
        <w:rPr>
          <w:rStyle w:val="Strong"/>
          <w:i w:val="0"/>
          <w:iCs/>
          <w:lang w:val="en-GB"/>
        </w:rPr>
        <w:t>Control Systems and PLC safety</w:t>
      </w:r>
      <w:bookmarkEnd w:id="4103"/>
      <w:bookmarkEnd w:id="4104"/>
    </w:p>
    <w:p w14:paraId="4A6674D8" w14:textId="77777777" w:rsidR="00C55311" w:rsidRPr="0056208B" w:rsidRDefault="00C55311" w:rsidP="00575005">
      <w:pPr>
        <w:pStyle w:val="RequirementList"/>
      </w:pPr>
      <w:bookmarkStart w:id="4105" w:name="_Toc200492350"/>
      <w:r w:rsidRPr="0056208B">
        <w:t>Internal interlocks: The QPLANT shall not rely on the MIS, unless the interlock must be propagated to or relies on other systems.</w:t>
      </w:r>
      <w:bookmarkEnd w:id="4105"/>
    </w:p>
    <w:p w14:paraId="579D57A9" w14:textId="77777777" w:rsidR="00C55311" w:rsidRPr="0056208B" w:rsidRDefault="00C55311" w:rsidP="00575005">
      <w:pPr>
        <w:pStyle w:val="RequirementList"/>
      </w:pPr>
      <w:bookmarkStart w:id="4106" w:name="_Toc200492351"/>
      <w:r w:rsidRPr="0056208B">
        <w:t>Interlock status to MCS: The QPLANT shall ensure that the status of each interlock is monitorable through the MCS control interface.</w:t>
      </w:r>
      <w:bookmarkEnd w:id="4106"/>
    </w:p>
    <w:p w14:paraId="4A38DC64" w14:textId="77777777" w:rsidR="00C55311" w:rsidRPr="0056208B" w:rsidRDefault="00C55311" w:rsidP="00575005">
      <w:pPr>
        <w:pStyle w:val="RequirementList"/>
      </w:pPr>
      <w:bookmarkStart w:id="4107" w:name="_Toc200492352"/>
      <w:r w:rsidRPr="0056208B">
        <w:lastRenderedPageBreak/>
        <w:t>Personnel protection standards: When the system has personnel protection, the systems personnel protection shall be designed according to standards IEC 61508 (Functional Safety) or one of the sector-specific derived standards (IEC 62061, IEC 61511) or alternative (e.g. ISO 13849-1).</w:t>
      </w:r>
      <w:bookmarkStart w:id="4108" w:name="_Toc200492353"/>
      <w:bookmarkEnd w:id="4107"/>
      <w:bookmarkEnd w:id="4108"/>
    </w:p>
    <w:p w14:paraId="2D1C7E4D" w14:textId="77777777" w:rsidR="009248B1" w:rsidRPr="0056208B" w:rsidRDefault="009248B1" w:rsidP="009248B1">
      <w:pPr>
        <w:pStyle w:val="Heading4numbered"/>
        <w:numPr>
          <w:ilvl w:val="0"/>
          <w:numId w:val="0"/>
        </w:numPr>
        <w:rPr>
          <w:rStyle w:val="Strong"/>
          <w:lang w:val="en-GB"/>
        </w:rPr>
      </w:pPr>
      <w:bookmarkStart w:id="4109" w:name="_Toc200491939"/>
      <w:bookmarkStart w:id="4110" w:name="_Toc202536119"/>
      <w:r w:rsidRPr="0056208B">
        <w:rPr>
          <w:rStyle w:val="Strong"/>
          <w:lang w:val="en-GB"/>
        </w:rPr>
        <w:t>Hard-Wired Safety-Interlock Instrumentation</w:t>
      </w:r>
      <w:bookmarkEnd w:id="4109"/>
      <w:bookmarkEnd w:id="4110"/>
    </w:p>
    <w:p w14:paraId="39260C84" w14:textId="77777777" w:rsidR="009248B1" w:rsidRPr="0056208B" w:rsidRDefault="009248B1" w:rsidP="00DE7EB5">
      <w:pPr>
        <w:pStyle w:val="RequirementList"/>
      </w:pPr>
      <w:bookmarkStart w:id="4111" w:name="_Toc200491941"/>
      <w:r w:rsidRPr="0056208B">
        <w:t>The Contractor shall design and implement fail-safe, hard-wired interlock circuits (i.e. dedicated relay or safety-PLC loops that remain fully functional in the event of a control-system failure) to prevent mechanical or thermal damage to the following critical equipment classes: compressors, turbines, pumps, and electrical heaters.</w:t>
      </w:r>
    </w:p>
    <w:bookmarkEnd w:id="4111"/>
    <w:p w14:paraId="03BAF4CE" w14:textId="77777777" w:rsidR="009248B1" w:rsidRPr="0056208B" w:rsidRDefault="009248B1" w:rsidP="00575005">
      <w:pPr>
        <w:pStyle w:val="RequirementList"/>
      </w:pPr>
      <w:ins w:id="4112" w:author="Dekempeneer Erik" w:date="2025-07-11T15:29:00Z">
        <w:r w:rsidRPr="0056208B">
          <w:t xml:space="preserve">Electrical </w:t>
        </w:r>
      </w:ins>
      <w:del w:id="4113" w:author="Dekempeneer Erik" w:date="2025-07-11T15:29:00Z">
        <w:r w:rsidRPr="0056208B" w:rsidDel="00100759">
          <w:delText>C</w:delText>
        </w:r>
      </w:del>
      <w:ins w:id="4114" w:author="Dekempeneer Erik" w:date="2025-07-11T15:29:00Z">
        <w:r w:rsidRPr="0056208B">
          <w:t>c</w:t>
        </w:r>
      </w:ins>
      <w:r w:rsidRPr="0056208B">
        <w:t>ontacts associated with the hard-wired interlock sensors (flow, pressure, temperature, level, valve-end switches, etc.) shall be wired “positive-logic” (open = abnormal/trip) so that any loss of signal, power, or cable integrity forces the affected component to a safe state.</w:t>
      </w:r>
    </w:p>
    <w:p w14:paraId="364E35F0" w14:textId="77777777" w:rsidR="009248B1" w:rsidRPr="0056208B" w:rsidRDefault="009248B1" w:rsidP="00DA4309">
      <w:pPr>
        <w:pStyle w:val="RequirementList"/>
      </w:pPr>
      <w:bookmarkStart w:id="4115" w:name="_Toc202536120"/>
      <w:r w:rsidRPr="0056208B">
        <w:t>The Contractor’s own risk assessment shall determine the final list of equipment, set points, and reaction times</w:t>
      </w:r>
    </w:p>
    <w:p w14:paraId="71780D61" w14:textId="77777777" w:rsidR="009248B1" w:rsidRPr="0056208B" w:rsidRDefault="009248B1">
      <w:pPr>
        <w:pStyle w:val="RequirementList"/>
        <w:numPr>
          <w:ilvl w:val="0"/>
          <w:numId w:val="20"/>
        </w:numPr>
      </w:pPr>
      <w:r w:rsidRPr="0056208B">
        <w:t xml:space="preserve">the resulting safety-interlock </w:t>
      </w:r>
      <w:commentRangeStart w:id="4116"/>
      <w:r w:rsidRPr="0056208B">
        <w:t xml:space="preserve">schedule </w:t>
      </w:r>
      <w:commentRangeEnd w:id="4116"/>
      <w:r w:rsidRPr="0056208B">
        <w:rPr>
          <w:rStyle w:val="CommentReference"/>
          <w:rFonts w:ascii="Segoe UI" w:hAnsi="Segoe UI"/>
        </w:rPr>
        <w:commentReference w:id="4116"/>
      </w:r>
      <w:r w:rsidRPr="0056208B">
        <w:t>shall be submitted with the Detailed Design file.</w:t>
      </w:r>
      <w:bookmarkEnd w:id="4115"/>
    </w:p>
    <w:p w14:paraId="04E06551" w14:textId="77777777" w:rsidR="00DA4309" w:rsidRPr="0056208B" w:rsidRDefault="00DA4309">
      <w:pPr>
        <w:pStyle w:val="RequirementList"/>
        <w:numPr>
          <w:ilvl w:val="0"/>
          <w:numId w:val="20"/>
        </w:numPr>
      </w:pPr>
      <w:r w:rsidRPr="0056208B">
        <w:t>Safety-significant or reliability-critical SSCs such as sensors and instrumentation, control and shut-off valves, pressure relief devices and bursting disks, actuators, regulators, and any components affecting operational safety or availability.</w:t>
      </w:r>
    </w:p>
    <w:p w14:paraId="3CA0EE3D" w14:textId="77777777" w:rsidR="00DA4309" w:rsidRPr="0056208B" w:rsidRDefault="00DA4309" w:rsidP="00DA4309">
      <w:pPr>
        <w:pStyle w:val="RequirementList"/>
        <w:numPr>
          <w:ilvl w:val="0"/>
          <w:numId w:val="0"/>
        </w:numPr>
        <w:ind w:left="1069"/>
      </w:pPr>
    </w:p>
    <w:p w14:paraId="5495750D" w14:textId="77777777" w:rsidR="00C55311" w:rsidRPr="0056208B" w:rsidRDefault="00C55311" w:rsidP="00CF746A"/>
    <w:p w14:paraId="1FDC84E7" w14:textId="77777777" w:rsidR="00AA33D8" w:rsidRPr="0056208B" w:rsidRDefault="00AA33D8" w:rsidP="00B5535E">
      <w:pPr>
        <w:pStyle w:val="Heading2numbered"/>
      </w:pPr>
      <w:bookmarkStart w:id="4117" w:name="_Toc200492614"/>
      <w:bookmarkStart w:id="4118" w:name="_Toc202536247"/>
      <w:bookmarkStart w:id="4119" w:name="_Toc202536933"/>
      <w:r w:rsidRPr="0056208B">
        <w:t>Codes and Standards</w:t>
      </w:r>
      <w:bookmarkEnd w:id="4117"/>
      <w:bookmarkEnd w:id="4118"/>
      <w:bookmarkEnd w:id="4119"/>
    </w:p>
    <w:p w14:paraId="6004E2B8" w14:textId="7A69E577" w:rsidR="00E30087" w:rsidRPr="0056208B" w:rsidRDefault="00E34D71" w:rsidP="00E30087">
      <w:pPr>
        <w:pStyle w:val="regular"/>
      </w:pPr>
      <w:r w:rsidRPr="0056208B">
        <w:rPr>
          <w:highlight w:val="yellow"/>
        </w:rPr>
        <w:t>Welding, Welding test (NDT such as RT, UT and PAUT), Pressure tests, Leak tests, Electrical tests</w:t>
      </w:r>
    </w:p>
    <w:p w14:paraId="0DF0234C" w14:textId="77777777" w:rsidR="00E30087" w:rsidRPr="0056208B" w:rsidRDefault="00E30087" w:rsidP="00E30087">
      <w:pPr>
        <w:pStyle w:val="regular"/>
      </w:pPr>
    </w:p>
    <w:p w14:paraId="5F4A50D9" w14:textId="77777777" w:rsidR="004800B2" w:rsidRPr="0056208B" w:rsidRDefault="004800B2" w:rsidP="00575005">
      <w:pPr>
        <w:pStyle w:val="RequirementList"/>
      </w:pPr>
      <w:bookmarkStart w:id="4120" w:name="_Toc200492617"/>
      <w:bookmarkStart w:id="4121" w:name="_Toc200492623"/>
      <w:bookmarkEnd w:id="4120"/>
      <w:r w:rsidRPr="0056208B">
        <w:t>The Contractor shall provide an EU declaration of conformity for the QPLANT and CE mark all QPLANT components.  Therefore, the Contractor shall at least:</w:t>
      </w:r>
      <w:bookmarkEnd w:id="4121"/>
    </w:p>
    <w:p w14:paraId="410C7C29" w14:textId="62CFBB17" w:rsidR="004800B2" w:rsidRPr="0056208B" w:rsidRDefault="004800B2" w:rsidP="00575005">
      <w:pPr>
        <w:pStyle w:val="RequirementList"/>
        <w:numPr>
          <w:ilvl w:val="0"/>
          <w:numId w:val="0"/>
        </w:numPr>
        <w:ind w:left="720"/>
      </w:pPr>
      <w:r w:rsidRPr="0056208B">
        <w:t>Identify all EU directives applicable to the QPLANT and ensure compliance with said EU directives.  The directive</w:t>
      </w:r>
      <w:r w:rsidR="00A55B96" w:rsidRPr="0056208B">
        <w:t>s</w:t>
      </w:r>
      <w:r w:rsidRPr="0056208B">
        <w:t xml:space="preserve"> listed below </w:t>
      </w:r>
      <w:r w:rsidR="00A55B96" w:rsidRPr="0056208B">
        <w:t>are</w:t>
      </w:r>
      <w:r w:rsidRPr="0056208B">
        <w:t xml:space="preserve"> identified by SCK CEN as a minimum requirement but does not exclude other directives from being applicable</w:t>
      </w:r>
      <w:r w:rsidR="00B5535E" w:rsidRPr="0056208B">
        <w:t>:</w:t>
      </w:r>
    </w:p>
    <w:p w14:paraId="1703F6E1" w14:textId="77777777" w:rsidR="004800B2" w:rsidRPr="0056208B" w:rsidRDefault="004800B2">
      <w:pPr>
        <w:pStyle w:val="RequirementList"/>
        <w:numPr>
          <w:ilvl w:val="0"/>
          <w:numId w:val="25"/>
        </w:numPr>
      </w:pPr>
      <w:r w:rsidRPr="0056208B">
        <w:t>Low Voltage Directive 2014/35/EU</w:t>
      </w:r>
    </w:p>
    <w:p w14:paraId="0E22E23E" w14:textId="56494469" w:rsidR="004800B2" w:rsidRPr="0056208B" w:rsidRDefault="004800B2">
      <w:pPr>
        <w:pStyle w:val="RequirementList"/>
        <w:numPr>
          <w:ilvl w:val="0"/>
          <w:numId w:val="25"/>
        </w:numPr>
      </w:pPr>
      <w:r w:rsidRPr="0056208B">
        <w:t>Machinery Directive 2006/42/EC</w:t>
      </w:r>
    </w:p>
    <w:p w14:paraId="6B4E2975" w14:textId="77777777" w:rsidR="004800B2" w:rsidRPr="0056208B" w:rsidRDefault="004800B2">
      <w:pPr>
        <w:pStyle w:val="RequirementList"/>
        <w:numPr>
          <w:ilvl w:val="0"/>
          <w:numId w:val="25"/>
        </w:numPr>
      </w:pPr>
      <w:r w:rsidRPr="0056208B">
        <w:t>EMC Directive 2014/30/EU</w:t>
      </w:r>
    </w:p>
    <w:p w14:paraId="30994B8A" w14:textId="77777777" w:rsidR="004800B2" w:rsidRPr="0056208B" w:rsidRDefault="004800B2">
      <w:pPr>
        <w:pStyle w:val="RequirementList"/>
        <w:numPr>
          <w:ilvl w:val="0"/>
          <w:numId w:val="25"/>
        </w:numPr>
      </w:pPr>
      <w:r w:rsidRPr="0056208B">
        <w:t>Pressure Equipment Directive (2014/68/EU)</w:t>
      </w:r>
    </w:p>
    <w:p w14:paraId="03F3C57A" w14:textId="77777777" w:rsidR="00B75500" w:rsidRPr="0056208B" w:rsidRDefault="00C01489" w:rsidP="00575005">
      <w:pPr>
        <w:pStyle w:val="RequirementList"/>
      </w:pPr>
      <w:bookmarkStart w:id="4122" w:name="_Toc200492628"/>
      <w:bookmarkEnd w:id="4122"/>
      <w:r w:rsidRPr="0056208B">
        <w:t>The contractor shall i</w:t>
      </w:r>
      <w:r w:rsidR="00B75500" w:rsidRPr="0056208B">
        <w:t>dentify the applicable standards (harmonized or non</w:t>
      </w:r>
      <w:r w:rsidR="00B75500" w:rsidRPr="0056208B">
        <w:noBreakHyphen/>
        <w:t>harmonized), and technical specifications that support compliance with the essential requirements outlined in the EU directive(s).</w:t>
      </w:r>
    </w:p>
    <w:p w14:paraId="39EB92B7" w14:textId="30FBC3AA" w:rsidR="00B75500" w:rsidRPr="0056208B" w:rsidRDefault="00C01489" w:rsidP="00575005">
      <w:pPr>
        <w:pStyle w:val="RequirementList"/>
        <w:numPr>
          <w:ilvl w:val="0"/>
          <w:numId w:val="0"/>
        </w:numPr>
        <w:ind w:left="720"/>
      </w:pPr>
      <w:r w:rsidRPr="0056208B">
        <w:t>The Contractor shall S</w:t>
      </w:r>
      <w:r w:rsidR="00B75500" w:rsidRPr="0056208B">
        <w:t xml:space="preserve">ubmit the technical file, at the latest before shipment to </w:t>
      </w:r>
      <w:r w:rsidR="0085540D" w:rsidRPr="0056208B">
        <w:t>SCK CEN</w:t>
      </w:r>
      <w:r w:rsidR="00B75500" w:rsidRPr="0056208B">
        <w:t xml:space="preserve"> of </w:t>
      </w:r>
      <w:r w:rsidR="00947F24" w:rsidRPr="0056208B">
        <w:t>QPLANT</w:t>
      </w:r>
      <w:r w:rsidR="00B75500" w:rsidRPr="0056208B">
        <w:t xml:space="preserve"> parts, to demonstrate conformity with the directive(s)</w:t>
      </w:r>
      <w:r w:rsidR="00352FF0" w:rsidRPr="0056208B">
        <w:t xml:space="preserve">.  </w:t>
      </w:r>
      <w:r w:rsidR="00B75500" w:rsidRPr="0056208B">
        <w:t>The technical file shall include:</w:t>
      </w:r>
    </w:p>
    <w:p w14:paraId="1D685591" w14:textId="77777777" w:rsidR="00B75500" w:rsidRPr="0056208B" w:rsidRDefault="00B75500">
      <w:pPr>
        <w:pStyle w:val="RequirementList"/>
        <w:numPr>
          <w:ilvl w:val="0"/>
          <w:numId w:val="25"/>
        </w:numPr>
      </w:pPr>
      <w:bookmarkStart w:id="4123" w:name="_Toc200492629"/>
      <w:r w:rsidRPr="0056208B">
        <w:t xml:space="preserve">A general description of the </w:t>
      </w:r>
      <w:bookmarkEnd w:id="4123"/>
      <w:r w:rsidR="00C01489" w:rsidRPr="0056208B">
        <w:t>QPLANT</w:t>
      </w:r>
    </w:p>
    <w:p w14:paraId="46A76268" w14:textId="77777777" w:rsidR="00B75500" w:rsidRPr="0056208B" w:rsidRDefault="00B75500">
      <w:pPr>
        <w:pStyle w:val="RequirementList"/>
        <w:numPr>
          <w:ilvl w:val="0"/>
          <w:numId w:val="25"/>
        </w:numPr>
      </w:pPr>
      <w:bookmarkStart w:id="4124" w:name="_Toc200492630"/>
      <w:r w:rsidRPr="0056208B">
        <w:t>An overall drawing of the product, as well as other drawings to cover specific aspects of the product, such as circuit diagrams</w:t>
      </w:r>
      <w:r w:rsidR="007A2C67" w:rsidRPr="0056208B">
        <w:t xml:space="preserve">.  </w:t>
      </w:r>
      <w:r w:rsidRPr="0056208B">
        <w:t xml:space="preserve">The drawings shall, where appropriate, be accompanied with descriptions and explanations to understand the </w:t>
      </w:r>
      <w:r w:rsidR="00947F24" w:rsidRPr="0056208B">
        <w:t>product.</w:t>
      </w:r>
      <w:bookmarkEnd w:id="4124"/>
    </w:p>
    <w:p w14:paraId="1E771B9B" w14:textId="77777777" w:rsidR="00B75500" w:rsidRPr="0056208B" w:rsidRDefault="00B75500">
      <w:pPr>
        <w:pStyle w:val="RequirementList"/>
        <w:numPr>
          <w:ilvl w:val="0"/>
          <w:numId w:val="25"/>
        </w:numPr>
      </w:pPr>
      <w:r w:rsidRPr="0056208B">
        <w:t xml:space="preserve">The HAZOP reports </w:t>
      </w:r>
      <w:r w:rsidR="000D266F" w:rsidRPr="0056208B">
        <w:t>for</w:t>
      </w:r>
      <w:r w:rsidR="00B5535E" w:rsidRPr="0056208B">
        <w:t xml:space="preserve"> </w:t>
      </w:r>
      <w:bookmarkStart w:id="4125" w:name="_Toc200492631"/>
      <w:r w:rsidR="00947F24" w:rsidRPr="0056208B">
        <w:t>QPLANT</w:t>
      </w:r>
      <w:bookmarkEnd w:id="4125"/>
      <w:r w:rsidR="00B5535E" w:rsidRPr="0056208B">
        <w:t xml:space="preserve"> </w:t>
      </w:r>
    </w:p>
    <w:p w14:paraId="5A6ACB65" w14:textId="77777777" w:rsidR="00B75500" w:rsidRPr="0056208B" w:rsidRDefault="00B75500">
      <w:pPr>
        <w:pStyle w:val="RequirementList"/>
        <w:numPr>
          <w:ilvl w:val="0"/>
          <w:numId w:val="25"/>
        </w:numPr>
      </w:pPr>
      <w:bookmarkStart w:id="4126" w:name="_Toc200492632"/>
      <w:r w:rsidRPr="0056208B">
        <w:t xml:space="preserve">The Interfaces with other </w:t>
      </w:r>
      <w:r w:rsidR="0085540D" w:rsidRPr="0056208B">
        <w:t>SCK CEN</w:t>
      </w:r>
      <w:r w:rsidR="001A79E1" w:rsidRPr="0056208B">
        <w:t xml:space="preserve"> </w:t>
      </w:r>
      <w:r w:rsidRPr="0056208B">
        <w:t>systems</w:t>
      </w:r>
      <w:bookmarkEnd w:id="4126"/>
      <w:r w:rsidR="00C01489" w:rsidRPr="0056208B">
        <w:t>:</w:t>
      </w:r>
    </w:p>
    <w:p w14:paraId="4E09C379" w14:textId="77777777" w:rsidR="00B75500" w:rsidRPr="0056208B" w:rsidRDefault="00B75500" w:rsidP="00575005">
      <w:pPr>
        <w:pStyle w:val="RequirementList"/>
        <w:numPr>
          <w:ilvl w:val="1"/>
          <w:numId w:val="17"/>
        </w:numPr>
      </w:pPr>
      <w:r w:rsidRPr="0056208B">
        <w:t xml:space="preserve">The description of the protective measures implemented to eliminate identified hazards or to reduce risks and, when appropriate, the indication of the residual risks associated with the </w:t>
      </w:r>
      <w:r w:rsidR="000D266F" w:rsidRPr="0056208B">
        <w:t>QPLANT.</w:t>
      </w:r>
    </w:p>
    <w:p w14:paraId="679CD45E" w14:textId="77777777" w:rsidR="00B75500" w:rsidRPr="0056208B" w:rsidRDefault="00B75500" w:rsidP="00575005">
      <w:pPr>
        <w:pStyle w:val="RequirementList"/>
        <w:numPr>
          <w:ilvl w:val="1"/>
          <w:numId w:val="17"/>
        </w:numPr>
      </w:pPr>
      <w:r w:rsidRPr="0056208B">
        <w:t xml:space="preserve">The </w:t>
      </w:r>
      <w:r w:rsidR="00BE5C9A" w:rsidRPr="0056208B">
        <w:t xml:space="preserve">list of </w:t>
      </w:r>
      <w:r w:rsidRPr="0056208B">
        <w:t>standards and other technical specifications used</w:t>
      </w:r>
      <w:r w:rsidR="00613965" w:rsidRPr="0056208B">
        <w:t xml:space="preserve"> </w:t>
      </w:r>
      <w:r w:rsidR="00BE5C9A" w:rsidRPr="0056208B">
        <w:t>to show compliance with the essential requirements outlined in the EU directive(s</w:t>
      </w:r>
      <w:r w:rsidR="000D266F" w:rsidRPr="0056208B">
        <w:t>).</w:t>
      </w:r>
    </w:p>
    <w:p w14:paraId="068C0B12" w14:textId="77777777" w:rsidR="00B75500" w:rsidRPr="0056208B" w:rsidRDefault="00B75500" w:rsidP="00575005">
      <w:pPr>
        <w:pStyle w:val="RequirementList"/>
        <w:numPr>
          <w:ilvl w:val="1"/>
          <w:numId w:val="17"/>
        </w:numPr>
      </w:pPr>
      <w:r w:rsidRPr="0056208B">
        <w:lastRenderedPageBreak/>
        <w:t xml:space="preserve">Instructions and other information for the safe use of the product covering at least, but not limited to, handling, shipping, installation, integration, operation, maintenance, de-commissioning, disposal, </w:t>
      </w:r>
      <w:r w:rsidR="001B6C41" w:rsidRPr="0056208B">
        <w:t>...</w:t>
      </w:r>
      <w:r w:rsidRPr="0056208B">
        <w:t xml:space="preserve"> in English, and Dutch</w:t>
      </w:r>
    </w:p>
    <w:p w14:paraId="45915AC0" w14:textId="77777777" w:rsidR="00B75500" w:rsidRPr="0056208B" w:rsidRDefault="00B75500" w:rsidP="00575005">
      <w:pPr>
        <w:pStyle w:val="RequirementList"/>
        <w:numPr>
          <w:ilvl w:val="1"/>
          <w:numId w:val="17"/>
        </w:numPr>
      </w:pPr>
      <w:r w:rsidRPr="0056208B">
        <w:t xml:space="preserve">Where appropriate, copies of the EU declaration of conformity of components incorporated into the </w:t>
      </w:r>
      <w:r w:rsidR="000D266F" w:rsidRPr="0056208B">
        <w:t>assembly.</w:t>
      </w:r>
    </w:p>
    <w:p w14:paraId="74534DD7" w14:textId="77777777" w:rsidR="00B75500" w:rsidRPr="0056208B" w:rsidRDefault="00B75500" w:rsidP="00575005">
      <w:pPr>
        <w:pStyle w:val="RequirementList"/>
        <w:numPr>
          <w:ilvl w:val="1"/>
          <w:numId w:val="17"/>
        </w:numPr>
      </w:pPr>
      <w:r w:rsidRPr="0056208B">
        <w:t xml:space="preserve">A copy of the </w:t>
      </w:r>
      <w:r w:rsidR="00947F24" w:rsidRPr="0056208B">
        <w:t>QPLANT</w:t>
      </w:r>
      <w:r w:rsidRPr="0056208B">
        <w:t xml:space="preserve"> EU declaration of conformity in the original language, in English, and </w:t>
      </w:r>
      <w:r w:rsidR="000D266F" w:rsidRPr="0056208B">
        <w:t>Dutch.</w:t>
      </w:r>
    </w:p>
    <w:p w14:paraId="3ADE25FF" w14:textId="77777777" w:rsidR="00B75500" w:rsidRPr="0056208B" w:rsidRDefault="00B75500" w:rsidP="00575005">
      <w:pPr>
        <w:pStyle w:val="RequirementList"/>
        <w:numPr>
          <w:ilvl w:val="1"/>
          <w:numId w:val="17"/>
        </w:numPr>
      </w:pPr>
      <w:r w:rsidRPr="0056208B">
        <w:t xml:space="preserve">A copy of the nameplate(s) with CE </w:t>
      </w:r>
      <w:r w:rsidR="000D266F" w:rsidRPr="0056208B">
        <w:t>mark.</w:t>
      </w:r>
    </w:p>
    <w:p w14:paraId="776468E5" w14:textId="77777777" w:rsidR="00BE5C9A" w:rsidRPr="0056208B" w:rsidRDefault="00C01489" w:rsidP="00575005">
      <w:pPr>
        <w:pStyle w:val="RequirementList"/>
        <w:numPr>
          <w:ilvl w:val="0"/>
          <w:numId w:val="16"/>
        </w:numPr>
      </w:pPr>
      <w:r w:rsidRPr="0056208B">
        <w:t>The Contractor shall s</w:t>
      </w:r>
      <w:r w:rsidR="00BE5C9A" w:rsidRPr="0056208B">
        <w:t xml:space="preserve">ubmit specific detailed parts of the technical file, when requested by </w:t>
      </w:r>
      <w:r w:rsidR="0085540D" w:rsidRPr="0056208B">
        <w:t>SCK CEN</w:t>
      </w:r>
      <w:r w:rsidR="00BE5C9A" w:rsidRPr="0056208B">
        <w:t>, to demonstrate conformity with the directive(s) in English</w:t>
      </w:r>
      <w:r w:rsidR="007A2C67" w:rsidRPr="0056208B">
        <w:t xml:space="preserve">.  </w:t>
      </w:r>
      <w:r w:rsidR="00BE5C9A" w:rsidRPr="0056208B">
        <w:t>The detailed parts of the technical file are:</w:t>
      </w:r>
    </w:p>
    <w:p w14:paraId="62192169" w14:textId="77777777" w:rsidR="00BE5C9A" w:rsidRPr="0056208B" w:rsidRDefault="00BE5C9A" w:rsidP="00575005">
      <w:pPr>
        <w:pStyle w:val="RequirementList"/>
        <w:numPr>
          <w:ilvl w:val="1"/>
          <w:numId w:val="17"/>
        </w:numPr>
      </w:pPr>
      <w:r w:rsidRPr="0056208B">
        <w:t xml:space="preserve">Full detailed </w:t>
      </w:r>
      <w:r w:rsidR="000D266F" w:rsidRPr="0056208B">
        <w:t>drawings.</w:t>
      </w:r>
    </w:p>
    <w:p w14:paraId="79239BAC" w14:textId="77777777" w:rsidR="00BE5C9A" w:rsidRPr="0056208B" w:rsidRDefault="00BE5C9A" w:rsidP="00575005">
      <w:pPr>
        <w:pStyle w:val="RequirementList"/>
        <w:numPr>
          <w:ilvl w:val="1"/>
          <w:numId w:val="17"/>
        </w:numPr>
      </w:pPr>
      <w:r w:rsidRPr="0056208B">
        <w:t>Calculation notes,</w:t>
      </w:r>
    </w:p>
    <w:p w14:paraId="66181037" w14:textId="77777777" w:rsidR="00BE5C9A" w:rsidRPr="0056208B" w:rsidRDefault="00BE5C9A" w:rsidP="00575005">
      <w:pPr>
        <w:pStyle w:val="RequirementList"/>
        <w:numPr>
          <w:ilvl w:val="1"/>
          <w:numId w:val="17"/>
        </w:numPr>
      </w:pPr>
      <w:r w:rsidRPr="0056208B">
        <w:t xml:space="preserve">Test reports, certificates, </w:t>
      </w:r>
      <w:r w:rsidR="001B6C41" w:rsidRPr="0056208B">
        <w:t>...</w:t>
      </w:r>
    </w:p>
    <w:p w14:paraId="205BC6C0" w14:textId="77777777" w:rsidR="00CE20A0" w:rsidRPr="0056208B" w:rsidRDefault="00CE20A0" w:rsidP="00CE20A0">
      <w:pPr>
        <w:pStyle w:val="Heading3numbered"/>
      </w:pPr>
      <w:bookmarkStart w:id="4127" w:name="_Toc200492635"/>
      <w:bookmarkStart w:id="4128" w:name="_Toc202536248"/>
      <w:bookmarkStart w:id="4129" w:name="_Toc202536934"/>
      <w:r w:rsidRPr="0056208B">
        <w:t>Electromagnetic interference</w:t>
      </w:r>
    </w:p>
    <w:p w14:paraId="7BE47C0D" w14:textId="77777777" w:rsidR="00CE20A0" w:rsidRPr="0056208B" w:rsidRDefault="00CE20A0" w:rsidP="00CE20A0">
      <w:pPr>
        <w:pStyle w:val="RequirementList"/>
      </w:pPr>
      <w:r w:rsidRPr="0056208B">
        <w:t>The Contractor shall propose a solution, subject to approval by SCK CEN, to minimize the effects of electromagnetic interference (EMI) as referenced in [AD 7].  The solution shall address shielding, cabling, signal routing, voltage level separation, and grounding strategy.</w:t>
      </w:r>
    </w:p>
    <w:p w14:paraId="077809CB" w14:textId="77777777" w:rsidR="00CE20A0" w:rsidRPr="0056208B" w:rsidRDefault="00CE20A0" w:rsidP="00CE20A0">
      <w:pPr>
        <w:pStyle w:val="RequirementList"/>
      </w:pPr>
      <w:r w:rsidRPr="0056208B">
        <w:t xml:space="preserve">The EMI mitigation design shall ensure that all instrumentation and control signals operate within their specified accuracy limits under </w:t>
      </w:r>
      <w:commentRangeStart w:id="4130"/>
      <w:r w:rsidRPr="0056208B">
        <w:t>defined electromagnetic environments</w:t>
      </w:r>
      <w:commentRangeEnd w:id="4130"/>
      <w:r w:rsidRPr="0056208B">
        <w:rPr>
          <w:rStyle w:val="CommentReference"/>
          <w:rFonts w:ascii="Segoe UI" w:hAnsi="Segoe UI"/>
        </w:rPr>
        <w:commentReference w:id="4130"/>
      </w:r>
      <w:r w:rsidRPr="0056208B">
        <w:t>.</w:t>
      </w:r>
    </w:p>
    <w:p w14:paraId="231C6905" w14:textId="77777777" w:rsidR="00CE20A0" w:rsidRPr="0056208B" w:rsidRDefault="00CE20A0" w:rsidP="00CE20A0">
      <w:pPr>
        <w:pStyle w:val="RequirementList"/>
      </w:pPr>
      <w:r w:rsidRPr="0056208B">
        <w:t>The proposed solution shall comply with the relevant sections of EN 61000-6-2 (Immunity for industrial environments) and EN 61000-6-4 (Emission for industrial environments), or an equivalent standard approved by SCK CEN.</w:t>
      </w:r>
    </w:p>
    <w:p w14:paraId="13F5A81B" w14:textId="77777777" w:rsidR="00CE20A0" w:rsidRPr="0056208B" w:rsidRDefault="00CE20A0" w:rsidP="00CE20A0">
      <w:pPr>
        <w:pStyle w:val="RequirementList"/>
      </w:pPr>
      <w:commentRangeStart w:id="4131"/>
      <w:r w:rsidRPr="0056208B">
        <w:t>Verification shall be performed by means of:</w:t>
      </w:r>
    </w:p>
    <w:p w14:paraId="523ECBA1" w14:textId="77777777" w:rsidR="00CE20A0" w:rsidRPr="0056208B" w:rsidRDefault="00CE20A0" w:rsidP="00CE20A0">
      <w:pPr>
        <w:pStyle w:val="RequirementList"/>
      </w:pPr>
      <w:r w:rsidRPr="0056208B">
        <w:t>A design review dossier including EMI layout drawings and shielding measures,</w:t>
      </w:r>
    </w:p>
    <w:p w14:paraId="4E16C5B1" w14:textId="77777777" w:rsidR="00CE20A0" w:rsidRPr="0056208B" w:rsidRDefault="00CE20A0" w:rsidP="00CE20A0">
      <w:pPr>
        <w:pStyle w:val="RequirementList"/>
      </w:pPr>
      <w:r w:rsidRPr="0056208B">
        <w:t>A wiring and installation checklist verified during site inspection,</w:t>
      </w:r>
    </w:p>
    <w:p w14:paraId="5AAAE7D9" w14:textId="77777777" w:rsidR="00CE20A0" w:rsidRPr="0056208B" w:rsidRDefault="00CE20A0" w:rsidP="00CE20A0">
      <w:pPr>
        <w:pStyle w:val="RequirementList"/>
      </w:pPr>
      <w:r w:rsidRPr="0056208B">
        <w:t>And, where applicable, EMC type tests or certificates for sensitive components (e.g., sensors, analysers, PLCs).</w:t>
      </w:r>
    </w:p>
    <w:p w14:paraId="698D53C9" w14:textId="77777777" w:rsidR="00CE20A0" w:rsidRPr="0056208B" w:rsidRDefault="00CE20A0" w:rsidP="00CE20A0">
      <w:pPr>
        <w:pStyle w:val="RequirementList"/>
      </w:pPr>
      <w:bookmarkStart w:id="4132" w:name="_Toc200491993"/>
      <w:r w:rsidRPr="0056208B">
        <w:t>To ease diagnostic and checking of measurement chains, knife-switch type terminal blocks or similar cabling interface shall be fitted for input and output signals connections with the QPLANT:CIS.</w:t>
      </w:r>
      <w:bookmarkEnd w:id="4132"/>
      <w:commentRangeEnd w:id="4131"/>
      <w:r w:rsidRPr="0056208B">
        <w:rPr>
          <w:rStyle w:val="CommentReference"/>
          <w:rFonts w:ascii="Segoe UI" w:hAnsi="Segoe UI"/>
        </w:rPr>
        <w:commentReference w:id="4131"/>
      </w:r>
    </w:p>
    <w:p w14:paraId="4432FC33" w14:textId="77777777" w:rsidR="00535285" w:rsidRPr="0056208B" w:rsidRDefault="00535285" w:rsidP="004672EA">
      <w:pPr>
        <w:pStyle w:val="Heading3numbered"/>
        <w:numPr>
          <w:ilvl w:val="0"/>
          <w:numId w:val="0"/>
        </w:numPr>
        <w:rPr>
          <w:rStyle w:val="Strong"/>
        </w:rPr>
      </w:pPr>
      <w:r w:rsidRPr="0056208B">
        <w:rPr>
          <w:rStyle w:val="Strong"/>
        </w:rPr>
        <w:t>Pressure Equipment &amp; Safety</w:t>
      </w:r>
      <w:bookmarkEnd w:id="4127"/>
      <w:bookmarkEnd w:id="4128"/>
      <w:bookmarkEnd w:id="4129"/>
    </w:p>
    <w:p w14:paraId="730211C8" w14:textId="7A22B30B" w:rsidR="00C01489" w:rsidRPr="0056208B" w:rsidRDefault="00C01489" w:rsidP="00C01489">
      <w:pPr>
        <w:pStyle w:val="Caption"/>
        <w:keepNext/>
      </w:pPr>
      <w:bookmarkStart w:id="4133" w:name="_Toc201310425"/>
      <w:bookmarkStart w:id="4134" w:name="_Toc209530038"/>
      <w:r w:rsidRPr="0056208B">
        <w:t xml:space="preserve">Table </w:t>
      </w:r>
      <w:r w:rsidRPr="0056208B">
        <w:fldChar w:fldCharType="begin"/>
      </w:r>
      <w:r w:rsidRPr="0056208B">
        <w:instrText xml:space="preserve"> SEQ Table \* ARABIC </w:instrText>
      </w:r>
      <w:r w:rsidRPr="0056208B">
        <w:fldChar w:fldCharType="separate"/>
      </w:r>
      <w:r w:rsidR="00D62D30">
        <w:rPr>
          <w:noProof/>
        </w:rPr>
        <w:t>20</w:t>
      </w:r>
      <w:r w:rsidRPr="0056208B">
        <w:fldChar w:fldCharType="end"/>
      </w:r>
      <w:r w:rsidRPr="0056208B">
        <w:t xml:space="preserve"> Pressure Equipment and Safety Standards</w:t>
      </w:r>
      <w:bookmarkEnd w:id="4133"/>
      <w:bookmarkEnd w:id="4134"/>
    </w:p>
    <w:tbl>
      <w:tblPr>
        <w:tblStyle w:val="TableGrid2"/>
        <w:tblW w:w="0" w:type="auto"/>
        <w:jc w:val="center"/>
        <w:tblBorders>
          <w:top w:val="single" w:sz="8" w:space="0" w:color="984A9C"/>
          <w:left w:val="single" w:sz="8" w:space="0" w:color="984A9C"/>
          <w:bottom w:val="single" w:sz="8" w:space="0" w:color="984A9C"/>
          <w:right w:val="single" w:sz="8" w:space="0" w:color="984A9C"/>
          <w:insideH w:val="single" w:sz="8" w:space="0" w:color="984A9C"/>
          <w:insideV w:val="single" w:sz="8" w:space="0" w:color="984A9C"/>
        </w:tblBorders>
        <w:tblLook w:val="04A0" w:firstRow="1" w:lastRow="0" w:firstColumn="1" w:lastColumn="0" w:noHBand="0" w:noVBand="1"/>
      </w:tblPr>
      <w:tblGrid>
        <w:gridCol w:w="1328"/>
        <w:gridCol w:w="2719"/>
        <w:gridCol w:w="2783"/>
      </w:tblGrid>
      <w:tr w:rsidR="00535285" w:rsidRPr="0056208B" w14:paraId="20644ADD" w14:textId="77777777" w:rsidTr="00C01489">
        <w:trPr>
          <w:jc w:val="center"/>
        </w:trPr>
        <w:tc>
          <w:tcPr>
            <w:tcW w:w="0" w:type="auto"/>
            <w:hideMark/>
          </w:tcPr>
          <w:p w14:paraId="31711D05" w14:textId="77777777" w:rsidR="00535285" w:rsidRPr="0056208B" w:rsidRDefault="00535285" w:rsidP="00B5535E">
            <w:pPr>
              <w:rPr>
                <w:rFonts w:ascii="Aptos" w:eastAsia="Times New Roman" w:hAnsi="Aptos"/>
                <w:b/>
                <w:bCs/>
                <w:color w:val="000000" w:themeColor="text1"/>
                <w:sz w:val="18"/>
                <w:szCs w:val="18"/>
              </w:rPr>
            </w:pPr>
            <w:r w:rsidRPr="0056208B">
              <w:rPr>
                <w:rFonts w:ascii="Aptos" w:eastAsia="Times New Roman" w:hAnsi="Aptos"/>
                <w:b/>
                <w:bCs/>
                <w:color w:val="000000" w:themeColor="text1"/>
                <w:sz w:val="18"/>
                <w:szCs w:val="18"/>
              </w:rPr>
              <w:t>Ref</w:t>
            </w:r>
          </w:p>
        </w:tc>
        <w:tc>
          <w:tcPr>
            <w:tcW w:w="0" w:type="auto"/>
            <w:hideMark/>
          </w:tcPr>
          <w:p w14:paraId="5B7309EE" w14:textId="77777777" w:rsidR="00535285" w:rsidRPr="0056208B" w:rsidRDefault="00535285" w:rsidP="00B5535E">
            <w:pPr>
              <w:rPr>
                <w:rFonts w:ascii="Aptos" w:eastAsia="Times New Roman" w:hAnsi="Aptos"/>
                <w:b/>
                <w:bCs/>
                <w:color w:val="000000" w:themeColor="text1"/>
                <w:sz w:val="18"/>
                <w:szCs w:val="18"/>
              </w:rPr>
            </w:pPr>
            <w:r w:rsidRPr="0056208B">
              <w:rPr>
                <w:rFonts w:ascii="Aptos" w:eastAsia="Times New Roman" w:hAnsi="Aptos"/>
                <w:b/>
                <w:bCs/>
                <w:color w:val="000000" w:themeColor="text1"/>
                <w:sz w:val="18"/>
                <w:szCs w:val="18"/>
              </w:rPr>
              <w:t>Standard</w:t>
            </w:r>
          </w:p>
        </w:tc>
        <w:tc>
          <w:tcPr>
            <w:tcW w:w="0" w:type="auto"/>
            <w:hideMark/>
          </w:tcPr>
          <w:p w14:paraId="6750C361" w14:textId="77777777" w:rsidR="00535285" w:rsidRPr="0056208B" w:rsidRDefault="00535285" w:rsidP="00B5535E">
            <w:pPr>
              <w:rPr>
                <w:rFonts w:ascii="Aptos" w:eastAsia="Times New Roman" w:hAnsi="Aptos"/>
                <w:b/>
                <w:bCs/>
                <w:color w:val="000000" w:themeColor="text1"/>
                <w:sz w:val="18"/>
                <w:szCs w:val="18"/>
              </w:rPr>
            </w:pPr>
            <w:r w:rsidRPr="0056208B">
              <w:rPr>
                <w:rFonts w:ascii="Aptos" w:eastAsia="Times New Roman" w:hAnsi="Aptos"/>
                <w:b/>
                <w:bCs/>
                <w:color w:val="000000" w:themeColor="text1"/>
                <w:sz w:val="18"/>
                <w:szCs w:val="18"/>
              </w:rPr>
              <w:t>Scope</w:t>
            </w:r>
          </w:p>
        </w:tc>
      </w:tr>
      <w:tr w:rsidR="00535285" w:rsidRPr="0056208B" w14:paraId="5EC237AE" w14:textId="77777777" w:rsidTr="00C01489">
        <w:trPr>
          <w:jc w:val="center"/>
        </w:trPr>
        <w:tc>
          <w:tcPr>
            <w:tcW w:w="0" w:type="auto"/>
            <w:hideMark/>
          </w:tcPr>
          <w:p w14:paraId="4298C5F8"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PED</w:t>
            </w:r>
          </w:p>
        </w:tc>
        <w:tc>
          <w:tcPr>
            <w:tcW w:w="0" w:type="auto"/>
            <w:hideMark/>
          </w:tcPr>
          <w:p w14:paraId="79EF9215"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2014/68/EU</w:t>
            </w:r>
          </w:p>
        </w:tc>
        <w:tc>
          <w:tcPr>
            <w:tcW w:w="0" w:type="auto"/>
            <w:hideMark/>
          </w:tcPr>
          <w:p w14:paraId="76C42B68"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EU Pressure Equipment Directive</w:t>
            </w:r>
          </w:p>
        </w:tc>
      </w:tr>
      <w:tr w:rsidR="00535285" w:rsidRPr="0056208B" w14:paraId="4F9D8DEB" w14:textId="77777777" w:rsidTr="00C01489">
        <w:trPr>
          <w:jc w:val="center"/>
        </w:trPr>
        <w:tc>
          <w:tcPr>
            <w:tcW w:w="0" w:type="auto"/>
            <w:hideMark/>
          </w:tcPr>
          <w:p w14:paraId="5BDEF4A3"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ASME VIII</w:t>
            </w:r>
            <w:r w:rsidRPr="0056208B">
              <w:rPr>
                <w:rFonts w:ascii="Cambria Math" w:eastAsia="Times New Roman" w:hAnsi="Cambria Math" w:cs="Cambria Math"/>
                <w:color w:val="000000" w:themeColor="text1"/>
                <w:sz w:val="18"/>
                <w:szCs w:val="18"/>
              </w:rPr>
              <w:t>‐</w:t>
            </w:r>
            <w:r w:rsidRPr="0056208B">
              <w:rPr>
                <w:rFonts w:ascii="Aptos" w:eastAsia="Times New Roman" w:hAnsi="Aptos"/>
                <w:color w:val="000000" w:themeColor="text1"/>
                <w:sz w:val="18"/>
                <w:szCs w:val="18"/>
              </w:rPr>
              <w:t>1</w:t>
            </w:r>
          </w:p>
        </w:tc>
        <w:tc>
          <w:tcPr>
            <w:tcW w:w="0" w:type="auto"/>
            <w:hideMark/>
          </w:tcPr>
          <w:p w14:paraId="135BF6AC"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Unfired pressure vessels</w:t>
            </w:r>
          </w:p>
        </w:tc>
        <w:tc>
          <w:tcPr>
            <w:tcW w:w="0" w:type="auto"/>
            <w:hideMark/>
          </w:tcPr>
          <w:p w14:paraId="4A12D5B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Design / certification</w:t>
            </w:r>
          </w:p>
        </w:tc>
      </w:tr>
      <w:tr w:rsidR="00535285" w:rsidRPr="0056208B" w14:paraId="0A9EB48F" w14:textId="77777777" w:rsidTr="00C01489">
        <w:trPr>
          <w:jc w:val="center"/>
        </w:trPr>
        <w:tc>
          <w:tcPr>
            <w:tcW w:w="0" w:type="auto"/>
            <w:hideMark/>
          </w:tcPr>
          <w:p w14:paraId="6A5A524D"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EN</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13445</w:t>
            </w:r>
          </w:p>
        </w:tc>
        <w:tc>
          <w:tcPr>
            <w:tcW w:w="0" w:type="auto"/>
            <w:hideMark/>
          </w:tcPr>
          <w:p w14:paraId="26143D53"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Unfired pressure vessels</w:t>
            </w:r>
          </w:p>
        </w:tc>
        <w:tc>
          <w:tcPr>
            <w:tcW w:w="0" w:type="auto"/>
            <w:hideMark/>
          </w:tcPr>
          <w:p w14:paraId="71815B7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EU compliance</w:t>
            </w:r>
          </w:p>
        </w:tc>
      </w:tr>
      <w:tr w:rsidR="00535285" w:rsidRPr="0056208B" w14:paraId="5BDBE188" w14:textId="77777777" w:rsidTr="00C01489">
        <w:trPr>
          <w:jc w:val="center"/>
        </w:trPr>
        <w:tc>
          <w:tcPr>
            <w:tcW w:w="0" w:type="auto"/>
            <w:hideMark/>
          </w:tcPr>
          <w:p w14:paraId="05817AA4"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API</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520/521</w:t>
            </w:r>
          </w:p>
        </w:tc>
        <w:tc>
          <w:tcPr>
            <w:tcW w:w="0" w:type="auto"/>
            <w:hideMark/>
          </w:tcPr>
          <w:p w14:paraId="534A8AE4"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Pressure relief sizing &amp; selection</w:t>
            </w:r>
          </w:p>
        </w:tc>
        <w:tc>
          <w:tcPr>
            <w:tcW w:w="0" w:type="auto"/>
            <w:hideMark/>
          </w:tcPr>
          <w:p w14:paraId="6DBF3833"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PSVs / BD</w:t>
            </w:r>
          </w:p>
        </w:tc>
      </w:tr>
      <w:tr w:rsidR="00535285" w:rsidRPr="0056208B" w14:paraId="386B7D6C" w14:textId="77777777" w:rsidTr="00C01489">
        <w:trPr>
          <w:jc w:val="center"/>
        </w:trPr>
        <w:tc>
          <w:tcPr>
            <w:tcW w:w="0" w:type="auto"/>
            <w:hideMark/>
          </w:tcPr>
          <w:p w14:paraId="1D67F28E"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EN</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ISO</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4126</w:t>
            </w:r>
          </w:p>
        </w:tc>
        <w:tc>
          <w:tcPr>
            <w:tcW w:w="0" w:type="auto"/>
            <w:hideMark/>
          </w:tcPr>
          <w:p w14:paraId="37D0E463"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Safety valves &amp; RD devices</w:t>
            </w:r>
          </w:p>
        </w:tc>
        <w:tc>
          <w:tcPr>
            <w:tcW w:w="0" w:type="auto"/>
            <w:hideMark/>
          </w:tcPr>
          <w:p w14:paraId="63D689A5"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Proof</w:t>
            </w:r>
            <w:r w:rsidRPr="0056208B">
              <w:rPr>
                <w:rFonts w:ascii="Aptos" w:eastAsia="Times New Roman" w:hAnsi="Aptos"/>
                <w:color w:val="000000" w:themeColor="text1"/>
                <w:sz w:val="18"/>
                <w:szCs w:val="18"/>
              </w:rPr>
              <w:noBreakHyphen/>
              <w:t xml:space="preserve">test </w:t>
            </w:r>
            <w:r w:rsidRPr="0056208B">
              <w:rPr>
                <w:rFonts w:ascii="Aptos" w:eastAsia="Times New Roman" w:hAnsi="Aptos" w:cs="Arial"/>
                <w:color w:val="000000" w:themeColor="text1"/>
                <w:sz w:val="18"/>
                <w:szCs w:val="18"/>
              </w:rPr>
              <w:t>≤</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5</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y</w:t>
            </w:r>
          </w:p>
        </w:tc>
      </w:tr>
      <w:tr w:rsidR="00535285" w:rsidRPr="0056208B" w14:paraId="46EBA56B" w14:textId="77777777" w:rsidTr="00C01489">
        <w:trPr>
          <w:jc w:val="center"/>
        </w:trPr>
        <w:tc>
          <w:tcPr>
            <w:tcW w:w="0" w:type="auto"/>
            <w:hideMark/>
          </w:tcPr>
          <w:p w14:paraId="0EB76317"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ISO</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21013</w:t>
            </w:r>
            <w:r w:rsidRPr="0056208B">
              <w:rPr>
                <w:rFonts w:ascii="Aptos" w:eastAsia="Times New Roman" w:hAnsi="Aptos"/>
                <w:color w:val="000000" w:themeColor="text1"/>
                <w:sz w:val="18"/>
                <w:szCs w:val="18"/>
              </w:rPr>
              <w:noBreakHyphen/>
              <w:t>1/2</w:t>
            </w:r>
          </w:p>
        </w:tc>
        <w:tc>
          <w:tcPr>
            <w:tcW w:w="0" w:type="auto"/>
            <w:hideMark/>
          </w:tcPr>
          <w:p w14:paraId="2C612E71"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Cryogenic safety devices</w:t>
            </w:r>
          </w:p>
        </w:tc>
        <w:tc>
          <w:tcPr>
            <w:tcW w:w="0" w:type="auto"/>
            <w:hideMark/>
          </w:tcPr>
          <w:p w14:paraId="273F6AA9"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LP &amp; HP vessels</w:t>
            </w:r>
          </w:p>
        </w:tc>
      </w:tr>
    </w:tbl>
    <w:p w14:paraId="5935D369" w14:textId="77777777" w:rsidR="00535285" w:rsidRPr="0056208B" w:rsidRDefault="00535285" w:rsidP="004672EA">
      <w:pPr>
        <w:pStyle w:val="Heading3numbered"/>
        <w:numPr>
          <w:ilvl w:val="0"/>
          <w:numId w:val="0"/>
        </w:numPr>
        <w:rPr>
          <w:rStyle w:val="Strong"/>
        </w:rPr>
      </w:pPr>
      <w:bookmarkStart w:id="4135" w:name="_Toc200492636"/>
      <w:bookmarkStart w:id="4136" w:name="_Toc202536249"/>
      <w:bookmarkStart w:id="4137" w:name="_Toc202536935"/>
      <w:r w:rsidRPr="0056208B">
        <w:rPr>
          <w:rStyle w:val="Strong"/>
        </w:rPr>
        <w:t>Functional Safety &amp; Control</w:t>
      </w:r>
      <w:bookmarkEnd w:id="4135"/>
      <w:bookmarkEnd w:id="4136"/>
      <w:bookmarkEnd w:id="4137"/>
    </w:p>
    <w:p w14:paraId="00FC3F4F" w14:textId="2B5E1D3F" w:rsidR="00C01489" w:rsidRPr="0056208B" w:rsidRDefault="00C01489" w:rsidP="00C01489">
      <w:pPr>
        <w:pStyle w:val="Caption"/>
        <w:keepNext/>
      </w:pPr>
      <w:bookmarkStart w:id="4138" w:name="_Toc201310426"/>
      <w:bookmarkStart w:id="4139" w:name="_Toc209530039"/>
      <w:r w:rsidRPr="0056208B">
        <w:t xml:space="preserve">Table </w:t>
      </w:r>
      <w:r w:rsidRPr="0056208B">
        <w:fldChar w:fldCharType="begin"/>
      </w:r>
      <w:r w:rsidRPr="0056208B">
        <w:instrText xml:space="preserve"> SEQ Table \* ARABIC </w:instrText>
      </w:r>
      <w:r w:rsidRPr="0056208B">
        <w:fldChar w:fldCharType="separate"/>
      </w:r>
      <w:r w:rsidR="00D62D30">
        <w:rPr>
          <w:noProof/>
        </w:rPr>
        <w:t>21</w:t>
      </w:r>
      <w:r w:rsidRPr="0056208B">
        <w:fldChar w:fldCharType="end"/>
      </w:r>
      <w:r w:rsidRPr="0056208B">
        <w:t xml:space="preserve"> Functional Safety &amp; Control Standards</w:t>
      </w:r>
      <w:bookmarkEnd w:id="4138"/>
      <w:bookmarkEnd w:id="4139"/>
    </w:p>
    <w:tbl>
      <w:tblPr>
        <w:tblStyle w:val="TableGrid2"/>
        <w:tblW w:w="0" w:type="auto"/>
        <w:jc w:val="center"/>
        <w:tblBorders>
          <w:top w:val="single" w:sz="8" w:space="0" w:color="7030A0"/>
          <w:left w:val="single" w:sz="8" w:space="0" w:color="7030A0"/>
          <w:bottom w:val="single" w:sz="8" w:space="0" w:color="7030A0"/>
          <w:right w:val="single" w:sz="8" w:space="0" w:color="7030A0"/>
          <w:insideH w:val="single" w:sz="8" w:space="0" w:color="7030A0"/>
          <w:insideV w:val="single" w:sz="8" w:space="0" w:color="7030A0"/>
        </w:tblBorders>
        <w:tblLook w:val="04A0" w:firstRow="1" w:lastRow="0" w:firstColumn="1" w:lastColumn="0" w:noHBand="0" w:noVBand="1"/>
      </w:tblPr>
      <w:tblGrid>
        <w:gridCol w:w="1777"/>
        <w:gridCol w:w="2911"/>
        <w:gridCol w:w="2022"/>
      </w:tblGrid>
      <w:tr w:rsidR="00535285" w:rsidRPr="0056208B" w14:paraId="777D5D15" w14:textId="77777777" w:rsidTr="001906A8">
        <w:trPr>
          <w:jc w:val="center"/>
        </w:trPr>
        <w:tc>
          <w:tcPr>
            <w:tcW w:w="0" w:type="auto"/>
            <w:hideMark/>
          </w:tcPr>
          <w:p w14:paraId="68157D35" w14:textId="77777777" w:rsidR="00535285" w:rsidRPr="0056208B" w:rsidRDefault="00535285" w:rsidP="00B5535E">
            <w:pPr>
              <w:rPr>
                <w:rFonts w:ascii="Aptos" w:eastAsia="Times New Roman" w:hAnsi="Aptos"/>
                <w:b/>
                <w:bCs/>
                <w:color w:val="000000" w:themeColor="text1"/>
                <w:sz w:val="18"/>
                <w:szCs w:val="18"/>
              </w:rPr>
            </w:pPr>
            <w:r w:rsidRPr="0056208B">
              <w:rPr>
                <w:rFonts w:ascii="Aptos" w:eastAsia="Times New Roman" w:hAnsi="Aptos"/>
                <w:b/>
                <w:bCs/>
                <w:color w:val="000000" w:themeColor="text1"/>
                <w:sz w:val="18"/>
                <w:szCs w:val="18"/>
              </w:rPr>
              <w:t>Ref</w:t>
            </w:r>
          </w:p>
        </w:tc>
        <w:tc>
          <w:tcPr>
            <w:tcW w:w="0" w:type="auto"/>
            <w:hideMark/>
          </w:tcPr>
          <w:p w14:paraId="1B714D59"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Standard</w:t>
            </w:r>
          </w:p>
        </w:tc>
        <w:tc>
          <w:tcPr>
            <w:tcW w:w="0" w:type="auto"/>
            <w:hideMark/>
          </w:tcPr>
          <w:p w14:paraId="64B10E45"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Scope</w:t>
            </w:r>
          </w:p>
        </w:tc>
      </w:tr>
      <w:tr w:rsidR="00535285" w:rsidRPr="0056208B" w14:paraId="2CA8631C" w14:textId="77777777" w:rsidTr="001906A8">
        <w:trPr>
          <w:jc w:val="center"/>
        </w:trPr>
        <w:tc>
          <w:tcPr>
            <w:tcW w:w="0" w:type="auto"/>
            <w:hideMark/>
          </w:tcPr>
          <w:p w14:paraId="1F68DDAD"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lastRenderedPageBreak/>
              <w:t>IEC</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61508</w:t>
            </w:r>
          </w:p>
        </w:tc>
        <w:tc>
          <w:tcPr>
            <w:tcW w:w="0" w:type="auto"/>
            <w:hideMark/>
          </w:tcPr>
          <w:p w14:paraId="150CF0D2"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Functional safety (E/E/PE systems)</w:t>
            </w:r>
          </w:p>
        </w:tc>
        <w:tc>
          <w:tcPr>
            <w:tcW w:w="0" w:type="auto"/>
            <w:hideMark/>
          </w:tcPr>
          <w:p w14:paraId="2C7F59E5"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SIL assignment</w:t>
            </w:r>
          </w:p>
        </w:tc>
      </w:tr>
      <w:tr w:rsidR="00535285" w:rsidRPr="0056208B" w14:paraId="27E350CC" w14:textId="77777777" w:rsidTr="001906A8">
        <w:trPr>
          <w:jc w:val="center"/>
        </w:trPr>
        <w:tc>
          <w:tcPr>
            <w:tcW w:w="0" w:type="auto"/>
            <w:hideMark/>
          </w:tcPr>
          <w:p w14:paraId="52EEF67F"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IEC</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61511</w:t>
            </w:r>
          </w:p>
        </w:tc>
        <w:tc>
          <w:tcPr>
            <w:tcW w:w="0" w:type="auto"/>
            <w:hideMark/>
          </w:tcPr>
          <w:p w14:paraId="3473515C"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SIS for process industry</w:t>
            </w:r>
          </w:p>
        </w:tc>
        <w:tc>
          <w:tcPr>
            <w:tcW w:w="0" w:type="auto"/>
            <w:hideMark/>
          </w:tcPr>
          <w:p w14:paraId="47050D7D"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SIS lifecycle</w:t>
            </w:r>
          </w:p>
        </w:tc>
      </w:tr>
      <w:tr w:rsidR="00535285" w:rsidRPr="0056208B" w14:paraId="6EBF8B7E" w14:textId="77777777" w:rsidTr="001906A8">
        <w:trPr>
          <w:jc w:val="center"/>
        </w:trPr>
        <w:tc>
          <w:tcPr>
            <w:tcW w:w="0" w:type="auto"/>
            <w:hideMark/>
          </w:tcPr>
          <w:p w14:paraId="569F7A8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IEC</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60204</w:t>
            </w:r>
            <w:r w:rsidRPr="0056208B">
              <w:rPr>
                <w:rFonts w:ascii="Aptos" w:eastAsia="Times New Roman" w:hAnsi="Aptos"/>
                <w:color w:val="000000" w:themeColor="text1"/>
                <w:sz w:val="18"/>
                <w:szCs w:val="18"/>
              </w:rPr>
              <w:noBreakHyphen/>
              <w:t>1 / 61439</w:t>
            </w:r>
          </w:p>
        </w:tc>
        <w:tc>
          <w:tcPr>
            <w:tcW w:w="0" w:type="auto"/>
            <w:hideMark/>
          </w:tcPr>
          <w:p w14:paraId="3F2C4D68"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Electrical equipment &amp; switchgear</w:t>
            </w:r>
          </w:p>
        </w:tc>
        <w:tc>
          <w:tcPr>
            <w:tcW w:w="0" w:type="auto"/>
            <w:hideMark/>
          </w:tcPr>
          <w:p w14:paraId="21A269BF"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Control cabinet</w:t>
            </w:r>
          </w:p>
        </w:tc>
      </w:tr>
      <w:tr w:rsidR="00535285" w:rsidRPr="0056208B" w14:paraId="7E9B7FCC" w14:textId="77777777" w:rsidTr="001906A8">
        <w:trPr>
          <w:jc w:val="center"/>
        </w:trPr>
        <w:tc>
          <w:tcPr>
            <w:tcW w:w="0" w:type="auto"/>
            <w:hideMark/>
          </w:tcPr>
          <w:p w14:paraId="45574913"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IEC</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60300</w:t>
            </w:r>
            <w:r w:rsidRPr="0056208B">
              <w:rPr>
                <w:rFonts w:ascii="Aptos" w:eastAsia="Times New Roman" w:hAnsi="Aptos"/>
                <w:color w:val="000000" w:themeColor="text1"/>
                <w:sz w:val="18"/>
                <w:szCs w:val="18"/>
              </w:rPr>
              <w:noBreakHyphen/>
              <w:t>3</w:t>
            </w:r>
            <w:r w:rsidRPr="0056208B">
              <w:rPr>
                <w:rFonts w:ascii="Aptos" w:eastAsia="Times New Roman" w:hAnsi="Aptos"/>
                <w:color w:val="000000" w:themeColor="text1"/>
                <w:sz w:val="18"/>
                <w:szCs w:val="18"/>
              </w:rPr>
              <w:noBreakHyphen/>
              <w:t>3</w:t>
            </w:r>
          </w:p>
        </w:tc>
        <w:tc>
          <w:tcPr>
            <w:tcW w:w="0" w:type="auto"/>
            <w:hideMark/>
          </w:tcPr>
          <w:p w14:paraId="409B31BF"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RCM assessment</w:t>
            </w:r>
          </w:p>
        </w:tc>
        <w:tc>
          <w:tcPr>
            <w:tcW w:w="0" w:type="auto"/>
            <w:hideMark/>
          </w:tcPr>
          <w:p w14:paraId="1CD0500B"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Links to DMAIC Control</w:t>
            </w:r>
          </w:p>
        </w:tc>
      </w:tr>
    </w:tbl>
    <w:p w14:paraId="2E82B217" w14:textId="77777777" w:rsidR="00535285" w:rsidRPr="0056208B" w:rsidRDefault="00535285" w:rsidP="004672EA">
      <w:pPr>
        <w:pStyle w:val="Heading3numbered"/>
        <w:numPr>
          <w:ilvl w:val="0"/>
          <w:numId w:val="0"/>
        </w:numPr>
        <w:rPr>
          <w:rStyle w:val="Strong"/>
        </w:rPr>
      </w:pPr>
      <w:bookmarkStart w:id="4140" w:name="_Toc200492637"/>
      <w:bookmarkStart w:id="4141" w:name="_Toc202536250"/>
      <w:bookmarkStart w:id="4142" w:name="_Toc202536936"/>
      <w:r w:rsidRPr="0056208B">
        <w:rPr>
          <w:rStyle w:val="Strong"/>
        </w:rPr>
        <w:t>Asset &amp; Maintenance Management</w:t>
      </w:r>
      <w:bookmarkEnd w:id="4140"/>
      <w:bookmarkEnd w:id="4141"/>
      <w:bookmarkEnd w:id="4142"/>
    </w:p>
    <w:p w14:paraId="66F6F54B" w14:textId="5498B40A" w:rsidR="00FB7306" w:rsidRPr="0056208B" w:rsidRDefault="00FB7306" w:rsidP="00FB7306">
      <w:pPr>
        <w:pStyle w:val="Caption"/>
        <w:keepNext/>
      </w:pPr>
      <w:bookmarkStart w:id="4143" w:name="_Toc201310427"/>
      <w:bookmarkStart w:id="4144" w:name="_Toc209530040"/>
      <w:r w:rsidRPr="0056208B">
        <w:t xml:space="preserve">Table </w:t>
      </w:r>
      <w:r w:rsidRPr="0056208B">
        <w:fldChar w:fldCharType="begin"/>
      </w:r>
      <w:r w:rsidRPr="0056208B">
        <w:instrText xml:space="preserve"> SEQ Table \* ARABIC </w:instrText>
      </w:r>
      <w:r w:rsidRPr="0056208B">
        <w:fldChar w:fldCharType="separate"/>
      </w:r>
      <w:r w:rsidR="00D62D30">
        <w:rPr>
          <w:noProof/>
        </w:rPr>
        <w:t>22</w:t>
      </w:r>
      <w:r w:rsidRPr="0056208B">
        <w:fldChar w:fldCharType="end"/>
      </w:r>
      <w:r w:rsidRPr="0056208B">
        <w:t xml:space="preserve"> Asset &amp; Maintenance Management</w:t>
      </w:r>
      <w:bookmarkEnd w:id="4143"/>
      <w:bookmarkEnd w:id="4144"/>
    </w:p>
    <w:tbl>
      <w:tblPr>
        <w:tblStyle w:val="TableGrid2"/>
        <w:tblW w:w="0" w:type="auto"/>
        <w:jc w:val="center"/>
        <w:tblLook w:val="04A0" w:firstRow="1" w:lastRow="0" w:firstColumn="1" w:lastColumn="0" w:noHBand="0" w:noVBand="1"/>
      </w:tblPr>
      <w:tblGrid>
        <w:gridCol w:w="1416"/>
        <w:gridCol w:w="2583"/>
        <w:gridCol w:w="2055"/>
      </w:tblGrid>
      <w:tr w:rsidR="00535285" w:rsidRPr="0056208B" w14:paraId="4CB75317" w14:textId="77777777" w:rsidTr="00C01489">
        <w:trPr>
          <w:jc w:val="center"/>
        </w:trPr>
        <w:tc>
          <w:tcPr>
            <w:tcW w:w="0" w:type="auto"/>
            <w:hideMark/>
          </w:tcPr>
          <w:p w14:paraId="2B2D2F64"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Ref</w:t>
            </w:r>
          </w:p>
        </w:tc>
        <w:tc>
          <w:tcPr>
            <w:tcW w:w="0" w:type="auto"/>
            <w:hideMark/>
          </w:tcPr>
          <w:p w14:paraId="7F7FCD71"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Standard</w:t>
            </w:r>
          </w:p>
        </w:tc>
        <w:tc>
          <w:tcPr>
            <w:tcW w:w="0" w:type="auto"/>
            <w:hideMark/>
          </w:tcPr>
          <w:p w14:paraId="64F95824"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Scope</w:t>
            </w:r>
          </w:p>
        </w:tc>
      </w:tr>
      <w:tr w:rsidR="00535285" w:rsidRPr="0056208B" w14:paraId="101D044D" w14:textId="77777777" w:rsidTr="00C01489">
        <w:trPr>
          <w:jc w:val="center"/>
        </w:trPr>
        <w:tc>
          <w:tcPr>
            <w:tcW w:w="0" w:type="auto"/>
            <w:hideMark/>
          </w:tcPr>
          <w:p w14:paraId="2FFB766B"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ISO</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55000</w:t>
            </w:r>
          </w:p>
        </w:tc>
        <w:tc>
          <w:tcPr>
            <w:tcW w:w="0" w:type="auto"/>
            <w:hideMark/>
          </w:tcPr>
          <w:p w14:paraId="5CFAB14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Asset management lifecycle</w:t>
            </w:r>
          </w:p>
        </w:tc>
        <w:tc>
          <w:tcPr>
            <w:tcW w:w="0" w:type="auto"/>
            <w:hideMark/>
          </w:tcPr>
          <w:p w14:paraId="186FB26F"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40</w:t>
            </w:r>
            <w:r w:rsidRPr="0056208B">
              <w:rPr>
                <w:rFonts w:ascii="Aptos" w:eastAsia="Times New Roman" w:hAnsi="Aptos"/>
                <w:color w:val="000000" w:themeColor="text1"/>
                <w:sz w:val="18"/>
                <w:szCs w:val="18"/>
              </w:rPr>
              <w:noBreakHyphen/>
              <w:t>y RCM plan</w:t>
            </w:r>
          </w:p>
        </w:tc>
      </w:tr>
      <w:tr w:rsidR="00535285" w:rsidRPr="0056208B" w14:paraId="18BF1A34" w14:textId="77777777" w:rsidTr="00C01489">
        <w:trPr>
          <w:jc w:val="center"/>
        </w:trPr>
        <w:tc>
          <w:tcPr>
            <w:tcW w:w="0" w:type="auto"/>
            <w:hideMark/>
          </w:tcPr>
          <w:p w14:paraId="443AA563"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ISO</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14224</w:t>
            </w:r>
          </w:p>
        </w:tc>
        <w:tc>
          <w:tcPr>
            <w:tcW w:w="0" w:type="auto"/>
            <w:hideMark/>
          </w:tcPr>
          <w:p w14:paraId="18E78F4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Reliability &amp; maintenance data</w:t>
            </w:r>
          </w:p>
        </w:tc>
        <w:tc>
          <w:tcPr>
            <w:tcW w:w="0" w:type="auto"/>
            <w:hideMark/>
          </w:tcPr>
          <w:p w14:paraId="06702EC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MTBF reporting</w:t>
            </w:r>
          </w:p>
        </w:tc>
      </w:tr>
      <w:tr w:rsidR="00535285" w:rsidRPr="0056208B" w14:paraId="7F2A5816" w14:textId="77777777" w:rsidTr="00C01489">
        <w:trPr>
          <w:jc w:val="center"/>
        </w:trPr>
        <w:tc>
          <w:tcPr>
            <w:tcW w:w="0" w:type="auto"/>
            <w:hideMark/>
          </w:tcPr>
          <w:p w14:paraId="765D002C"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IEC</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60300</w:t>
            </w:r>
            <w:r w:rsidRPr="0056208B">
              <w:rPr>
                <w:rFonts w:ascii="Aptos" w:eastAsia="Times New Roman" w:hAnsi="Aptos"/>
                <w:color w:val="000000" w:themeColor="text1"/>
                <w:sz w:val="18"/>
                <w:szCs w:val="18"/>
              </w:rPr>
              <w:noBreakHyphen/>
              <w:t>3</w:t>
            </w:r>
            <w:r w:rsidRPr="0056208B">
              <w:rPr>
                <w:rFonts w:ascii="Aptos" w:eastAsia="Times New Roman" w:hAnsi="Aptos"/>
                <w:color w:val="000000" w:themeColor="text1"/>
                <w:sz w:val="18"/>
                <w:szCs w:val="18"/>
              </w:rPr>
              <w:noBreakHyphen/>
              <w:t>12</w:t>
            </w:r>
          </w:p>
        </w:tc>
        <w:tc>
          <w:tcPr>
            <w:tcW w:w="0" w:type="auto"/>
            <w:hideMark/>
          </w:tcPr>
          <w:p w14:paraId="68DC9C88"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Life</w:t>
            </w:r>
            <w:r w:rsidRPr="0056208B">
              <w:rPr>
                <w:rFonts w:ascii="Aptos" w:eastAsia="Times New Roman" w:hAnsi="Aptos"/>
                <w:color w:val="000000" w:themeColor="text1"/>
                <w:sz w:val="18"/>
                <w:szCs w:val="18"/>
              </w:rPr>
              <w:noBreakHyphen/>
              <w:t>cycle costing</w:t>
            </w:r>
          </w:p>
        </w:tc>
        <w:tc>
          <w:tcPr>
            <w:tcW w:w="0" w:type="auto"/>
            <w:hideMark/>
          </w:tcPr>
          <w:p w14:paraId="726DF3AE"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CAPEX/OPEX modelling</w:t>
            </w:r>
          </w:p>
        </w:tc>
      </w:tr>
    </w:tbl>
    <w:p w14:paraId="16824A31" w14:textId="77777777" w:rsidR="00535285" w:rsidRPr="0056208B" w:rsidRDefault="00535285" w:rsidP="004672EA">
      <w:pPr>
        <w:pStyle w:val="Heading3numbered"/>
        <w:numPr>
          <w:ilvl w:val="0"/>
          <w:numId w:val="0"/>
        </w:numPr>
        <w:rPr>
          <w:rStyle w:val="Strong"/>
        </w:rPr>
      </w:pPr>
      <w:bookmarkStart w:id="4145" w:name="_Toc200492638"/>
      <w:bookmarkStart w:id="4146" w:name="_Toc202536251"/>
      <w:bookmarkStart w:id="4147" w:name="_Toc202536937"/>
      <w:r w:rsidRPr="0056208B">
        <w:rPr>
          <w:rStyle w:val="Strong"/>
        </w:rPr>
        <w:t>Cleanliness &amp; Purity</w:t>
      </w:r>
      <w:bookmarkEnd w:id="4145"/>
      <w:bookmarkEnd w:id="4146"/>
      <w:bookmarkEnd w:id="4147"/>
    </w:p>
    <w:p w14:paraId="1F64F991" w14:textId="779E38D2" w:rsidR="00FB7306" w:rsidRPr="0056208B" w:rsidRDefault="00FB7306" w:rsidP="00FB7306">
      <w:pPr>
        <w:pStyle w:val="Caption"/>
        <w:keepNext/>
      </w:pPr>
      <w:bookmarkStart w:id="4148" w:name="_Toc201310428"/>
      <w:bookmarkStart w:id="4149" w:name="_Toc209530041"/>
      <w:r w:rsidRPr="0056208B">
        <w:t xml:space="preserve">Table </w:t>
      </w:r>
      <w:r w:rsidRPr="0056208B">
        <w:fldChar w:fldCharType="begin"/>
      </w:r>
      <w:r w:rsidRPr="0056208B">
        <w:instrText xml:space="preserve"> SEQ Table \* ARABIC </w:instrText>
      </w:r>
      <w:r w:rsidRPr="0056208B">
        <w:fldChar w:fldCharType="separate"/>
      </w:r>
      <w:r w:rsidR="00D62D30">
        <w:rPr>
          <w:noProof/>
        </w:rPr>
        <w:t>23</w:t>
      </w:r>
      <w:r w:rsidRPr="0056208B">
        <w:fldChar w:fldCharType="end"/>
      </w:r>
      <w:r w:rsidRPr="0056208B">
        <w:t xml:space="preserve"> Cleanliness And Purity</w:t>
      </w:r>
      <w:bookmarkEnd w:id="4148"/>
      <w:bookmarkEnd w:id="4149"/>
    </w:p>
    <w:tbl>
      <w:tblPr>
        <w:tblStyle w:val="TableGrid2"/>
        <w:tblW w:w="0" w:type="auto"/>
        <w:tblLook w:val="04A0" w:firstRow="1" w:lastRow="0" w:firstColumn="1" w:lastColumn="0" w:noHBand="0" w:noVBand="1"/>
      </w:tblPr>
      <w:tblGrid>
        <w:gridCol w:w="1686"/>
        <w:gridCol w:w="2856"/>
        <w:gridCol w:w="1865"/>
      </w:tblGrid>
      <w:tr w:rsidR="00535285" w:rsidRPr="0056208B" w14:paraId="109E6F0D" w14:textId="77777777" w:rsidTr="00C01489">
        <w:tc>
          <w:tcPr>
            <w:tcW w:w="0" w:type="auto"/>
            <w:hideMark/>
          </w:tcPr>
          <w:p w14:paraId="7FC6F940"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Ref</w:t>
            </w:r>
          </w:p>
        </w:tc>
        <w:tc>
          <w:tcPr>
            <w:tcW w:w="0" w:type="auto"/>
            <w:hideMark/>
          </w:tcPr>
          <w:p w14:paraId="0F551AB1"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Standard</w:t>
            </w:r>
          </w:p>
        </w:tc>
        <w:tc>
          <w:tcPr>
            <w:tcW w:w="0" w:type="auto"/>
            <w:hideMark/>
          </w:tcPr>
          <w:p w14:paraId="4EEDB751"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Scope</w:t>
            </w:r>
          </w:p>
        </w:tc>
      </w:tr>
      <w:tr w:rsidR="00535285" w:rsidRPr="0056208B" w14:paraId="4F505FE7" w14:textId="77777777" w:rsidTr="00C01489">
        <w:tc>
          <w:tcPr>
            <w:tcW w:w="0" w:type="auto"/>
            <w:hideMark/>
          </w:tcPr>
          <w:p w14:paraId="29170A49"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ISO</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8573</w:t>
            </w:r>
            <w:r w:rsidRPr="0056208B">
              <w:rPr>
                <w:rFonts w:ascii="Aptos" w:eastAsia="Times New Roman" w:hAnsi="Aptos"/>
                <w:color w:val="000000" w:themeColor="text1"/>
                <w:sz w:val="18"/>
                <w:szCs w:val="18"/>
              </w:rPr>
              <w:noBreakHyphen/>
              <w:t>1 Class</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0</w:t>
            </w:r>
          </w:p>
        </w:tc>
        <w:tc>
          <w:tcPr>
            <w:tcW w:w="0" w:type="auto"/>
            <w:hideMark/>
          </w:tcPr>
          <w:p w14:paraId="73F24DB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Oil</w:t>
            </w:r>
            <w:r w:rsidRPr="0056208B">
              <w:rPr>
                <w:rFonts w:ascii="Aptos" w:eastAsia="Times New Roman" w:hAnsi="Aptos"/>
                <w:color w:val="000000" w:themeColor="text1"/>
                <w:sz w:val="18"/>
                <w:szCs w:val="18"/>
              </w:rPr>
              <w:noBreakHyphen/>
              <w:t>free compressor classification</w:t>
            </w:r>
          </w:p>
        </w:tc>
        <w:tc>
          <w:tcPr>
            <w:tcW w:w="0" w:type="auto"/>
            <w:hideMark/>
          </w:tcPr>
          <w:p w14:paraId="319C2BFD"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Compressors</w:t>
            </w:r>
          </w:p>
        </w:tc>
      </w:tr>
      <w:tr w:rsidR="00535285" w:rsidRPr="0056208B" w14:paraId="74D0356C" w14:textId="77777777" w:rsidTr="00C01489">
        <w:tc>
          <w:tcPr>
            <w:tcW w:w="0" w:type="auto"/>
            <w:hideMark/>
          </w:tcPr>
          <w:p w14:paraId="597BF65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ASTM</w:t>
            </w:r>
            <w:r w:rsidRPr="0056208B">
              <w:rPr>
                <w:rFonts w:ascii="Arial" w:eastAsia="Times New Roman" w:hAnsi="Arial" w:cs="Arial"/>
                <w:color w:val="000000" w:themeColor="text1"/>
                <w:sz w:val="18"/>
                <w:szCs w:val="18"/>
              </w:rPr>
              <w:t> </w:t>
            </w:r>
            <w:r w:rsidRPr="0056208B">
              <w:rPr>
                <w:rFonts w:ascii="Aptos" w:eastAsia="Times New Roman" w:hAnsi="Aptos"/>
                <w:color w:val="000000" w:themeColor="text1"/>
                <w:sz w:val="18"/>
                <w:szCs w:val="18"/>
              </w:rPr>
              <w:t>D5464</w:t>
            </w:r>
          </w:p>
        </w:tc>
        <w:tc>
          <w:tcPr>
            <w:tcW w:w="0" w:type="auto"/>
            <w:hideMark/>
          </w:tcPr>
          <w:p w14:paraId="03A61DC8"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Helium purity test</w:t>
            </w:r>
          </w:p>
        </w:tc>
        <w:tc>
          <w:tcPr>
            <w:tcW w:w="0" w:type="auto"/>
            <w:hideMark/>
          </w:tcPr>
          <w:p w14:paraId="16D141A6" w14:textId="77777777" w:rsidR="00535285" w:rsidRPr="0056208B" w:rsidRDefault="00535285" w:rsidP="00B5535E">
            <w:pPr>
              <w:rPr>
                <w:rFonts w:ascii="Aptos" w:eastAsia="Times New Roman" w:hAnsi="Aptos"/>
                <w:color w:val="000000" w:themeColor="text1"/>
                <w:sz w:val="18"/>
                <w:szCs w:val="18"/>
              </w:rPr>
            </w:pPr>
            <w:r w:rsidRPr="0056208B">
              <w:rPr>
                <w:rFonts w:ascii="Aptos" w:eastAsia="Times New Roman" w:hAnsi="Aptos"/>
                <w:color w:val="000000" w:themeColor="text1"/>
                <w:sz w:val="18"/>
                <w:szCs w:val="18"/>
              </w:rPr>
              <w:t>Getter skid validation</w:t>
            </w:r>
          </w:p>
        </w:tc>
      </w:tr>
    </w:tbl>
    <w:p w14:paraId="729E724F" w14:textId="77777777" w:rsidR="00535285" w:rsidRPr="0056208B" w:rsidRDefault="00535285" w:rsidP="004672EA">
      <w:pPr>
        <w:pStyle w:val="Heading3numbered"/>
        <w:numPr>
          <w:ilvl w:val="0"/>
          <w:numId w:val="0"/>
        </w:numPr>
        <w:rPr>
          <w:rStyle w:val="Strong"/>
        </w:rPr>
      </w:pPr>
      <w:bookmarkStart w:id="4150" w:name="_Toc200492639"/>
      <w:bookmarkStart w:id="4151" w:name="_Toc202536252"/>
      <w:bookmarkStart w:id="4152" w:name="_Toc202536938"/>
      <w:r w:rsidRPr="0056208B">
        <w:rPr>
          <w:rStyle w:val="Strong"/>
        </w:rPr>
        <w:t>Proof</w:t>
      </w:r>
      <w:r w:rsidRPr="0056208B">
        <w:rPr>
          <w:rStyle w:val="Strong"/>
        </w:rPr>
        <w:noBreakHyphen/>
        <w:t>Test &amp; Control</w:t>
      </w:r>
      <w:r w:rsidRPr="0056208B">
        <w:rPr>
          <w:rStyle w:val="Strong"/>
        </w:rPr>
        <w:noBreakHyphen/>
        <w:t>Phase Requirements</w:t>
      </w:r>
      <w:bookmarkEnd w:id="4150"/>
      <w:bookmarkEnd w:id="4151"/>
      <w:bookmarkEnd w:id="4152"/>
    </w:p>
    <w:p w14:paraId="43942720" w14:textId="77777777" w:rsidR="00535285" w:rsidRPr="0056208B" w:rsidRDefault="00535285" w:rsidP="00637DDB">
      <w:pPr>
        <w:pStyle w:val="BulletListNormal"/>
        <w:rPr>
          <w:lang w:val="en-GB"/>
        </w:rPr>
      </w:pPr>
      <w:bookmarkStart w:id="4153" w:name="_Toc200492640"/>
      <w:bookmarkStart w:id="4154" w:name="_Toc202536253"/>
      <w:bookmarkStart w:id="4155" w:name="_Toc202536939"/>
      <w:r w:rsidRPr="0056208B">
        <w:rPr>
          <w:lang w:val="en-GB"/>
        </w:rPr>
        <w:t>Proof</w:t>
      </w:r>
      <w:r w:rsidRPr="0056208B">
        <w:rPr>
          <w:lang w:val="en-GB"/>
        </w:rPr>
        <w:noBreakHyphen/>
        <w:t>test intervals: PSVs/BDs ≤ 5 years; SIL sensors ≤ 3 years; logic proof ≤ 4 years.</w:t>
      </w:r>
      <w:bookmarkEnd w:id="4153"/>
      <w:bookmarkEnd w:id="4154"/>
      <w:bookmarkEnd w:id="4155"/>
    </w:p>
    <w:p w14:paraId="25ADDC28" w14:textId="77777777" w:rsidR="00535285" w:rsidRPr="0056208B" w:rsidRDefault="00535285" w:rsidP="00637DDB">
      <w:pPr>
        <w:pStyle w:val="BulletListNormal"/>
        <w:rPr>
          <w:lang w:val="en-GB"/>
        </w:rPr>
      </w:pPr>
      <w:bookmarkStart w:id="4156" w:name="_Toc200492641"/>
      <w:bookmarkStart w:id="4157" w:name="_Toc202536254"/>
      <w:bookmarkStart w:id="4158" w:name="_Toc202536940"/>
      <w:r w:rsidRPr="0056208B">
        <w:rPr>
          <w:lang w:val="en-GB"/>
        </w:rPr>
        <w:t>RCM linkage: Tests scheduled in RCM manual (OTC</w:t>
      </w:r>
      <w:r w:rsidRPr="0056208B">
        <w:rPr>
          <w:lang w:val="en-GB"/>
        </w:rPr>
        <w:noBreakHyphen/>
        <w:t>012) per ISO 55000 / ISO 14224.</w:t>
      </w:r>
      <w:bookmarkEnd w:id="4156"/>
      <w:bookmarkEnd w:id="4157"/>
      <w:bookmarkEnd w:id="4158"/>
    </w:p>
    <w:p w14:paraId="19E3A2BB" w14:textId="77777777" w:rsidR="00655705" w:rsidRPr="0056208B" w:rsidRDefault="00655705" w:rsidP="008763D4">
      <w:pPr>
        <w:pStyle w:val="Heading2numbered"/>
        <w:numPr>
          <w:ilvl w:val="0"/>
          <w:numId w:val="0"/>
        </w:numPr>
      </w:pPr>
      <w:bookmarkStart w:id="4159" w:name="_Toc202536255"/>
      <w:bookmarkStart w:id="4160" w:name="_Toc202536941"/>
      <w:r w:rsidRPr="0056208B">
        <w:rPr>
          <w:highlight w:val="yellow"/>
        </w:rPr>
        <w:t>Compliance with applicable standards (e.g., ISO 21014, API 521, or EN 13445, where relevant).</w:t>
      </w:r>
      <w:bookmarkEnd w:id="4159"/>
      <w:bookmarkEnd w:id="4160"/>
    </w:p>
    <w:p w14:paraId="0F7F2871" w14:textId="77777777" w:rsidR="000A3BEE" w:rsidRPr="0056208B" w:rsidRDefault="000A3BEE" w:rsidP="000A3BEE">
      <w:pPr>
        <w:pStyle w:val="regular"/>
      </w:pPr>
    </w:p>
    <w:p w14:paraId="564B5D56" w14:textId="77777777" w:rsidR="00F92CB1" w:rsidRPr="0056208B" w:rsidRDefault="000A3BEE" w:rsidP="00575005">
      <w:pPr>
        <w:pStyle w:val="RequirementList"/>
      </w:pPr>
      <w:bookmarkStart w:id="4161" w:name="_Toc200492616"/>
      <w:r w:rsidRPr="0056208B">
        <w:t>The Contractor shall provide to SCK CEN the applied codes, rules and standard for the design, manufacturing, and testing of the QPLANT.</w:t>
      </w:r>
      <w:bookmarkEnd w:id="4161"/>
    </w:p>
    <w:p w14:paraId="100725E1" w14:textId="77777777" w:rsidR="00F92CB1" w:rsidRPr="0056208B" w:rsidRDefault="00F92CB1" w:rsidP="00575005">
      <w:pPr>
        <w:pStyle w:val="RequirementList"/>
        <w:numPr>
          <w:ilvl w:val="0"/>
          <w:numId w:val="0"/>
        </w:numPr>
        <w:ind w:left="720"/>
      </w:pPr>
    </w:p>
    <w:p w14:paraId="55176348" w14:textId="77777777" w:rsidR="00F92CB1" w:rsidRPr="0056208B" w:rsidRDefault="00F92CB1" w:rsidP="00575005">
      <w:pPr>
        <w:pStyle w:val="RequirementList"/>
        <w:numPr>
          <w:ilvl w:val="0"/>
          <w:numId w:val="0"/>
        </w:numPr>
        <w:ind w:left="720"/>
      </w:pPr>
    </w:p>
    <w:p w14:paraId="6751E494" w14:textId="77777777" w:rsidR="00F92CB1" w:rsidRPr="0056208B" w:rsidRDefault="00F92CB1" w:rsidP="00575005">
      <w:pPr>
        <w:pStyle w:val="RequirementList"/>
        <w:numPr>
          <w:ilvl w:val="0"/>
          <w:numId w:val="0"/>
        </w:numPr>
        <w:ind w:left="720"/>
      </w:pPr>
    </w:p>
    <w:p w14:paraId="5FF6DC63" w14:textId="77777777" w:rsidR="00F92CB1" w:rsidRPr="0056208B" w:rsidRDefault="00F92CB1" w:rsidP="00575005">
      <w:pPr>
        <w:pStyle w:val="RequirementList"/>
        <w:numPr>
          <w:ilvl w:val="0"/>
          <w:numId w:val="0"/>
        </w:numPr>
        <w:ind w:left="720"/>
      </w:pPr>
    </w:p>
    <w:p w14:paraId="4D6D3FC4" w14:textId="77777777" w:rsidR="00F92CB1" w:rsidRPr="0056208B" w:rsidRDefault="00F92CB1" w:rsidP="00575005">
      <w:pPr>
        <w:pStyle w:val="RequirementList"/>
        <w:numPr>
          <w:ilvl w:val="0"/>
          <w:numId w:val="0"/>
        </w:numPr>
        <w:ind w:left="720"/>
      </w:pPr>
    </w:p>
    <w:p w14:paraId="324F9638" w14:textId="77777777" w:rsidR="00F92CB1" w:rsidRPr="0056208B" w:rsidRDefault="00F92CB1" w:rsidP="00575005">
      <w:pPr>
        <w:pStyle w:val="RequirementList"/>
        <w:numPr>
          <w:ilvl w:val="0"/>
          <w:numId w:val="0"/>
        </w:numPr>
        <w:ind w:left="720"/>
      </w:pPr>
    </w:p>
    <w:p w14:paraId="4431B4A5" w14:textId="77777777" w:rsidR="00F92CB1" w:rsidRPr="0056208B" w:rsidRDefault="00F92CB1" w:rsidP="00575005">
      <w:pPr>
        <w:pStyle w:val="RequirementList"/>
        <w:numPr>
          <w:ilvl w:val="0"/>
          <w:numId w:val="0"/>
        </w:numPr>
        <w:ind w:left="720"/>
      </w:pPr>
    </w:p>
    <w:p w14:paraId="13CFCDDE" w14:textId="77777777" w:rsidR="00F92CB1" w:rsidRPr="0056208B" w:rsidRDefault="00F92CB1" w:rsidP="00575005">
      <w:pPr>
        <w:pStyle w:val="RequirementList"/>
        <w:numPr>
          <w:ilvl w:val="0"/>
          <w:numId w:val="0"/>
        </w:numPr>
        <w:ind w:left="720"/>
      </w:pPr>
    </w:p>
    <w:p w14:paraId="3988A520" w14:textId="77777777" w:rsidR="00F92CB1" w:rsidRPr="0056208B" w:rsidRDefault="00F92CB1" w:rsidP="00575005">
      <w:pPr>
        <w:pStyle w:val="RequirementList"/>
        <w:numPr>
          <w:ilvl w:val="0"/>
          <w:numId w:val="0"/>
        </w:numPr>
        <w:ind w:left="720"/>
      </w:pPr>
    </w:p>
    <w:p w14:paraId="3659F956" w14:textId="77777777" w:rsidR="00F92CB1" w:rsidRPr="0056208B" w:rsidRDefault="00F92CB1" w:rsidP="00575005">
      <w:pPr>
        <w:pStyle w:val="RequirementList"/>
        <w:numPr>
          <w:ilvl w:val="0"/>
          <w:numId w:val="0"/>
        </w:numPr>
        <w:ind w:left="720"/>
      </w:pPr>
    </w:p>
    <w:p w14:paraId="25B7A3E4" w14:textId="77777777" w:rsidR="00F92CB1" w:rsidRPr="0056208B" w:rsidRDefault="00F92CB1" w:rsidP="00575005">
      <w:pPr>
        <w:pStyle w:val="RequirementList"/>
        <w:numPr>
          <w:ilvl w:val="0"/>
          <w:numId w:val="0"/>
        </w:numPr>
        <w:ind w:left="720"/>
      </w:pPr>
    </w:p>
    <w:p w14:paraId="3E6259F5" w14:textId="77777777" w:rsidR="00F92CB1" w:rsidRPr="0056208B" w:rsidRDefault="00F92CB1" w:rsidP="00575005">
      <w:pPr>
        <w:pStyle w:val="RequirementList"/>
        <w:numPr>
          <w:ilvl w:val="0"/>
          <w:numId w:val="0"/>
        </w:numPr>
        <w:ind w:left="720"/>
      </w:pPr>
    </w:p>
    <w:p w14:paraId="526D8451" w14:textId="77777777" w:rsidR="00F92CB1" w:rsidRPr="0056208B" w:rsidRDefault="00F92CB1" w:rsidP="00575005">
      <w:pPr>
        <w:pStyle w:val="RequirementList"/>
        <w:numPr>
          <w:ilvl w:val="0"/>
          <w:numId w:val="0"/>
        </w:numPr>
        <w:ind w:left="720"/>
      </w:pPr>
    </w:p>
    <w:p w14:paraId="385A41AB" w14:textId="77777777" w:rsidR="00F92CB1" w:rsidRPr="0056208B" w:rsidRDefault="00F92CB1" w:rsidP="00575005">
      <w:pPr>
        <w:pStyle w:val="RequirementList"/>
        <w:numPr>
          <w:ilvl w:val="0"/>
          <w:numId w:val="0"/>
        </w:numPr>
        <w:ind w:left="720"/>
      </w:pPr>
    </w:p>
    <w:p w14:paraId="5CBB85C2" w14:textId="64664FF0" w:rsidR="000A3BEE" w:rsidRPr="0056208B" w:rsidRDefault="000A3BEE" w:rsidP="00F92CB1">
      <w:pPr>
        <w:pStyle w:val="regular"/>
      </w:pPr>
    </w:p>
    <w:p w14:paraId="1EA88C3F" w14:textId="77777777" w:rsidR="001D3C59" w:rsidRPr="0056208B" w:rsidRDefault="001D3C59" w:rsidP="00D95EA9">
      <w:pPr>
        <w:pStyle w:val="Heading1numbered"/>
        <w:rPr>
          <w:rStyle w:val="ADClauseChar"/>
          <w:rFonts w:ascii="Segoe UI Semibold" w:hAnsi="Segoe UI Semibold"/>
          <w:sz w:val="32"/>
        </w:rPr>
      </w:pPr>
      <w:bookmarkStart w:id="4162" w:name="_Toc200492642"/>
      <w:bookmarkStart w:id="4163" w:name="_Toc202536256"/>
      <w:bookmarkStart w:id="4164" w:name="_Toc202536942"/>
      <w:r w:rsidRPr="0056208B">
        <w:rPr>
          <w:rStyle w:val="ADClauseChar"/>
          <w:rFonts w:ascii="Segoe UI Semibold" w:hAnsi="Segoe UI Semibold"/>
          <w:sz w:val="32"/>
        </w:rPr>
        <w:lastRenderedPageBreak/>
        <w:t>Schedule</w:t>
      </w:r>
      <w:bookmarkEnd w:id="4162"/>
      <w:bookmarkEnd w:id="4163"/>
      <w:bookmarkEnd w:id="4164"/>
    </w:p>
    <w:p w14:paraId="43191CD6" w14:textId="07493710" w:rsidR="001D3C59" w:rsidRPr="0056208B" w:rsidRDefault="001D3C59" w:rsidP="001D3C59">
      <w:r w:rsidRPr="0056208B">
        <w:rPr>
          <w:rStyle w:val="ADClauseChar"/>
        </w:rPr>
        <w:t>Contractual performance shall proceed in phases (</w:t>
      </w:r>
      <w:r w:rsidRPr="0056208B">
        <w:rPr>
          <w:rStyle w:val="ADClauseChar"/>
        </w:rPr>
        <w:fldChar w:fldCharType="begin"/>
      </w:r>
      <w:r w:rsidRPr="0056208B">
        <w:rPr>
          <w:rStyle w:val="ADClauseChar"/>
        </w:rPr>
        <w:instrText xml:space="preserve"> REF _Ref192660712 \r \h  \* MERGEFORMAT </w:instrText>
      </w:r>
      <w:r w:rsidRPr="0056208B">
        <w:rPr>
          <w:rStyle w:val="ADClauseChar"/>
        </w:rPr>
      </w:r>
      <w:r w:rsidRPr="0056208B">
        <w:rPr>
          <w:rStyle w:val="ADClauseChar"/>
        </w:rPr>
        <w:fldChar w:fldCharType="separate"/>
      </w:r>
      <w:r w:rsidR="00D62D30">
        <w:rPr>
          <w:rStyle w:val="ADClauseChar"/>
        </w:rPr>
        <w:t>6.1</w:t>
      </w:r>
      <w:r w:rsidRPr="0056208B">
        <w:rPr>
          <w:rStyle w:val="ADClauseChar"/>
        </w:rPr>
        <w:fldChar w:fldCharType="end"/>
      </w:r>
      <w:r w:rsidRPr="0056208B">
        <w:rPr>
          <w:rStyle w:val="ADClauseChar"/>
        </w:rPr>
        <w:t>).  These phases represent the highest-level breakdown of work packages expected for the project.  A phase will be considered as completed when all associated deliverables (</w:t>
      </w:r>
      <w:r w:rsidRPr="0056208B">
        <w:rPr>
          <w:rStyle w:val="ADClauseChar"/>
        </w:rPr>
        <w:fldChar w:fldCharType="begin"/>
      </w:r>
      <w:r w:rsidRPr="0056208B">
        <w:rPr>
          <w:rStyle w:val="ADClauseChar"/>
        </w:rPr>
        <w:instrText xml:space="preserve"> REF _Ref192660562 \h  \* MERGEFORMAT </w:instrText>
      </w:r>
      <w:r w:rsidRPr="0056208B">
        <w:rPr>
          <w:rStyle w:val="ADClauseChar"/>
        </w:rPr>
      </w:r>
      <w:r w:rsidRPr="0056208B">
        <w:rPr>
          <w:rStyle w:val="ADClauseChar"/>
        </w:rPr>
        <w:fldChar w:fldCharType="separate"/>
      </w:r>
      <w:r w:rsidR="00D62D30" w:rsidRPr="0056208B">
        <w:rPr>
          <w:lang w:eastAsia="fr-FR"/>
        </w:rPr>
        <w:t xml:space="preserve">Table </w:t>
      </w:r>
      <w:r w:rsidR="00D62D30">
        <w:rPr>
          <w:lang w:eastAsia="fr-FR"/>
        </w:rPr>
        <w:t>19</w:t>
      </w:r>
      <w:r w:rsidRPr="0056208B">
        <w:rPr>
          <w:rStyle w:val="ADClauseChar"/>
        </w:rPr>
        <w:fldChar w:fldCharType="end"/>
      </w:r>
      <w:r w:rsidRPr="0056208B">
        <w:rPr>
          <w:rStyle w:val="ADClauseChar"/>
        </w:rPr>
        <w:t xml:space="preserve">) are approved by SCK CEN.  In their offer, the Applicant shall develop the phases according to its own expertise and experience and propose a detailed work schedule.  In doing so, the Applicant shall take into consideration the preliminary schedule in </w:t>
      </w:r>
      <w:r w:rsidRPr="0056208B">
        <w:rPr>
          <w:rStyle w:val="ADClauseChar"/>
          <w:bCs/>
          <w:smallCaps/>
        </w:rPr>
        <w:fldChar w:fldCharType="begin"/>
      </w:r>
      <w:r w:rsidRPr="0056208B">
        <w:rPr>
          <w:rStyle w:val="ADClauseChar"/>
          <w:bCs/>
          <w:smallCaps/>
        </w:rPr>
        <w:instrText xml:space="preserve"> REF _Ref192661306 \r \h  \* MERGEFORMAT </w:instrText>
      </w:r>
      <w:r w:rsidRPr="0056208B">
        <w:rPr>
          <w:rStyle w:val="ADClauseChar"/>
          <w:bCs/>
          <w:smallCaps/>
        </w:rPr>
      </w:r>
      <w:r w:rsidRPr="0056208B">
        <w:rPr>
          <w:rStyle w:val="ADClauseChar"/>
          <w:bCs/>
          <w:smallCaps/>
        </w:rPr>
        <w:fldChar w:fldCharType="separate"/>
      </w:r>
      <w:r w:rsidR="00D62D30">
        <w:rPr>
          <w:rStyle w:val="ADClauseChar"/>
          <w:bCs/>
          <w:smallCaps/>
        </w:rPr>
        <w:t>6.2</w:t>
      </w:r>
      <w:r w:rsidRPr="0056208B">
        <w:rPr>
          <w:rStyle w:val="ADClauseChar"/>
          <w:bCs/>
          <w:smallCaps/>
        </w:rPr>
        <w:fldChar w:fldCharType="end"/>
      </w:r>
      <w:r w:rsidRPr="0056208B">
        <w:t xml:space="preserve"> by including the milestones and respecting the milestone dates provided in </w:t>
      </w:r>
      <w:r w:rsidRPr="0056208B">
        <w:fldChar w:fldCharType="begin"/>
      </w:r>
      <w:r w:rsidRPr="0056208B">
        <w:instrText xml:space="preserve"> REF _Ref192752742 \h  \* MERGEFORMAT </w:instrText>
      </w:r>
      <w:r w:rsidRPr="0056208B">
        <w:fldChar w:fldCharType="separate"/>
      </w:r>
      <w:r w:rsidR="00D62D30" w:rsidRPr="0056208B">
        <w:t xml:space="preserve">Table </w:t>
      </w:r>
      <w:r w:rsidR="00D62D30">
        <w:t>24</w:t>
      </w:r>
      <w:r w:rsidRPr="0056208B">
        <w:fldChar w:fldCharType="end"/>
      </w:r>
      <w:r w:rsidRPr="0056208B">
        <w:t>. The Applicant may add (to a reasonable extent) additional milestones as they think appropriate.</w:t>
      </w:r>
    </w:p>
    <w:p w14:paraId="35741050" w14:textId="5F516D90" w:rsidR="001D3C59" w:rsidRPr="0056208B" w:rsidRDefault="001D3C59" w:rsidP="001D3C59">
      <w:pPr>
        <w:pStyle w:val="Heading2numbered"/>
      </w:pPr>
      <w:bookmarkStart w:id="4165" w:name="_Toc191379864"/>
      <w:bookmarkStart w:id="4166" w:name="_Toc191479743"/>
      <w:bookmarkStart w:id="4167" w:name="_Toc191550707"/>
      <w:bookmarkStart w:id="4168" w:name="_Toc191554032"/>
      <w:bookmarkStart w:id="4169" w:name="_Toc191554485"/>
      <w:bookmarkStart w:id="4170" w:name="_Toc191556959"/>
      <w:bookmarkStart w:id="4171" w:name="_Toc192069541"/>
      <w:bookmarkStart w:id="4172" w:name="_Toc192069861"/>
      <w:bookmarkStart w:id="4173" w:name="_Toc192070051"/>
      <w:bookmarkStart w:id="4174" w:name="_Toc192152452"/>
      <w:bookmarkStart w:id="4175" w:name="_Toc192183315"/>
      <w:bookmarkStart w:id="4176" w:name="_Toc192183567"/>
      <w:bookmarkStart w:id="4177" w:name="_Toc192335709"/>
      <w:bookmarkStart w:id="4178" w:name="_Toc192406224"/>
      <w:bookmarkStart w:id="4179" w:name="_Toc192408629"/>
      <w:bookmarkStart w:id="4180" w:name="_Toc192409074"/>
      <w:bookmarkStart w:id="4181" w:name="_Toc192496535"/>
      <w:bookmarkStart w:id="4182" w:name="_Toc192502740"/>
      <w:bookmarkStart w:id="4183" w:name="_Toc192509629"/>
      <w:bookmarkStart w:id="4184" w:name="_Toc192510344"/>
      <w:bookmarkStart w:id="4185" w:name="_Toc192516234"/>
      <w:bookmarkStart w:id="4186" w:name="_Toc192579337"/>
      <w:bookmarkStart w:id="4187" w:name="_Toc192581279"/>
      <w:bookmarkStart w:id="4188" w:name="_Toc192581720"/>
      <w:bookmarkStart w:id="4189" w:name="_Toc192762826"/>
      <w:bookmarkStart w:id="4190" w:name="_Toc192765400"/>
      <w:bookmarkStart w:id="4191" w:name="_Toc191379865"/>
      <w:bookmarkStart w:id="4192" w:name="_Toc191479744"/>
      <w:bookmarkStart w:id="4193" w:name="_Toc191550708"/>
      <w:bookmarkStart w:id="4194" w:name="_Toc191554033"/>
      <w:bookmarkStart w:id="4195" w:name="_Toc191554486"/>
      <w:bookmarkStart w:id="4196" w:name="_Toc191556960"/>
      <w:bookmarkStart w:id="4197" w:name="_Toc192069542"/>
      <w:bookmarkStart w:id="4198" w:name="_Toc192069862"/>
      <w:bookmarkStart w:id="4199" w:name="_Toc192070052"/>
      <w:bookmarkStart w:id="4200" w:name="_Toc192152453"/>
      <w:bookmarkStart w:id="4201" w:name="_Toc192183316"/>
      <w:bookmarkStart w:id="4202" w:name="_Toc192183568"/>
      <w:bookmarkStart w:id="4203" w:name="_Toc192335710"/>
      <w:bookmarkStart w:id="4204" w:name="_Toc192406225"/>
      <w:bookmarkStart w:id="4205" w:name="_Toc192408630"/>
      <w:bookmarkStart w:id="4206" w:name="_Toc192409075"/>
      <w:bookmarkStart w:id="4207" w:name="_Toc192496536"/>
      <w:bookmarkStart w:id="4208" w:name="_Toc192502741"/>
      <w:bookmarkStart w:id="4209" w:name="_Toc192509630"/>
      <w:bookmarkStart w:id="4210" w:name="_Toc192510345"/>
      <w:bookmarkStart w:id="4211" w:name="_Toc192516235"/>
      <w:bookmarkStart w:id="4212" w:name="_Toc192579338"/>
      <w:bookmarkStart w:id="4213" w:name="_Toc192581280"/>
      <w:bookmarkStart w:id="4214" w:name="_Toc192581721"/>
      <w:bookmarkStart w:id="4215" w:name="_Toc192762827"/>
      <w:bookmarkStart w:id="4216" w:name="_Toc192765401"/>
      <w:bookmarkStart w:id="4217" w:name="_Toc191379866"/>
      <w:bookmarkStart w:id="4218" w:name="_Toc191479745"/>
      <w:bookmarkStart w:id="4219" w:name="_Toc191550709"/>
      <w:bookmarkStart w:id="4220" w:name="_Toc191554034"/>
      <w:bookmarkStart w:id="4221" w:name="_Toc191554487"/>
      <w:bookmarkStart w:id="4222" w:name="_Toc191556961"/>
      <w:bookmarkStart w:id="4223" w:name="_Toc192069543"/>
      <w:bookmarkStart w:id="4224" w:name="_Toc192069863"/>
      <w:bookmarkStart w:id="4225" w:name="_Toc192070053"/>
      <w:bookmarkStart w:id="4226" w:name="_Toc192152454"/>
      <w:bookmarkStart w:id="4227" w:name="_Toc192183317"/>
      <w:bookmarkStart w:id="4228" w:name="_Toc192183569"/>
      <w:bookmarkStart w:id="4229" w:name="_Toc192335711"/>
      <w:bookmarkStart w:id="4230" w:name="_Toc192406226"/>
      <w:bookmarkStart w:id="4231" w:name="_Toc192408631"/>
      <w:bookmarkStart w:id="4232" w:name="_Toc192409076"/>
      <w:bookmarkStart w:id="4233" w:name="_Toc192496537"/>
      <w:bookmarkStart w:id="4234" w:name="_Toc192502742"/>
      <w:bookmarkStart w:id="4235" w:name="_Toc192509631"/>
      <w:bookmarkStart w:id="4236" w:name="_Toc192510346"/>
      <w:bookmarkStart w:id="4237" w:name="_Toc192516236"/>
      <w:bookmarkStart w:id="4238" w:name="_Toc192579339"/>
      <w:bookmarkStart w:id="4239" w:name="_Toc192581281"/>
      <w:bookmarkStart w:id="4240" w:name="_Toc192581722"/>
      <w:bookmarkStart w:id="4241" w:name="_Toc192762828"/>
      <w:bookmarkStart w:id="4242" w:name="_Toc192765402"/>
      <w:bookmarkStart w:id="4243" w:name="_Toc191379867"/>
      <w:bookmarkStart w:id="4244" w:name="_Toc191479746"/>
      <w:bookmarkStart w:id="4245" w:name="_Toc191550710"/>
      <w:bookmarkStart w:id="4246" w:name="_Toc191554035"/>
      <w:bookmarkStart w:id="4247" w:name="_Toc191554488"/>
      <w:bookmarkStart w:id="4248" w:name="_Toc191556962"/>
      <w:bookmarkStart w:id="4249" w:name="_Toc192069544"/>
      <w:bookmarkStart w:id="4250" w:name="_Toc192069864"/>
      <w:bookmarkStart w:id="4251" w:name="_Toc192070054"/>
      <w:bookmarkStart w:id="4252" w:name="_Toc192152455"/>
      <w:bookmarkStart w:id="4253" w:name="_Toc192183318"/>
      <w:bookmarkStart w:id="4254" w:name="_Toc192183570"/>
      <w:bookmarkStart w:id="4255" w:name="_Toc192335712"/>
      <w:bookmarkStart w:id="4256" w:name="_Toc192406227"/>
      <w:bookmarkStart w:id="4257" w:name="_Toc192408632"/>
      <w:bookmarkStart w:id="4258" w:name="_Toc192409077"/>
      <w:bookmarkStart w:id="4259" w:name="_Toc192496538"/>
      <w:bookmarkStart w:id="4260" w:name="_Toc192502743"/>
      <w:bookmarkStart w:id="4261" w:name="_Toc192509632"/>
      <w:bookmarkStart w:id="4262" w:name="_Toc192510347"/>
      <w:bookmarkStart w:id="4263" w:name="_Toc192516237"/>
      <w:bookmarkStart w:id="4264" w:name="_Toc192579340"/>
      <w:bookmarkStart w:id="4265" w:name="_Toc192581282"/>
      <w:bookmarkStart w:id="4266" w:name="_Toc192581723"/>
      <w:bookmarkStart w:id="4267" w:name="_Toc192762829"/>
      <w:bookmarkStart w:id="4268" w:name="_Toc192765403"/>
      <w:bookmarkStart w:id="4269" w:name="_Toc191379868"/>
      <w:bookmarkStart w:id="4270" w:name="_Toc191479747"/>
      <w:bookmarkStart w:id="4271" w:name="_Toc191550711"/>
      <w:bookmarkStart w:id="4272" w:name="_Toc191554036"/>
      <w:bookmarkStart w:id="4273" w:name="_Toc191554489"/>
      <w:bookmarkStart w:id="4274" w:name="_Toc191556963"/>
      <w:bookmarkStart w:id="4275" w:name="_Toc192069545"/>
      <w:bookmarkStart w:id="4276" w:name="_Toc192069865"/>
      <w:bookmarkStart w:id="4277" w:name="_Toc192070055"/>
      <w:bookmarkStart w:id="4278" w:name="_Toc192152456"/>
      <w:bookmarkStart w:id="4279" w:name="_Toc192183319"/>
      <w:bookmarkStart w:id="4280" w:name="_Toc192183571"/>
      <w:bookmarkStart w:id="4281" w:name="_Toc192335713"/>
      <w:bookmarkStart w:id="4282" w:name="_Toc192406228"/>
      <w:bookmarkStart w:id="4283" w:name="_Toc192408633"/>
      <w:bookmarkStart w:id="4284" w:name="_Toc192409078"/>
      <w:bookmarkStart w:id="4285" w:name="_Toc192496539"/>
      <w:bookmarkStart w:id="4286" w:name="_Toc192502744"/>
      <w:bookmarkStart w:id="4287" w:name="_Toc192509633"/>
      <w:bookmarkStart w:id="4288" w:name="_Toc192510348"/>
      <w:bookmarkStart w:id="4289" w:name="_Toc192516238"/>
      <w:bookmarkStart w:id="4290" w:name="_Toc192579341"/>
      <w:bookmarkStart w:id="4291" w:name="_Toc192581283"/>
      <w:bookmarkStart w:id="4292" w:name="_Toc192581724"/>
      <w:bookmarkStart w:id="4293" w:name="_Toc192762830"/>
      <w:bookmarkStart w:id="4294" w:name="_Toc192765404"/>
      <w:bookmarkStart w:id="4295" w:name="_Toc191379869"/>
      <w:bookmarkStart w:id="4296" w:name="_Toc191479748"/>
      <w:bookmarkStart w:id="4297" w:name="_Toc191550712"/>
      <w:bookmarkStart w:id="4298" w:name="_Toc191554037"/>
      <w:bookmarkStart w:id="4299" w:name="_Toc191554490"/>
      <w:bookmarkStart w:id="4300" w:name="_Toc191556964"/>
      <w:bookmarkStart w:id="4301" w:name="_Toc192069546"/>
      <w:bookmarkStart w:id="4302" w:name="_Toc192069866"/>
      <w:bookmarkStart w:id="4303" w:name="_Toc192070056"/>
      <w:bookmarkStart w:id="4304" w:name="_Toc192152457"/>
      <w:bookmarkStart w:id="4305" w:name="_Toc192183320"/>
      <w:bookmarkStart w:id="4306" w:name="_Toc192183572"/>
      <w:bookmarkStart w:id="4307" w:name="_Toc192335714"/>
      <w:bookmarkStart w:id="4308" w:name="_Toc192406229"/>
      <w:bookmarkStart w:id="4309" w:name="_Toc192408634"/>
      <w:bookmarkStart w:id="4310" w:name="_Toc192409079"/>
      <w:bookmarkStart w:id="4311" w:name="_Toc192496540"/>
      <w:bookmarkStart w:id="4312" w:name="_Toc192502745"/>
      <w:bookmarkStart w:id="4313" w:name="_Toc192509634"/>
      <w:bookmarkStart w:id="4314" w:name="_Toc192510349"/>
      <w:bookmarkStart w:id="4315" w:name="_Toc192516239"/>
      <w:bookmarkStart w:id="4316" w:name="_Toc192579342"/>
      <w:bookmarkStart w:id="4317" w:name="_Toc192581284"/>
      <w:bookmarkStart w:id="4318" w:name="_Toc192581725"/>
      <w:bookmarkStart w:id="4319" w:name="_Toc192762831"/>
      <w:bookmarkStart w:id="4320" w:name="_Toc192765405"/>
      <w:bookmarkStart w:id="4321" w:name="_Ref192660712"/>
      <w:bookmarkStart w:id="4322" w:name="_Toc200492643"/>
      <w:bookmarkStart w:id="4323" w:name="_Toc202536257"/>
      <w:bookmarkStart w:id="4324" w:name="_Toc202536943"/>
      <w:bookmarkStart w:id="4325" w:name="_Ref190766485"/>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r w:rsidRPr="0056208B">
        <w:t>Contractual Phases</w:t>
      </w:r>
      <w:bookmarkEnd w:id="4321"/>
      <w:bookmarkEnd w:id="4322"/>
      <w:bookmarkEnd w:id="4323"/>
      <w:bookmarkEnd w:id="4324"/>
      <w:del w:id="4326" w:author="Dorda Ulrich" w:date="2025-07-14T12:38:00Z">
        <w:r w:rsidR="00A6782F" w:rsidRPr="0056208B" w:rsidDel="000B1C5C">
          <w:delText xml:space="preserve"> (stage gate)</w:delText>
        </w:r>
      </w:del>
    </w:p>
    <w:p w14:paraId="40A2AD58" w14:textId="50FCCA3A" w:rsidR="001D3C59" w:rsidRPr="0056208B" w:rsidRDefault="001D3C59" w:rsidP="00A6782F">
      <w:pPr>
        <w:jc w:val="both"/>
        <w:rPr>
          <w:rStyle w:val="Strong"/>
        </w:rPr>
      </w:pPr>
      <w:bookmarkStart w:id="4327" w:name="_Ref192251498"/>
      <w:r w:rsidRPr="0056208B">
        <w:rPr>
          <w:rStyle w:val="Strong"/>
        </w:rPr>
        <w:t xml:space="preserve">Phase </w:t>
      </w:r>
      <w:r w:rsidRPr="0056208B">
        <w:rPr>
          <w:rStyle w:val="Strong"/>
        </w:rPr>
        <w:fldChar w:fldCharType="begin"/>
      </w:r>
      <w:r w:rsidRPr="0056208B">
        <w:rPr>
          <w:rStyle w:val="Strong"/>
        </w:rPr>
        <w:instrText xml:space="preserve"> SEQ Phase \* ROMAN </w:instrText>
      </w:r>
      <w:r w:rsidRPr="0056208B">
        <w:rPr>
          <w:rStyle w:val="Strong"/>
        </w:rPr>
        <w:fldChar w:fldCharType="separate"/>
      </w:r>
      <w:r w:rsidR="00D62D30">
        <w:rPr>
          <w:rStyle w:val="Strong"/>
          <w:noProof/>
        </w:rPr>
        <w:t>I</w:t>
      </w:r>
      <w:r w:rsidRPr="0056208B">
        <w:rPr>
          <w:rStyle w:val="Strong"/>
        </w:rPr>
        <w:fldChar w:fldCharType="end"/>
      </w:r>
      <w:r w:rsidRPr="0056208B">
        <w:rPr>
          <w:rStyle w:val="Strong"/>
        </w:rPr>
        <w:t xml:space="preserve"> - Design and Development</w:t>
      </w:r>
      <w:bookmarkEnd w:id="4327"/>
      <w:r w:rsidR="00A6782F" w:rsidRPr="0056208B">
        <w:rPr>
          <w:rStyle w:val="Strong"/>
        </w:rPr>
        <w:t xml:space="preserve"> (L1 Conceptual Design and L2 Detailed Design)</w:t>
      </w:r>
    </w:p>
    <w:p w14:paraId="3BE0F278" w14:textId="77777777" w:rsidR="001D3C59" w:rsidRPr="0056208B" w:rsidRDefault="001D3C59" w:rsidP="00575005">
      <w:pPr>
        <w:pStyle w:val="0AClause"/>
        <w:rPr>
          <w:lang w:val="en-GB"/>
        </w:rPr>
      </w:pPr>
      <w:r w:rsidRPr="0056208B">
        <w:rPr>
          <w:lang w:val="en-GB"/>
        </w:rPr>
        <w:t>Activities expected to be performed in this phase shall, at least, include:</w:t>
      </w:r>
    </w:p>
    <w:p w14:paraId="3FC2B5D8" w14:textId="77777777" w:rsidR="001D3C59" w:rsidRPr="0056208B" w:rsidRDefault="001D3C59">
      <w:pPr>
        <w:pStyle w:val="0AClause"/>
        <w:numPr>
          <w:ilvl w:val="0"/>
          <w:numId w:val="40"/>
        </w:numPr>
        <w:rPr>
          <w:lang w:val="en-GB"/>
        </w:rPr>
      </w:pPr>
      <w:r w:rsidRPr="0056208B">
        <w:rPr>
          <w:lang w:val="en-GB"/>
        </w:rPr>
        <w:t>Establishing the project management baseline (Management Dashboard &amp; underlying processes, Quality Assurance Program and Risk Management Plan) for review and approval by SCK CEN.</w:t>
      </w:r>
    </w:p>
    <w:p w14:paraId="2BC6E78D" w14:textId="42FA8D76" w:rsidR="001D3C59" w:rsidRPr="0056208B" w:rsidRDefault="001D3C59">
      <w:pPr>
        <w:pStyle w:val="0AClause"/>
        <w:numPr>
          <w:ilvl w:val="0"/>
          <w:numId w:val="40"/>
        </w:numPr>
        <w:rPr>
          <w:lang w:val="en-GB"/>
        </w:rPr>
      </w:pPr>
      <w:r w:rsidRPr="0056208B">
        <w:rPr>
          <w:lang w:val="en-GB"/>
        </w:rPr>
        <w:t>Developing the conceptual design, verifying/ validating conformance with technical specifications, defining specific requirements for buildings and utilities and preparing/ submitting the Conceptual Design File (</w:t>
      </w:r>
      <w:r w:rsidRPr="0056208B">
        <w:rPr>
          <w:i/>
          <w:iCs/>
          <w:lang w:val="en-GB"/>
        </w:rPr>
        <w:fldChar w:fldCharType="begin"/>
      </w:r>
      <w:r w:rsidRPr="0056208B">
        <w:rPr>
          <w:lang w:val="en-GB"/>
        </w:rPr>
        <w:instrText xml:space="preserve"> REF _Ref194400516 \h  \* MERGEFORMAT </w:instrText>
      </w:r>
      <w:r w:rsidRPr="0056208B">
        <w:rPr>
          <w:i/>
          <w:iCs/>
          <w:lang w:val="en-GB"/>
        </w:rPr>
        <w:fldChar w:fldCharType="separate"/>
      </w:r>
      <w:r w:rsidR="00D62D30">
        <w:rPr>
          <w:b/>
          <w:bCs/>
          <w:i/>
          <w:iCs/>
        </w:rPr>
        <w:t>Error! Reference source not found.</w:t>
      </w:r>
      <w:r w:rsidRPr="0056208B">
        <w:rPr>
          <w:i/>
          <w:iCs/>
          <w:lang w:val="en-GB"/>
        </w:rPr>
        <w:fldChar w:fldCharType="end"/>
      </w:r>
      <w:r w:rsidRPr="0056208B">
        <w:rPr>
          <w:lang w:val="en-GB"/>
        </w:rPr>
        <w:t>) for review and approval by SCK CEN.</w:t>
      </w:r>
    </w:p>
    <w:p w14:paraId="08ADDC06" w14:textId="4478390F" w:rsidR="001D3C59" w:rsidRPr="0056208B" w:rsidRDefault="001D3C59">
      <w:pPr>
        <w:pStyle w:val="0AClause"/>
        <w:numPr>
          <w:ilvl w:val="0"/>
          <w:numId w:val="40"/>
        </w:numPr>
        <w:rPr>
          <w:lang w:val="en-GB"/>
        </w:rPr>
      </w:pPr>
      <w:r w:rsidRPr="0056208B">
        <w:rPr>
          <w:lang w:val="en-GB"/>
        </w:rPr>
        <w:t>Developing the detailed design, verifying/ validating conformance with technical specifications, defining the list of components (incl. procurement specifications, manufacturing drawings), setting final requirements for buildings and utilities, developing plans and procedures for the next phases (e.g. MIP, packaging and transportation plan, installation plan) and preparing/ submitting the Detailed Design File (</w:t>
      </w:r>
      <w:r w:rsidRPr="0056208B">
        <w:rPr>
          <w:lang w:val="en-GB"/>
        </w:rPr>
        <w:fldChar w:fldCharType="begin"/>
      </w:r>
      <w:r w:rsidRPr="0056208B">
        <w:rPr>
          <w:lang w:val="en-GB"/>
        </w:rPr>
        <w:instrText xml:space="preserve"> REF _Ref194400300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 for review and approval by SCK CEN.</w:t>
      </w:r>
    </w:p>
    <w:p w14:paraId="10DE96D1" w14:textId="2C6060C3" w:rsidR="001D3C59" w:rsidRPr="0056208B" w:rsidRDefault="001D3C59" w:rsidP="001D3C59">
      <w:pPr>
        <w:rPr>
          <w:rStyle w:val="Strong"/>
        </w:rPr>
      </w:pPr>
      <w:bookmarkStart w:id="4328" w:name="_Ref192251503"/>
      <w:r w:rsidRPr="0056208B">
        <w:rPr>
          <w:rStyle w:val="Strong"/>
        </w:rPr>
        <w:t xml:space="preserve">Phase </w:t>
      </w:r>
      <w:r w:rsidRPr="0056208B">
        <w:rPr>
          <w:rStyle w:val="Strong"/>
        </w:rPr>
        <w:fldChar w:fldCharType="begin"/>
      </w:r>
      <w:r w:rsidRPr="0056208B">
        <w:rPr>
          <w:rStyle w:val="Strong"/>
        </w:rPr>
        <w:instrText xml:space="preserve"> SEQ Phase \* ROMAN </w:instrText>
      </w:r>
      <w:r w:rsidRPr="0056208B">
        <w:rPr>
          <w:rStyle w:val="Strong"/>
        </w:rPr>
        <w:fldChar w:fldCharType="separate"/>
      </w:r>
      <w:r w:rsidR="00D62D30">
        <w:rPr>
          <w:rStyle w:val="Strong"/>
          <w:noProof/>
        </w:rPr>
        <w:t>II</w:t>
      </w:r>
      <w:r w:rsidRPr="0056208B">
        <w:rPr>
          <w:rStyle w:val="Strong"/>
        </w:rPr>
        <w:fldChar w:fldCharType="end"/>
      </w:r>
      <w:r w:rsidRPr="0056208B">
        <w:rPr>
          <w:rStyle w:val="Strong"/>
        </w:rPr>
        <w:t xml:space="preserve"> – Procurement</w:t>
      </w:r>
      <w:r w:rsidR="00A6782F" w:rsidRPr="0056208B">
        <w:rPr>
          <w:rStyle w:val="Strong"/>
        </w:rPr>
        <w:t xml:space="preserve">, Assembly </w:t>
      </w:r>
      <w:r w:rsidRPr="0056208B">
        <w:rPr>
          <w:rStyle w:val="Strong"/>
        </w:rPr>
        <w:t>and Manufacturing</w:t>
      </w:r>
      <w:bookmarkEnd w:id="4328"/>
      <w:r w:rsidR="00A6782F" w:rsidRPr="0056208B">
        <w:rPr>
          <w:rStyle w:val="Strong"/>
        </w:rPr>
        <w:t xml:space="preserve"> (L3)</w:t>
      </w:r>
    </w:p>
    <w:p w14:paraId="464C9216" w14:textId="77777777" w:rsidR="001D3C59" w:rsidRPr="0056208B" w:rsidRDefault="001D3C59">
      <w:pPr>
        <w:pStyle w:val="0AClause"/>
        <w:numPr>
          <w:ilvl w:val="0"/>
          <w:numId w:val="69"/>
        </w:numPr>
        <w:rPr>
          <w:lang w:val="en-GB"/>
        </w:rPr>
      </w:pPr>
      <w:r w:rsidRPr="0056208B">
        <w:rPr>
          <w:lang w:val="en-GB"/>
        </w:rPr>
        <w:t>Activities expected to be performed in this phase shall, at least, include:</w:t>
      </w:r>
    </w:p>
    <w:p w14:paraId="028D3EBF" w14:textId="537F6A8C" w:rsidR="001D3C59" w:rsidRPr="0056208B" w:rsidRDefault="001D3C59">
      <w:pPr>
        <w:pStyle w:val="0AClause"/>
        <w:numPr>
          <w:ilvl w:val="0"/>
          <w:numId w:val="69"/>
        </w:numPr>
        <w:rPr>
          <w:lang w:val="en-GB"/>
        </w:rPr>
      </w:pPr>
      <w:r w:rsidRPr="0056208B">
        <w:rPr>
          <w:lang w:val="en-GB"/>
        </w:rPr>
        <w:t>Procurement/ manufacturing of components and services necessary for performing the Contract, execution/ reporting of tests and inspections (incl. FAT), Non-Conformity handling, preparing final plans and procedures for Phase III and IV and preparing/ submitting the Procurement and Manufacturing File (</w:t>
      </w:r>
      <w:r w:rsidRPr="0056208B">
        <w:rPr>
          <w:lang w:val="en-GB"/>
        </w:rPr>
        <w:fldChar w:fldCharType="begin"/>
      </w:r>
      <w:r w:rsidRPr="0056208B">
        <w:rPr>
          <w:lang w:val="en-GB"/>
        </w:rPr>
        <w:instrText xml:space="preserve"> REF _Ref194400185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 for review and approval by SCK CEN.</w:t>
      </w:r>
    </w:p>
    <w:p w14:paraId="7FACD650" w14:textId="0FE7BB5E" w:rsidR="001D3C59" w:rsidRPr="0056208B" w:rsidRDefault="001D3C59" w:rsidP="001D3C59">
      <w:pPr>
        <w:rPr>
          <w:rStyle w:val="Strong"/>
        </w:rPr>
      </w:pPr>
      <w:bookmarkStart w:id="4329" w:name="_Ref192251517"/>
      <w:r w:rsidRPr="0056208B">
        <w:rPr>
          <w:rStyle w:val="Strong"/>
        </w:rPr>
        <w:t xml:space="preserve">Phase </w:t>
      </w:r>
      <w:r w:rsidRPr="0056208B">
        <w:rPr>
          <w:rStyle w:val="Strong"/>
        </w:rPr>
        <w:fldChar w:fldCharType="begin"/>
      </w:r>
      <w:r w:rsidRPr="0056208B">
        <w:rPr>
          <w:rStyle w:val="Strong"/>
        </w:rPr>
        <w:instrText xml:space="preserve"> SEQ Phase \* ROMAN </w:instrText>
      </w:r>
      <w:r w:rsidRPr="0056208B">
        <w:rPr>
          <w:rStyle w:val="Strong"/>
        </w:rPr>
        <w:fldChar w:fldCharType="separate"/>
      </w:r>
      <w:r w:rsidR="00D62D30">
        <w:rPr>
          <w:rStyle w:val="Strong"/>
          <w:noProof/>
        </w:rPr>
        <w:t>III</w:t>
      </w:r>
      <w:r w:rsidRPr="0056208B">
        <w:rPr>
          <w:rStyle w:val="Strong"/>
        </w:rPr>
        <w:fldChar w:fldCharType="end"/>
      </w:r>
      <w:r w:rsidRPr="0056208B">
        <w:rPr>
          <w:rStyle w:val="Strong"/>
        </w:rPr>
        <w:t xml:space="preserve"> – Installation</w:t>
      </w:r>
      <w:bookmarkEnd w:id="4329"/>
      <w:r w:rsidR="00A6782F" w:rsidRPr="0056208B">
        <w:rPr>
          <w:rStyle w:val="Strong"/>
        </w:rPr>
        <w:t xml:space="preserve"> (L4)</w:t>
      </w:r>
    </w:p>
    <w:p w14:paraId="24A6AC5C" w14:textId="77777777" w:rsidR="001D3C59" w:rsidRPr="0056208B" w:rsidRDefault="001D3C59" w:rsidP="00575005">
      <w:pPr>
        <w:pStyle w:val="0AClause"/>
        <w:rPr>
          <w:lang w:val="en-GB"/>
        </w:rPr>
      </w:pPr>
      <w:r w:rsidRPr="0056208B">
        <w:rPr>
          <w:lang w:val="en-GB"/>
        </w:rPr>
        <w:t>Activities expected to be performed in this phase shall, at least, include:</w:t>
      </w:r>
    </w:p>
    <w:p w14:paraId="292F0231" w14:textId="547B1AC8" w:rsidR="001D3C59" w:rsidRPr="0056208B" w:rsidRDefault="001D3C59">
      <w:pPr>
        <w:pStyle w:val="0AClause"/>
        <w:numPr>
          <w:ilvl w:val="0"/>
          <w:numId w:val="68"/>
        </w:numPr>
        <w:rPr>
          <w:lang w:val="en-GB"/>
        </w:rPr>
      </w:pPr>
      <w:r w:rsidRPr="0056208B">
        <w:rPr>
          <w:lang w:val="en-GB"/>
        </w:rPr>
        <w:t>Transportation to SCK CEN (only after manufacturing QC and FAT shall be approved by SCK  CEN), incoming inspections of supplies, installation of QPLANT, execution/ reporting of assembly tests, Non-Conformity handling and preparing/submitting the Installation File (</w:t>
      </w:r>
      <w:r w:rsidRPr="0056208B">
        <w:rPr>
          <w:lang w:val="en-GB"/>
        </w:rPr>
        <w:fldChar w:fldCharType="begin"/>
      </w:r>
      <w:r w:rsidRPr="0056208B">
        <w:rPr>
          <w:lang w:val="en-GB"/>
        </w:rPr>
        <w:instrText xml:space="preserve"> REF _Ref194400009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 for review and approval by SCK CEN.</w:t>
      </w:r>
    </w:p>
    <w:p w14:paraId="0B73D132" w14:textId="2E193512" w:rsidR="001D3C59" w:rsidRPr="0056208B" w:rsidRDefault="001D3C59" w:rsidP="001D3C59">
      <w:pPr>
        <w:rPr>
          <w:rStyle w:val="Strong"/>
        </w:rPr>
      </w:pPr>
      <w:bookmarkStart w:id="4330" w:name="_Ref192251531"/>
      <w:r w:rsidRPr="0056208B">
        <w:rPr>
          <w:rStyle w:val="Strong"/>
        </w:rPr>
        <w:t xml:space="preserve">Phase </w:t>
      </w:r>
      <w:r w:rsidRPr="0056208B">
        <w:rPr>
          <w:rStyle w:val="Strong"/>
        </w:rPr>
        <w:fldChar w:fldCharType="begin"/>
      </w:r>
      <w:r w:rsidRPr="0056208B">
        <w:rPr>
          <w:rStyle w:val="Strong"/>
        </w:rPr>
        <w:instrText xml:space="preserve"> SEQ Phase \* ROMAN </w:instrText>
      </w:r>
      <w:r w:rsidRPr="0056208B">
        <w:rPr>
          <w:rStyle w:val="Strong"/>
        </w:rPr>
        <w:fldChar w:fldCharType="separate"/>
      </w:r>
      <w:r w:rsidR="00D62D30">
        <w:rPr>
          <w:rStyle w:val="Strong"/>
          <w:noProof/>
        </w:rPr>
        <w:t>IV</w:t>
      </w:r>
      <w:r w:rsidRPr="0056208B">
        <w:rPr>
          <w:rStyle w:val="Strong"/>
        </w:rPr>
        <w:fldChar w:fldCharType="end"/>
      </w:r>
      <w:r w:rsidRPr="0056208B">
        <w:rPr>
          <w:rStyle w:val="Strong"/>
        </w:rPr>
        <w:t xml:space="preserve"> – Commissioning and Acceptance</w:t>
      </w:r>
      <w:bookmarkEnd w:id="4330"/>
      <w:r w:rsidR="00A6782F" w:rsidRPr="0056208B">
        <w:rPr>
          <w:rStyle w:val="Strong"/>
        </w:rPr>
        <w:t xml:space="preserve"> (L5-L5)</w:t>
      </w:r>
    </w:p>
    <w:p w14:paraId="752D11E6" w14:textId="77777777" w:rsidR="001D3C59" w:rsidRPr="0056208B" w:rsidRDefault="001D3C59" w:rsidP="001D3C59">
      <w:pPr>
        <w:rPr>
          <w:rFonts w:cs="Segoe UI"/>
          <w:szCs w:val="20"/>
        </w:rPr>
      </w:pPr>
      <w:r w:rsidRPr="0056208B">
        <w:rPr>
          <w:rFonts w:cs="Segoe UI"/>
          <w:szCs w:val="20"/>
        </w:rPr>
        <w:t>Commissioning and Acceptance testing may not necessarily follow a strict sequential order (as a part of the system may require successful acceptance to initiate commissioning and vice versa).  The Contractor shall develop the phase</w:t>
      </w:r>
      <w:r w:rsidRPr="0056208B">
        <w:rPr>
          <w:rStyle w:val="AASemiBoldChar"/>
          <w:rFonts w:ascii="Segoe UI" w:hAnsi="Segoe UI" w:cs="Segoe UI"/>
          <w:color w:val="000000" w:themeColor="text1"/>
          <w:szCs w:val="20"/>
        </w:rPr>
        <w:t xml:space="preserve"> </w:t>
      </w:r>
      <w:r w:rsidRPr="0056208B">
        <w:rPr>
          <w:rFonts w:cs="Segoe UI"/>
          <w:szCs w:val="20"/>
        </w:rPr>
        <w:t>according to its own expertise and shall at least include the following activities:</w:t>
      </w:r>
    </w:p>
    <w:p w14:paraId="5D14A13C" w14:textId="73869430" w:rsidR="001D3C59" w:rsidRPr="0056208B" w:rsidRDefault="001D3C59">
      <w:pPr>
        <w:pStyle w:val="0AClause"/>
        <w:numPr>
          <w:ilvl w:val="0"/>
          <w:numId w:val="67"/>
        </w:numPr>
        <w:rPr>
          <w:lang w:val="en-GB"/>
        </w:rPr>
      </w:pPr>
      <w:r w:rsidRPr="0056208B">
        <w:rPr>
          <w:lang w:val="en-GB"/>
        </w:rPr>
        <w:t>Stand-alone commissioning of the QPLANT, integrated commissioning with controls, non-conformity handling and preparing/ submitting the Commissioning File (</w:t>
      </w:r>
      <w:r w:rsidRPr="0056208B">
        <w:rPr>
          <w:lang w:val="en-GB"/>
        </w:rPr>
        <w:fldChar w:fldCharType="begin"/>
      </w:r>
      <w:r w:rsidRPr="0056208B">
        <w:rPr>
          <w:lang w:val="en-GB"/>
        </w:rPr>
        <w:instrText xml:space="preserve"> REF _Ref194399846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 for review and approval by SCK CEN.</w:t>
      </w:r>
    </w:p>
    <w:p w14:paraId="7B7A5E39" w14:textId="66951382" w:rsidR="001D3C59" w:rsidRPr="0056208B" w:rsidRDefault="001D3C59">
      <w:pPr>
        <w:pStyle w:val="0AClause"/>
        <w:numPr>
          <w:ilvl w:val="0"/>
          <w:numId w:val="67"/>
        </w:numPr>
        <w:rPr>
          <w:lang w:val="en-GB"/>
        </w:rPr>
      </w:pPr>
      <w:r w:rsidRPr="0056208B">
        <w:rPr>
          <w:lang w:val="en-GB"/>
        </w:rPr>
        <w:t>Execution/ reporting of SAT and preparing/ submitting the Acceptance Test File (</w:t>
      </w:r>
      <w:r w:rsidRPr="0056208B">
        <w:rPr>
          <w:lang w:val="en-GB"/>
        </w:rPr>
        <w:fldChar w:fldCharType="begin"/>
      </w:r>
      <w:r w:rsidRPr="0056208B">
        <w:rPr>
          <w:lang w:val="en-GB"/>
        </w:rPr>
        <w:instrText xml:space="preserve"> REF _Ref194399548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 for review and approval by SCK CEN.</w:t>
      </w:r>
    </w:p>
    <w:p w14:paraId="207DB256" w14:textId="10771501" w:rsidR="001D3C59" w:rsidRPr="0056208B" w:rsidRDefault="001D3C59">
      <w:pPr>
        <w:pStyle w:val="0AClause"/>
        <w:numPr>
          <w:ilvl w:val="0"/>
          <w:numId w:val="67"/>
        </w:numPr>
        <w:rPr>
          <w:lang w:val="en-GB"/>
        </w:rPr>
      </w:pPr>
      <w:r w:rsidRPr="0056208B">
        <w:rPr>
          <w:lang w:val="en-GB"/>
        </w:rPr>
        <w:t>Project closure and submission of the Final Report (</w:t>
      </w:r>
      <w:r w:rsidRPr="0056208B">
        <w:rPr>
          <w:lang w:val="en-GB"/>
        </w:rPr>
        <w:fldChar w:fldCharType="begin"/>
      </w:r>
      <w:r w:rsidRPr="0056208B">
        <w:rPr>
          <w:lang w:val="en-GB"/>
        </w:rPr>
        <w:instrText xml:space="preserve"> REF _Ref194399444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 for review and approval by SCK CEN.</w:t>
      </w:r>
    </w:p>
    <w:p w14:paraId="112F4A03" w14:textId="77777777" w:rsidR="001D3C59" w:rsidRPr="0056208B" w:rsidRDefault="001D3C59" w:rsidP="001D3C59">
      <w:pPr>
        <w:pStyle w:val="Heading2numbered"/>
      </w:pPr>
      <w:bookmarkStart w:id="4331" w:name="_Ref192661306"/>
      <w:bookmarkStart w:id="4332" w:name="_Toc200492644"/>
      <w:bookmarkStart w:id="4333" w:name="_Toc202536258"/>
      <w:bookmarkStart w:id="4334" w:name="_Toc202536944"/>
      <w:r w:rsidRPr="0056208B">
        <w:lastRenderedPageBreak/>
        <w:t>Preliminary Schedule</w:t>
      </w:r>
      <w:bookmarkEnd w:id="4325"/>
      <w:bookmarkEnd w:id="4331"/>
      <w:bookmarkEnd w:id="4332"/>
      <w:bookmarkEnd w:id="4333"/>
      <w:bookmarkEnd w:id="4334"/>
    </w:p>
    <w:p w14:paraId="5E37147A" w14:textId="4B5B2A47" w:rsidR="001D3C59" w:rsidRPr="0056208B" w:rsidRDefault="001D3C59" w:rsidP="001D3C59">
      <w:pPr>
        <w:pStyle w:val="Caption"/>
      </w:pPr>
      <w:bookmarkStart w:id="4335" w:name="_Ref192752742"/>
      <w:bookmarkStart w:id="4336" w:name="_Toc201310429"/>
      <w:bookmarkStart w:id="4337" w:name="_Toc209530042"/>
      <w:r w:rsidRPr="0056208B">
        <w:t xml:space="preserve">Table </w:t>
      </w:r>
      <w:r w:rsidRPr="0056208B">
        <w:fldChar w:fldCharType="begin"/>
      </w:r>
      <w:r w:rsidRPr="0056208B">
        <w:instrText xml:space="preserve"> SEQ Table \* ARABIC </w:instrText>
      </w:r>
      <w:r w:rsidRPr="0056208B">
        <w:fldChar w:fldCharType="separate"/>
      </w:r>
      <w:r w:rsidR="00D62D30">
        <w:rPr>
          <w:noProof/>
        </w:rPr>
        <w:t>24</w:t>
      </w:r>
      <w:r w:rsidRPr="0056208B">
        <w:fldChar w:fldCharType="end"/>
      </w:r>
      <w:bookmarkEnd w:id="4335"/>
      <w:r w:rsidRPr="0056208B">
        <w:t xml:space="preserve"> Preliminary Schedule and Main Milestones</w:t>
      </w:r>
      <w:bookmarkEnd w:id="4336"/>
      <w:bookmarkEnd w:id="4337"/>
    </w:p>
    <w:p w14:paraId="02197FCA" w14:textId="77777777" w:rsidR="001D3C59" w:rsidRPr="0056208B" w:rsidRDefault="001D3C59" w:rsidP="001D3C59">
      <w:pPr>
        <w:pStyle w:val="TableCaption"/>
        <w:spacing w:before="0" w:after="0"/>
        <w:jc w:val="left"/>
        <w:rPr>
          <w:i/>
          <w:sz w:val="14"/>
          <w:szCs w:val="12"/>
          <w:lang w:val="en-GB"/>
        </w:rPr>
      </w:pPr>
      <w:r w:rsidRPr="0056208B">
        <w:rPr>
          <w:i/>
          <w:sz w:val="14"/>
          <w:szCs w:val="12"/>
          <w:lang w:val="en-GB"/>
        </w:rPr>
        <w:t>“ED” = Earliest Date, “LD” = Latest Possible Date, “M” = months, “wks” = weeks, “BD” = Business Days, “CD” = Calendar Days.</w:t>
      </w:r>
    </w:p>
    <w:tbl>
      <w:tblPr>
        <w:tblStyle w:val="TableGrid"/>
        <w:tblW w:w="0" w:type="auto"/>
        <w:tblLayout w:type="fixed"/>
        <w:tblLook w:val="04A0" w:firstRow="1" w:lastRow="0" w:firstColumn="1" w:lastColumn="0" w:noHBand="0" w:noVBand="1"/>
      </w:tblPr>
      <w:tblGrid>
        <w:gridCol w:w="704"/>
        <w:gridCol w:w="5528"/>
        <w:gridCol w:w="1418"/>
        <w:gridCol w:w="1417"/>
      </w:tblGrid>
      <w:tr w:rsidR="001D3C59" w:rsidRPr="0056208B" w14:paraId="45D20366" w14:textId="77777777" w:rsidTr="007A02BC">
        <w:tc>
          <w:tcPr>
            <w:tcW w:w="704" w:type="dxa"/>
            <w:shd w:val="clear" w:color="auto" w:fill="EBD9ED" w:themeFill="accent2" w:themeFillTint="33"/>
          </w:tcPr>
          <w:p w14:paraId="27481857" w14:textId="77777777" w:rsidR="001D3C59" w:rsidRPr="0056208B" w:rsidRDefault="001D3C59" w:rsidP="007A02BC">
            <w:pPr>
              <w:pStyle w:val="regular"/>
              <w:rPr>
                <w:b/>
                <w:bCs/>
                <w:iCs/>
              </w:rPr>
            </w:pPr>
            <w:r w:rsidRPr="0056208B">
              <w:rPr>
                <w:b/>
                <w:bCs/>
                <w:iCs/>
              </w:rPr>
              <w:t>ID</w:t>
            </w:r>
          </w:p>
        </w:tc>
        <w:tc>
          <w:tcPr>
            <w:tcW w:w="5528" w:type="dxa"/>
            <w:shd w:val="clear" w:color="auto" w:fill="EBD9ED" w:themeFill="accent2" w:themeFillTint="33"/>
          </w:tcPr>
          <w:p w14:paraId="13DA7EAD" w14:textId="77777777" w:rsidR="001D3C59" w:rsidRPr="0056208B" w:rsidRDefault="001D3C59" w:rsidP="007A02BC">
            <w:pPr>
              <w:pStyle w:val="regular"/>
              <w:rPr>
                <w:b/>
                <w:bCs/>
                <w:iCs/>
              </w:rPr>
            </w:pPr>
            <w:r w:rsidRPr="0056208B">
              <w:rPr>
                <w:b/>
                <w:bCs/>
                <w:iCs/>
              </w:rPr>
              <w:t>Description</w:t>
            </w:r>
          </w:p>
        </w:tc>
        <w:tc>
          <w:tcPr>
            <w:tcW w:w="1418" w:type="dxa"/>
            <w:shd w:val="clear" w:color="auto" w:fill="EBD9ED" w:themeFill="accent2" w:themeFillTint="33"/>
          </w:tcPr>
          <w:p w14:paraId="403A7EC0" w14:textId="77777777" w:rsidR="001D3C59" w:rsidRPr="0056208B" w:rsidRDefault="001D3C59" w:rsidP="007A02BC">
            <w:pPr>
              <w:pStyle w:val="regular"/>
              <w:rPr>
                <w:b/>
                <w:bCs/>
                <w:iCs/>
              </w:rPr>
            </w:pPr>
            <w:r w:rsidRPr="0056208B">
              <w:rPr>
                <w:b/>
                <w:bCs/>
                <w:iCs/>
              </w:rPr>
              <w:t>Responsible</w:t>
            </w:r>
          </w:p>
        </w:tc>
        <w:tc>
          <w:tcPr>
            <w:tcW w:w="1417" w:type="dxa"/>
            <w:shd w:val="clear" w:color="auto" w:fill="EBD9ED" w:themeFill="accent2" w:themeFillTint="33"/>
          </w:tcPr>
          <w:p w14:paraId="1F1D65AB" w14:textId="77777777" w:rsidR="001D3C59" w:rsidRPr="0056208B" w:rsidRDefault="001D3C59" w:rsidP="007A02BC">
            <w:pPr>
              <w:pStyle w:val="regular"/>
              <w:rPr>
                <w:b/>
                <w:bCs/>
                <w:iCs/>
              </w:rPr>
            </w:pPr>
            <w:commentRangeStart w:id="4338"/>
            <w:r w:rsidRPr="0056208B">
              <w:rPr>
                <w:b/>
                <w:bCs/>
                <w:iCs/>
              </w:rPr>
              <w:t>Dates</w:t>
            </w:r>
            <w:commentRangeEnd w:id="4338"/>
            <w:r w:rsidRPr="0056208B">
              <w:rPr>
                <w:rStyle w:val="CommentReference"/>
              </w:rPr>
              <w:commentReference w:id="4338"/>
            </w:r>
          </w:p>
        </w:tc>
      </w:tr>
      <w:tr w:rsidR="001D3C59" w:rsidRPr="0056208B" w14:paraId="2EC46426" w14:textId="77777777" w:rsidTr="007A02BC">
        <w:tc>
          <w:tcPr>
            <w:tcW w:w="704" w:type="dxa"/>
          </w:tcPr>
          <w:p w14:paraId="24D93553" w14:textId="77777777" w:rsidR="001D3C59" w:rsidRPr="0056208B" w:rsidRDefault="001D3C59" w:rsidP="007A02BC">
            <w:pPr>
              <w:pStyle w:val="regular"/>
              <w:rPr>
                <w:rFonts w:cs="Segoe UI"/>
                <w:iCs/>
                <w:sz w:val="18"/>
                <w:szCs w:val="18"/>
              </w:rPr>
            </w:pPr>
            <w:r w:rsidRPr="0056208B">
              <w:rPr>
                <w:rFonts w:cs="Segoe UI"/>
                <w:iCs/>
                <w:sz w:val="18"/>
                <w:szCs w:val="18"/>
              </w:rPr>
              <w:t>T</w:t>
            </w:r>
            <w:r w:rsidRPr="0056208B">
              <w:rPr>
                <w:rFonts w:cs="Segoe UI"/>
                <w:iCs/>
                <w:sz w:val="18"/>
                <w:szCs w:val="18"/>
                <w:vertAlign w:val="subscript"/>
              </w:rPr>
              <w:t>O</w:t>
            </w:r>
          </w:p>
        </w:tc>
        <w:tc>
          <w:tcPr>
            <w:tcW w:w="5528" w:type="dxa"/>
          </w:tcPr>
          <w:p w14:paraId="3BDF7FC1" w14:textId="77777777" w:rsidR="001D3C59" w:rsidRPr="0056208B" w:rsidRDefault="001D3C59" w:rsidP="007A02BC">
            <w:pPr>
              <w:pStyle w:val="regular"/>
              <w:rPr>
                <w:rFonts w:cs="Segoe UI"/>
                <w:iCs/>
                <w:sz w:val="18"/>
                <w:szCs w:val="18"/>
              </w:rPr>
            </w:pPr>
            <w:r w:rsidRPr="0056208B">
              <w:rPr>
                <w:rFonts w:cs="Segoe UI"/>
                <w:iCs/>
                <w:sz w:val="18"/>
                <w:szCs w:val="18"/>
              </w:rPr>
              <w:t>Contract Conclusion</w:t>
            </w:r>
          </w:p>
        </w:tc>
        <w:tc>
          <w:tcPr>
            <w:tcW w:w="1418" w:type="dxa"/>
          </w:tcPr>
          <w:p w14:paraId="0834D759" w14:textId="77777777" w:rsidR="001D3C59" w:rsidRPr="0056208B" w:rsidRDefault="001D3C59" w:rsidP="007A02BC">
            <w:pPr>
              <w:pStyle w:val="regular"/>
              <w:rPr>
                <w:rFonts w:cs="Segoe UI"/>
                <w:iCs/>
                <w:sz w:val="18"/>
                <w:szCs w:val="18"/>
              </w:rPr>
            </w:pPr>
            <w:r w:rsidRPr="0056208B">
              <w:rPr>
                <w:rFonts w:cs="Segoe UI"/>
                <w:iCs/>
                <w:sz w:val="18"/>
                <w:szCs w:val="18"/>
              </w:rPr>
              <w:t>SCK CEN</w:t>
            </w:r>
          </w:p>
        </w:tc>
        <w:tc>
          <w:tcPr>
            <w:tcW w:w="1417" w:type="dxa"/>
          </w:tcPr>
          <w:p w14:paraId="6E3628B4" w14:textId="77777777" w:rsidR="001D3C59" w:rsidRPr="0056208B" w:rsidRDefault="001D3C59" w:rsidP="007A02BC">
            <w:pPr>
              <w:rPr>
                <w:rFonts w:cs="Segoe UI"/>
                <w:color w:val="000000" w:themeColor="text1"/>
                <w:sz w:val="18"/>
                <w:szCs w:val="18"/>
              </w:rPr>
            </w:pPr>
            <w:r w:rsidRPr="0056208B">
              <w:rPr>
                <w:rFonts w:cs="Segoe UI"/>
                <w:color w:val="000000" w:themeColor="text1"/>
                <w:sz w:val="18"/>
                <w:szCs w:val="18"/>
              </w:rPr>
              <w:t>ED: Q4 2025</w:t>
            </w:r>
          </w:p>
        </w:tc>
      </w:tr>
      <w:tr w:rsidR="001D3C59" w:rsidRPr="0056208B" w14:paraId="7794442E" w14:textId="77777777" w:rsidTr="007A02BC">
        <w:tc>
          <w:tcPr>
            <w:tcW w:w="6232" w:type="dxa"/>
            <w:gridSpan w:val="2"/>
            <w:shd w:val="clear" w:color="auto" w:fill="EBD9ED" w:themeFill="accent2" w:themeFillTint="33"/>
          </w:tcPr>
          <w:p w14:paraId="3F42C8DE" w14:textId="77777777" w:rsidR="001D3C59" w:rsidRPr="0056208B" w:rsidRDefault="001D3C59" w:rsidP="007A02BC">
            <w:pPr>
              <w:pStyle w:val="regular"/>
              <w:rPr>
                <w:rFonts w:cs="Segoe UI"/>
                <w:b/>
                <w:bCs/>
                <w:sz w:val="18"/>
                <w:szCs w:val="18"/>
              </w:rPr>
            </w:pPr>
            <w:r w:rsidRPr="0056208B">
              <w:rPr>
                <w:rFonts w:cs="Segoe UI"/>
                <w:b/>
                <w:bCs/>
                <w:sz w:val="18"/>
                <w:szCs w:val="18"/>
              </w:rPr>
              <w:t>Phase I -Design and Development</w:t>
            </w:r>
          </w:p>
        </w:tc>
        <w:tc>
          <w:tcPr>
            <w:tcW w:w="1418" w:type="dxa"/>
            <w:shd w:val="clear" w:color="auto" w:fill="EBD9ED" w:themeFill="accent2" w:themeFillTint="33"/>
            <w:vAlign w:val="center"/>
          </w:tcPr>
          <w:p w14:paraId="0020B5EF" w14:textId="77777777" w:rsidR="001D3C59" w:rsidRPr="0056208B" w:rsidRDefault="001D3C59" w:rsidP="007A02BC">
            <w:pPr>
              <w:pStyle w:val="regular"/>
              <w:rPr>
                <w:b/>
                <w:bCs/>
                <w:sz w:val="18"/>
                <w:szCs w:val="18"/>
              </w:rPr>
            </w:pPr>
          </w:p>
        </w:tc>
        <w:tc>
          <w:tcPr>
            <w:tcW w:w="1417" w:type="dxa"/>
            <w:shd w:val="clear" w:color="auto" w:fill="EBD9ED" w:themeFill="accent2" w:themeFillTint="33"/>
            <w:vAlign w:val="center"/>
          </w:tcPr>
          <w:p w14:paraId="01F037AB" w14:textId="77777777" w:rsidR="001D3C59" w:rsidRPr="0056208B" w:rsidRDefault="001D3C59" w:rsidP="007A02BC">
            <w:pPr>
              <w:rPr>
                <w:rFonts w:cs="Segoe UI"/>
                <w:color w:val="000000" w:themeColor="text1"/>
                <w:sz w:val="18"/>
                <w:szCs w:val="18"/>
              </w:rPr>
            </w:pPr>
          </w:p>
        </w:tc>
      </w:tr>
      <w:tr w:rsidR="001D3C59" w:rsidRPr="0056208B" w14:paraId="297E00A9" w14:textId="77777777" w:rsidTr="007A02BC">
        <w:tc>
          <w:tcPr>
            <w:tcW w:w="704" w:type="dxa"/>
          </w:tcPr>
          <w:p w14:paraId="0E08959C" w14:textId="77777777" w:rsidR="001D3C59" w:rsidRPr="0056208B" w:rsidRDefault="001D3C59" w:rsidP="007A02BC">
            <w:pPr>
              <w:pStyle w:val="regular"/>
              <w:rPr>
                <w:rFonts w:cs="Segoe UI"/>
                <w:iCs/>
                <w:sz w:val="18"/>
                <w:szCs w:val="18"/>
              </w:rPr>
            </w:pPr>
            <w:r w:rsidRPr="0056208B">
              <w:rPr>
                <w:rFonts w:cs="Segoe UI"/>
                <w:iCs/>
                <w:sz w:val="18"/>
                <w:szCs w:val="18"/>
              </w:rPr>
              <w:t>M11</w:t>
            </w:r>
          </w:p>
        </w:tc>
        <w:tc>
          <w:tcPr>
            <w:tcW w:w="5528" w:type="dxa"/>
          </w:tcPr>
          <w:p w14:paraId="7A602D80" w14:textId="77777777" w:rsidR="001D3C59" w:rsidRPr="0056208B" w:rsidRDefault="001D3C59" w:rsidP="007A02BC">
            <w:pPr>
              <w:pStyle w:val="regular"/>
              <w:rPr>
                <w:rFonts w:cs="Segoe UI"/>
                <w:iCs/>
                <w:sz w:val="18"/>
                <w:szCs w:val="18"/>
              </w:rPr>
            </w:pPr>
            <w:r w:rsidRPr="0056208B">
              <w:rPr>
                <w:rFonts w:cs="Segoe UI"/>
                <w:sz w:val="18"/>
                <w:szCs w:val="18"/>
              </w:rPr>
              <w:t>Kick-Off meeting</w:t>
            </w:r>
          </w:p>
        </w:tc>
        <w:tc>
          <w:tcPr>
            <w:tcW w:w="1418" w:type="dxa"/>
            <w:vAlign w:val="center"/>
          </w:tcPr>
          <w:p w14:paraId="56BE91AB" w14:textId="77777777" w:rsidR="001D3C59" w:rsidRPr="0056208B" w:rsidRDefault="001D3C59" w:rsidP="007A02BC">
            <w:pPr>
              <w:pStyle w:val="regular"/>
              <w:rPr>
                <w:rFonts w:cs="Segoe UI"/>
                <w:iCs/>
                <w:sz w:val="18"/>
                <w:szCs w:val="18"/>
              </w:rPr>
            </w:pPr>
            <w:r w:rsidRPr="0056208B">
              <w:rPr>
                <w:sz w:val="18"/>
                <w:szCs w:val="18"/>
              </w:rPr>
              <w:t>SCK CEN</w:t>
            </w:r>
          </w:p>
        </w:tc>
        <w:tc>
          <w:tcPr>
            <w:tcW w:w="1417" w:type="dxa"/>
            <w:vAlign w:val="center"/>
          </w:tcPr>
          <w:p w14:paraId="67E724DC" w14:textId="77777777" w:rsidR="001D3C59" w:rsidRPr="0056208B" w:rsidRDefault="001D3C59" w:rsidP="007A02BC">
            <w:pPr>
              <w:rPr>
                <w:rFonts w:cs="Segoe UI"/>
                <w:color w:val="000000" w:themeColor="text1"/>
                <w:sz w:val="18"/>
                <w:szCs w:val="18"/>
              </w:rPr>
            </w:pPr>
            <w:r w:rsidRPr="0056208B">
              <w:rPr>
                <w:rFonts w:cs="Segoe UI"/>
                <w:color w:val="000000" w:themeColor="text1"/>
                <w:sz w:val="18"/>
                <w:szCs w:val="18"/>
              </w:rPr>
              <w:t>T</w:t>
            </w:r>
            <w:r w:rsidRPr="0056208B">
              <w:rPr>
                <w:rFonts w:cs="Segoe UI"/>
                <w:color w:val="000000" w:themeColor="text1"/>
                <w:sz w:val="18"/>
                <w:szCs w:val="18"/>
                <w:vertAlign w:val="subscript"/>
              </w:rPr>
              <w:t>0</w:t>
            </w:r>
            <w:r w:rsidRPr="0056208B">
              <w:rPr>
                <w:rFonts w:cs="Segoe UI"/>
                <w:b/>
                <w:bCs/>
                <w:color w:val="000000" w:themeColor="text1"/>
                <w:sz w:val="18"/>
                <w:szCs w:val="18"/>
                <w:vertAlign w:val="subscript"/>
              </w:rPr>
              <w:t xml:space="preserve"> </w:t>
            </w:r>
            <w:r w:rsidRPr="0056208B">
              <w:rPr>
                <w:rStyle w:val="Specsvalues"/>
                <w:rFonts w:ascii="Segoe UI" w:hAnsi="Segoe UI" w:cs="Segoe UI"/>
                <w:color w:val="000000" w:themeColor="text1"/>
                <w:sz w:val="18"/>
                <w:szCs w:val="18"/>
              </w:rPr>
              <w:t>+15 BD</w:t>
            </w:r>
          </w:p>
        </w:tc>
      </w:tr>
      <w:tr w:rsidR="001D3C59" w:rsidRPr="0056208B" w14:paraId="7096B1F1" w14:textId="77777777" w:rsidTr="007A02BC">
        <w:tc>
          <w:tcPr>
            <w:tcW w:w="704" w:type="dxa"/>
          </w:tcPr>
          <w:p w14:paraId="61EC2D15" w14:textId="77777777" w:rsidR="001D3C59" w:rsidRPr="0056208B" w:rsidRDefault="001D3C59" w:rsidP="007A02BC">
            <w:pPr>
              <w:pStyle w:val="regular"/>
              <w:rPr>
                <w:rFonts w:cs="Segoe UI"/>
                <w:iCs/>
                <w:sz w:val="18"/>
                <w:szCs w:val="18"/>
              </w:rPr>
            </w:pPr>
            <w:r w:rsidRPr="0056208B">
              <w:rPr>
                <w:rFonts w:cs="Segoe UI"/>
                <w:iCs/>
                <w:sz w:val="18"/>
                <w:szCs w:val="18"/>
              </w:rPr>
              <w:t>M12</w:t>
            </w:r>
          </w:p>
        </w:tc>
        <w:tc>
          <w:tcPr>
            <w:tcW w:w="5528" w:type="dxa"/>
          </w:tcPr>
          <w:p w14:paraId="3C8A68BA" w14:textId="77777777" w:rsidR="001D3C59" w:rsidRPr="0056208B" w:rsidRDefault="001D3C59" w:rsidP="007A02BC">
            <w:pPr>
              <w:pStyle w:val="regular"/>
              <w:rPr>
                <w:rFonts w:cs="Segoe UI"/>
                <w:sz w:val="18"/>
                <w:szCs w:val="18"/>
              </w:rPr>
            </w:pPr>
            <w:r w:rsidRPr="0056208B">
              <w:rPr>
                <w:rFonts w:cs="Segoe UI"/>
                <w:sz w:val="18"/>
                <w:szCs w:val="18"/>
              </w:rPr>
              <w:t>Management Dashboard &amp; QAP submitted for review/approval</w:t>
            </w:r>
          </w:p>
        </w:tc>
        <w:tc>
          <w:tcPr>
            <w:tcW w:w="1418" w:type="dxa"/>
            <w:vAlign w:val="center"/>
          </w:tcPr>
          <w:p w14:paraId="24E08934" w14:textId="77777777" w:rsidR="001D3C59" w:rsidRPr="0056208B" w:rsidRDefault="001D3C59" w:rsidP="007A02BC">
            <w:pPr>
              <w:pStyle w:val="regular"/>
              <w:rPr>
                <w:sz w:val="18"/>
                <w:szCs w:val="18"/>
              </w:rPr>
            </w:pPr>
            <w:r w:rsidRPr="0056208B">
              <w:rPr>
                <w:sz w:val="18"/>
                <w:szCs w:val="18"/>
              </w:rPr>
              <w:t>Contractor</w:t>
            </w:r>
          </w:p>
        </w:tc>
        <w:tc>
          <w:tcPr>
            <w:tcW w:w="1417" w:type="dxa"/>
            <w:vAlign w:val="center"/>
          </w:tcPr>
          <w:p w14:paraId="54FC5D5E" w14:textId="77777777" w:rsidR="001D3C59" w:rsidRPr="0056208B" w:rsidRDefault="001D3C59" w:rsidP="007A02BC">
            <w:pPr>
              <w:rPr>
                <w:rStyle w:val="Specsvalues"/>
                <w:rFonts w:ascii="Segoe UI" w:hAnsi="Segoe UI" w:cs="Segoe UI"/>
                <w:color w:val="000000" w:themeColor="text1"/>
                <w:sz w:val="18"/>
                <w:szCs w:val="18"/>
              </w:rPr>
            </w:pPr>
          </w:p>
        </w:tc>
      </w:tr>
      <w:tr w:rsidR="001D3C59" w:rsidRPr="0056208B" w14:paraId="2C2E31C4" w14:textId="77777777" w:rsidTr="007A02BC">
        <w:tc>
          <w:tcPr>
            <w:tcW w:w="704" w:type="dxa"/>
          </w:tcPr>
          <w:p w14:paraId="60355FBD" w14:textId="77777777" w:rsidR="001D3C59" w:rsidRPr="0056208B" w:rsidRDefault="001D3C59" w:rsidP="007A02BC">
            <w:pPr>
              <w:pStyle w:val="regular"/>
              <w:rPr>
                <w:rFonts w:cs="Segoe UI"/>
                <w:iCs/>
                <w:sz w:val="18"/>
                <w:szCs w:val="18"/>
              </w:rPr>
            </w:pPr>
            <w:r w:rsidRPr="0056208B">
              <w:rPr>
                <w:rFonts w:cs="Segoe UI"/>
                <w:iCs/>
                <w:sz w:val="18"/>
                <w:szCs w:val="18"/>
              </w:rPr>
              <w:t>M13</w:t>
            </w:r>
          </w:p>
        </w:tc>
        <w:tc>
          <w:tcPr>
            <w:tcW w:w="5528" w:type="dxa"/>
          </w:tcPr>
          <w:p w14:paraId="7AA6B2CB" w14:textId="77777777" w:rsidR="001D3C59" w:rsidRPr="0056208B" w:rsidRDefault="001D3C59" w:rsidP="007A02BC">
            <w:pPr>
              <w:pStyle w:val="regular"/>
              <w:rPr>
                <w:rFonts w:cs="Segoe UI"/>
                <w:sz w:val="18"/>
                <w:szCs w:val="18"/>
              </w:rPr>
            </w:pPr>
            <w:r w:rsidRPr="0056208B">
              <w:rPr>
                <w:rFonts w:cs="Segoe UI"/>
                <w:sz w:val="18"/>
                <w:szCs w:val="18"/>
              </w:rPr>
              <w:t>Risk Assessment/ Management Plan submitted for review/approval</w:t>
            </w:r>
          </w:p>
        </w:tc>
        <w:tc>
          <w:tcPr>
            <w:tcW w:w="1418" w:type="dxa"/>
            <w:vAlign w:val="center"/>
          </w:tcPr>
          <w:p w14:paraId="68260D7B" w14:textId="77777777" w:rsidR="001D3C59" w:rsidRPr="0056208B" w:rsidRDefault="001D3C59" w:rsidP="007A02BC">
            <w:pPr>
              <w:pStyle w:val="regular"/>
              <w:rPr>
                <w:sz w:val="18"/>
                <w:szCs w:val="18"/>
              </w:rPr>
            </w:pPr>
            <w:r w:rsidRPr="0056208B">
              <w:rPr>
                <w:sz w:val="18"/>
                <w:szCs w:val="18"/>
              </w:rPr>
              <w:t>Contractor</w:t>
            </w:r>
          </w:p>
        </w:tc>
        <w:tc>
          <w:tcPr>
            <w:tcW w:w="1417" w:type="dxa"/>
            <w:vAlign w:val="center"/>
          </w:tcPr>
          <w:p w14:paraId="16E00BB7" w14:textId="77777777" w:rsidR="001D3C59" w:rsidRPr="0056208B" w:rsidRDefault="001D3C59" w:rsidP="007A02BC">
            <w:pPr>
              <w:rPr>
                <w:rStyle w:val="Specsvalues"/>
                <w:rFonts w:ascii="Segoe UI" w:hAnsi="Segoe UI" w:cs="Segoe UI"/>
                <w:color w:val="000000" w:themeColor="text1"/>
                <w:sz w:val="18"/>
                <w:szCs w:val="18"/>
              </w:rPr>
            </w:pPr>
          </w:p>
        </w:tc>
      </w:tr>
      <w:tr w:rsidR="001D3C59" w:rsidRPr="0056208B" w14:paraId="62069BB5" w14:textId="77777777" w:rsidTr="007A02BC">
        <w:tc>
          <w:tcPr>
            <w:tcW w:w="704" w:type="dxa"/>
          </w:tcPr>
          <w:p w14:paraId="0337EE38" w14:textId="77777777" w:rsidR="001D3C59" w:rsidRPr="0056208B" w:rsidRDefault="001D3C59" w:rsidP="007A02BC">
            <w:pPr>
              <w:pStyle w:val="regular"/>
              <w:rPr>
                <w:rFonts w:cs="Segoe UI"/>
                <w:iCs/>
                <w:sz w:val="18"/>
                <w:szCs w:val="18"/>
              </w:rPr>
            </w:pPr>
            <w:r w:rsidRPr="0056208B">
              <w:rPr>
                <w:rFonts w:cs="Segoe UI"/>
                <w:iCs/>
                <w:sz w:val="18"/>
                <w:szCs w:val="18"/>
              </w:rPr>
              <w:t>M14</w:t>
            </w:r>
          </w:p>
        </w:tc>
        <w:tc>
          <w:tcPr>
            <w:tcW w:w="5528" w:type="dxa"/>
          </w:tcPr>
          <w:p w14:paraId="13BA8ECC" w14:textId="77777777" w:rsidR="001D3C59" w:rsidRPr="0056208B" w:rsidRDefault="001D3C59" w:rsidP="007A02BC">
            <w:pPr>
              <w:pStyle w:val="regular"/>
              <w:rPr>
                <w:rFonts w:cs="Segoe UI"/>
                <w:iCs/>
                <w:sz w:val="18"/>
                <w:szCs w:val="18"/>
              </w:rPr>
            </w:pPr>
            <w:r w:rsidRPr="0056208B">
              <w:rPr>
                <w:rFonts w:cs="Segoe UI"/>
                <w:sz w:val="18"/>
                <w:szCs w:val="18"/>
              </w:rPr>
              <w:t>Preliminary Information on Site Infrastructure delivered</w:t>
            </w:r>
          </w:p>
        </w:tc>
        <w:tc>
          <w:tcPr>
            <w:tcW w:w="1418" w:type="dxa"/>
            <w:vAlign w:val="center"/>
          </w:tcPr>
          <w:p w14:paraId="7704E147" w14:textId="77777777" w:rsidR="001D3C59" w:rsidRPr="0056208B" w:rsidRDefault="001D3C59" w:rsidP="007A02BC">
            <w:pPr>
              <w:pStyle w:val="regular"/>
              <w:rPr>
                <w:rFonts w:cs="Segoe UI"/>
                <w:iCs/>
                <w:sz w:val="18"/>
                <w:szCs w:val="18"/>
              </w:rPr>
            </w:pPr>
            <w:r w:rsidRPr="0056208B">
              <w:rPr>
                <w:sz w:val="18"/>
                <w:szCs w:val="18"/>
              </w:rPr>
              <w:t>SCK CEN</w:t>
            </w:r>
          </w:p>
        </w:tc>
        <w:tc>
          <w:tcPr>
            <w:tcW w:w="1417" w:type="dxa"/>
            <w:vAlign w:val="center"/>
          </w:tcPr>
          <w:p w14:paraId="11436857" w14:textId="77777777" w:rsidR="001D3C59" w:rsidRPr="0056208B" w:rsidRDefault="001D3C59" w:rsidP="007A02BC">
            <w:pPr>
              <w:rPr>
                <w:rFonts w:cs="Segoe UI"/>
                <w:color w:val="000000" w:themeColor="text1"/>
                <w:sz w:val="18"/>
                <w:szCs w:val="18"/>
              </w:rPr>
            </w:pPr>
            <w:r w:rsidRPr="0056208B">
              <w:rPr>
                <w:rStyle w:val="Specsvalues"/>
                <w:rFonts w:ascii="Segoe UI" w:hAnsi="Segoe UI" w:cs="Segoe UI"/>
                <w:color w:val="000000" w:themeColor="text1"/>
                <w:sz w:val="18"/>
                <w:szCs w:val="18"/>
              </w:rPr>
              <w:t>M11 + 1M</w:t>
            </w:r>
          </w:p>
        </w:tc>
      </w:tr>
      <w:tr w:rsidR="001D3C59" w:rsidRPr="0056208B" w14:paraId="19098332" w14:textId="77777777" w:rsidTr="007A02BC">
        <w:tc>
          <w:tcPr>
            <w:tcW w:w="704" w:type="dxa"/>
          </w:tcPr>
          <w:p w14:paraId="3290613F" w14:textId="77777777" w:rsidR="001D3C59" w:rsidRPr="0056208B" w:rsidRDefault="001D3C59" w:rsidP="007A02BC">
            <w:pPr>
              <w:pStyle w:val="regular"/>
              <w:rPr>
                <w:rFonts w:cs="Segoe UI"/>
                <w:iCs/>
                <w:sz w:val="18"/>
                <w:szCs w:val="18"/>
              </w:rPr>
            </w:pPr>
            <w:r w:rsidRPr="0056208B">
              <w:rPr>
                <w:rFonts w:cs="Segoe UI"/>
                <w:iCs/>
                <w:sz w:val="18"/>
                <w:szCs w:val="18"/>
              </w:rPr>
              <w:t>M15</w:t>
            </w:r>
          </w:p>
        </w:tc>
        <w:tc>
          <w:tcPr>
            <w:tcW w:w="5528" w:type="dxa"/>
          </w:tcPr>
          <w:p w14:paraId="67EF7657" w14:textId="77777777" w:rsidR="001D3C59" w:rsidRPr="0056208B" w:rsidRDefault="001D3C59" w:rsidP="007A02BC">
            <w:pPr>
              <w:pStyle w:val="regular"/>
              <w:rPr>
                <w:rFonts w:cs="Segoe UI"/>
                <w:sz w:val="18"/>
                <w:szCs w:val="18"/>
                <w:u w:color="7030A0"/>
              </w:rPr>
            </w:pPr>
            <w:r w:rsidRPr="0056208B">
              <w:rPr>
                <w:rFonts w:cs="Segoe UI"/>
                <w:sz w:val="18"/>
                <w:szCs w:val="18"/>
                <w:u w:color="7030A0"/>
              </w:rPr>
              <w:t>Deliverables associated with M12 and M13 approved</w:t>
            </w:r>
          </w:p>
        </w:tc>
        <w:tc>
          <w:tcPr>
            <w:tcW w:w="1418" w:type="dxa"/>
            <w:vAlign w:val="center"/>
          </w:tcPr>
          <w:p w14:paraId="689BDA3E" w14:textId="77777777" w:rsidR="001D3C59" w:rsidRPr="0056208B" w:rsidRDefault="001D3C59" w:rsidP="007A02BC">
            <w:pPr>
              <w:pStyle w:val="regular"/>
              <w:rPr>
                <w:sz w:val="18"/>
                <w:szCs w:val="18"/>
              </w:rPr>
            </w:pPr>
            <w:r w:rsidRPr="0056208B">
              <w:rPr>
                <w:sz w:val="18"/>
                <w:szCs w:val="18"/>
              </w:rPr>
              <w:t>SCK CEN</w:t>
            </w:r>
          </w:p>
        </w:tc>
        <w:tc>
          <w:tcPr>
            <w:tcW w:w="1417" w:type="dxa"/>
            <w:vAlign w:val="center"/>
          </w:tcPr>
          <w:p w14:paraId="3E107948" w14:textId="77777777" w:rsidR="001D3C59" w:rsidRPr="0056208B" w:rsidRDefault="001D3C59" w:rsidP="007A02BC">
            <w:pPr>
              <w:rPr>
                <w:rFonts w:cs="Segoe UI"/>
                <w:color w:val="000000" w:themeColor="text1"/>
                <w:sz w:val="18"/>
                <w:szCs w:val="18"/>
                <w:vertAlign w:val="subscript"/>
              </w:rPr>
            </w:pPr>
          </w:p>
        </w:tc>
      </w:tr>
      <w:tr w:rsidR="001D3C59" w:rsidRPr="0056208B" w14:paraId="07ADCF4F" w14:textId="77777777" w:rsidTr="007A02BC">
        <w:tc>
          <w:tcPr>
            <w:tcW w:w="704" w:type="dxa"/>
          </w:tcPr>
          <w:p w14:paraId="1CFAC5F2" w14:textId="77777777" w:rsidR="001D3C59" w:rsidRPr="0056208B" w:rsidRDefault="001D3C59" w:rsidP="007A02BC">
            <w:pPr>
              <w:pStyle w:val="regular"/>
              <w:rPr>
                <w:rFonts w:cs="Segoe UI"/>
                <w:iCs/>
                <w:sz w:val="18"/>
                <w:szCs w:val="18"/>
              </w:rPr>
            </w:pPr>
            <w:r w:rsidRPr="0056208B">
              <w:rPr>
                <w:rFonts w:cs="Segoe UI"/>
                <w:iCs/>
                <w:sz w:val="18"/>
                <w:szCs w:val="18"/>
              </w:rPr>
              <w:t>M16</w:t>
            </w:r>
          </w:p>
        </w:tc>
        <w:tc>
          <w:tcPr>
            <w:tcW w:w="5528" w:type="dxa"/>
          </w:tcPr>
          <w:p w14:paraId="5B8891E8" w14:textId="77777777" w:rsidR="001D3C59" w:rsidRPr="0056208B" w:rsidRDefault="001D3C59" w:rsidP="007A02BC">
            <w:pPr>
              <w:pStyle w:val="regular"/>
              <w:rPr>
                <w:rFonts w:cs="Segoe UI"/>
                <w:iCs/>
                <w:sz w:val="18"/>
                <w:szCs w:val="18"/>
              </w:rPr>
            </w:pPr>
            <w:r w:rsidRPr="0056208B">
              <w:rPr>
                <w:rFonts w:cs="Segoe UI"/>
                <w:sz w:val="18"/>
                <w:szCs w:val="18"/>
                <w:u w:color="7030A0"/>
              </w:rPr>
              <w:t>Conceptual Design File submitted for review/approval</w:t>
            </w:r>
          </w:p>
        </w:tc>
        <w:tc>
          <w:tcPr>
            <w:tcW w:w="1418" w:type="dxa"/>
            <w:vAlign w:val="center"/>
          </w:tcPr>
          <w:p w14:paraId="21524594" w14:textId="77777777" w:rsidR="001D3C59" w:rsidRPr="0056208B" w:rsidRDefault="001D3C59" w:rsidP="007A02BC">
            <w:pPr>
              <w:pStyle w:val="regular"/>
              <w:rPr>
                <w:rFonts w:cs="Segoe UI"/>
                <w:iCs/>
                <w:sz w:val="18"/>
                <w:szCs w:val="18"/>
              </w:rPr>
            </w:pPr>
            <w:r w:rsidRPr="0056208B">
              <w:rPr>
                <w:sz w:val="18"/>
                <w:szCs w:val="18"/>
              </w:rPr>
              <w:t>Contractor</w:t>
            </w:r>
          </w:p>
        </w:tc>
        <w:tc>
          <w:tcPr>
            <w:tcW w:w="1417" w:type="dxa"/>
            <w:vAlign w:val="center"/>
          </w:tcPr>
          <w:p w14:paraId="6C43FF80" w14:textId="77777777" w:rsidR="001D3C59" w:rsidRPr="0056208B" w:rsidRDefault="001D3C59" w:rsidP="007A02BC">
            <w:pPr>
              <w:rPr>
                <w:rFonts w:cs="Segoe UI"/>
                <w:color w:val="000000" w:themeColor="text1"/>
                <w:sz w:val="18"/>
                <w:szCs w:val="18"/>
              </w:rPr>
            </w:pPr>
          </w:p>
        </w:tc>
      </w:tr>
      <w:tr w:rsidR="001D3C59" w:rsidRPr="0056208B" w14:paraId="5577C302" w14:textId="77777777" w:rsidTr="007A02BC">
        <w:tc>
          <w:tcPr>
            <w:tcW w:w="704" w:type="dxa"/>
          </w:tcPr>
          <w:p w14:paraId="31F6BC47" w14:textId="77777777" w:rsidR="001D3C59" w:rsidRPr="0056208B" w:rsidRDefault="001D3C59" w:rsidP="007A02BC">
            <w:pPr>
              <w:pStyle w:val="regular"/>
              <w:rPr>
                <w:rFonts w:cs="Segoe UI"/>
                <w:iCs/>
                <w:sz w:val="18"/>
                <w:szCs w:val="18"/>
              </w:rPr>
            </w:pPr>
            <w:r w:rsidRPr="0056208B">
              <w:rPr>
                <w:rFonts w:cs="Segoe UI"/>
                <w:iCs/>
                <w:sz w:val="18"/>
                <w:szCs w:val="18"/>
              </w:rPr>
              <w:t>M17</w:t>
            </w:r>
          </w:p>
        </w:tc>
        <w:tc>
          <w:tcPr>
            <w:tcW w:w="5528" w:type="dxa"/>
          </w:tcPr>
          <w:p w14:paraId="61A1BA92" w14:textId="77777777" w:rsidR="001D3C59" w:rsidRPr="0056208B" w:rsidRDefault="001D3C59" w:rsidP="007A02BC">
            <w:pPr>
              <w:pStyle w:val="regular"/>
              <w:rPr>
                <w:rFonts w:cs="Segoe UI"/>
                <w:iCs/>
                <w:sz w:val="18"/>
                <w:szCs w:val="18"/>
              </w:rPr>
            </w:pPr>
            <w:r w:rsidRPr="0056208B">
              <w:rPr>
                <w:rFonts w:cs="Segoe UI"/>
                <w:sz w:val="18"/>
                <w:szCs w:val="18"/>
              </w:rPr>
              <w:t>Detailed Design File submitted for review/approval</w:t>
            </w:r>
          </w:p>
        </w:tc>
        <w:tc>
          <w:tcPr>
            <w:tcW w:w="1418" w:type="dxa"/>
            <w:vAlign w:val="center"/>
          </w:tcPr>
          <w:p w14:paraId="147F5785" w14:textId="77777777" w:rsidR="001D3C59" w:rsidRPr="0056208B" w:rsidRDefault="001D3C59" w:rsidP="007A02BC">
            <w:pPr>
              <w:pStyle w:val="regular"/>
              <w:rPr>
                <w:rFonts w:cs="Segoe UI"/>
                <w:iCs/>
                <w:sz w:val="18"/>
                <w:szCs w:val="18"/>
              </w:rPr>
            </w:pPr>
            <w:r w:rsidRPr="0056208B">
              <w:rPr>
                <w:sz w:val="18"/>
                <w:szCs w:val="18"/>
              </w:rPr>
              <w:t>Contractor</w:t>
            </w:r>
          </w:p>
        </w:tc>
        <w:tc>
          <w:tcPr>
            <w:tcW w:w="1417" w:type="dxa"/>
            <w:vAlign w:val="center"/>
          </w:tcPr>
          <w:p w14:paraId="744D530B" w14:textId="77777777" w:rsidR="001D3C59" w:rsidRPr="0056208B" w:rsidRDefault="001D3C59" w:rsidP="007A02BC">
            <w:pPr>
              <w:rPr>
                <w:rFonts w:cs="Segoe UI"/>
                <w:color w:val="000000" w:themeColor="text1"/>
                <w:sz w:val="18"/>
                <w:szCs w:val="18"/>
              </w:rPr>
            </w:pPr>
          </w:p>
        </w:tc>
      </w:tr>
      <w:tr w:rsidR="001D3C59" w:rsidRPr="0056208B" w14:paraId="507A8118" w14:textId="77777777" w:rsidTr="007A02BC">
        <w:tc>
          <w:tcPr>
            <w:tcW w:w="704" w:type="dxa"/>
          </w:tcPr>
          <w:p w14:paraId="6E8100DC" w14:textId="77777777" w:rsidR="001D3C59" w:rsidRPr="0056208B" w:rsidRDefault="001D3C59" w:rsidP="007A02BC">
            <w:pPr>
              <w:pStyle w:val="regular"/>
              <w:rPr>
                <w:rFonts w:cs="Segoe UI"/>
                <w:iCs/>
                <w:sz w:val="18"/>
                <w:szCs w:val="18"/>
              </w:rPr>
            </w:pPr>
            <w:r w:rsidRPr="0056208B">
              <w:rPr>
                <w:rFonts w:cs="Segoe UI"/>
                <w:iCs/>
                <w:sz w:val="18"/>
                <w:szCs w:val="18"/>
              </w:rPr>
              <w:t>M18</w:t>
            </w:r>
          </w:p>
        </w:tc>
        <w:tc>
          <w:tcPr>
            <w:tcW w:w="5528" w:type="dxa"/>
          </w:tcPr>
          <w:p w14:paraId="660AEFA8" w14:textId="77777777" w:rsidR="001D3C59" w:rsidRPr="0056208B" w:rsidRDefault="001D3C59" w:rsidP="007A02BC">
            <w:pPr>
              <w:pStyle w:val="regular"/>
              <w:rPr>
                <w:sz w:val="18"/>
                <w:szCs w:val="18"/>
              </w:rPr>
            </w:pPr>
            <w:r w:rsidRPr="0056208B">
              <w:rPr>
                <w:sz w:val="18"/>
                <w:szCs w:val="18"/>
              </w:rPr>
              <w:t>Detailed Design File approved</w:t>
            </w:r>
          </w:p>
        </w:tc>
        <w:tc>
          <w:tcPr>
            <w:tcW w:w="1418" w:type="dxa"/>
          </w:tcPr>
          <w:p w14:paraId="4C98E40F" w14:textId="77777777" w:rsidR="001D3C59" w:rsidRPr="0056208B" w:rsidRDefault="001D3C59" w:rsidP="007A02BC">
            <w:pPr>
              <w:pStyle w:val="regular"/>
              <w:rPr>
                <w:sz w:val="18"/>
                <w:szCs w:val="18"/>
              </w:rPr>
            </w:pPr>
            <w:r w:rsidRPr="0056208B">
              <w:rPr>
                <w:sz w:val="18"/>
                <w:szCs w:val="18"/>
              </w:rPr>
              <w:t>Contractor</w:t>
            </w:r>
          </w:p>
        </w:tc>
        <w:tc>
          <w:tcPr>
            <w:tcW w:w="1417" w:type="dxa"/>
          </w:tcPr>
          <w:p w14:paraId="20720019" w14:textId="77777777" w:rsidR="001D3C59" w:rsidRPr="0056208B" w:rsidRDefault="001D3C59" w:rsidP="007A02BC">
            <w:pPr>
              <w:rPr>
                <w:rStyle w:val="Specsvalues"/>
                <w:rFonts w:ascii="Segoe UI" w:hAnsi="Segoe UI" w:cs="Segoe UI"/>
                <w:color w:val="000000" w:themeColor="text1"/>
                <w:sz w:val="18"/>
                <w:szCs w:val="18"/>
                <w:vertAlign w:val="subscript"/>
              </w:rPr>
            </w:pPr>
          </w:p>
        </w:tc>
      </w:tr>
      <w:tr w:rsidR="001D3C59" w:rsidRPr="0056208B" w14:paraId="1FA69408" w14:textId="77777777" w:rsidTr="007A02BC">
        <w:tc>
          <w:tcPr>
            <w:tcW w:w="6232" w:type="dxa"/>
            <w:gridSpan w:val="2"/>
            <w:shd w:val="clear" w:color="auto" w:fill="EBD9ED" w:themeFill="accent2" w:themeFillTint="33"/>
          </w:tcPr>
          <w:p w14:paraId="06B75089" w14:textId="77777777" w:rsidR="001D3C59" w:rsidRPr="0056208B" w:rsidRDefault="001D3C59" w:rsidP="007A02BC">
            <w:pPr>
              <w:pStyle w:val="regular"/>
              <w:rPr>
                <w:b/>
                <w:bCs/>
                <w:sz w:val="18"/>
                <w:szCs w:val="18"/>
              </w:rPr>
            </w:pPr>
            <w:r w:rsidRPr="0056208B">
              <w:rPr>
                <w:b/>
                <w:bCs/>
                <w:sz w:val="18"/>
                <w:szCs w:val="18"/>
              </w:rPr>
              <w:t>Phase II – Procurement and Manufacturing</w:t>
            </w:r>
          </w:p>
        </w:tc>
        <w:tc>
          <w:tcPr>
            <w:tcW w:w="1418" w:type="dxa"/>
            <w:shd w:val="clear" w:color="auto" w:fill="EBD9ED" w:themeFill="accent2" w:themeFillTint="33"/>
          </w:tcPr>
          <w:p w14:paraId="419950F1" w14:textId="77777777" w:rsidR="001D3C59" w:rsidRPr="0056208B" w:rsidRDefault="001D3C59" w:rsidP="007A02BC">
            <w:pPr>
              <w:pStyle w:val="regular"/>
              <w:rPr>
                <w:b/>
                <w:bCs/>
                <w:sz w:val="18"/>
                <w:szCs w:val="18"/>
              </w:rPr>
            </w:pPr>
          </w:p>
        </w:tc>
        <w:tc>
          <w:tcPr>
            <w:tcW w:w="1417" w:type="dxa"/>
            <w:shd w:val="clear" w:color="auto" w:fill="EBD9ED" w:themeFill="accent2" w:themeFillTint="33"/>
          </w:tcPr>
          <w:p w14:paraId="31C2F7BB" w14:textId="77777777" w:rsidR="001D3C59" w:rsidRPr="0056208B" w:rsidRDefault="001D3C59" w:rsidP="007A02BC">
            <w:pPr>
              <w:rPr>
                <w:rStyle w:val="Specsvalues"/>
                <w:rFonts w:ascii="Segoe UI" w:hAnsi="Segoe UI" w:cs="Segoe UI"/>
                <w:b/>
                <w:bCs/>
                <w:color w:val="000000" w:themeColor="text1"/>
                <w:sz w:val="18"/>
                <w:szCs w:val="18"/>
              </w:rPr>
            </w:pPr>
          </w:p>
        </w:tc>
      </w:tr>
      <w:tr w:rsidR="001D3C59" w:rsidRPr="0056208B" w14:paraId="08E320BC" w14:textId="77777777" w:rsidTr="007A02BC">
        <w:tc>
          <w:tcPr>
            <w:tcW w:w="704" w:type="dxa"/>
          </w:tcPr>
          <w:p w14:paraId="5489BB3D" w14:textId="77777777" w:rsidR="001D3C59" w:rsidRPr="0056208B" w:rsidRDefault="001D3C59" w:rsidP="007A02BC">
            <w:pPr>
              <w:pStyle w:val="regular"/>
              <w:rPr>
                <w:rFonts w:cs="Segoe UI"/>
                <w:iCs/>
                <w:sz w:val="18"/>
                <w:szCs w:val="18"/>
              </w:rPr>
            </w:pPr>
            <w:r w:rsidRPr="0056208B">
              <w:rPr>
                <w:rFonts w:cs="Segoe UI"/>
                <w:iCs/>
                <w:sz w:val="18"/>
                <w:szCs w:val="18"/>
              </w:rPr>
              <w:t>M21</w:t>
            </w:r>
          </w:p>
        </w:tc>
        <w:tc>
          <w:tcPr>
            <w:tcW w:w="5528" w:type="dxa"/>
          </w:tcPr>
          <w:p w14:paraId="42E1062D" w14:textId="77777777" w:rsidR="001D3C59" w:rsidRPr="0056208B" w:rsidRDefault="001D3C59" w:rsidP="007A02BC">
            <w:pPr>
              <w:pStyle w:val="regular"/>
              <w:rPr>
                <w:sz w:val="18"/>
                <w:szCs w:val="18"/>
              </w:rPr>
            </w:pPr>
            <w:r w:rsidRPr="0056208B">
              <w:rPr>
                <w:sz w:val="18"/>
                <w:szCs w:val="18"/>
              </w:rPr>
              <w:t>Manufacturing started</w:t>
            </w:r>
          </w:p>
        </w:tc>
        <w:tc>
          <w:tcPr>
            <w:tcW w:w="1418" w:type="dxa"/>
          </w:tcPr>
          <w:p w14:paraId="4DB6BF38" w14:textId="77777777" w:rsidR="001D3C59" w:rsidRPr="0056208B" w:rsidRDefault="001D3C59" w:rsidP="007A02BC">
            <w:pPr>
              <w:pStyle w:val="regular"/>
              <w:rPr>
                <w:sz w:val="18"/>
                <w:szCs w:val="18"/>
              </w:rPr>
            </w:pPr>
            <w:r w:rsidRPr="0056208B">
              <w:rPr>
                <w:sz w:val="18"/>
                <w:szCs w:val="18"/>
              </w:rPr>
              <w:t>Contractor</w:t>
            </w:r>
          </w:p>
        </w:tc>
        <w:tc>
          <w:tcPr>
            <w:tcW w:w="1417" w:type="dxa"/>
          </w:tcPr>
          <w:p w14:paraId="76D29D22" w14:textId="77777777" w:rsidR="001D3C59" w:rsidRPr="0056208B" w:rsidRDefault="001D3C59" w:rsidP="007A02BC">
            <w:pPr>
              <w:rPr>
                <w:rFonts w:cs="Segoe UI"/>
                <w:color w:val="000000" w:themeColor="text1"/>
                <w:sz w:val="18"/>
                <w:szCs w:val="18"/>
              </w:rPr>
            </w:pPr>
          </w:p>
        </w:tc>
      </w:tr>
      <w:tr w:rsidR="001D3C59" w:rsidRPr="0056208B" w14:paraId="24656D7F" w14:textId="77777777" w:rsidTr="007A02BC">
        <w:tc>
          <w:tcPr>
            <w:tcW w:w="704" w:type="dxa"/>
          </w:tcPr>
          <w:p w14:paraId="0C6B77AF" w14:textId="77777777" w:rsidR="001D3C59" w:rsidRPr="0056208B" w:rsidRDefault="001D3C59" w:rsidP="007A02BC">
            <w:pPr>
              <w:pStyle w:val="regular"/>
              <w:rPr>
                <w:rFonts w:cs="Segoe UI"/>
                <w:iCs/>
                <w:sz w:val="18"/>
                <w:szCs w:val="18"/>
              </w:rPr>
            </w:pPr>
            <w:r w:rsidRPr="0056208B">
              <w:rPr>
                <w:rFonts w:cs="Segoe UI"/>
                <w:iCs/>
                <w:sz w:val="18"/>
                <w:szCs w:val="18"/>
              </w:rPr>
              <w:t>M22</w:t>
            </w:r>
          </w:p>
        </w:tc>
        <w:tc>
          <w:tcPr>
            <w:tcW w:w="5528" w:type="dxa"/>
          </w:tcPr>
          <w:p w14:paraId="11DB2E92" w14:textId="77777777" w:rsidR="001D3C59" w:rsidRPr="0056208B" w:rsidRDefault="001D3C59" w:rsidP="007A02BC">
            <w:pPr>
              <w:pStyle w:val="regular"/>
              <w:rPr>
                <w:sz w:val="18"/>
                <w:szCs w:val="18"/>
              </w:rPr>
            </w:pPr>
            <w:r w:rsidRPr="0056208B">
              <w:rPr>
                <w:sz w:val="18"/>
                <w:szCs w:val="18"/>
              </w:rPr>
              <w:t>Installation Plan submitted for review/approval</w:t>
            </w:r>
          </w:p>
        </w:tc>
        <w:tc>
          <w:tcPr>
            <w:tcW w:w="1418" w:type="dxa"/>
          </w:tcPr>
          <w:p w14:paraId="20966125" w14:textId="77777777" w:rsidR="001D3C59" w:rsidRPr="0056208B" w:rsidRDefault="001D3C59" w:rsidP="007A02BC">
            <w:pPr>
              <w:pStyle w:val="regular"/>
              <w:rPr>
                <w:sz w:val="18"/>
                <w:szCs w:val="18"/>
              </w:rPr>
            </w:pPr>
            <w:r w:rsidRPr="0056208B">
              <w:rPr>
                <w:sz w:val="18"/>
                <w:szCs w:val="18"/>
              </w:rPr>
              <w:t>Contractor</w:t>
            </w:r>
          </w:p>
        </w:tc>
        <w:tc>
          <w:tcPr>
            <w:tcW w:w="1417" w:type="dxa"/>
          </w:tcPr>
          <w:p w14:paraId="44199492" w14:textId="77777777" w:rsidR="001D3C59" w:rsidRPr="0056208B" w:rsidRDefault="001D3C59" w:rsidP="007A02BC">
            <w:pPr>
              <w:rPr>
                <w:rFonts w:cs="Segoe UI"/>
                <w:color w:val="000000" w:themeColor="text1"/>
                <w:sz w:val="18"/>
                <w:szCs w:val="18"/>
              </w:rPr>
            </w:pPr>
          </w:p>
        </w:tc>
      </w:tr>
      <w:tr w:rsidR="001D3C59" w:rsidRPr="0056208B" w14:paraId="59C10516" w14:textId="77777777" w:rsidTr="007A02BC">
        <w:tc>
          <w:tcPr>
            <w:tcW w:w="704" w:type="dxa"/>
          </w:tcPr>
          <w:p w14:paraId="62266D69" w14:textId="77777777" w:rsidR="001D3C59" w:rsidRPr="0056208B" w:rsidRDefault="001D3C59" w:rsidP="007A02BC">
            <w:pPr>
              <w:pStyle w:val="regular"/>
              <w:rPr>
                <w:rFonts w:cs="Segoe UI"/>
                <w:iCs/>
                <w:sz w:val="18"/>
                <w:szCs w:val="18"/>
              </w:rPr>
            </w:pPr>
            <w:r w:rsidRPr="0056208B">
              <w:rPr>
                <w:rFonts w:cs="Segoe UI"/>
                <w:iCs/>
                <w:sz w:val="18"/>
                <w:szCs w:val="18"/>
              </w:rPr>
              <w:t>M23</w:t>
            </w:r>
          </w:p>
        </w:tc>
        <w:tc>
          <w:tcPr>
            <w:tcW w:w="5528" w:type="dxa"/>
          </w:tcPr>
          <w:p w14:paraId="774051E6" w14:textId="77777777" w:rsidR="001D3C59" w:rsidRPr="0056208B" w:rsidRDefault="001D3C59" w:rsidP="007A02BC">
            <w:pPr>
              <w:pStyle w:val="regular"/>
              <w:rPr>
                <w:rFonts w:cs="Segoe UI"/>
                <w:iCs/>
                <w:sz w:val="18"/>
                <w:szCs w:val="18"/>
              </w:rPr>
            </w:pPr>
            <w:r w:rsidRPr="0056208B">
              <w:rPr>
                <w:sz w:val="18"/>
                <w:szCs w:val="18"/>
              </w:rPr>
              <w:t>Manufacturing completed</w:t>
            </w:r>
          </w:p>
        </w:tc>
        <w:tc>
          <w:tcPr>
            <w:tcW w:w="1418" w:type="dxa"/>
          </w:tcPr>
          <w:p w14:paraId="7992CEF3" w14:textId="77777777" w:rsidR="001D3C59" w:rsidRPr="0056208B" w:rsidRDefault="001D3C59" w:rsidP="007A02BC">
            <w:pPr>
              <w:pStyle w:val="regular"/>
              <w:rPr>
                <w:rFonts w:cs="Segoe UI"/>
                <w:iCs/>
                <w:sz w:val="18"/>
                <w:szCs w:val="18"/>
              </w:rPr>
            </w:pPr>
            <w:r w:rsidRPr="0056208B">
              <w:rPr>
                <w:sz w:val="18"/>
                <w:szCs w:val="18"/>
              </w:rPr>
              <w:t>Contractor</w:t>
            </w:r>
          </w:p>
        </w:tc>
        <w:tc>
          <w:tcPr>
            <w:tcW w:w="1417" w:type="dxa"/>
          </w:tcPr>
          <w:p w14:paraId="101A3DC9" w14:textId="77777777" w:rsidR="001D3C59" w:rsidRPr="0056208B" w:rsidRDefault="001D3C59" w:rsidP="007A02BC">
            <w:pPr>
              <w:rPr>
                <w:rFonts w:cs="Segoe UI"/>
                <w:color w:val="000000" w:themeColor="text1"/>
                <w:sz w:val="18"/>
                <w:szCs w:val="18"/>
              </w:rPr>
            </w:pPr>
          </w:p>
        </w:tc>
      </w:tr>
      <w:tr w:rsidR="001D3C59" w:rsidRPr="0056208B" w14:paraId="1029819B" w14:textId="77777777" w:rsidTr="007A02BC">
        <w:tc>
          <w:tcPr>
            <w:tcW w:w="704" w:type="dxa"/>
          </w:tcPr>
          <w:p w14:paraId="5CECF841" w14:textId="77777777" w:rsidR="001D3C59" w:rsidRPr="0056208B" w:rsidRDefault="001D3C59" w:rsidP="007A02BC">
            <w:pPr>
              <w:pStyle w:val="regular"/>
              <w:rPr>
                <w:rFonts w:cs="Segoe UI"/>
                <w:iCs/>
                <w:sz w:val="18"/>
                <w:szCs w:val="18"/>
              </w:rPr>
            </w:pPr>
            <w:r w:rsidRPr="0056208B">
              <w:rPr>
                <w:rFonts w:cs="Segoe UI"/>
                <w:iCs/>
                <w:sz w:val="18"/>
                <w:szCs w:val="18"/>
              </w:rPr>
              <w:t>M24</w:t>
            </w:r>
          </w:p>
        </w:tc>
        <w:tc>
          <w:tcPr>
            <w:tcW w:w="5528" w:type="dxa"/>
          </w:tcPr>
          <w:p w14:paraId="09FCB899" w14:textId="77777777" w:rsidR="001D3C59" w:rsidRPr="0056208B" w:rsidRDefault="001D3C59" w:rsidP="007A02BC">
            <w:pPr>
              <w:pStyle w:val="regular"/>
              <w:rPr>
                <w:sz w:val="18"/>
                <w:szCs w:val="18"/>
              </w:rPr>
            </w:pPr>
            <w:r w:rsidRPr="0056208B">
              <w:rPr>
                <w:sz w:val="18"/>
                <w:szCs w:val="18"/>
              </w:rPr>
              <w:t>FAT approved</w:t>
            </w:r>
          </w:p>
        </w:tc>
        <w:tc>
          <w:tcPr>
            <w:tcW w:w="1418" w:type="dxa"/>
          </w:tcPr>
          <w:p w14:paraId="3F427709" w14:textId="77777777" w:rsidR="001D3C59" w:rsidRPr="0056208B" w:rsidRDefault="001D3C59" w:rsidP="007A02BC">
            <w:pPr>
              <w:pStyle w:val="regular"/>
              <w:rPr>
                <w:sz w:val="18"/>
                <w:szCs w:val="18"/>
              </w:rPr>
            </w:pPr>
            <w:r w:rsidRPr="0056208B">
              <w:rPr>
                <w:sz w:val="18"/>
                <w:szCs w:val="18"/>
              </w:rPr>
              <w:t>SCK CEN</w:t>
            </w:r>
          </w:p>
        </w:tc>
        <w:tc>
          <w:tcPr>
            <w:tcW w:w="1417" w:type="dxa"/>
          </w:tcPr>
          <w:p w14:paraId="73DD699C" w14:textId="77777777" w:rsidR="001D3C59" w:rsidRPr="0056208B" w:rsidRDefault="001D3C59" w:rsidP="007A02BC">
            <w:pPr>
              <w:rPr>
                <w:rStyle w:val="Specsvalues"/>
                <w:rFonts w:ascii="Segoe UI" w:hAnsi="Segoe UI" w:cs="Segoe UI"/>
                <w:color w:val="000000" w:themeColor="text1"/>
                <w:sz w:val="18"/>
                <w:szCs w:val="18"/>
              </w:rPr>
            </w:pPr>
          </w:p>
        </w:tc>
      </w:tr>
      <w:tr w:rsidR="001D3C59" w:rsidRPr="0056208B" w14:paraId="3FE066F2" w14:textId="77777777" w:rsidTr="007A02BC">
        <w:tc>
          <w:tcPr>
            <w:tcW w:w="6232" w:type="dxa"/>
            <w:gridSpan w:val="2"/>
            <w:shd w:val="clear" w:color="auto" w:fill="EBD9ED" w:themeFill="accent2" w:themeFillTint="33"/>
          </w:tcPr>
          <w:p w14:paraId="235DDB92" w14:textId="77777777" w:rsidR="001D3C59" w:rsidRPr="0056208B" w:rsidRDefault="001D3C59" w:rsidP="007A02BC">
            <w:pPr>
              <w:pStyle w:val="regular"/>
              <w:rPr>
                <w:rFonts w:cs="Segoe UI"/>
                <w:b/>
                <w:bCs/>
                <w:sz w:val="18"/>
                <w:szCs w:val="18"/>
              </w:rPr>
            </w:pPr>
            <w:r w:rsidRPr="0056208B">
              <w:rPr>
                <w:rFonts w:cs="Segoe UI"/>
                <w:b/>
                <w:bCs/>
                <w:sz w:val="18"/>
                <w:szCs w:val="18"/>
              </w:rPr>
              <w:t>Phase III – Installation</w:t>
            </w:r>
          </w:p>
        </w:tc>
        <w:tc>
          <w:tcPr>
            <w:tcW w:w="1418" w:type="dxa"/>
            <w:shd w:val="clear" w:color="auto" w:fill="EBD9ED" w:themeFill="accent2" w:themeFillTint="33"/>
            <w:vAlign w:val="center"/>
          </w:tcPr>
          <w:p w14:paraId="62BD35B8" w14:textId="77777777" w:rsidR="001D3C59" w:rsidRPr="0056208B" w:rsidRDefault="001D3C59" w:rsidP="007A02BC">
            <w:pPr>
              <w:pStyle w:val="regular"/>
              <w:rPr>
                <w:b/>
                <w:bCs/>
                <w:sz w:val="18"/>
                <w:szCs w:val="18"/>
              </w:rPr>
            </w:pPr>
          </w:p>
        </w:tc>
        <w:tc>
          <w:tcPr>
            <w:tcW w:w="1417" w:type="dxa"/>
            <w:shd w:val="clear" w:color="auto" w:fill="EBD9ED" w:themeFill="accent2" w:themeFillTint="33"/>
            <w:vAlign w:val="center"/>
          </w:tcPr>
          <w:p w14:paraId="0FC2D134" w14:textId="77777777" w:rsidR="001D3C59" w:rsidRPr="0056208B" w:rsidRDefault="001D3C59" w:rsidP="007A02BC">
            <w:pPr>
              <w:rPr>
                <w:rStyle w:val="Specsvalues"/>
                <w:rFonts w:ascii="Segoe UI" w:hAnsi="Segoe UI" w:cs="Segoe UI"/>
                <w:b/>
                <w:bCs/>
                <w:color w:val="000000" w:themeColor="text1"/>
                <w:sz w:val="18"/>
                <w:szCs w:val="18"/>
              </w:rPr>
            </w:pPr>
          </w:p>
        </w:tc>
      </w:tr>
      <w:tr w:rsidR="001D3C59" w:rsidRPr="0056208B" w14:paraId="756D25AB" w14:textId="77777777" w:rsidTr="007A02BC">
        <w:tc>
          <w:tcPr>
            <w:tcW w:w="6232" w:type="dxa"/>
            <w:gridSpan w:val="2"/>
            <w:shd w:val="clear" w:color="auto" w:fill="EBD9ED" w:themeFill="accent2" w:themeFillTint="33"/>
          </w:tcPr>
          <w:p w14:paraId="1EDA2E74" w14:textId="77777777" w:rsidR="001D3C59" w:rsidRPr="0056208B" w:rsidRDefault="001D3C59" w:rsidP="007A02BC">
            <w:pPr>
              <w:pStyle w:val="regular"/>
              <w:rPr>
                <w:rFonts w:cs="Segoe UI"/>
                <w:b/>
                <w:bCs/>
                <w:sz w:val="18"/>
                <w:szCs w:val="18"/>
              </w:rPr>
            </w:pPr>
            <w:r w:rsidRPr="0056208B">
              <w:rPr>
                <w:rFonts w:cs="Segoe UI"/>
                <w:b/>
                <w:bCs/>
                <w:sz w:val="18"/>
                <w:szCs w:val="18"/>
              </w:rPr>
              <w:t>MXX Building ready for installation</w:t>
            </w:r>
          </w:p>
        </w:tc>
        <w:tc>
          <w:tcPr>
            <w:tcW w:w="1418" w:type="dxa"/>
            <w:shd w:val="clear" w:color="auto" w:fill="EBD9ED" w:themeFill="accent2" w:themeFillTint="33"/>
            <w:vAlign w:val="center"/>
          </w:tcPr>
          <w:p w14:paraId="3334D821" w14:textId="77777777" w:rsidR="001D3C59" w:rsidRPr="0056208B" w:rsidRDefault="001D3C59" w:rsidP="007A02BC">
            <w:pPr>
              <w:pStyle w:val="regular"/>
              <w:rPr>
                <w:b/>
                <w:bCs/>
                <w:sz w:val="18"/>
                <w:szCs w:val="18"/>
              </w:rPr>
            </w:pPr>
            <w:r w:rsidRPr="0056208B">
              <w:rPr>
                <w:b/>
                <w:bCs/>
                <w:sz w:val="18"/>
                <w:szCs w:val="18"/>
              </w:rPr>
              <w:t>SCK CEN</w:t>
            </w:r>
          </w:p>
        </w:tc>
        <w:tc>
          <w:tcPr>
            <w:tcW w:w="1417" w:type="dxa"/>
            <w:shd w:val="clear" w:color="auto" w:fill="EBD9ED" w:themeFill="accent2" w:themeFillTint="33"/>
            <w:vAlign w:val="center"/>
          </w:tcPr>
          <w:p w14:paraId="0D54487A" w14:textId="77777777" w:rsidR="001D3C59" w:rsidRPr="0056208B" w:rsidRDefault="001D3C59" w:rsidP="007A02BC">
            <w:pPr>
              <w:rPr>
                <w:rStyle w:val="Specsvalues"/>
                <w:rFonts w:ascii="Segoe UI" w:hAnsi="Segoe UI" w:cs="Segoe UI"/>
                <w:b/>
                <w:bCs/>
                <w:color w:val="000000" w:themeColor="text1"/>
                <w:sz w:val="18"/>
                <w:szCs w:val="18"/>
              </w:rPr>
            </w:pPr>
            <w:r w:rsidRPr="0056208B">
              <w:rPr>
                <w:rStyle w:val="Specsvalues"/>
                <w:rFonts w:ascii="Segoe UI" w:hAnsi="Segoe UI" w:cs="Segoe UI"/>
                <w:b/>
                <w:bCs/>
                <w:color w:val="000000" w:themeColor="text1"/>
                <w:sz w:val="18"/>
                <w:szCs w:val="18"/>
              </w:rPr>
              <w:t>XXXX</w:t>
            </w:r>
          </w:p>
        </w:tc>
      </w:tr>
      <w:tr w:rsidR="001D3C59" w:rsidRPr="0056208B" w14:paraId="7B53EE3A" w14:textId="77777777" w:rsidTr="007A02BC">
        <w:tc>
          <w:tcPr>
            <w:tcW w:w="6232" w:type="dxa"/>
            <w:gridSpan w:val="2"/>
            <w:shd w:val="clear" w:color="auto" w:fill="EBD9ED" w:themeFill="accent2" w:themeFillTint="33"/>
          </w:tcPr>
          <w:p w14:paraId="774AF78C" w14:textId="77777777" w:rsidR="001D3C59" w:rsidRPr="0056208B" w:rsidRDefault="001D3C59" w:rsidP="007A02BC">
            <w:pPr>
              <w:pStyle w:val="regular"/>
              <w:rPr>
                <w:rFonts w:cs="Segoe UI"/>
                <w:b/>
                <w:bCs/>
                <w:sz w:val="18"/>
                <w:szCs w:val="18"/>
              </w:rPr>
            </w:pPr>
            <w:r w:rsidRPr="0056208B">
              <w:rPr>
                <w:rFonts w:cs="Segoe UI"/>
                <w:b/>
                <w:bCs/>
                <w:sz w:val="18"/>
                <w:szCs w:val="18"/>
              </w:rPr>
              <w:t>Infrastructure provided by SCK CEN ready</w:t>
            </w:r>
          </w:p>
        </w:tc>
        <w:tc>
          <w:tcPr>
            <w:tcW w:w="1418" w:type="dxa"/>
            <w:shd w:val="clear" w:color="auto" w:fill="EBD9ED" w:themeFill="accent2" w:themeFillTint="33"/>
            <w:vAlign w:val="center"/>
          </w:tcPr>
          <w:p w14:paraId="12079B64" w14:textId="77777777" w:rsidR="001D3C59" w:rsidRPr="0056208B" w:rsidRDefault="001D3C59" w:rsidP="007A02BC">
            <w:pPr>
              <w:pStyle w:val="regular"/>
              <w:rPr>
                <w:b/>
                <w:bCs/>
                <w:sz w:val="18"/>
                <w:szCs w:val="18"/>
              </w:rPr>
            </w:pPr>
            <w:r w:rsidRPr="0056208B">
              <w:rPr>
                <w:b/>
                <w:bCs/>
                <w:sz w:val="18"/>
                <w:szCs w:val="18"/>
              </w:rPr>
              <w:t>SCK CEN</w:t>
            </w:r>
          </w:p>
        </w:tc>
        <w:tc>
          <w:tcPr>
            <w:tcW w:w="1417" w:type="dxa"/>
            <w:shd w:val="clear" w:color="auto" w:fill="EBD9ED" w:themeFill="accent2" w:themeFillTint="33"/>
            <w:vAlign w:val="center"/>
          </w:tcPr>
          <w:p w14:paraId="48E10399" w14:textId="77777777" w:rsidR="001D3C59" w:rsidRPr="0056208B" w:rsidRDefault="001D3C59" w:rsidP="007A02BC">
            <w:pPr>
              <w:rPr>
                <w:rStyle w:val="Specsvalues"/>
                <w:rFonts w:ascii="Segoe UI" w:hAnsi="Segoe UI" w:cs="Segoe UI"/>
                <w:b/>
                <w:bCs/>
                <w:color w:val="000000" w:themeColor="text1"/>
                <w:sz w:val="18"/>
                <w:szCs w:val="18"/>
              </w:rPr>
            </w:pPr>
            <w:r w:rsidRPr="0056208B">
              <w:rPr>
                <w:rStyle w:val="Specsvalues"/>
                <w:rFonts w:ascii="Segoe UI" w:hAnsi="Segoe UI" w:cs="Segoe UI"/>
                <w:b/>
                <w:bCs/>
                <w:color w:val="000000" w:themeColor="text1"/>
                <w:sz w:val="18"/>
                <w:szCs w:val="18"/>
              </w:rPr>
              <w:t>XXXX</w:t>
            </w:r>
          </w:p>
        </w:tc>
      </w:tr>
      <w:tr w:rsidR="001D3C59" w:rsidRPr="0056208B" w14:paraId="6A55A473" w14:textId="77777777" w:rsidTr="007A02BC">
        <w:tc>
          <w:tcPr>
            <w:tcW w:w="704" w:type="dxa"/>
          </w:tcPr>
          <w:p w14:paraId="5DE72B9E" w14:textId="77777777" w:rsidR="001D3C59" w:rsidRPr="0056208B" w:rsidRDefault="001D3C59" w:rsidP="007A02BC">
            <w:pPr>
              <w:pStyle w:val="regular"/>
              <w:rPr>
                <w:rFonts w:cs="Segoe UI"/>
                <w:iCs/>
                <w:sz w:val="18"/>
                <w:szCs w:val="18"/>
              </w:rPr>
            </w:pPr>
            <w:r w:rsidRPr="0056208B">
              <w:rPr>
                <w:rFonts w:cs="Segoe UI"/>
                <w:iCs/>
                <w:sz w:val="18"/>
                <w:szCs w:val="18"/>
              </w:rPr>
              <w:t>M31</w:t>
            </w:r>
          </w:p>
        </w:tc>
        <w:tc>
          <w:tcPr>
            <w:tcW w:w="5528" w:type="dxa"/>
            <w:vAlign w:val="center"/>
          </w:tcPr>
          <w:p w14:paraId="088132AE" w14:textId="77777777" w:rsidR="001D3C59" w:rsidRPr="0056208B" w:rsidRDefault="001D3C59" w:rsidP="007A02BC">
            <w:pPr>
              <w:pStyle w:val="regular"/>
              <w:rPr>
                <w:rFonts w:cs="Segoe UI"/>
                <w:sz w:val="18"/>
                <w:szCs w:val="18"/>
              </w:rPr>
            </w:pPr>
            <w:r w:rsidRPr="0056208B">
              <w:rPr>
                <w:rFonts w:cs="Segoe UI"/>
                <w:sz w:val="18"/>
                <w:szCs w:val="18"/>
              </w:rPr>
              <w:t xml:space="preserve">Incoming Inspection Report </w:t>
            </w:r>
            <w:r w:rsidRPr="0056208B">
              <w:rPr>
                <w:sz w:val="18"/>
                <w:szCs w:val="18"/>
              </w:rPr>
              <w:t>submitted for review/approval</w:t>
            </w:r>
          </w:p>
        </w:tc>
        <w:tc>
          <w:tcPr>
            <w:tcW w:w="1418" w:type="dxa"/>
            <w:vAlign w:val="center"/>
          </w:tcPr>
          <w:p w14:paraId="5F81EE5D" w14:textId="77777777" w:rsidR="001D3C59" w:rsidRPr="0056208B" w:rsidRDefault="001D3C59" w:rsidP="007A02BC">
            <w:pPr>
              <w:pStyle w:val="regular"/>
              <w:rPr>
                <w:sz w:val="18"/>
                <w:szCs w:val="18"/>
              </w:rPr>
            </w:pPr>
            <w:r w:rsidRPr="0056208B">
              <w:rPr>
                <w:sz w:val="18"/>
                <w:szCs w:val="18"/>
              </w:rPr>
              <w:t>Contractor</w:t>
            </w:r>
          </w:p>
        </w:tc>
        <w:tc>
          <w:tcPr>
            <w:tcW w:w="1417" w:type="dxa"/>
            <w:vAlign w:val="center"/>
          </w:tcPr>
          <w:p w14:paraId="16A2459F" w14:textId="77777777" w:rsidR="001D3C59" w:rsidRPr="0056208B" w:rsidRDefault="001D3C59" w:rsidP="007A02BC">
            <w:pPr>
              <w:rPr>
                <w:rStyle w:val="Specsvalues"/>
                <w:rFonts w:ascii="Segoe UI" w:hAnsi="Segoe UI" w:cs="Segoe UI"/>
                <w:color w:val="000000" w:themeColor="text1"/>
                <w:sz w:val="18"/>
                <w:szCs w:val="18"/>
                <w:vertAlign w:val="subscript"/>
              </w:rPr>
            </w:pPr>
          </w:p>
        </w:tc>
      </w:tr>
      <w:tr w:rsidR="001D3C59" w:rsidRPr="0056208B" w14:paraId="39F9623B" w14:textId="77777777" w:rsidTr="007A02BC">
        <w:tc>
          <w:tcPr>
            <w:tcW w:w="704" w:type="dxa"/>
          </w:tcPr>
          <w:p w14:paraId="7292B8C0" w14:textId="77777777" w:rsidR="001D3C59" w:rsidRPr="0056208B" w:rsidRDefault="001D3C59" w:rsidP="007A02BC">
            <w:pPr>
              <w:pStyle w:val="regular"/>
              <w:rPr>
                <w:rFonts w:cs="Segoe UI"/>
                <w:iCs/>
                <w:sz w:val="18"/>
                <w:szCs w:val="18"/>
              </w:rPr>
            </w:pPr>
            <w:r w:rsidRPr="0056208B">
              <w:rPr>
                <w:rFonts w:cs="Segoe UI"/>
                <w:iCs/>
                <w:sz w:val="18"/>
                <w:szCs w:val="18"/>
              </w:rPr>
              <w:t>M32</w:t>
            </w:r>
          </w:p>
        </w:tc>
        <w:tc>
          <w:tcPr>
            <w:tcW w:w="5528" w:type="dxa"/>
            <w:vAlign w:val="center"/>
          </w:tcPr>
          <w:p w14:paraId="01C689F3" w14:textId="77777777" w:rsidR="001D3C59" w:rsidRPr="0056208B" w:rsidRDefault="001D3C59" w:rsidP="007A02BC">
            <w:pPr>
              <w:pStyle w:val="regular"/>
              <w:rPr>
                <w:rFonts w:cs="Segoe UI"/>
                <w:sz w:val="18"/>
                <w:szCs w:val="18"/>
              </w:rPr>
            </w:pPr>
            <w:r w:rsidRPr="0056208B">
              <w:rPr>
                <w:rFonts w:cs="Segoe UI"/>
                <w:sz w:val="18"/>
                <w:szCs w:val="18"/>
              </w:rPr>
              <w:t>Installation started</w:t>
            </w:r>
          </w:p>
        </w:tc>
        <w:tc>
          <w:tcPr>
            <w:tcW w:w="1418" w:type="dxa"/>
            <w:vAlign w:val="center"/>
          </w:tcPr>
          <w:p w14:paraId="38A6EDD8" w14:textId="77777777" w:rsidR="001D3C59" w:rsidRPr="0056208B" w:rsidRDefault="001D3C59" w:rsidP="007A02BC">
            <w:pPr>
              <w:pStyle w:val="regular"/>
              <w:rPr>
                <w:sz w:val="18"/>
                <w:szCs w:val="18"/>
              </w:rPr>
            </w:pPr>
            <w:r w:rsidRPr="0056208B">
              <w:rPr>
                <w:sz w:val="18"/>
                <w:szCs w:val="18"/>
              </w:rPr>
              <w:t>Contractor</w:t>
            </w:r>
          </w:p>
        </w:tc>
        <w:tc>
          <w:tcPr>
            <w:tcW w:w="1417" w:type="dxa"/>
            <w:vAlign w:val="center"/>
          </w:tcPr>
          <w:p w14:paraId="76FF44A5" w14:textId="77777777" w:rsidR="001D3C59" w:rsidRPr="0056208B" w:rsidRDefault="001D3C59" w:rsidP="007A02BC">
            <w:pPr>
              <w:rPr>
                <w:rStyle w:val="Specsvalues"/>
                <w:rFonts w:ascii="Segoe UI" w:hAnsi="Segoe UI" w:cs="Segoe UI"/>
                <w:color w:val="000000" w:themeColor="text1"/>
                <w:sz w:val="18"/>
                <w:szCs w:val="18"/>
              </w:rPr>
            </w:pPr>
          </w:p>
        </w:tc>
      </w:tr>
      <w:tr w:rsidR="001D3C59" w:rsidRPr="0056208B" w14:paraId="00CC8B23" w14:textId="77777777" w:rsidTr="007A02BC">
        <w:tc>
          <w:tcPr>
            <w:tcW w:w="704" w:type="dxa"/>
          </w:tcPr>
          <w:p w14:paraId="2F3A47AD" w14:textId="77777777" w:rsidR="001D3C59" w:rsidRPr="0056208B" w:rsidRDefault="001D3C59" w:rsidP="007A02BC">
            <w:pPr>
              <w:pStyle w:val="regular"/>
              <w:rPr>
                <w:rFonts w:cs="Segoe UI"/>
                <w:iCs/>
                <w:sz w:val="18"/>
                <w:szCs w:val="18"/>
              </w:rPr>
            </w:pPr>
            <w:r w:rsidRPr="0056208B">
              <w:rPr>
                <w:rFonts w:cs="Segoe UI"/>
                <w:iCs/>
                <w:sz w:val="18"/>
                <w:szCs w:val="18"/>
              </w:rPr>
              <w:t>M33</w:t>
            </w:r>
          </w:p>
        </w:tc>
        <w:tc>
          <w:tcPr>
            <w:tcW w:w="5528" w:type="dxa"/>
            <w:vAlign w:val="center"/>
          </w:tcPr>
          <w:p w14:paraId="69DC944F" w14:textId="77777777" w:rsidR="001D3C59" w:rsidRPr="0056208B" w:rsidRDefault="001D3C59" w:rsidP="007A02BC">
            <w:pPr>
              <w:pStyle w:val="regular"/>
              <w:rPr>
                <w:rFonts w:cs="Segoe UI"/>
                <w:iCs/>
                <w:sz w:val="18"/>
                <w:szCs w:val="18"/>
              </w:rPr>
            </w:pPr>
            <w:r w:rsidRPr="0056208B">
              <w:rPr>
                <w:rFonts w:cs="Segoe UI"/>
                <w:sz w:val="18"/>
                <w:szCs w:val="18"/>
              </w:rPr>
              <w:t>Installation completed</w:t>
            </w:r>
          </w:p>
        </w:tc>
        <w:tc>
          <w:tcPr>
            <w:tcW w:w="1418" w:type="dxa"/>
            <w:vAlign w:val="center"/>
          </w:tcPr>
          <w:p w14:paraId="4E327A15" w14:textId="77777777" w:rsidR="001D3C59" w:rsidRPr="0056208B" w:rsidRDefault="001D3C59" w:rsidP="007A02BC">
            <w:pPr>
              <w:pStyle w:val="regular"/>
              <w:rPr>
                <w:rFonts w:cs="Segoe UI"/>
                <w:iCs/>
                <w:sz w:val="18"/>
                <w:szCs w:val="18"/>
              </w:rPr>
            </w:pPr>
            <w:r w:rsidRPr="0056208B">
              <w:rPr>
                <w:sz w:val="18"/>
                <w:szCs w:val="18"/>
              </w:rPr>
              <w:t>Contractor</w:t>
            </w:r>
          </w:p>
        </w:tc>
        <w:tc>
          <w:tcPr>
            <w:tcW w:w="1417" w:type="dxa"/>
            <w:vAlign w:val="center"/>
          </w:tcPr>
          <w:p w14:paraId="01825A3D" w14:textId="77777777" w:rsidR="001D3C59" w:rsidRPr="0056208B" w:rsidRDefault="001D3C59" w:rsidP="007A02BC">
            <w:pPr>
              <w:rPr>
                <w:rFonts w:cs="Segoe UI"/>
                <w:color w:val="000000" w:themeColor="text1"/>
                <w:sz w:val="18"/>
                <w:szCs w:val="18"/>
              </w:rPr>
            </w:pPr>
          </w:p>
        </w:tc>
      </w:tr>
      <w:tr w:rsidR="001D3C59" w:rsidRPr="0056208B" w14:paraId="1A897E9F" w14:textId="77777777" w:rsidTr="007A02BC">
        <w:tc>
          <w:tcPr>
            <w:tcW w:w="704" w:type="dxa"/>
          </w:tcPr>
          <w:p w14:paraId="4202814D" w14:textId="77777777" w:rsidR="001D3C59" w:rsidRPr="0056208B" w:rsidRDefault="001D3C59" w:rsidP="007A02BC">
            <w:pPr>
              <w:pStyle w:val="regular"/>
              <w:rPr>
                <w:rFonts w:cs="Segoe UI"/>
                <w:iCs/>
                <w:sz w:val="18"/>
                <w:szCs w:val="18"/>
              </w:rPr>
            </w:pPr>
            <w:r w:rsidRPr="0056208B">
              <w:rPr>
                <w:rFonts w:cs="Segoe UI"/>
                <w:iCs/>
                <w:sz w:val="18"/>
                <w:szCs w:val="18"/>
              </w:rPr>
              <w:t>M34</w:t>
            </w:r>
          </w:p>
        </w:tc>
        <w:tc>
          <w:tcPr>
            <w:tcW w:w="5528" w:type="dxa"/>
            <w:vAlign w:val="center"/>
          </w:tcPr>
          <w:p w14:paraId="7527462A" w14:textId="77777777" w:rsidR="001D3C59" w:rsidRPr="0056208B" w:rsidRDefault="001D3C59" w:rsidP="007A02BC">
            <w:pPr>
              <w:pStyle w:val="regular"/>
              <w:rPr>
                <w:rFonts w:cs="Segoe UI"/>
                <w:sz w:val="18"/>
                <w:szCs w:val="18"/>
              </w:rPr>
            </w:pPr>
            <w:r w:rsidRPr="0056208B">
              <w:rPr>
                <w:rFonts w:cs="Segoe UI"/>
                <w:sz w:val="18"/>
                <w:szCs w:val="18"/>
              </w:rPr>
              <w:t>Installation &amp; Assembly Test Report submitted for review/approval</w:t>
            </w:r>
          </w:p>
        </w:tc>
        <w:tc>
          <w:tcPr>
            <w:tcW w:w="1418" w:type="dxa"/>
            <w:vAlign w:val="center"/>
          </w:tcPr>
          <w:p w14:paraId="7EBBAD05" w14:textId="77777777" w:rsidR="001D3C59" w:rsidRPr="0056208B" w:rsidRDefault="001D3C59" w:rsidP="007A02BC">
            <w:pPr>
              <w:pStyle w:val="regular"/>
              <w:rPr>
                <w:sz w:val="18"/>
                <w:szCs w:val="18"/>
              </w:rPr>
            </w:pPr>
            <w:r w:rsidRPr="0056208B">
              <w:rPr>
                <w:sz w:val="18"/>
                <w:szCs w:val="18"/>
              </w:rPr>
              <w:t>Contractor</w:t>
            </w:r>
          </w:p>
        </w:tc>
        <w:tc>
          <w:tcPr>
            <w:tcW w:w="1417" w:type="dxa"/>
            <w:vAlign w:val="center"/>
          </w:tcPr>
          <w:p w14:paraId="00E98B16" w14:textId="77777777" w:rsidR="001D3C59" w:rsidRPr="0056208B" w:rsidRDefault="001D3C59" w:rsidP="007A02BC">
            <w:pPr>
              <w:rPr>
                <w:rStyle w:val="Specsvalues"/>
                <w:rFonts w:ascii="Segoe UI" w:hAnsi="Segoe UI" w:cs="Segoe UI"/>
                <w:color w:val="000000" w:themeColor="text1"/>
                <w:sz w:val="18"/>
                <w:szCs w:val="18"/>
                <w:vertAlign w:val="subscript"/>
              </w:rPr>
            </w:pPr>
          </w:p>
        </w:tc>
      </w:tr>
      <w:tr w:rsidR="001D3C59" w:rsidRPr="0056208B" w14:paraId="13F10396" w14:textId="77777777" w:rsidTr="007A02BC">
        <w:tc>
          <w:tcPr>
            <w:tcW w:w="6232" w:type="dxa"/>
            <w:gridSpan w:val="2"/>
            <w:shd w:val="clear" w:color="auto" w:fill="EBD9ED" w:themeFill="accent2" w:themeFillTint="33"/>
          </w:tcPr>
          <w:p w14:paraId="27CB5303" w14:textId="77777777" w:rsidR="001D3C59" w:rsidRPr="0056208B" w:rsidRDefault="001D3C59" w:rsidP="007A02BC">
            <w:pPr>
              <w:pStyle w:val="regular"/>
              <w:rPr>
                <w:rFonts w:cs="Segoe UI"/>
                <w:b/>
                <w:bCs/>
                <w:sz w:val="18"/>
                <w:szCs w:val="18"/>
              </w:rPr>
            </w:pPr>
            <w:r w:rsidRPr="0056208B">
              <w:rPr>
                <w:rFonts w:cs="Segoe UI"/>
                <w:b/>
                <w:bCs/>
                <w:sz w:val="18"/>
                <w:szCs w:val="18"/>
              </w:rPr>
              <w:t>Phase IV – Commissioning and Acceptance</w:t>
            </w:r>
          </w:p>
        </w:tc>
        <w:tc>
          <w:tcPr>
            <w:tcW w:w="1418" w:type="dxa"/>
            <w:shd w:val="clear" w:color="auto" w:fill="EBD9ED" w:themeFill="accent2" w:themeFillTint="33"/>
            <w:vAlign w:val="center"/>
          </w:tcPr>
          <w:p w14:paraId="3E3C5060" w14:textId="77777777" w:rsidR="001D3C59" w:rsidRPr="0056208B" w:rsidRDefault="001D3C59" w:rsidP="007A02BC">
            <w:pPr>
              <w:pStyle w:val="regular"/>
              <w:rPr>
                <w:b/>
                <w:bCs/>
                <w:sz w:val="18"/>
                <w:szCs w:val="18"/>
              </w:rPr>
            </w:pPr>
          </w:p>
        </w:tc>
        <w:tc>
          <w:tcPr>
            <w:tcW w:w="1417" w:type="dxa"/>
            <w:shd w:val="clear" w:color="auto" w:fill="EBD9ED" w:themeFill="accent2" w:themeFillTint="33"/>
            <w:vAlign w:val="center"/>
          </w:tcPr>
          <w:p w14:paraId="2AE45080" w14:textId="77777777" w:rsidR="001D3C59" w:rsidRPr="0056208B" w:rsidRDefault="001D3C59" w:rsidP="007A02BC">
            <w:pPr>
              <w:rPr>
                <w:rStyle w:val="Specsvalues"/>
                <w:rFonts w:ascii="Segoe UI" w:hAnsi="Segoe UI" w:cs="Segoe UI"/>
                <w:b/>
                <w:bCs/>
                <w:color w:val="000000" w:themeColor="text1"/>
                <w:sz w:val="18"/>
                <w:szCs w:val="18"/>
              </w:rPr>
            </w:pPr>
          </w:p>
        </w:tc>
      </w:tr>
      <w:tr w:rsidR="001D3C59" w:rsidRPr="0056208B" w14:paraId="2CEAFC77" w14:textId="77777777" w:rsidTr="007A02BC">
        <w:tc>
          <w:tcPr>
            <w:tcW w:w="704" w:type="dxa"/>
          </w:tcPr>
          <w:p w14:paraId="2023571A" w14:textId="77777777" w:rsidR="001D3C59" w:rsidRPr="0056208B" w:rsidRDefault="001D3C59" w:rsidP="007A02BC">
            <w:pPr>
              <w:pStyle w:val="regular"/>
              <w:rPr>
                <w:rFonts w:cs="Segoe UI"/>
                <w:iCs/>
                <w:sz w:val="18"/>
                <w:szCs w:val="18"/>
              </w:rPr>
            </w:pPr>
            <w:r w:rsidRPr="0056208B">
              <w:rPr>
                <w:rFonts w:cs="Segoe UI"/>
                <w:iCs/>
                <w:sz w:val="18"/>
                <w:szCs w:val="18"/>
              </w:rPr>
              <w:t>M41</w:t>
            </w:r>
          </w:p>
        </w:tc>
        <w:tc>
          <w:tcPr>
            <w:tcW w:w="5528" w:type="dxa"/>
            <w:vAlign w:val="center"/>
          </w:tcPr>
          <w:p w14:paraId="06D15079" w14:textId="77777777" w:rsidR="001D3C59" w:rsidRPr="0056208B" w:rsidRDefault="001D3C59" w:rsidP="007A02BC">
            <w:pPr>
              <w:pStyle w:val="regular"/>
              <w:rPr>
                <w:rFonts w:cs="Segoe UI"/>
                <w:iCs/>
                <w:sz w:val="18"/>
                <w:szCs w:val="18"/>
              </w:rPr>
            </w:pPr>
            <w:r w:rsidRPr="0056208B">
              <w:rPr>
                <w:rFonts w:cs="Segoe UI"/>
                <w:sz w:val="18"/>
                <w:szCs w:val="18"/>
              </w:rPr>
              <w:t>Commissioning Test Report submitted for review/approval</w:t>
            </w:r>
          </w:p>
        </w:tc>
        <w:tc>
          <w:tcPr>
            <w:tcW w:w="1418" w:type="dxa"/>
            <w:vAlign w:val="center"/>
          </w:tcPr>
          <w:p w14:paraId="2708E523" w14:textId="77777777" w:rsidR="001D3C59" w:rsidRPr="0056208B" w:rsidRDefault="001D3C59" w:rsidP="007A02BC">
            <w:pPr>
              <w:pStyle w:val="regular"/>
              <w:rPr>
                <w:rFonts w:cs="Segoe UI"/>
                <w:iCs/>
                <w:sz w:val="18"/>
                <w:szCs w:val="18"/>
              </w:rPr>
            </w:pPr>
            <w:r w:rsidRPr="0056208B">
              <w:rPr>
                <w:sz w:val="18"/>
                <w:szCs w:val="18"/>
              </w:rPr>
              <w:t>Contractor</w:t>
            </w:r>
          </w:p>
        </w:tc>
        <w:tc>
          <w:tcPr>
            <w:tcW w:w="1417" w:type="dxa"/>
            <w:vAlign w:val="center"/>
          </w:tcPr>
          <w:p w14:paraId="1B4B2584" w14:textId="77777777" w:rsidR="001D3C59" w:rsidRPr="0056208B" w:rsidRDefault="001D3C59" w:rsidP="007A02BC">
            <w:pPr>
              <w:rPr>
                <w:rFonts w:cs="Segoe UI"/>
                <w:color w:val="000000" w:themeColor="text1"/>
                <w:sz w:val="18"/>
                <w:szCs w:val="18"/>
              </w:rPr>
            </w:pPr>
          </w:p>
        </w:tc>
      </w:tr>
      <w:tr w:rsidR="001D3C59" w:rsidRPr="0056208B" w14:paraId="1EB98CD2" w14:textId="77777777" w:rsidTr="007A02BC">
        <w:tc>
          <w:tcPr>
            <w:tcW w:w="704" w:type="dxa"/>
          </w:tcPr>
          <w:p w14:paraId="4DE42DF5" w14:textId="77777777" w:rsidR="001D3C59" w:rsidRPr="0056208B" w:rsidRDefault="001D3C59" w:rsidP="007A02BC">
            <w:pPr>
              <w:pStyle w:val="regular"/>
              <w:rPr>
                <w:rFonts w:cs="Segoe UI"/>
                <w:iCs/>
                <w:sz w:val="18"/>
                <w:szCs w:val="18"/>
              </w:rPr>
            </w:pPr>
            <w:r w:rsidRPr="0056208B">
              <w:rPr>
                <w:rFonts w:cs="Segoe UI"/>
                <w:iCs/>
                <w:sz w:val="18"/>
                <w:szCs w:val="18"/>
              </w:rPr>
              <w:t>M42</w:t>
            </w:r>
          </w:p>
        </w:tc>
        <w:tc>
          <w:tcPr>
            <w:tcW w:w="5528" w:type="dxa"/>
            <w:vAlign w:val="center"/>
          </w:tcPr>
          <w:p w14:paraId="45C3E9D8" w14:textId="77777777" w:rsidR="001D3C59" w:rsidRPr="0056208B" w:rsidRDefault="001D3C59" w:rsidP="007A02BC">
            <w:pPr>
              <w:pStyle w:val="regular"/>
              <w:rPr>
                <w:rFonts w:cs="Segoe UI"/>
                <w:sz w:val="18"/>
                <w:szCs w:val="18"/>
              </w:rPr>
            </w:pPr>
            <w:r w:rsidRPr="0056208B">
              <w:rPr>
                <w:rFonts w:cs="Segoe UI"/>
                <w:sz w:val="18"/>
                <w:szCs w:val="18"/>
              </w:rPr>
              <w:t>Acceptance Capacity testing started</w:t>
            </w:r>
          </w:p>
        </w:tc>
        <w:tc>
          <w:tcPr>
            <w:tcW w:w="1418" w:type="dxa"/>
            <w:vAlign w:val="center"/>
          </w:tcPr>
          <w:p w14:paraId="07EED525" w14:textId="77777777" w:rsidR="001D3C59" w:rsidRPr="0056208B" w:rsidRDefault="001D3C59" w:rsidP="007A02BC">
            <w:pPr>
              <w:pStyle w:val="regular"/>
              <w:rPr>
                <w:sz w:val="18"/>
                <w:szCs w:val="18"/>
              </w:rPr>
            </w:pPr>
            <w:r w:rsidRPr="0056208B">
              <w:rPr>
                <w:sz w:val="18"/>
                <w:szCs w:val="18"/>
              </w:rPr>
              <w:t>Contractor</w:t>
            </w:r>
          </w:p>
        </w:tc>
        <w:tc>
          <w:tcPr>
            <w:tcW w:w="1417" w:type="dxa"/>
            <w:vAlign w:val="center"/>
          </w:tcPr>
          <w:p w14:paraId="70739F77" w14:textId="77777777" w:rsidR="001D3C59" w:rsidRPr="0056208B" w:rsidRDefault="001D3C59" w:rsidP="007A02BC">
            <w:pPr>
              <w:rPr>
                <w:rStyle w:val="Specsvalues"/>
                <w:rFonts w:ascii="Segoe UI" w:hAnsi="Segoe UI" w:cs="Segoe UI"/>
                <w:color w:val="000000" w:themeColor="text1"/>
                <w:sz w:val="18"/>
                <w:szCs w:val="18"/>
                <w:vertAlign w:val="subscript"/>
              </w:rPr>
            </w:pPr>
          </w:p>
        </w:tc>
      </w:tr>
      <w:tr w:rsidR="001D3C59" w:rsidRPr="0056208B" w14:paraId="0FA71545" w14:textId="77777777" w:rsidTr="007A02BC">
        <w:tc>
          <w:tcPr>
            <w:tcW w:w="704" w:type="dxa"/>
          </w:tcPr>
          <w:p w14:paraId="4F5C200A" w14:textId="77777777" w:rsidR="001D3C59" w:rsidRPr="0056208B" w:rsidRDefault="001D3C59" w:rsidP="007A02BC">
            <w:pPr>
              <w:pStyle w:val="regular"/>
              <w:rPr>
                <w:rFonts w:cs="Segoe UI"/>
                <w:iCs/>
                <w:sz w:val="18"/>
                <w:szCs w:val="18"/>
              </w:rPr>
            </w:pPr>
            <w:r w:rsidRPr="0056208B">
              <w:rPr>
                <w:rFonts w:cs="Segoe UI"/>
                <w:iCs/>
                <w:sz w:val="18"/>
                <w:szCs w:val="18"/>
              </w:rPr>
              <w:t>M43</w:t>
            </w:r>
          </w:p>
        </w:tc>
        <w:tc>
          <w:tcPr>
            <w:tcW w:w="5528" w:type="dxa"/>
            <w:vAlign w:val="center"/>
          </w:tcPr>
          <w:p w14:paraId="1C4611FA" w14:textId="77777777" w:rsidR="001D3C59" w:rsidRPr="0056208B" w:rsidRDefault="001D3C59" w:rsidP="007A02BC">
            <w:pPr>
              <w:pStyle w:val="regular"/>
              <w:rPr>
                <w:rFonts w:cs="Segoe UI"/>
                <w:iCs/>
                <w:sz w:val="18"/>
                <w:szCs w:val="18"/>
              </w:rPr>
            </w:pPr>
            <w:r w:rsidRPr="0056208B">
              <w:rPr>
                <w:rFonts w:cs="Segoe UI"/>
                <w:sz w:val="18"/>
                <w:szCs w:val="18"/>
              </w:rPr>
              <w:t>SAT Report submitted for review/approval</w:t>
            </w:r>
          </w:p>
        </w:tc>
        <w:tc>
          <w:tcPr>
            <w:tcW w:w="1418" w:type="dxa"/>
            <w:vAlign w:val="center"/>
          </w:tcPr>
          <w:p w14:paraId="472C5E57" w14:textId="77777777" w:rsidR="001D3C59" w:rsidRPr="0056208B" w:rsidRDefault="001D3C59" w:rsidP="007A02BC">
            <w:pPr>
              <w:pStyle w:val="regular"/>
              <w:rPr>
                <w:rFonts w:cs="Segoe UI"/>
                <w:iCs/>
                <w:sz w:val="18"/>
                <w:szCs w:val="18"/>
              </w:rPr>
            </w:pPr>
            <w:r w:rsidRPr="0056208B">
              <w:rPr>
                <w:sz w:val="18"/>
                <w:szCs w:val="18"/>
              </w:rPr>
              <w:t>Contractor</w:t>
            </w:r>
          </w:p>
        </w:tc>
        <w:tc>
          <w:tcPr>
            <w:tcW w:w="1417" w:type="dxa"/>
            <w:vAlign w:val="center"/>
          </w:tcPr>
          <w:p w14:paraId="0C2C0421" w14:textId="77777777" w:rsidR="001D3C59" w:rsidRPr="0056208B" w:rsidRDefault="001D3C59" w:rsidP="007A02BC">
            <w:pPr>
              <w:rPr>
                <w:rFonts w:cs="Segoe UI"/>
                <w:color w:val="000000" w:themeColor="text1"/>
                <w:sz w:val="18"/>
                <w:szCs w:val="18"/>
              </w:rPr>
            </w:pPr>
          </w:p>
        </w:tc>
      </w:tr>
      <w:tr w:rsidR="001D3C59" w:rsidRPr="0056208B" w14:paraId="4145496A" w14:textId="77777777" w:rsidTr="007A02BC">
        <w:tc>
          <w:tcPr>
            <w:tcW w:w="704" w:type="dxa"/>
          </w:tcPr>
          <w:p w14:paraId="17E7C326" w14:textId="77777777" w:rsidR="001D3C59" w:rsidRPr="0056208B" w:rsidRDefault="001D3C59" w:rsidP="007A02BC">
            <w:pPr>
              <w:pStyle w:val="regular"/>
              <w:rPr>
                <w:rFonts w:cs="Segoe UI"/>
                <w:iCs/>
                <w:sz w:val="18"/>
                <w:szCs w:val="18"/>
              </w:rPr>
            </w:pPr>
            <w:r w:rsidRPr="0056208B">
              <w:rPr>
                <w:rFonts w:cs="Segoe UI"/>
                <w:iCs/>
                <w:sz w:val="18"/>
                <w:szCs w:val="18"/>
              </w:rPr>
              <w:t>M44</w:t>
            </w:r>
          </w:p>
        </w:tc>
        <w:tc>
          <w:tcPr>
            <w:tcW w:w="5528" w:type="dxa"/>
            <w:vAlign w:val="center"/>
          </w:tcPr>
          <w:p w14:paraId="31363C6E" w14:textId="77777777" w:rsidR="001D3C59" w:rsidRPr="0056208B" w:rsidRDefault="001D3C59" w:rsidP="007A02BC">
            <w:pPr>
              <w:pStyle w:val="regular"/>
              <w:rPr>
                <w:rFonts w:cs="Segoe UI"/>
                <w:iCs/>
                <w:sz w:val="18"/>
                <w:szCs w:val="18"/>
              </w:rPr>
            </w:pPr>
            <w:r w:rsidRPr="0056208B">
              <w:rPr>
                <w:rFonts w:cs="Segoe UI"/>
                <w:sz w:val="18"/>
                <w:szCs w:val="18"/>
              </w:rPr>
              <w:t xml:space="preserve">Provisional </w:t>
            </w:r>
            <w:r w:rsidRPr="0056208B">
              <w:rPr>
                <w:sz w:val="18"/>
                <w:szCs w:val="18"/>
              </w:rPr>
              <w:t>Acceptance and handover</w:t>
            </w:r>
          </w:p>
        </w:tc>
        <w:tc>
          <w:tcPr>
            <w:tcW w:w="1418" w:type="dxa"/>
            <w:vAlign w:val="center"/>
          </w:tcPr>
          <w:p w14:paraId="08B92793" w14:textId="77777777" w:rsidR="001D3C59" w:rsidRPr="0056208B" w:rsidRDefault="001D3C59" w:rsidP="007A02BC">
            <w:pPr>
              <w:pStyle w:val="regular"/>
              <w:rPr>
                <w:rFonts w:cs="Segoe UI"/>
                <w:iCs/>
                <w:sz w:val="18"/>
                <w:szCs w:val="18"/>
              </w:rPr>
            </w:pPr>
            <w:r w:rsidRPr="0056208B">
              <w:rPr>
                <w:sz w:val="18"/>
                <w:szCs w:val="18"/>
              </w:rPr>
              <w:t>SCK CEN</w:t>
            </w:r>
          </w:p>
        </w:tc>
        <w:tc>
          <w:tcPr>
            <w:tcW w:w="1417" w:type="dxa"/>
            <w:vAlign w:val="center"/>
          </w:tcPr>
          <w:p w14:paraId="422FDD30" w14:textId="77777777" w:rsidR="001D3C59" w:rsidRPr="0056208B" w:rsidRDefault="001D3C59" w:rsidP="007A02BC">
            <w:pPr>
              <w:rPr>
                <w:rFonts w:cs="Segoe UI"/>
                <w:color w:val="000000" w:themeColor="text1"/>
                <w:sz w:val="18"/>
                <w:szCs w:val="18"/>
                <w:vertAlign w:val="subscript"/>
              </w:rPr>
            </w:pPr>
            <w:r w:rsidRPr="0056208B">
              <w:rPr>
                <w:rStyle w:val="Specsvalues"/>
                <w:rFonts w:ascii="Segoe UI" w:hAnsi="Segoe UI" w:cs="Segoe UI"/>
                <w:color w:val="000000" w:themeColor="text1"/>
                <w:sz w:val="18"/>
                <w:szCs w:val="18"/>
              </w:rPr>
              <w:t>T</w:t>
            </w:r>
            <w:r w:rsidRPr="0056208B">
              <w:rPr>
                <w:rStyle w:val="Specsvalues"/>
                <w:rFonts w:ascii="Segoe UI" w:hAnsi="Segoe UI" w:cs="Segoe UI"/>
                <w:color w:val="000000" w:themeColor="text1"/>
                <w:sz w:val="18"/>
                <w:szCs w:val="18"/>
                <w:vertAlign w:val="subscript"/>
              </w:rPr>
              <w:t>0</w:t>
            </w:r>
            <w:r w:rsidRPr="0056208B">
              <w:rPr>
                <w:rStyle w:val="Specsvalues"/>
                <w:rFonts w:ascii="Segoe UI" w:hAnsi="Segoe UI" w:cs="Segoe UI"/>
                <w:color w:val="000000" w:themeColor="text1"/>
                <w:sz w:val="18"/>
                <w:szCs w:val="18"/>
              </w:rPr>
              <w:t xml:space="preserve"> + 34 M</w:t>
            </w:r>
          </w:p>
        </w:tc>
      </w:tr>
    </w:tbl>
    <w:p w14:paraId="1A1E2C38" w14:textId="77777777" w:rsidR="001D3C59" w:rsidRPr="0056208B" w:rsidRDefault="001D3C59" w:rsidP="001D3C59">
      <w:pPr>
        <w:pStyle w:val="Heading2numbered"/>
      </w:pPr>
      <w:bookmarkStart w:id="4339" w:name="_Toc192762835"/>
      <w:bookmarkStart w:id="4340" w:name="_Toc192765409"/>
      <w:bookmarkStart w:id="4341" w:name="_Toc192766013"/>
      <w:bookmarkStart w:id="4342" w:name="_Toc192782565"/>
      <w:bookmarkStart w:id="4343" w:name="_Toc192783173"/>
      <w:bookmarkStart w:id="4344" w:name="_Toc192851092"/>
      <w:bookmarkStart w:id="4345" w:name="_Toc192929579"/>
      <w:bookmarkStart w:id="4346" w:name="_Toc192935267"/>
      <w:bookmarkStart w:id="4347" w:name="_Toc193016615"/>
      <w:bookmarkStart w:id="4348" w:name="_Toc192762921"/>
      <w:bookmarkStart w:id="4349" w:name="_Toc192765495"/>
      <w:bookmarkStart w:id="4350" w:name="_Toc192766099"/>
      <w:bookmarkStart w:id="4351" w:name="_Toc192782651"/>
      <w:bookmarkStart w:id="4352" w:name="_Toc192783259"/>
      <w:bookmarkStart w:id="4353" w:name="_Toc192851178"/>
      <w:bookmarkStart w:id="4354" w:name="_Toc192929665"/>
      <w:bookmarkStart w:id="4355" w:name="_Toc192935353"/>
      <w:bookmarkStart w:id="4356" w:name="_Toc193016701"/>
      <w:bookmarkStart w:id="4357" w:name="_Ref190799140"/>
      <w:bookmarkStart w:id="4358" w:name="_Toc200492645"/>
      <w:bookmarkStart w:id="4359" w:name="_Toc202536259"/>
      <w:bookmarkStart w:id="4360" w:name="_Toc202536945"/>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r w:rsidRPr="0056208B">
        <w:t>Hold and Witness Points</w:t>
      </w:r>
      <w:bookmarkEnd w:id="4357"/>
      <w:bookmarkEnd w:id="4358"/>
      <w:bookmarkEnd w:id="4359"/>
      <w:bookmarkEnd w:id="4360"/>
    </w:p>
    <w:p w14:paraId="1293297A" w14:textId="77777777" w:rsidR="001D3C59" w:rsidRPr="0056208B" w:rsidRDefault="001D3C59" w:rsidP="00575005">
      <w:pPr>
        <w:pStyle w:val="0AClause"/>
        <w:rPr>
          <w:szCs w:val="20"/>
          <w:lang w:val="en-GB"/>
        </w:rPr>
      </w:pPr>
      <w:r w:rsidRPr="0056208B">
        <w:rPr>
          <w:szCs w:val="20"/>
          <w:lang w:val="en-GB"/>
        </w:rPr>
        <w:t>Throughout the performance of the Contract, at least the following review/inspection (by SCK CEN) steps shall be implemented:</w:t>
      </w:r>
    </w:p>
    <w:p w14:paraId="32AAEB96" w14:textId="77777777" w:rsidR="001D3C59" w:rsidRPr="0056208B" w:rsidRDefault="001D3C59">
      <w:pPr>
        <w:pStyle w:val="0AClause"/>
        <w:numPr>
          <w:ilvl w:val="1"/>
          <w:numId w:val="41"/>
        </w:numPr>
        <w:rPr>
          <w:szCs w:val="20"/>
          <w:lang w:val="en-GB"/>
        </w:rPr>
      </w:pPr>
      <w:r w:rsidRPr="0056208B">
        <w:rPr>
          <w:szCs w:val="20"/>
          <w:lang w:val="en-GB"/>
        </w:rPr>
        <w:lastRenderedPageBreak/>
        <w:t>Hold Points</w:t>
      </w:r>
    </w:p>
    <w:p w14:paraId="621CB128" w14:textId="77777777" w:rsidR="001D3C59" w:rsidRPr="0056208B" w:rsidRDefault="001D3C59">
      <w:pPr>
        <w:pStyle w:val="ADClause"/>
        <w:numPr>
          <w:ilvl w:val="0"/>
          <w:numId w:val="51"/>
        </w:numPr>
        <w:rPr>
          <w:sz w:val="20"/>
        </w:rPr>
      </w:pPr>
      <w:r w:rsidRPr="0056208B">
        <w:rPr>
          <w:sz w:val="20"/>
        </w:rPr>
        <w:t>FAT approval in view of shipments</w:t>
      </w:r>
    </w:p>
    <w:p w14:paraId="01C5394E" w14:textId="77777777" w:rsidR="001D3C59" w:rsidRPr="0056208B" w:rsidRDefault="001D3C59">
      <w:pPr>
        <w:pStyle w:val="ADClause"/>
        <w:numPr>
          <w:ilvl w:val="0"/>
          <w:numId w:val="51"/>
        </w:numPr>
        <w:rPr>
          <w:sz w:val="20"/>
        </w:rPr>
      </w:pPr>
      <w:r w:rsidRPr="0056208B">
        <w:rPr>
          <w:sz w:val="20"/>
        </w:rPr>
        <w:t>Approval Incoming Inspection Report in view of start installation</w:t>
      </w:r>
    </w:p>
    <w:p w14:paraId="06341CC9" w14:textId="77777777" w:rsidR="001D3C59" w:rsidRPr="0056208B" w:rsidRDefault="001D3C59">
      <w:pPr>
        <w:pStyle w:val="ADClause"/>
        <w:numPr>
          <w:ilvl w:val="0"/>
          <w:numId w:val="51"/>
        </w:numPr>
        <w:rPr>
          <w:sz w:val="20"/>
        </w:rPr>
      </w:pPr>
      <w:r w:rsidRPr="0056208B">
        <w:rPr>
          <w:sz w:val="20"/>
        </w:rPr>
        <w:t>Approval Installation and Assembly Test Report in view of start commissioning</w:t>
      </w:r>
    </w:p>
    <w:p w14:paraId="18410E63" w14:textId="77777777" w:rsidR="001D3C59" w:rsidRPr="0056208B" w:rsidRDefault="001D3C59">
      <w:pPr>
        <w:pStyle w:val="ADClause"/>
        <w:numPr>
          <w:ilvl w:val="0"/>
          <w:numId w:val="51"/>
        </w:numPr>
        <w:rPr>
          <w:sz w:val="20"/>
        </w:rPr>
      </w:pPr>
      <w:r w:rsidRPr="0056208B">
        <w:rPr>
          <w:sz w:val="20"/>
        </w:rPr>
        <w:t>Approval Commissioning Test Report in view of start acceptance capacity testing</w:t>
      </w:r>
    </w:p>
    <w:p w14:paraId="12D19B63" w14:textId="77777777" w:rsidR="001D3C59" w:rsidRPr="0056208B" w:rsidRDefault="001D3C59">
      <w:pPr>
        <w:pStyle w:val="0AClause"/>
        <w:numPr>
          <w:ilvl w:val="1"/>
          <w:numId w:val="41"/>
        </w:numPr>
        <w:rPr>
          <w:szCs w:val="20"/>
          <w:lang w:val="en-GB"/>
        </w:rPr>
      </w:pPr>
      <w:r w:rsidRPr="0056208B">
        <w:rPr>
          <w:szCs w:val="20"/>
          <w:lang w:val="en-GB"/>
        </w:rPr>
        <w:t>Witness points</w:t>
      </w:r>
    </w:p>
    <w:p w14:paraId="0E42EEBC" w14:textId="77777777" w:rsidR="001D3C59" w:rsidRPr="0056208B" w:rsidRDefault="001D3C59">
      <w:pPr>
        <w:pStyle w:val="ADClause"/>
        <w:numPr>
          <w:ilvl w:val="0"/>
          <w:numId w:val="51"/>
        </w:numPr>
        <w:rPr>
          <w:sz w:val="20"/>
        </w:rPr>
      </w:pPr>
      <w:r w:rsidRPr="0056208B">
        <w:rPr>
          <w:sz w:val="20"/>
        </w:rPr>
        <w:t>Approval of the Conceptual Design File</w:t>
      </w:r>
    </w:p>
    <w:p w14:paraId="38CD6240" w14:textId="77777777" w:rsidR="001D3C59" w:rsidRPr="0056208B" w:rsidRDefault="001D3C59">
      <w:pPr>
        <w:pStyle w:val="ADClause"/>
        <w:numPr>
          <w:ilvl w:val="0"/>
          <w:numId w:val="51"/>
        </w:numPr>
        <w:rPr>
          <w:sz w:val="20"/>
        </w:rPr>
      </w:pPr>
      <w:r w:rsidRPr="0056208B">
        <w:rPr>
          <w:sz w:val="20"/>
        </w:rPr>
        <w:t>Approval of the Detailed design File</w:t>
      </w:r>
    </w:p>
    <w:p w14:paraId="3A3EF912" w14:textId="77777777" w:rsidR="001D3C59" w:rsidRPr="0056208B" w:rsidRDefault="001D3C59">
      <w:pPr>
        <w:pStyle w:val="ADClause"/>
        <w:numPr>
          <w:ilvl w:val="0"/>
          <w:numId w:val="51"/>
        </w:numPr>
        <w:rPr>
          <w:sz w:val="20"/>
        </w:rPr>
      </w:pPr>
      <w:r w:rsidRPr="0056208B">
        <w:rPr>
          <w:sz w:val="20"/>
        </w:rPr>
        <w:t>Approval of the Procurement and Manufacturing File</w:t>
      </w:r>
    </w:p>
    <w:p w14:paraId="1CE5F22C" w14:textId="77777777" w:rsidR="001D3C59" w:rsidRPr="0056208B" w:rsidRDefault="001D3C59">
      <w:pPr>
        <w:pStyle w:val="ADClause"/>
        <w:numPr>
          <w:ilvl w:val="0"/>
          <w:numId w:val="51"/>
        </w:numPr>
        <w:rPr>
          <w:sz w:val="20"/>
        </w:rPr>
      </w:pPr>
      <w:r w:rsidRPr="0056208B">
        <w:rPr>
          <w:sz w:val="20"/>
        </w:rPr>
        <w:t>Approval of the Installation File</w:t>
      </w:r>
    </w:p>
    <w:p w14:paraId="3C88322A" w14:textId="77777777" w:rsidR="001D3C59" w:rsidRPr="0056208B" w:rsidRDefault="001D3C59">
      <w:pPr>
        <w:pStyle w:val="ADClause"/>
        <w:numPr>
          <w:ilvl w:val="0"/>
          <w:numId w:val="51"/>
        </w:numPr>
        <w:rPr>
          <w:sz w:val="20"/>
        </w:rPr>
      </w:pPr>
      <w:r w:rsidRPr="0056208B">
        <w:rPr>
          <w:sz w:val="20"/>
        </w:rPr>
        <w:t>Approval of the Commissioning File</w:t>
      </w:r>
    </w:p>
    <w:p w14:paraId="4FF9473B" w14:textId="77777777" w:rsidR="001D3C59" w:rsidRPr="0056208B" w:rsidRDefault="001D3C59">
      <w:pPr>
        <w:pStyle w:val="ADClause"/>
        <w:numPr>
          <w:ilvl w:val="0"/>
          <w:numId w:val="51"/>
        </w:numPr>
        <w:rPr>
          <w:sz w:val="20"/>
        </w:rPr>
      </w:pPr>
      <w:r w:rsidRPr="0056208B">
        <w:rPr>
          <w:sz w:val="20"/>
        </w:rPr>
        <w:t>Approval of the Acceptance Test File</w:t>
      </w:r>
    </w:p>
    <w:p w14:paraId="292E7156" w14:textId="77777777" w:rsidR="001D3C59" w:rsidRPr="0056208B" w:rsidRDefault="001D3C59">
      <w:pPr>
        <w:pStyle w:val="ADClause"/>
        <w:numPr>
          <w:ilvl w:val="0"/>
          <w:numId w:val="51"/>
        </w:numPr>
        <w:rPr>
          <w:sz w:val="20"/>
        </w:rPr>
      </w:pPr>
      <w:r w:rsidRPr="0056208B">
        <w:rPr>
          <w:sz w:val="20"/>
        </w:rPr>
        <w:t>Approval of the Final Report</w:t>
      </w:r>
    </w:p>
    <w:p w14:paraId="75BEADFB" w14:textId="77777777" w:rsidR="001D3C59" w:rsidRPr="0056208B" w:rsidRDefault="001D3C59" w:rsidP="00575005">
      <w:pPr>
        <w:pStyle w:val="0AClause"/>
        <w:rPr>
          <w:szCs w:val="20"/>
          <w:lang w:val="en-GB"/>
        </w:rPr>
      </w:pPr>
      <w:r w:rsidRPr="0056208B">
        <w:rPr>
          <w:szCs w:val="20"/>
          <w:lang w:val="en-GB"/>
        </w:rPr>
        <w:t>Upon receiving the Contractor’s finalized project schedule and Manufacturing and Inspection Plan, SCK CEN reserves the right to add or remove HP(s)/WP(s) from those currently foreseen and will duly notify the Contractor of such decisions.</w:t>
      </w:r>
    </w:p>
    <w:p w14:paraId="2F2569CD" w14:textId="77777777" w:rsidR="001D3C59" w:rsidRPr="0056208B" w:rsidRDefault="001D3C59" w:rsidP="00575005">
      <w:pPr>
        <w:pStyle w:val="0AClause"/>
        <w:rPr>
          <w:szCs w:val="20"/>
          <w:lang w:val="en-GB"/>
        </w:rPr>
      </w:pPr>
      <w:r w:rsidRPr="0056208B">
        <w:rPr>
          <w:szCs w:val="20"/>
          <w:lang w:val="en-GB"/>
        </w:rPr>
        <w:t>SCK CEN has at its disposal a maximum of 30 Calendar Days (60 Calendar Days when involving (an) external partner(s)) to complete all formalities) concerning approval of a certain Hold Points.  Nonetheless, SCK CEN shall always aim to give feedback to the Contractor concerning the HPs without undue delay.  The envisaged lead time is 10 Business Days (to be determined considering SCK CEN’s and/or its collaboration partner’s days of closure)</w:t>
      </w:r>
    </w:p>
    <w:p w14:paraId="49589B70" w14:textId="77777777" w:rsidR="001D3C59" w:rsidRPr="0056208B" w:rsidRDefault="001D3C59" w:rsidP="001D3C59">
      <w:pPr>
        <w:spacing w:after="160" w:line="259" w:lineRule="auto"/>
      </w:pPr>
      <w:r w:rsidRPr="0056208B">
        <w:br w:type="page"/>
      </w:r>
    </w:p>
    <w:p w14:paraId="674FF9D7" w14:textId="77777777" w:rsidR="001D3C59" w:rsidRPr="0056208B" w:rsidRDefault="001D3C59" w:rsidP="001D3C59">
      <w:pPr>
        <w:pStyle w:val="Heading1numbered"/>
      </w:pPr>
      <w:bookmarkStart w:id="4361" w:name="_Toc200492646"/>
      <w:bookmarkStart w:id="4362" w:name="_Toc202536260"/>
      <w:bookmarkStart w:id="4363" w:name="_Toc202536946"/>
      <w:r w:rsidRPr="0056208B">
        <w:lastRenderedPageBreak/>
        <w:t>Contract Performance</w:t>
      </w:r>
      <w:bookmarkEnd w:id="4361"/>
      <w:bookmarkEnd w:id="4362"/>
      <w:bookmarkEnd w:id="4363"/>
    </w:p>
    <w:p w14:paraId="0230AB5D" w14:textId="77777777" w:rsidR="001D3C59" w:rsidRPr="0056208B" w:rsidRDefault="001D3C59" w:rsidP="001D3C59">
      <w:pPr>
        <w:pStyle w:val="Heading2numbered"/>
      </w:pPr>
      <w:bookmarkStart w:id="4364" w:name="_Toc191379878"/>
      <w:bookmarkStart w:id="4365" w:name="_Toc191479757"/>
      <w:bookmarkStart w:id="4366" w:name="_Toc191550721"/>
      <w:bookmarkStart w:id="4367" w:name="_Toc191554046"/>
      <w:bookmarkStart w:id="4368" w:name="_Toc191554499"/>
      <w:bookmarkStart w:id="4369" w:name="_Toc191556973"/>
      <w:bookmarkStart w:id="4370" w:name="_Toc192069555"/>
      <w:bookmarkStart w:id="4371" w:name="_Toc192069875"/>
      <w:bookmarkStart w:id="4372" w:name="_Toc192070065"/>
      <w:bookmarkStart w:id="4373" w:name="_Toc192152467"/>
      <w:bookmarkStart w:id="4374" w:name="_Toc192183330"/>
      <w:bookmarkStart w:id="4375" w:name="_Toc192183582"/>
      <w:bookmarkStart w:id="4376" w:name="_Toc192335723"/>
      <w:bookmarkStart w:id="4377" w:name="_Toc192406238"/>
      <w:bookmarkStart w:id="4378" w:name="_Toc192408643"/>
      <w:bookmarkStart w:id="4379" w:name="_Toc192409088"/>
      <w:bookmarkStart w:id="4380" w:name="_Toc192496549"/>
      <w:bookmarkStart w:id="4381" w:name="_Toc192502754"/>
      <w:bookmarkStart w:id="4382" w:name="_Toc192509643"/>
      <w:bookmarkStart w:id="4383" w:name="_Toc192510358"/>
      <w:bookmarkStart w:id="4384" w:name="_Toc192516248"/>
      <w:bookmarkStart w:id="4385" w:name="_Toc192579351"/>
      <w:bookmarkStart w:id="4386" w:name="_Toc192581293"/>
      <w:bookmarkStart w:id="4387" w:name="_Toc192581734"/>
      <w:bookmarkStart w:id="4388" w:name="_Toc192762924"/>
      <w:bookmarkStart w:id="4389" w:name="_Toc192765498"/>
      <w:bookmarkStart w:id="4390" w:name="_Toc192766102"/>
      <w:bookmarkStart w:id="4391" w:name="_Toc192782654"/>
      <w:bookmarkStart w:id="4392" w:name="_Toc192783262"/>
      <w:bookmarkStart w:id="4393" w:name="_Toc192851181"/>
      <w:bookmarkStart w:id="4394" w:name="_Toc192929668"/>
      <w:bookmarkStart w:id="4395" w:name="_Toc192935356"/>
      <w:bookmarkStart w:id="4396" w:name="_Toc193016704"/>
      <w:bookmarkStart w:id="4397" w:name="_Toc191379879"/>
      <w:bookmarkStart w:id="4398" w:name="_Toc191479758"/>
      <w:bookmarkStart w:id="4399" w:name="_Toc191550722"/>
      <w:bookmarkStart w:id="4400" w:name="_Toc191554047"/>
      <w:bookmarkStart w:id="4401" w:name="_Toc191554500"/>
      <w:bookmarkStart w:id="4402" w:name="_Toc191556974"/>
      <w:bookmarkStart w:id="4403" w:name="_Toc192069556"/>
      <w:bookmarkStart w:id="4404" w:name="_Toc192069876"/>
      <w:bookmarkStart w:id="4405" w:name="_Toc192070066"/>
      <w:bookmarkStart w:id="4406" w:name="_Toc192152468"/>
      <w:bookmarkStart w:id="4407" w:name="_Toc192183331"/>
      <w:bookmarkStart w:id="4408" w:name="_Toc192183583"/>
      <w:bookmarkStart w:id="4409" w:name="_Toc192335724"/>
      <w:bookmarkStart w:id="4410" w:name="_Toc192406239"/>
      <w:bookmarkStart w:id="4411" w:name="_Toc192408644"/>
      <w:bookmarkStart w:id="4412" w:name="_Toc192409089"/>
      <w:bookmarkStart w:id="4413" w:name="_Toc192496550"/>
      <w:bookmarkStart w:id="4414" w:name="_Toc192502755"/>
      <w:bookmarkStart w:id="4415" w:name="_Toc192509644"/>
      <w:bookmarkStart w:id="4416" w:name="_Toc192510359"/>
      <w:bookmarkStart w:id="4417" w:name="_Toc192516249"/>
      <w:bookmarkStart w:id="4418" w:name="_Toc192579352"/>
      <w:bookmarkStart w:id="4419" w:name="_Toc192581294"/>
      <w:bookmarkStart w:id="4420" w:name="_Toc192581735"/>
      <w:bookmarkStart w:id="4421" w:name="_Toc192762925"/>
      <w:bookmarkStart w:id="4422" w:name="_Toc192765499"/>
      <w:bookmarkStart w:id="4423" w:name="_Toc192766103"/>
      <w:bookmarkStart w:id="4424" w:name="_Toc192782655"/>
      <w:bookmarkStart w:id="4425" w:name="_Toc192783263"/>
      <w:bookmarkStart w:id="4426" w:name="_Toc192851182"/>
      <w:bookmarkStart w:id="4427" w:name="_Toc192929669"/>
      <w:bookmarkStart w:id="4428" w:name="_Toc192935357"/>
      <w:bookmarkStart w:id="4429" w:name="_Toc193016705"/>
      <w:bookmarkStart w:id="4430" w:name="_Toc191379880"/>
      <w:bookmarkStart w:id="4431" w:name="_Toc191479759"/>
      <w:bookmarkStart w:id="4432" w:name="_Toc191550723"/>
      <w:bookmarkStart w:id="4433" w:name="_Toc191554048"/>
      <w:bookmarkStart w:id="4434" w:name="_Toc191554501"/>
      <w:bookmarkStart w:id="4435" w:name="_Toc191556975"/>
      <w:bookmarkStart w:id="4436" w:name="_Toc192069557"/>
      <w:bookmarkStart w:id="4437" w:name="_Toc192069877"/>
      <w:bookmarkStart w:id="4438" w:name="_Toc192070067"/>
      <w:bookmarkStart w:id="4439" w:name="_Toc192152469"/>
      <w:bookmarkStart w:id="4440" w:name="_Toc192183332"/>
      <w:bookmarkStart w:id="4441" w:name="_Toc192183584"/>
      <w:bookmarkStart w:id="4442" w:name="_Toc192335725"/>
      <w:bookmarkStart w:id="4443" w:name="_Toc192406240"/>
      <w:bookmarkStart w:id="4444" w:name="_Toc192408645"/>
      <w:bookmarkStart w:id="4445" w:name="_Toc192409090"/>
      <w:bookmarkStart w:id="4446" w:name="_Toc192496551"/>
      <w:bookmarkStart w:id="4447" w:name="_Toc192502756"/>
      <w:bookmarkStart w:id="4448" w:name="_Toc192509645"/>
      <w:bookmarkStart w:id="4449" w:name="_Toc192510360"/>
      <w:bookmarkStart w:id="4450" w:name="_Toc192516250"/>
      <w:bookmarkStart w:id="4451" w:name="_Toc192579353"/>
      <w:bookmarkStart w:id="4452" w:name="_Toc192581295"/>
      <w:bookmarkStart w:id="4453" w:name="_Toc192581736"/>
      <w:bookmarkStart w:id="4454" w:name="_Toc192762926"/>
      <w:bookmarkStart w:id="4455" w:name="_Toc192765500"/>
      <w:bookmarkStart w:id="4456" w:name="_Toc192766104"/>
      <w:bookmarkStart w:id="4457" w:name="_Toc192782656"/>
      <w:bookmarkStart w:id="4458" w:name="_Toc192783264"/>
      <w:bookmarkStart w:id="4459" w:name="_Toc192851183"/>
      <w:bookmarkStart w:id="4460" w:name="_Toc192929670"/>
      <w:bookmarkStart w:id="4461" w:name="_Toc192935358"/>
      <w:bookmarkStart w:id="4462" w:name="_Toc193016706"/>
      <w:bookmarkStart w:id="4463" w:name="_Toc191379881"/>
      <w:bookmarkStart w:id="4464" w:name="_Toc191479760"/>
      <w:bookmarkStart w:id="4465" w:name="_Toc191550724"/>
      <w:bookmarkStart w:id="4466" w:name="_Toc191554049"/>
      <w:bookmarkStart w:id="4467" w:name="_Toc191554502"/>
      <w:bookmarkStart w:id="4468" w:name="_Toc191556976"/>
      <w:bookmarkStart w:id="4469" w:name="_Toc192069558"/>
      <w:bookmarkStart w:id="4470" w:name="_Toc192069878"/>
      <w:bookmarkStart w:id="4471" w:name="_Toc192070068"/>
      <w:bookmarkStart w:id="4472" w:name="_Toc192152470"/>
      <w:bookmarkStart w:id="4473" w:name="_Toc192183333"/>
      <w:bookmarkStart w:id="4474" w:name="_Toc192183585"/>
      <w:bookmarkStart w:id="4475" w:name="_Toc192335726"/>
      <w:bookmarkStart w:id="4476" w:name="_Toc192406241"/>
      <w:bookmarkStart w:id="4477" w:name="_Toc192408646"/>
      <w:bookmarkStart w:id="4478" w:name="_Toc192409091"/>
      <w:bookmarkStart w:id="4479" w:name="_Toc192496552"/>
      <w:bookmarkStart w:id="4480" w:name="_Toc192502757"/>
      <w:bookmarkStart w:id="4481" w:name="_Toc192509646"/>
      <w:bookmarkStart w:id="4482" w:name="_Toc192510361"/>
      <w:bookmarkStart w:id="4483" w:name="_Toc192516251"/>
      <w:bookmarkStart w:id="4484" w:name="_Toc192579354"/>
      <w:bookmarkStart w:id="4485" w:name="_Toc192581296"/>
      <w:bookmarkStart w:id="4486" w:name="_Toc192581737"/>
      <w:bookmarkStart w:id="4487" w:name="_Toc192762927"/>
      <w:bookmarkStart w:id="4488" w:name="_Toc192765501"/>
      <w:bookmarkStart w:id="4489" w:name="_Toc192766105"/>
      <w:bookmarkStart w:id="4490" w:name="_Toc192782657"/>
      <w:bookmarkStart w:id="4491" w:name="_Toc192783265"/>
      <w:bookmarkStart w:id="4492" w:name="_Toc192851184"/>
      <w:bookmarkStart w:id="4493" w:name="_Toc192929671"/>
      <w:bookmarkStart w:id="4494" w:name="_Toc192935359"/>
      <w:bookmarkStart w:id="4495" w:name="_Toc193016707"/>
      <w:bookmarkStart w:id="4496" w:name="_Toc191379882"/>
      <w:bookmarkStart w:id="4497" w:name="_Toc191479761"/>
      <w:bookmarkStart w:id="4498" w:name="_Toc191550725"/>
      <w:bookmarkStart w:id="4499" w:name="_Toc191554050"/>
      <w:bookmarkStart w:id="4500" w:name="_Toc191554503"/>
      <w:bookmarkStart w:id="4501" w:name="_Toc191556977"/>
      <w:bookmarkStart w:id="4502" w:name="_Toc192069559"/>
      <w:bookmarkStart w:id="4503" w:name="_Toc192069879"/>
      <w:bookmarkStart w:id="4504" w:name="_Toc192070069"/>
      <w:bookmarkStart w:id="4505" w:name="_Toc192152471"/>
      <w:bookmarkStart w:id="4506" w:name="_Toc192183334"/>
      <w:bookmarkStart w:id="4507" w:name="_Toc192183586"/>
      <w:bookmarkStart w:id="4508" w:name="_Toc192335727"/>
      <w:bookmarkStart w:id="4509" w:name="_Toc192406242"/>
      <w:bookmarkStart w:id="4510" w:name="_Toc192408647"/>
      <w:bookmarkStart w:id="4511" w:name="_Toc192409092"/>
      <w:bookmarkStart w:id="4512" w:name="_Toc192496553"/>
      <w:bookmarkStart w:id="4513" w:name="_Toc192502758"/>
      <w:bookmarkStart w:id="4514" w:name="_Toc192509647"/>
      <w:bookmarkStart w:id="4515" w:name="_Toc192510362"/>
      <w:bookmarkStart w:id="4516" w:name="_Toc192516252"/>
      <w:bookmarkStart w:id="4517" w:name="_Toc192579355"/>
      <w:bookmarkStart w:id="4518" w:name="_Toc192581297"/>
      <w:bookmarkStart w:id="4519" w:name="_Toc192581738"/>
      <w:bookmarkStart w:id="4520" w:name="_Toc192762928"/>
      <w:bookmarkStart w:id="4521" w:name="_Toc192765502"/>
      <w:bookmarkStart w:id="4522" w:name="_Toc192766106"/>
      <w:bookmarkStart w:id="4523" w:name="_Toc192782658"/>
      <w:bookmarkStart w:id="4524" w:name="_Toc192783266"/>
      <w:bookmarkStart w:id="4525" w:name="_Toc192851185"/>
      <w:bookmarkStart w:id="4526" w:name="_Toc192929672"/>
      <w:bookmarkStart w:id="4527" w:name="_Toc192935360"/>
      <w:bookmarkStart w:id="4528" w:name="_Toc193016708"/>
      <w:bookmarkStart w:id="4529" w:name="_Toc191379883"/>
      <w:bookmarkStart w:id="4530" w:name="_Toc191479762"/>
      <w:bookmarkStart w:id="4531" w:name="_Toc191550726"/>
      <w:bookmarkStart w:id="4532" w:name="_Toc191554051"/>
      <w:bookmarkStart w:id="4533" w:name="_Toc191554504"/>
      <w:bookmarkStart w:id="4534" w:name="_Toc191556978"/>
      <w:bookmarkStart w:id="4535" w:name="_Toc192069560"/>
      <w:bookmarkStart w:id="4536" w:name="_Toc192069880"/>
      <w:bookmarkStart w:id="4537" w:name="_Toc192070070"/>
      <w:bookmarkStart w:id="4538" w:name="_Toc192152472"/>
      <w:bookmarkStart w:id="4539" w:name="_Toc192183335"/>
      <w:bookmarkStart w:id="4540" w:name="_Toc192183587"/>
      <w:bookmarkStart w:id="4541" w:name="_Toc192335728"/>
      <w:bookmarkStart w:id="4542" w:name="_Toc192406243"/>
      <w:bookmarkStart w:id="4543" w:name="_Toc192408648"/>
      <w:bookmarkStart w:id="4544" w:name="_Toc192409093"/>
      <w:bookmarkStart w:id="4545" w:name="_Toc192496554"/>
      <w:bookmarkStart w:id="4546" w:name="_Toc192502759"/>
      <w:bookmarkStart w:id="4547" w:name="_Toc192509648"/>
      <w:bookmarkStart w:id="4548" w:name="_Toc192510363"/>
      <w:bookmarkStart w:id="4549" w:name="_Toc192516253"/>
      <w:bookmarkStart w:id="4550" w:name="_Toc192579356"/>
      <w:bookmarkStart w:id="4551" w:name="_Toc192581298"/>
      <w:bookmarkStart w:id="4552" w:name="_Toc192581739"/>
      <w:bookmarkStart w:id="4553" w:name="_Toc192762929"/>
      <w:bookmarkStart w:id="4554" w:name="_Toc192765503"/>
      <w:bookmarkStart w:id="4555" w:name="_Toc192766107"/>
      <w:bookmarkStart w:id="4556" w:name="_Toc192782659"/>
      <w:bookmarkStart w:id="4557" w:name="_Toc192783267"/>
      <w:bookmarkStart w:id="4558" w:name="_Toc192851186"/>
      <w:bookmarkStart w:id="4559" w:name="_Toc192929673"/>
      <w:bookmarkStart w:id="4560" w:name="_Toc192935361"/>
      <w:bookmarkStart w:id="4561" w:name="_Toc193016709"/>
      <w:bookmarkStart w:id="4562" w:name="_Toc191379884"/>
      <w:bookmarkStart w:id="4563" w:name="_Toc191479763"/>
      <w:bookmarkStart w:id="4564" w:name="_Toc191550727"/>
      <w:bookmarkStart w:id="4565" w:name="_Toc191554052"/>
      <w:bookmarkStart w:id="4566" w:name="_Toc191554505"/>
      <w:bookmarkStart w:id="4567" w:name="_Toc191556979"/>
      <w:bookmarkStart w:id="4568" w:name="_Toc192069561"/>
      <w:bookmarkStart w:id="4569" w:name="_Toc192069881"/>
      <w:bookmarkStart w:id="4570" w:name="_Toc192070071"/>
      <w:bookmarkStart w:id="4571" w:name="_Toc192152473"/>
      <w:bookmarkStart w:id="4572" w:name="_Toc192183336"/>
      <w:bookmarkStart w:id="4573" w:name="_Toc192183588"/>
      <w:bookmarkStart w:id="4574" w:name="_Toc192335729"/>
      <w:bookmarkStart w:id="4575" w:name="_Toc192406244"/>
      <w:bookmarkStart w:id="4576" w:name="_Toc192408649"/>
      <w:bookmarkStart w:id="4577" w:name="_Toc192409094"/>
      <w:bookmarkStart w:id="4578" w:name="_Toc192496555"/>
      <w:bookmarkStart w:id="4579" w:name="_Toc192502760"/>
      <w:bookmarkStart w:id="4580" w:name="_Toc192509649"/>
      <w:bookmarkStart w:id="4581" w:name="_Toc192510364"/>
      <w:bookmarkStart w:id="4582" w:name="_Toc192516254"/>
      <w:bookmarkStart w:id="4583" w:name="_Toc192579357"/>
      <w:bookmarkStart w:id="4584" w:name="_Toc192581299"/>
      <w:bookmarkStart w:id="4585" w:name="_Toc192581740"/>
      <w:bookmarkStart w:id="4586" w:name="_Toc192762930"/>
      <w:bookmarkStart w:id="4587" w:name="_Toc192765504"/>
      <w:bookmarkStart w:id="4588" w:name="_Toc192766108"/>
      <w:bookmarkStart w:id="4589" w:name="_Toc192782660"/>
      <w:bookmarkStart w:id="4590" w:name="_Toc192783268"/>
      <w:bookmarkStart w:id="4591" w:name="_Toc192851187"/>
      <w:bookmarkStart w:id="4592" w:name="_Toc192929674"/>
      <w:bookmarkStart w:id="4593" w:name="_Toc192935362"/>
      <w:bookmarkStart w:id="4594" w:name="_Toc193016710"/>
      <w:bookmarkStart w:id="4595" w:name="_Toc191379885"/>
      <w:bookmarkStart w:id="4596" w:name="_Toc191479764"/>
      <w:bookmarkStart w:id="4597" w:name="_Toc191550728"/>
      <w:bookmarkStart w:id="4598" w:name="_Toc191554053"/>
      <w:bookmarkStart w:id="4599" w:name="_Toc191554506"/>
      <w:bookmarkStart w:id="4600" w:name="_Toc191556980"/>
      <w:bookmarkStart w:id="4601" w:name="_Toc192069562"/>
      <w:bookmarkStart w:id="4602" w:name="_Toc192069882"/>
      <w:bookmarkStart w:id="4603" w:name="_Toc192070072"/>
      <w:bookmarkStart w:id="4604" w:name="_Toc192152474"/>
      <w:bookmarkStart w:id="4605" w:name="_Toc192183337"/>
      <w:bookmarkStart w:id="4606" w:name="_Toc192183589"/>
      <w:bookmarkStart w:id="4607" w:name="_Toc192335730"/>
      <w:bookmarkStart w:id="4608" w:name="_Toc192406245"/>
      <w:bookmarkStart w:id="4609" w:name="_Toc192408650"/>
      <w:bookmarkStart w:id="4610" w:name="_Toc192409095"/>
      <w:bookmarkStart w:id="4611" w:name="_Toc192496556"/>
      <w:bookmarkStart w:id="4612" w:name="_Toc192502761"/>
      <w:bookmarkStart w:id="4613" w:name="_Toc192509650"/>
      <w:bookmarkStart w:id="4614" w:name="_Toc192510365"/>
      <w:bookmarkStart w:id="4615" w:name="_Toc192516255"/>
      <w:bookmarkStart w:id="4616" w:name="_Toc192579358"/>
      <w:bookmarkStart w:id="4617" w:name="_Toc192581300"/>
      <w:bookmarkStart w:id="4618" w:name="_Toc192581741"/>
      <w:bookmarkStart w:id="4619" w:name="_Toc192762931"/>
      <w:bookmarkStart w:id="4620" w:name="_Toc192765505"/>
      <w:bookmarkStart w:id="4621" w:name="_Toc192766109"/>
      <w:bookmarkStart w:id="4622" w:name="_Toc192782661"/>
      <w:bookmarkStart w:id="4623" w:name="_Toc192783269"/>
      <w:bookmarkStart w:id="4624" w:name="_Toc192851188"/>
      <w:bookmarkStart w:id="4625" w:name="_Toc192929675"/>
      <w:bookmarkStart w:id="4626" w:name="_Toc192935363"/>
      <w:bookmarkStart w:id="4627" w:name="_Toc193016711"/>
      <w:bookmarkStart w:id="4628" w:name="_Toc191379886"/>
      <w:bookmarkStart w:id="4629" w:name="_Toc191479765"/>
      <w:bookmarkStart w:id="4630" w:name="_Toc191550729"/>
      <w:bookmarkStart w:id="4631" w:name="_Toc191554054"/>
      <w:bookmarkStart w:id="4632" w:name="_Toc191554507"/>
      <w:bookmarkStart w:id="4633" w:name="_Toc191556981"/>
      <w:bookmarkStart w:id="4634" w:name="_Toc192069563"/>
      <w:bookmarkStart w:id="4635" w:name="_Toc192069883"/>
      <w:bookmarkStart w:id="4636" w:name="_Toc192070073"/>
      <w:bookmarkStart w:id="4637" w:name="_Toc192152475"/>
      <w:bookmarkStart w:id="4638" w:name="_Toc192183338"/>
      <w:bookmarkStart w:id="4639" w:name="_Toc192183590"/>
      <w:bookmarkStart w:id="4640" w:name="_Toc192335731"/>
      <w:bookmarkStart w:id="4641" w:name="_Toc192406246"/>
      <w:bookmarkStart w:id="4642" w:name="_Toc192408651"/>
      <w:bookmarkStart w:id="4643" w:name="_Toc192409096"/>
      <w:bookmarkStart w:id="4644" w:name="_Toc192496557"/>
      <w:bookmarkStart w:id="4645" w:name="_Toc192502762"/>
      <w:bookmarkStart w:id="4646" w:name="_Toc192509651"/>
      <w:bookmarkStart w:id="4647" w:name="_Toc192510366"/>
      <w:bookmarkStart w:id="4648" w:name="_Toc192516256"/>
      <w:bookmarkStart w:id="4649" w:name="_Toc192579359"/>
      <w:bookmarkStart w:id="4650" w:name="_Toc192581301"/>
      <w:bookmarkStart w:id="4651" w:name="_Toc192581742"/>
      <w:bookmarkStart w:id="4652" w:name="_Toc192762932"/>
      <w:bookmarkStart w:id="4653" w:name="_Toc192765506"/>
      <w:bookmarkStart w:id="4654" w:name="_Toc192766110"/>
      <w:bookmarkStart w:id="4655" w:name="_Toc192782662"/>
      <w:bookmarkStart w:id="4656" w:name="_Toc192783270"/>
      <w:bookmarkStart w:id="4657" w:name="_Toc192851189"/>
      <w:bookmarkStart w:id="4658" w:name="_Toc192929676"/>
      <w:bookmarkStart w:id="4659" w:name="_Toc192935364"/>
      <w:bookmarkStart w:id="4660" w:name="_Toc193016712"/>
      <w:bookmarkStart w:id="4661" w:name="_Toc191379887"/>
      <w:bookmarkStart w:id="4662" w:name="_Toc191479766"/>
      <w:bookmarkStart w:id="4663" w:name="_Toc191550730"/>
      <w:bookmarkStart w:id="4664" w:name="_Toc191554055"/>
      <w:bookmarkStart w:id="4665" w:name="_Toc191554508"/>
      <w:bookmarkStart w:id="4666" w:name="_Toc191556982"/>
      <w:bookmarkStart w:id="4667" w:name="_Toc192069564"/>
      <w:bookmarkStart w:id="4668" w:name="_Toc192069884"/>
      <w:bookmarkStart w:id="4669" w:name="_Toc192070074"/>
      <w:bookmarkStart w:id="4670" w:name="_Toc192152476"/>
      <w:bookmarkStart w:id="4671" w:name="_Toc192183339"/>
      <w:bookmarkStart w:id="4672" w:name="_Toc192183591"/>
      <w:bookmarkStart w:id="4673" w:name="_Toc192335732"/>
      <w:bookmarkStart w:id="4674" w:name="_Toc192406247"/>
      <w:bookmarkStart w:id="4675" w:name="_Toc192408652"/>
      <w:bookmarkStart w:id="4676" w:name="_Toc192409097"/>
      <w:bookmarkStart w:id="4677" w:name="_Toc192496558"/>
      <w:bookmarkStart w:id="4678" w:name="_Toc192502763"/>
      <w:bookmarkStart w:id="4679" w:name="_Toc192509652"/>
      <w:bookmarkStart w:id="4680" w:name="_Toc192510367"/>
      <w:bookmarkStart w:id="4681" w:name="_Toc192516257"/>
      <w:bookmarkStart w:id="4682" w:name="_Toc192579360"/>
      <w:bookmarkStart w:id="4683" w:name="_Toc192581302"/>
      <w:bookmarkStart w:id="4684" w:name="_Toc192581743"/>
      <w:bookmarkStart w:id="4685" w:name="_Toc192762933"/>
      <w:bookmarkStart w:id="4686" w:name="_Toc192765507"/>
      <w:bookmarkStart w:id="4687" w:name="_Toc192766111"/>
      <w:bookmarkStart w:id="4688" w:name="_Toc192782663"/>
      <w:bookmarkStart w:id="4689" w:name="_Toc192783271"/>
      <w:bookmarkStart w:id="4690" w:name="_Toc192851190"/>
      <w:bookmarkStart w:id="4691" w:name="_Toc192929677"/>
      <w:bookmarkStart w:id="4692" w:name="_Toc192935365"/>
      <w:bookmarkStart w:id="4693" w:name="_Toc193016713"/>
      <w:bookmarkStart w:id="4694" w:name="_Toc191379888"/>
      <w:bookmarkStart w:id="4695" w:name="_Toc191479767"/>
      <w:bookmarkStart w:id="4696" w:name="_Toc191550731"/>
      <w:bookmarkStart w:id="4697" w:name="_Toc191554056"/>
      <w:bookmarkStart w:id="4698" w:name="_Toc191554509"/>
      <w:bookmarkStart w:id="4699" w:name="_Toc191556983"/>
      <w:bookmarkStart w:id="4700" w:name="_Toc192069565"/>
      <w:bookmarkStart w:id="4701" w:name="_Toc192069885"/>
      <w:bookmarkStart w:id="4702" w:name="_Toc192070075"/>
      <w:bookmarkStart w:id="4703" w:name="_Toc192152477"/>
      <w:bookmarkStart w:id="4704" w:name="_Toc192183340"/>
      <w:bookmarkStart w:id="4705" w:name="_Toc192183592"/>
      <w:bookmarkStart w:id="4706" w:name="_Toc192335733"/>
      <w:bookmarkStart w:id="4707" w:name="_Toc192406248"/>
      <w:bookmarkStart w:id="4708" w:name="_Toc192408653"/>
      <w:bookmarkStart w:id="4709" w:name="_Toc192409098"/>
      <w:bookmarkStart w:id="4710" w:name="_Toc192496559"/>
      <w:bookmarkStart w:id="4711" w:name="_Toc192502764"/>
      <w:bookmarkStart w:id="4712" w:name="_Toc192509653"/>
      <w:bookmarkStart w:id="4713" w:name="_Toc192510368"/>
      <w:bookmarkStart w:id="4714" w:name="_Toc192516258"/>
      <w:bookmarkStart w:id="4715" w:name="_Toc192579361"/>
      <w:bookmarkStart w:id="4716" w:name="_Toc192581303"/>
      <w:bookmarkStart w:id="4717" w:name="_Toc192581744"/>
      <w:bookmarkStart w:id="4718" w:name="_Toc192762934"/>
      <w:bookmarkStart w:id="4719" w:name="_Toc192765508"/>
      <w:bookmarkStart w:id="4720" w:name="_Toc192766112"/>
      <w:bookmarkStart w:id="4721" w:name="_Toc192782664"/>
      <w:bookmarkStart w:id="4722" w:name="_Toc192783272"/>
      <w:bookmarkStart w:id="4723" w:name="_Toc192851191"/>
      <w:bookmarkStart w:id="4724" w:name="_Toc192929678"/>
      <w:bookmarkStart w:id="4725" w:name="_Toc192935366"/>
      <w:bookmarkStart w:id="4726" w:name="_Toc193016714"/>
      <w:bookmarkStart w:id="4727" w:name="_Toc191379889"/>
      <w:bookmarkStart w:id="4728" w:name="_Toc191479768"/>
      <w:bookmarkStart w:id="4729" w:name="_Toc191550732"/>
      <w:bookmarkStart w:id="4730" w:name="_Toc191554057"/>
      <w:bookmarkStart w:id="4731" w:name="_Toc191554510"/>
      <w:bookmarkStart w:id="4732" w:name="_Toc191556984"/>
      <w:bookmarkStart w:id="4733" w:name="_Toc192069566"/>
      <w:bookmarkStart w:id="4734" w:name="_Toc192069886"/>
      <w:bookmarkStart w:id="4735" w:name="_Toc192070076"/>
      <w:bookmarkStart w:id="4736" w:name="_Toc192152478"/>
      <w:bookmarkStart w:id="4737" w:name="_Toc192183341"/>
      <w:bookmarkStart w:id="4738" w:name="_Toc192183593"/>
      <w:bookmarkStart w:id="4739" w:name="_Toc192335734"/>
      <w:bookmarkStart w:id="4740" w:name="_Toc192406249"/>
      <w:bookmarkStart w:id="4741" w:name="_Toc192408654"/>
      <w:bookmarkStart w:id="4742" w:name="_Toc192409099"/>
      <w:bookmarkStart w:id="4743" w:name="_Toc192496560"/>
      <w:bookmarkStart w:id="4744" w:name="_Toc192502765"/>
      <w:bookmarkStart w:id="4745" w:name="_Toc192509654"/>
      <w:bookmarkStart w:id="4746" w:name="_Toc192510369"/>
      <w:bookmarkStart w:id="4747" w:name="_Toc192516259"/>
      <w:bookmarkStart w:id="4748" w:name="_Toc192579362"/>
      <w:bookmarkStart w:id="4749" w:name="_Toc192581304"/>
      <w:bookmarkStart w:id="4750" w:name="_Toc192581745"/>
      <w:bookmarkStart w:id="4751" w:name="_Toc192762935"/>
      <w:bookmarkStart w:id="4752" w:name="_Toc192765509"/>
      <w:bookmarkStart w:id="4753" w:name="_Toc192766113"/>
      <w:bookmarkStart w:id="4754" w:name="_Toc192782665"/>
      <w:bookmarkStart w:id="4755" w:name="_Toc192783273"/>
      <w:bookmarkStart w:id="4756" w:name="_Toc192851192"/>
      <w:bookmarkStart w:id="4757" w:name="_Toc192929679"/>
      <w:bookmarkStart w:id="4758" w:name="_Toc192935367"/>
      <w:bookmarkStart w:id="4759" w:name="_Toc193016715"/>
      <w:bookmarkStart w:id="4760" w:name="_Toc191379890"/>
      <w:bookmarkStart w:id="4761" w:name="_Toc191479769"/>
      <w:bookmarkStart w:id="4762" w:name="_Toc191550733"/>
      <w:bookmarkStart w:id="4763" w:name="_Toc191554058"/>
      <w:bookmarkStart w:id="4764" w:name="_Toc191554511"/>
      <w:bookmarkStart w:id="4765" w:name="_Toc191556985"/>
      <w:bookmarkStart w:id="4766" w:name="_Toc192069567"/>
      <w:bookmarkStart w:id="4767" w:name="_Toc192069887"/>
      <w:bookmarkStart w:id="4768" w:name="_Toc192070077"/>
      <w:bookmarkStart w:id="4769" w:name="_Toc192152479"/>
      <w:bookmarkStart w:id="4770" w:name="_Toc192183342"/>
      <w:bookmarkStart w:id="4771" w:name="_Toc192183594"/>
      <w:bookmarkStart w:id="4772" w:name="_Toc192335735"/>
      <w:bookmarkStart w:id="4773" w:name="_Toc192406250"/>
      <w:bookmarkStart w:id="4774" w:name="_Toc192408655"/>
      <w:bookmarkStart w:id="4775" w:name="_Toc192409100"/>
      <w:bookmarkStart w:id="4776" w:name="_Toc192496561"/>
      <w:bookmarkStart w:id="4777" w:name="_Toc192502766"/>
      <w:bookmarkStart w:id="4778" w:name="_Toc192509655"/>
      <w:bookmarkStart w:id="4779" w:name="_Toc192510370"/>
      <w:bookmarkStart w:id="4780" w:name="_Toc192516260"/>
      <w:bookmarkStart w:id="4781" w:name="_Toc192579363"/>
      <w:bookmarkStart w:id="4782" w:name="_Toc192581305"/>
      <w:bookmarkStart w:id="4783" w:name="_Toc192581746"/>
      <w:bookmarkStart w:id="4784" w:name="_Toc192762936"/>
      <w:bookmarkStart w:id="4785" w:name="_Toc192765510"/>
      <w:bookmarkStart w:id="4786" w:name="_Toc192766114"/>
      <w:bookmarkStart w:id="4787" w:name="_Toc192782666"/>
      <w:bookmarkStart w:id="4788" w:name="_Toc192783274"/>
      <w:bookmarkStart w:id="4789" w:name="_Toc192851193"/>
      <w:bookmarkStart w:id="4790" w:name="_Toc192929680"/>
      <w:bookmarkStart w:id="4791" w:name="_Toc192935368"/>
      <w:bookmarkStart w:id="4792" w:name="_Toc193016716"/>
      <w:bookmarkStart w:id="4793" w:name="_Toc115680200"/>
      <w:bookmarkStart w:id="4794" w:name="_Toc191379891"/>
      <w:bookmarkStart w:id="4795" w:name="_Toc191479770"/>
      <w:bookmarkStart w:id="4796" w:name="_Toc191550734"/>
      <w:bookmarkStart w:id="4797" w:name="_Toc191554059"/>
      <w:bookmarkStart w:id="4798" w:name="_Toc191554512"/>
      <w:bookmarkStart w:id="4799" w:name="_Toc191556986"/>
      <w:bookmarkStart w:id="4800" w:name="_Toc192069568"/>
      <w:bookmarkStart w:id="4801" w:name="_Toc192069888"/>
      <w:bookmarkStart w:id="4802" w:name="_Toc192070078"/>
      <w:bookmarkStart w:id="4803" w:name="_Toc192152480"/>
      <w:bookmarkStart w:id="4804" w:name="_Toc192183343"/>
      <w:bookmarkStart w:id="4805" w:name="_Toc192183595"/>
      <w:bookmarkStart w:id="4806" w:name="_Toc192335736"/>
      <w:bookmarkStart w:id="4807" w:name="_Toc192406251"/>
      <w:bookmarkStart w:id="4808" w:name="_Toc192408656"/>
      <w:bookmarkStart w:id="4809" w:name="_Toc192409101"/>
      <w:bookmarkStart w:id="4810" w:name="_Toc192496562"/>
      <w:bookmarkStart w:id="4811" w:name="_Toc192502767"/>
      <w:bookmarkStart w:id="4812" w:name="_Toc192509656"/>
      <w:bookmarkStart w:id="4813" w:name="_Toc192510371"/>
      <w:bookmarkStart w:id="4814" w:name="_Toc192516261"/>
      <w:bookmarkStart w:id="4815" w:name="_Toc192579364"/>
      <w:bookmarkStart w:id="4816" w:name="_Toc192581306"/>
      <w:bookmarkStart w:id="4817" w:name="_Toc192581747"/>
      <w:bookmarkStart w:id="4818" w:name="_Toc192762937"/>
      <w:bookmarkStart w:id="4819" w:name="_Toc192765511"/>
      <w:bookmarkStart w:id="4820" w:name="_Toc192766115"/>
      <w:bookmarkStart w:id="4821" w:name="_Toc192782667"/>
      <w:bookmarkStart w:id="4822" w:name="_Toc192783275"/>
      <w:bookmarkStart w:id="4823" w:name="_Toc192851194"/>
      <w:bookmarkStart w:id="4824" w:name="_Toc192929681"/>
      <w:bookmarkStart w:id="4825" w:name="_Toc192935369"/>
      <w:bookmarkStart w:id="4826" w:name="_Toc193016717"/>
      <w:bookmarkStart w:id="4827" w:name="_Toc191379892"/>
      <w:bookmarkStart w:id="4828" w:name="_Toc191479771"/>
      <w:bookmarkStart w:id="4829" w:name="_Toc191550735"/>
      <w:bookmarkStart w:id="4830" w:name="_Toc191554060"/>
      <w:bookmarkStart w:id="4831" w:name="_Toc191554513"/>
      <w:bookmarkStart w:id="4832" w:name="_Toc191556987"/>
      <w:bookmarkStart w:id="4833" w:name="_Toc192069569"/>
      <w:bookmarkStart w:id="4834" w:name="_Toc192069889"/>
      <w:bookmarkStart w:id="4835" w:name="_Toc192070079"/>
      <w:bookmarkStart w:id="4836" w:name="_Toc192152481"/>
      <w:bookmarkStart w:id="4837" w:name="_Toc192183344"/>
      <w:bookmarkStart w:id="4838" w:name="_Toc192183596"/>
      <w:bookmarkStart w:id="4839" w:name="_Toc192335737"/>
      <w:bookmarkStart w:id="4840" w:name="_Toc192406252"/>
      <w:bookmarkStart w:id="4841" w:name="_Toc192408657"/>
      <w:bookmarkStart w:id="4842" w:name="_Toc192409102"/>
      <w:bookmarkStart w:id="4843" w:name="_Toc192496563"/>
      <w:bookmarkStart w:id="4844" w:name="_Toc192502768"/>
      <w:bookmarkStart w:id="4845" w:name="_Toc192509657"/>
      <w:bookmarkStart w:id="4846" w:name="_Toc192510372"/>
      <w:bookmarkStart w:id="4847" w:name="_Toc192516262"/>
      <w:bookmarkStart w:id="4848" w:name="_Toc192579365"/>
      <w:bookmarkStart w:id="4849" w:name="_Toc192581307"/>
      <w:bookmarkStart w:id="4850" w:name="_Toc192581748"/>
      <w:bookmarkStart w:id="4851" w:name="_Toc192762938"/>
      <w:bookmarkStart w:id="4852" w:name="_Toc192765512"/>
      <w:bookmarkStart w:id="4853" w:name="_Toc192766116"/>
      <w:bookmarkStart w:id="4854" w:name="_Toc192782668"/>
      <w:bookmarkStart w:id="4855" w:name="_Toc192783276"/>
      <w:bookmarkStart w:id="4856" w:name="_Toc192851195"/>
      <w:bookmarkStart w:id="4857" w:name="_Toc192929682"/>
      <w:bookmarkStart w:id="4858" w:name="_Toc192935370"/>
      <w:bookmarkStart w:id="4859" w:name="_Toc193016718"/>
      <w:bookmarkStart w:id="4860" w:name="_Toc190771521"/>
      <w:bookmarkStart w:id="4861" w:name="_Toc190932555"/>
      <w:bookmarkStart w:id="4862" w:name="_Toc191379893"/>
      <w:bookmarkStart w:id="4863" w:name="_Toc191479772"/>
      <w:bookmarkStart w:id="4864" w:name="_Toc191550736"/>
      <w:bookmarkStart w:id="4865" w:name="_Toc191554061"/>
      <w:bookmarkStart w:id="4866" w:name="_Toc191554514"/>
      <w:bookmarkStart w:id="4867" w:name="_Toc191556988"/>
      <w:bookmarkStart w:id="4868" w:name="_Toc192069570"/>
      <w:bookmarkStart w:id="4869" w:name="_Toc192069890"/>
      <w:bookmarkStart w:id="4870" w:name="_Toc192070080"/>
      <w:bookmarkStart w:id="4871" w:name="_Toc192152482"/>
      <w:bookmarkStart w:id="4872" w:name="_Toc192183345"/>
      <w:bookmarkStart w:id="4873" w:name="_Toc192183597"/>
      <w:bookmarkStart w:id="4874" w:name="_Toc192335738"/>
      <w:bookmarkStart w:id="4875" w:name="_Toc192406253"/>
      <w:bookmarkStart w:id="4876" w:name="_Toc192408658"/>
      <w:bookmarkStart w:id="4877" w:name="_Toc192409103"/>
      <w:bookmarkStart w:id="4878" w:name="_Toc192496564"/>
      <w:bookmarkStart w:id="4879" w:name="_Toc192502769"/>
      <w:bookmarkStart w:id="4880" w:name="_Toc192509658"/>
      <w:bookmarkStart w:id="4881" w:name="_Toc192510373"/>
      <w:bookmarkStart w:id="4882" w:name="_Toc192516263"/>
      <w:bookmarkStart w:id="4883" w:name="_Toc192579366"/>
      <w:bookmarkStart w:id="4884" w:name="_Toc192581308"/>
      <w:bookmarkStart w:id="4885" w:name="_Toc192581749"/>
      <w:bookmarkStart w:id="4886" w:name="_Toc192762939"/>
      <w:bookmarkStart w:id="4887" w:name="_Toc192765513"/>
      <w:bookmarkStart w:id="4888" w:name="_Toc192766117"/>
      <w:bookmarkStart w:id="4889" w:name="_Toc192782669"/>
      <w:bookmarkStart w:id="4890" w:name="_Toc192783277"/>
      <w:bookmarkStart w:id="4891" w:name="_Toc192851196"/>
      <w:bookmarkStart w:id="4892" w:name="_Toc192929683"/>
      <w:bookmarkStart w:id="4893" w:name="_Toc192935371"/>
      <w:bookmarkStart w:id="4894" w:name="_Toc193016719"/>
      <w:bookmarkStart w:id="4895" w:name="_Toc190771522"/>
      <w:bookmarkStart w:id="4896" w:name="_Toc190932556"/>
      <w:bookmarkStart w:id="4897" w:name="_Toc191379894"/>
      <w:bookmarkStart w:id="4898" w:name="_Toc191479773"/>
      <w:bookmarkStart w:id="4899" w:name="_Toc191550737"/>
      <w:bookmarkStart w:id="4900" w:name="_Toc191554062"/>
      <w:bookmarkStart w:id="4901" w:name="_Toc191554515"/>
      <w:bookmarkStart w:id="4902" w:name="_Toc191556989"/>
      <w:bookmarkStart w:id="4903" w:name="_Toc192069571"/>
      <w:bookmarkStart w:id="4904" w:name="_Toc192069891"/>
      <w:bookmarkStart w:id="4905" w:name="_Toc192070081"/>
      <w:bookmarkStart w:id="4906" w:name="_Toc192152483"/>
      <w:bookmarkStart w:id="4907" w:name="_Toc192183346"/>
      <w:bookmarkStart w:id="4908" w:name="_Toc192183598"/>
      <w:bookmarkStart w:id="4909" w:name="_Toc192335739"/>
      <w:bookmarkStart w:id="4910" w:name="_Toc192406254"/>
      <w:bookmarkStart w:id="4911" w:name="_Toc192408659"/>
      <w:bookmarkStart w:id="4912" w:name="_Toc192409104"/>
      <w:bookmarkStart w:id="4913" w:name="_Toc192496565"/>
      <w:bookmarkStart w:id="4914" w:name="_Toc192502770"/>
      <w:bookmarkStart w:id="4915" w:name="_Toc192509659"/>
      <w:bookmarkStart w:id="4916" w:name="_Toc192510374"/>
      <w:bookmarkStart w:id="4917" w:name="_Toc192516264"/>
      <w:bookmarkStart w:id="4918" w:name="_Toc192579367"/>
      <w:bookmarkStart w:id="4919" w:name="_Toc192581309"/>
      <w:bookmarkStart w:id="4920" w:name="_Toc192581750"/>
      <w:bookmarkStart w:id="4921" w:name="_Toc192762940"/>
      <w:bookmarkStart w:id="4922" w:name="_Toc192765514"/>
      <w:bookmarkStart w:id="4923" w:name="_Toc192766118"/>
      <w:bookmarkStart w:id="4924" w:name="_Toc192782670"/>
      <w:bookmarkStart w:id="4925" w:name="_Toc192783278"/>
      <w:bookmarkStart w:id="4926" w:name="_Toc192851197"/>
      <w:bookmarkStart w:id="4927" w:name="_Toc192929684"/>
      <w:bookmarkStart w:id="4928" w:name="_Toc192935372"/>
      <w:bookmarkStart w:id="4929" w:name="_Toc193016720"/>
      <w:bookmarkStart w:id="4930" w:name="_Toc190771523"/>
      <w:bookmarkStart w:id="4931" w:name="_Toc190932557"/>
      <w:bookmarkStart w:id="4932" w:name="_Toc191379895"/>
      <w:bookmarkStart w:id="4933" w:name="_Toc191479774"/>
      <w:bookmarkStart w:id="4934" w:name="_Toc191550738"/>
      <w:bookmarkStart w:id="4935" w:name="_Toc191554063"/>
      <w:bookmarkStart w:id="4936" w:name="_Toc191554516"/>
      <w:bookmarkStart w:id="4937" w:name="_Toc191556990"/>
      <w:bookmarkStart w:id="4938" w:name="_Toc192069572"/>
      <w:bookmarkStart w:id="4939" w:name="_Toc192069892"/>
      <w:bookmarkStart w:id="4940" w:name="_Toc192070082"/>
      <w:bookmarkStart w:id="4941" w:name="_Toc192152484"/>
      <w:bookmarkStart w:id="4942" w:name="_Toc192183347"/>
      <w:bookmarkStart w:id="4943" w:name="_Toc192183599"/>
      <w:bookmarkStart w:id="4944" w:name="_Toc192335740"/>
      <w:bookmarkStart w:id="4945" w:name="_Toc192406255"/>
      <w:bookmarkStart w:id="4946" w:name="_Toc192408660"/>
      <w:bookmarkStart w:id="4947" w:name="_Toc192409105"/>
      <w:bookmarkStart w:id="4948" w:name="_Toc192496566"/>
      <w:bookmarkStart w:id="4949" w:name="_Toc192502771"/>
      <w:bookmarkStart w:id="4950" w:name="_Toc192509660"/>
      <w:bookmarkStart w:id="4951" w:name="_Toc192510375"/>
      <w:bookmarkStart w:id="4952" w:name="_Toc192516265"/>
      <w:bookmarkStart w:id="4953" w:name="_Toc192579368"/>
      <w:bookmarkStart w:id="4954" w:name="_Toc192581310"/>
      <w:bookmarkStart w:id="4955" w:name="_Toc192581751"/>
      <w:bookmarkStart w:id="4956" w:name="_Toc192762941"/>
      <w:bookmarkStart w:id="4957" w:name="_Toc192765515"/>
      <w:bookmarkStart w:id="4958" w:name="_Toc192766119"/>
      <w:bookmarkStart w:id="4959" w:name="_Toc192782671"/>
      <w:bookmarkStart w:id="4960" w:name="_Toc192783279"/>
      <w:bookmarkStart w:id="4961" w:name="_Toc192851198"/>
      <w:bookmarkStart w:id="4962" w:name="_Toc192929685"/>
      <w:bookmarkStart w:id="4963" w:name="_Toc192935373"/>
      <w:bookmarkStart w:id="4964" w:name="_Toc193016721"/>
      <w:bookmarkStart w:id="4965" w:name="_Toc190771524"/>
      <w:bookmarkStart w:id="4966" w:name="_Toc190932558"/>
      <w:bookmarkStart w:id="4967" w:name="_Toc191379896"/>
      <w:bookmarkStart w:id="4968" w:name="_Toc191479775"/>
      <w:bookmarkStart w:id="4969" w:name="_Toc191550739"/>
      <w:bookmarkStart w:id="4970" w:name="_Toc191554064"/>
      <w:bookmarkStart w:id="4971" w:name="_Toc191554517"/>
      <w:bookmarkStart w:id="4972" w:name="_Toc191556991"/>
      <w:bookmarkStart w:id="4973" w:name="_Toc192069573"/>
      <w:bookmarkStart w:id="4974" w:name="_Toc192069893"/>
      <w:bookmarkStart w:id="4975" w:name="_Toc192070083"/>
      <w:bookmarkStart w:id="4976" w:name="_Toc192152485"/>
      <w:bookmarkStart w:id="4977" w:name="_Toc192183348"/>
      <w:bookmarkStart w:id="4978" w:name="_Toc192183600"/>
      <w:bookmarkStart w:id="4979" w:name="_Toc192335741"/>
      <w:bookmarkStart w:id="4980" w:name="_Toc192406256"/>
      <w:bookmarkStart w:id="4981" w:name="_Toc192408661"/>
      <w:bookmarkStart w:id="4982" w:name="_Toc192409106"/>
      <w:bookmarkStart w:id="4983" w:name="_Toc192496567"/>
      <w:bookmarkStart w:id="4984" w:name="_Toc192502772"/>
      <w:bookmarkStart w:id="4985" w:name="_Toc192509661"/>
      <w:bookmarkStart w:id="4986" w:name="_Toc192510376"/>
      <w:bookmarkStart w:id="4987" w:name="_Toc192516266"/>
      <w:bookmarkStart w:id="4988" w:name="_Toc192579369"/>
      <w:bookmarkStart w:id="4989" w:name="_Toc192581311"/>
      <w:bookmarkStart w:id="4990" w:name="_Toc192581752"/>
      <w:bookmarkStart w:id="4991" w:name="_Toc192762942"/>
      <w:bookmarkStart w:id="4992" w:name="_Toc192765516"/>
      <w:bookmarkStart w:id="4993" w:name="_Toc192766120"/>
      <w:bookmarkStart w:id="4994" w:name="_Toc192782672"/>
      <w:bookmarkStart w:id="4995" w:name="_Toc192783280"/>
      <w:bookmarkStart w:id="4996" w:name="_Toc192851199"/>
      <w:bookmarkStart w:id="4997" w:name="_Toc192929686"/>
      <w:bookmarkStart w:id="4998" w:name="_Toc192935374"/>
      <w:bookmarkStart w:id="4999" w:name="_Toc193016722"/>
      <w:bookmarkStart w:id="5000" w:name="_Toc190771525"/>
      <w:bookmarkStart w:id="5001" w:name="_Toc190932559"/>
      <w:bookmarkStart w:id="5002" w:name="_Toc191379897"/>
      <w:bookmarkStart w:id="5003" w:name="_Toc191479776"/>
      <w:bookmarkStart w:id="5004" w:name="_Toc191550740"/>
      <w:bookmarkStart w:id="5005" w:name="_Toc191554065"/>
      <w:bookmarkStart w:id="5006" w:name="_Toc191554518"/>
      <w:bookmarkStart w:id="5007" w:name="_Toc191556992"/>
      <w:bookmarkStart w:id="5008" w:name="_Toc192069574"/>
      <w:bookmarkStart w:id="5009" w:name="_Toc192069894"/>
      <w:bookmarkStart w:id="5010" w:name="_Toc192070084"/>
      <w:bookmarkStart w:id="5011" w:name="_Toc192152486"/>
      <w:bookmarkStart w:id="5012" w:name="_Toc192183349"/>
      <w:bookmarkStart w:id="5013" w:name="_Toc192183601"/>
      <w:bookmarkStart w:id="5014" w:name="_Toc192335742"/>
      <w:bookmarkStart w:id="5015" w:name="_Toc192406257"/>
      <w:bookmarkStart w:id="5016" w:name="_Toc192408662"/>
      <w:bookmarkStart w:id="5017" w:name="_Toc192409107"/>
      <w:bookmarkStart w:id="5018" w:name="_Toc192496568"/>
      <w:bookmarkStart w:id="5019" w:name="_Toc192502773"/>
      <w:bookmarkStart w:id="5020" w:name="_Toc192509662"/>
      <w:bookmarkStart w:id="5021" w:name="_Toc192510377"/>
      <w:bookmarkStart w:id="5022" w:name="_Toc192516267"/>
      <w:bookmarkStart w:id="5023" w:name="_Toc192579370"/>
      <w:bookmarkStart w:id="5024" w:name="_Toc192581312"/>
      <w:bookmarkStart w:id="5025" w:name="_Toc192581753"/>
      <w:bookmarkStart w:id="5026" w:name="_Toc192762943"/>
      <w:bookmarkStart w:id="5027" w:name="_Toc192765517"/>
      <w:bookmarkStart w:id="5028" w:name="_Toc192766121"/>
      <w:bookmarkStart w:id="5029" w:name="_Toc192782673"/>
      <w:bookmarkStart w:id="5030" w:name="_Toc192783281"/>
      <w:bookmarkStart w:id="5031" w:name="_Toc192851200"/>
      <w:bookmarkStart w:id="5032" w:name="_Toc192929687"/>
      <w:bookmarkStart w:id="5033" w:name="_Toc192935375"/>
      <w:bookmarkStart w:id="5034" w:name="_Toc193016723"/>
      <w:bookmarkStart w:id="5035" w:name="_Toc190771526"/>
      <w:bookmarkStart w:id="5036" w:name="_Toc190932560"/>
      <w:bookmarkStart w:id="5037" w:name="_Toc191379898"/>
      <w:bookmarkStart w:id="5038" w:name="_Toc191479777"/>
      <w:bookmarkStart w:id="5039" w:name="_Toc191550741"/>
      <w:bookmarkStart w:id="5040" w:name="_Toc191554066"/>
      <w:bookmarkStart w:id="5041" w:name="_Toc191554519"/>
      <w:bookmarkStart w:id="5042" w:name="_Toc191556993"/>
      <w:bookmarkStart w:id="5043" w:name="_Toc192069575"/>
      <w:bookmarkStart w:id="5044" w:name="_Toc192069895"/>
      <w:bookmarkStart w:id="5045" w:name="_Toc192070085"/>
      <w:bookmarkStart w:id="5046" w:name="_Toc192152487"/>
      <w:bookmarkStart w:id="5047" w:name="_Toc192183350"/>
      <w:bookmarkStart w:id="5048" w:name="_Toc192183602"/>
      <w:bookmarkStart w:id="5049" w:name="_Toc192335743"/>
      <w:bookmarkStart w:id="5050" w:name="_Toc192406258"/>
      <w:bookmarkStart w:id="5051" w:name="_Toc192408663"/>
      <w:bookmarkStart w:id="5052" w:name="_Toc192409108"/>
      <w:bookmarkStart w:id="5053" w:name="_Toc192496569"/>
      <w:bookmarkStart w:id="5054" w:name="_Toc192502774"/>
      <w:bookmarkStart w:id="5055" w:name="_Toc192509663"/>
      <w:bookmarkStart w:id="5056" w:name="_Toc192510378"/>
      <w:bookmarkStart w:id="5057" w:name="_Toc192516268"/>
      <w:bookmarkStart w:id="5058" w:name="_Toc192579371"/>
      <w:bookmarkStart w:id="5059" w:name="_Toc192581313"/>
      <w:bookmarkStart w:id="5060" w:name="_Toc192581754"/>
      <w:bookmarkStart w:id="5061" w:name="_Toc192762944"/>
      <w:bookmarkStart w:id="5062" w:name="_Toc192765518"/>
      <w:bookmarkStart w:id="5063" w:name="_Toc192766122"/>
      <w:bookmarkStart w:id="5064" w:name="_Toc192782674"/>
      <w:bookmarkStart w:id="5065" w:name="_Toc192783282"/>
      <w:bookmarkStart w:id="5066" w:name="_Toc192851201"/>
      <w:bookmarkStart w:id="5067" w:name="_Toc192929688"/>
      <w:bookmarkStart w:id="5068" w:name="_Toc192935376"/>
      <w:bookmarkStart w:id="5069" w:name="_Toc193016724"/>
      <w:bookmarkStart w:id="5070" w:name="_Toc190771527"/>
      <w:bookmarkStart w:id="5071" w:name="_Toc190932561"/>
      <w:bookmarkStart w:id="5072" w:name="_Toc191379899"/>
      <w:bookmarkStart w:id="5073" w:name="_Toc191479778"/>
      <w:bookmarkStart w:id="5074" w:name="_Toc191550742"/>
      <w:bookmarkStart w:id="5075" w:name="_Toc191554067"/>
      <w:bookmarkStart w:id="5076" w:name="_Toc191554520"/>
      <w:bookmarkStart w:id="5077" w:name="_Toc191556994"/>
      <w:bookmarkStart w:id="5078" w:name="_Toc192069576"/>
      <w:bookmarkStart w:id="5079" w:name="_Toc192069896"/>
      <w:bookmarkStart w:id="5080" w:name="_Toc192070086"/>
      <w:bookmarkStart w:id="5081" w:name="_Toc192152488"/>
      <w:bookmarkStart w:id="5082" w:name="_Toc192183351"/>
      <w:bookmarkStart w:id="5083" w:name="_Toc192183603"/>
      <w:bookmarkStart w:id="5084" w:name="_Toc192335744"/>
      <w:bookmarkStart w:id="5085" w:name="_Toc192406259"/>
      <w:bookmarkStart w:id="5086" w:name="_Toc192408664"/>
      <w:bookmarkStart w:id="5087" w:name="_Toc192409109"/>
      <w:bookmarkStart w:id="5088" w:name="_Toc192496570"/>
      <w:bookmarkStart w:id="5089" w:name="_Toc192502775"/>
      <w:bookmarkStart w:id="5090" w:name="_Toc192509664"/>
      <w:bookmarkStart w:id="5091" w:name="_Toc192510379"/>
      <w:bookmarkStart w:id="5092" w:name="_Toc192516269"/>
      <w:bookmarkStart w:id="5093" w:name="_Toc192579372"/>
      <w:bookmarkStart w:id="5094" w:name="_Toc192581314"/>
      <w:bookmarkStart w:id="5095" w:name="_Toc192581755"/>
      <w:bookmarkStart w:id="5096" w:name="_Toc192762945"/>
      <w:bookmarkStart w:id="5097" w:name="_Toc192765519"/>
      <w:bookmarkStart w:id="5098" w:name="_Toc192766123"/>
      <w:bookmarkStart w:id="5099" w:name="_Toc192782675"/>
      <w:bookmarkStart w:id="5100" w:name="_Toc192783283"/>
      <w:bookmarkStart w:id="5101" w:name="_Toc192851202"/>
      <w:bookmarkStart w:id="5102" w:name="_Toc192929689"/>
      <w:bookmarkStart w:id="5103" w:name="_Toc192935377"/>
      <w:bookmarkStart w:id="5104" w:name="_Toc193016725"/>
      <w:bookmarkStart w:id="5105" w:name="_Toc190771528"/>
      <w:bookmarkStart w:id="5106" w:name="_Toc190932562"/>
      <w:bookmarkStart w:id="5107" w:name="_Toc191379900"/>
      <w:bookmarkStart w:id="5108" w:name="_Toc191479779"/>
      <w:bookmarkStart w:id="5109" w:name="_Toc191550743"/>
      <w:bookmarkStart w:id="5110" w:name="_Toc191554068"/>
      <w:bookmarkStart w:id="5111" w:name="_Toc191554521"/>
      <w:bookmarkStart w:id="5112" w:name="_Toc191556995"/>
      <w:bookmarkStart w:id="5113" w:name="_Toc192069577"/>
      <w:bookmarkStart w:id="5114" w:name="_Toc192069897"/>
      <w:bookmarkStart w:id="5115" w:name="_Toc192070087"/>
      <w:bookmarkStart w:id="5116" w:name="_Toc192152489"/>
      <w:bookmarkStart w:id="5117" w:name="_Toc192183352"/>
      <w:bookmarkStart w:id="5118" w:name="_Toc192183604"/>
      <w:bookmarkStart w:id="5119" w:name="_Toc192335745"/>
      <w:bookmarkStart w:id="5120" w:name="_Toc192406260"/>
      <w:bookmarkStart w:id="5121" w:name="_Toc192408665"/>
      <w:bookmarkStart w:id="5122" w:name="_Toc192409110"/>
      <w:bookmarkStart w:id="5123" w:name="_Toc192496571"/>
      <w:bookmarkStart w:id="5124" w:name="_Toc192502776"/>
      <w:bookmarkStart w:id="5125" w:name="_Toc192509665"/>
      <w:bookmarkStart w:id="5126" w:name="_Toc192510380"/>
      <w:bookmarkStart w:id="5127" w:name="_Toc192516270"/>
      <w:bookmarkStart w:id="5128" w:name="_Toc192579373"/>
      <w:bookmarkStart w:id="5129" w:name="_Toc192581315"/>
      <w:bookmarkStart w:id="5130" w:name="_Toc192581756"/>
      <w:bookmarkStart w:id="5131" w:name="_Toc192762946"/>
      <w:bookmarkStart w:id="5132" w:name="_Toc192765520"/>
      <w:bookmarkStart w:id="5133" w:name="_Toc192766124"/>
      <w:bookmarkStart w:id="5134" w:name="_Toc192782676"/>
      <w:bookmarkStart w:id="5135" w:name="_Toc192783284"/>
      <w:bookmarkStart w:id="5136" w:name="_Toc192851203"/>
      <w:bookmarkStart w:id="5137" w:name="_Toc192929690"/>
      <w:bookmarkStart w:id="5138" w:name="_Toc192935378"/>
      <w:bookmarkStart w:id="5139" w:name="_Toc193016726"/>
      <w:bookmarkStart w:id="5140" w:name="_Toc191379901"/>
      <w:bookmarkStart w:id="5141" w:name="_Toc191479780"/>
      <w:bookmarkStart w:id="5142" w:name="_Toc191550744"/>
      <w:bookmarkStart w:id="5143" w:name="_Toc191554069"/>
      <w:bookmarkStart w:id="5144" w:name="_Toc191554522"/>
      <w:bookmarkStart w:id="5145" w:name="_Toc191556996"/>
      <w:bookmarkStart w:id="5146" w:name="_Toc192069578"/>
      <w:bookmarkStart w:id="5147" w:name="_Toc192069898"/>
      <w:bookmarkStart w:id="5148" w:name="_Toc192070088"/>
      <w:bookmarkStart w:id="5149" w:name="_Toc192152490"/>
      <w:bookmarkStart w:id="5150" w:name="_Toc192183353"/>
      <w:bookmarkStart w:id="5151" w:name="_Toc192183605"/>
      <w:bookmarkStart w:id="5152" w:name="_Toc192335746"/>
      <w:bookmarkStart w:id="5153" w:name="_Toc192406261"/>
      <w:bookmarkStart w:id="5154" w:name="_Toc192408666"/>
      <w:bookmarkStart w:id="5155" w:name="_Toc192409111"/>
      <w:bookmarkStart w:id="5156" w:name="_Toc192496572"/>
      <w:bookmarkStart w:id="5157" w:name="_Toc192502777"/>
      <w:bookmarkStart w:id="5158" w:name="_Toc192509666"/>
      <w:bookmarkStart w:id="5159" w:name="_Toc192510381"/>
      <w:bookmarkStart w:id="5160" w:name="_Toc192516271"/>
      <w:bookmarkStart w:id="5161" w:name="_Toc192579374"/>
      <w:bookmarkStart w:id="5162" w:name="_Toc192581316"/>
      <w:bookmarkStart w:id="5163" w:name="_Toc192581757"/>
      <w:bookmarkStart w:id="5164" w:name="_Toc192762947"/>
      <w:bookmarkStart w:id="5165" w:name="_Toc192765521"/>
      <w:bookmarkStart w:id="5166" w:name="_Toc192766125"/>
      <w:bookmarkStart w:id="5167" w:name="_Toc192782677"/>
      <w:bookmarkStart w:id="5168" w:name="_Toc192783285"/>
      <w:bookmarkStart w:id="5169" w:name="_Toc192851204"/>
      <w:bookmarkStart w:id="5170" w:name="_Toc192929691"/>
      <w:bookmarkStart w:id="5171" w:name="_Toc192935379"/>
      <w:bookmarkStart w:id="5172" w:name="_Toc193016727"/>
      <w:bookmarkStart w:id="5173" w:name="_Toc191379902"/>
      <w:bookmarkStart w:id="5174" w:name="_Toc191479781"/>
      <w:bookmarkStart w:id="5175" w:name="_Toc191550745"/>
      <w:bookmarkStart w:id="5176" w:name="_Toc191554070"/>
      <w:bookmarkStart w:id="5177" w:name="_Toc191554523"/>
      <w:bookmarkStart w:id="5178" w:name="_Toc191556997"/>
      <w:bookmarkStart w:id="5179" w:name="_Toc192069579"/>
      <w:bookmarkStart w:id="5180" w:name="_Toc192069899"/>
      <w:bookmarkStart w:id="5181" w:name="_Toc192070089"/>
      <w:bookmarkStart w:id="5182" w:name="_Toc192152491"/>
      <w:bookmarkStart w:id="5183" w:name="_Toc192183354"/>
      <w:bookmarkStart w:id="5184" w:name="_Toc192183606"/>
      <w:bookmarkStart w:id="5185" w:name="_Toc192335747"/>
      <w:bookmarkStart w:id="5186" w:name="_Toc192406262"/>
      <w:bookmarkStart w:id="5187" w:name="_Toc192408667"/>
      <w:bookmarkStart w:id="5188" w:name="_Toc192409112"/>
      <w:bookmarkStart w:id="5189" w:name="_Toc192496573"/>
      <w:bookmarkStart w:id="5190" w:name="_Toc192502778"/>
      <w:bookmarkStart w:id="5191" w:name="_Toc192509667"/>
      <w:bookmarkStart w:id="5192" w:name="_Toc192510382"/>
      <w:bookmarkStart w:id="5193" w:name="_Toc192516272"/>
      <w:bookmarkStart w:id="5194" w:name="_Toc192579375"/>
      <w:bookmarkStart w:id="5195" w:name="_Toc192581317"/>
      <w:bookmarkStart w:id="5196" w:name="_Toc192581758"/>
      <w:bookmarkStart w:id="5197" w:name="_Toc192762948"/>
      <w:bookmarkStart w:id="5198" w:name="_Toc192765522"/>
      <w:bookmarkStart w:id="5199" w:name="_Toc192766126"/>
      <w:bookmarkStart w:id="5200" w:name="_Toc192782678"/>
      <w:bookmarkStart w:id="5201" w:name="_Toc192783286"/>
      <w:bookmarkStart w:id="5202" w:name="_Toc192851205"/>
      <w:bookmarkStart w:id="5203" w:name="_Toc192929692"/>
      <w:bookmarkStart w:id="5204" w:name="_Toc192935380"/>
      <w:bookmarkStart w:id="5205" w:name="_Toc193016728"/>
      <w:bookmarkStart w:id="5206" w:name="_Toc191379903"/>
      <w:bookmarkStart w:id="5207" w:name="_Toc191479782"/>
      <w:bookmarkStart w:id="5208" w:name="_Toc191550746"/>
      <w:bookmarkStart w:id="5209" w:name="_Toc191554071"/>
      <w:bookmarkStart w:id="5210" w:name="_Toc191554524"/>
      <w:bookmarkStart w:id="5211" w:name="_Toc191556998"/>
      <w:bookmarkStart w:id="5212" w:name="_Toc192069580"/>
      <w:bookmarkStart w:id="5213" w:name="_Toc192069900"/>
      <w:bookmarkStart w:id="5214" w:name="_Toc192070090"/>
      <w:bookmarkStart w:id="5215" w:name="_Toc192152492"/>
      <w:bookmarkStart w:id="5216" w:name="_Toc192183355"/>
      <w:bookmarkStart w:id="5217" w:name="_Toc192183607"/>
      <w:bookmarkStart w:id="5218" w:name="_Toc192335748"/>
      <w:bookmarkStart w:id="5219" w:name="_Toc192406263"/>
      <w:bookmarkStart w:id="5220" w:name="_Toc192408668"/>
      <w:bookmarkStart w:id="5221" w:name="_Toc192409113"/>
      <w:bookmarkStart w:id="5222" w:name="_Toc192496574"/>
      <w:bookmarkStart w:id="5223" w:name="_Toc192502779"/>
      <w:bookmarkStart w:id="5224" w:name="_Toc192509668"/>
      <w:bookmarkStart w:id="5225" w:name="_Toc192510383"/>
      <w:bookmarkStart w:id="5226" w:name="_Toc192516273"/>
      <w:bookmarkStart w:id="5227" w:name="_Toc192579376"/>
      <w:bookmarkStart w:id="5228" w:name="_Toc192581318"/>
      <w:bookmarkStart w:id="5229" w:name="_Toc192581759"/>
      <w:bookmarkStart w:id="5230" w:name="_Toc192762949"/>
      <w:bookmarkStart w:id="5231" w:name="_Toc192765523"/>
      <w:bookmarkStart w:id="5232" w:name="_Toc192766127"/>
      <w:bookmarkStart w:id="5233" w:name="_Toc192782679"/>
      <w:bookmarkStart w:id="5234" w:name="_Toc192783287"/>
      <w:bookmarkStart w:id="5235" w:name="_Toc192851206"/>
      <w:bookmarkStart w:id="5236" w:name="_Toc192929693"/>
      <w:bookmarkStart w:id="5237" w:name="_Toc192935381"/>
      <w:bookmarkStart w:id="5238" w:name="_Toc193016729"/>
      <w:bookmarkStart w:id="5239" w:name="_Toc191379904"/>
      <w:bookmarkStart w:id="5240" w:name="_Toc191479783"/>
      <w:bookmarkStart w:id="5241" w:name="_Toc191550747"/>
      <w:bookmarkStart w:id="5242" w:name="_Toc191554072"/>
      <w:bookmarkStart w:id="5243" w:name="_Toc191554525"/>
      <w:bookmarkStart w:id="5244" w:name="_Toc191556999"/>
      <w:bookmarkStart w:id="5245" w:name="_Toc192069581"/>
      <w:bookmarkStart w:id="5246" w:name="_Toc192069901"/>
      <w:bookmarkStart w:id="5247" w:name="_Toc192070091"/>
      <w:bookmarkStart w:id="5248" w:name="_Toc192152493"/>
      <w:bookmarkStart w:id="5249" w:name="_Toc192183356"/>
      <w:bookmarkStart w:id="5250" w:name="_Toc192183608"/>
      <w:bookmarkStart w:id="5251" w:name="_Toc192335749"/>
      <w:bookmarkStart w:id="5252" w:name="_Toc192406264"/>
      <w:bookmarkStart w:id="5253" w:name="_Toc192408669"/>
      <w:bookmarkStart w:id="5254" w:name="_Toc192409114"/>
      <w:bookmarkStart w:id="5255" w:name="_Toc192496575"/>
      <w:bookmarkStart w:id="5256" w:name="_Toc192502780"/>
      <w:bookmarkStart w:id="5257" w:name="_Toc192509669"/>
      <w:bookmarkStart w:id="5258" w:name="_Toc192510384"/>
      <w:bookmarkStart w:id="5259" w:name="_Toc192516274"/>
      <w:bookmarkStart w:id="5260" w:name="_Toc192579377"/>
      <w:bookmarkStart w:id="5261" w:name="_Toc192581319"/>
      <w:bookmarkStart w:id="5262" w:name="_Toc192581760"/>
      <w:bookmarkStart w:id="5263" w:name="_Toc192762950"/>
      <w:bookmarkStart w:id="5264" w:name="_Toc192765524"/>
      <w:bookmarkStart w:id="5265" w:name="_Toc192766128"/>
      <w:bookmarkStart w:id="5266" w:name="_Toc192782680"/>
      <w:bookmarkStart w:id="5267" w:name="_Toc192783288"/>
      <w:bookmarkStart w:id="5268" w:name="_Toc192851207"/>
      <w:bookmarkStart w:id="5269" w:name="_Toc192929694"/>
      <w:bookmarkStart w:id="5270" w:name="_Toc192935382"/>
      <w:bookmarkStart w:id="5271" w:name="_Toc193016730"/>
      <w:bookmarkStart w:id="5272" w:name="_Toc191379905"/>
      <w:bookmarkStart w:id="5273" w:name="_Toc191479784"/>
      <w:bookmarkStart w:id="5274" w:name="_Toc191550748"/>
      <w:bookmarkStart w:id="5275" w:name="_Toc191554073"/>
      <w:bookmarkStart w:id="5276" w:name="_Toc191554526"/>
      <w:bookmarkStart w:id="5277" w:name="_Toc191557000"/>
      <w:bookmarkStart w:id="5278" w:name="_Toc192069582"/>
      <w:bookmarkStart w:id="5279" w:name="_Toc192069902"/>
      <w:bookmarkStart w:id="5280" w:name="_Toc192070092"/>
      <w:bookmarkStart w:id="5281" w:name="_Toc192152494"/>
      <w:bookmarkStart w:id="5282" w:name="_Toc192183357"/>
      <w:bookmarkStart w:id="5283" w:name="_Toc192183609"/>
      <w:bookmarkStart w:id="5284" w:name="_Toc192335750"/>
      <w:bookmarkStart w:id="5285" w:name="_Toc192406265"/>
      <w:bookmarkStart w:id="5286" w:name="_Toc192408670"/>
      <w:bookmarkStart w:id="5287" w:name="_Toc192409115"/>
      <w:bookmarkStart w:id="5288" w:name="_Toc192496576"/>
      <w:bookmarkStart w:id="5289" w:name="_Toc192502781"/>
      <w:bookmarkStart w:id="5290" w:name="_Toc192509670"/>
      <w:bookmarkStart w:id="5291" w:name="_Toc192510385"/>
      <w:bookmarkStart w:id="5292" w:name="_Toc192516275"/>
      <w:bookmarkStart w:id="5293" w:name="_Toc192579378"/>
      <w:bookmarkStart w:id="5294" w:name="_Toc192581320"/>
      <w:bookmarkStart w:id="5295" w:name="_Toc192581761"/>
      <w:bookmarkStart w:id="5296" w:name="_Toc192762951"/>
      <w:bookmarkStart w:id="5297" w:name="_Toc192765525"/>
      <w:bookmarkStart w:id="5298" w:name="_Toc192766129"/>
      <w:bookmarkStart w:id="5299" w:name="_Toc192782681"/>
      <w:bookmarkStart w:id="5300" w:name="_Toc192783289"/>
      <w:bookmarkStart w:id="5301" w:name="_Toc192851208"/>
      <w:bookmarkStart w:id="5302" w:name="_Toc192929695"/>
      <w:bookmarkStart w:id="5303" w:name="_Toc192935383"/>
      <w:bookmarkStart w:id="5304" w:name="_Toc193016731"/>
      <w:bookmarkStart w:id="5305" w:name="_Toc191379906"/>
      <w:bookmarkStart w:id="5306" w:name="_Toc191479785"/>
      <w:bookmarkStart w:id="5307" w:name="_Toc191550749"/>
      <w:bookmarkStart w:id="5308" w:name="_Toc191554074"/>
      <w:bookmarkStart w:id="5309" w:name="_Toc191554527"/>
      <w:bookmarkStart w:id="5310" w:name="_Toc191557001"/>
      <w:bookmarkStart w:id="5311" w:name="_Toc192069583"/>
      <w:bookmarkStart w:id="5312" w:name="_Toc192069903"/>
      <w:bookmarkStart w:id="5313" w:name="_Toc192070093"/>
      <w:bookmarkStart w:id="5314" w:name="_Toc192152495"/>
      <w:bookmarkStart w:id="5315" w:name="_Toc192183358"/>
      <w:bookmarkStart w:id="5316" w:name="_Toc192183610"/>
      <w:bookmarkStart w:id="5317" w:name="_Toc192335751"/>
      <w:bookmarkStart w:id="5318" w:name="_Toc192406266"/>
      <w:bookmarkStart w:id="5319" w:name="_Toc192408671"/>
      <w:bookmarkStart w:id="5320" w:name="_Toc192409116"/>
      <w:bookmarkStart w:id="5321" w:name="_Toc192496577"/>
      <w:bookmarkStart w:id="5322" w:name="_Toc192502782"/>
      <w:bookmarkStart w:id="5323" w:name="_Toc192509671"/>
      <w:bookmarkStart w:id="5324" w:name="_Toc192510386"/>
      <w:bookmarkStart w:id="5325" w:name="_Toc192516276"/>
      <w:bookmarkStart w:id="5326" w:name="_Toc192579379"/>
      <w:bookmarkStart w:id="5327" w:name="_Toc192581321"/>
      <w:bookmarkStart w:id="5328" w:name="_Toc192581762"/>
      <w:bookmarkStart w:id="5329" w:name="_Toc192762952"/>
      <w:bookmarkStart w:id="5330" w:name="_Toc192765526"/>
      <w:bookmarkStart w:id="5331" w:name="_Toc192766130"/>
      <w:bookmarkStart w:id="5332" w:name="_Toc192782682"/>
      <w:bookmarkStart w:id="5333" w:name="_Toc192783290"/>
      <w:bookmarkStart w:id="5334" w:name="_Toc192851209"/>
      <w:bookmarkStart w:id="5335" w:name="_Toc192929696"/>
      <w:bookmarkStart w:id="5336" w:name="_Toc192935384"/>
      <w:bookmarkStart w:id="5337" w:name="_Toc193016732"/>
      <w:bookmarkStart w:id="5338" w:name="_Toc191379907"/>
      <w:bookmarkStart w:id="5339" w:name="_Toc191479786"/>
      <w:bookmarkStart w:id="5340" w:name="_Toc191550750"/>
      <w:bookmarkStart w:id="5341" w:name="_Toc191554075"/>
      <w:bookmarkStart w:id="5342" w:name="_Toc191554528"/>
      <w:bookmarkStart w:id="5343" w:name="_Toc191557002"/>
      <w:bookmarkStart w:id="5344" w:name="_Toc192069584"/>
      <w:bookmarkStart w:id="5345" w:name="_Toc192069904"/>
      <w:bookmarkStart w:id="5346" w:name="_Toc192070094"/>
      <w:bookmarkStart w:id="5347" w:name="_Toc192152496"/>
      <w:bookmarkStart w:id="5348" w:name="_Toc192183359"/>
      <w:bookmarkStart w:id="5349" w:name="_Toc192183611"/>
      <w:bookmarkStart w:id="5350" w:name="_Toc192335752"/>
      <w:bookmarkStart w:id="5351" w:name="_Toc192406267"/>
      <w:bookmarkStart w:id="5352" w:name="_Toc192408672"/>
      <w:bookmarkStart w:id="5353" w:name="_Toc192409117"/>
      <w:bookmarkStart w:id="5354" w:name="_Toc192496578"/>
      <w:bookmarkStart w:id="5355" w:name="_Toc192502783"/>
      <w:bookmarkStart w:id="5356" w:name="_Toc192509672"/>
      <w:bookmarkStart w:id="5357" w:name="_Toc192510387"/>
      <w:bookmarkStart w:id="5358" w:name="_Toc192516277"/>
      <w:bookmarkStart w:id="5359" w:name="_Toc192579380"/>
      <w:bookmarkStart w:id="5360" w:name="_Toc192581322"/>
      <w:bookmarkStart w:id="5361" w:name="_Toc192581763"/>
      <w:bookmarkStart w:id="5362" w:name="_Toc192762953"/>
      <w:bookmarkStart w:id="5363" w:name="_Toc192765527"/>
      <w:bookmarkStart w:id="5364" w:name="_Toc192766131"/>
      <w:bookmarkStart w:id="5365" w:name="_Toc192782683"/>
      <w:bookmarkStart w:id="5366" w:name="_Toc192783291"/>
      <w:bookmarkStart w:id="5367" w:name="_Toc192851210"/>
      <w:bookmarkStart w:id="5368" w:name="_Toc192929697"/>
      <w:bookmarkStart w:id="5369" w:name="_Toc192935385"/>
      <w:bookmarkStart w:id="5370" w:name="_Toc193016733"/>
      <w:bookmarkStart w:id="5371" w:name="_Toc191379908"/>
      <w:bookmarkStart w:id="5372" w:name="_Toc191479787"/>
      <w:bookmarkStart w:id="5373" w:name="_Toc191550751"/>
      <w:bookmarkStart w:id="5374" w:name="_Toc191554076"/>
      <w:bookmarkStart w:id="5375" w:name="_Toc191554529"/>
      <w:bookmarkStart w:id="5376" w:name="_Toc191557003"/>
      <w:bookmarkStart w:id="5377" w:name="_Toc192069585"/>
      <w:bookmarkStart w:id="5378" w:name="_Toc192069905"/>
      <w:bookmarkStart w:id="5379" w:name="_Toc192070095"/>
      <w:bookmarkStart w:id="5380" w:name="_Toc192152497"/>
      <w:bookmarkStart w:id="5381" w:name="_Toc192183360"/>
      <w:bookmarkStart w:id="5382" w:name="_Toc192183612"/>
      <w:bookmarkStart w:id="5383" w:name="_Toc192335753"/>
      <w:bookmarkStart w:id="5384" w:name="_Toc192406268"/>
      <w:bookmarkStart w:id="5385" w:name="_Toc192408673"/>
      <w:bookmarkStart w:id="5386" w:name="_Toc192409118"/>
      <w:bookmarkStart w:id="5387" w:name="_Toc192496579"/>
      <w:bookmarkStart w:id="5388" w:name="_Toc192502784"/>
      <w:bookmarkStart w:id="5389" w:name="_Toc192509673"/>
      <w:bookmarkStart w:id="5390" w:name="_Toc192510388"/>
      <w:bookmarkStart w:id="5391" w:name="_Toc192516278"/>
      <w:bookmarkStart w:id="5392" w:name="_Toc192579381"/>
      <w:bookmarkStart w:id="5393" w:name="_Toc192581323"/>
      <w:bookmarkStart w:id="5394" w:name="_Toc192581764"/>
      <w:bookmarkStart w:id="5395" w:name="_Toc192762954"/>
      <w:bookmarkStart w:id="5396" w:name="_Toc192765528"/>
      <w:bookmarkStart w:id="5397" w:name="_Toc192766132"/>
      <w:bookmarkStart w:id="5398" w:name="_Toc192782684"/>
      <w:bookmarkStart w:id="5399" w:name="_Toc192783292"/>
      <w:bookmarkStart w:id="5400" w:name="_Toc192851211"/>
      <w:bookmarkStart w:id="5401" w:name="_Toc192929698"/>
      <w:bookmarkStart w:id="5402" w:name="_Toc192935386"/>
      <w:bookmarkStart w:id="5403" w:name="_Toc193016734"/>
      <w:bookmarkStart w:id="5404" w:name="_Toc191379909"/>
      <w:bookmarkStart w:id="5405" w:name="_Toc191479788"/>
      <w:bookmarkStart w:id="5406" w:name="_Toc191550752"/>
      <w:bookmarkStart w:id="5407" w:name="_Toc191554077"/>
      <w:bookmarkStart w:id="5408" w:name="_Toc191554530"/>
      <w:bookmarkStart w:id="5409" w:name="_Toc191557004"/>
      <w:bookmarkStart w:id="5410" w:name="_Toc192069586"/>
      <w:bookmarkStart w:id="5411" w:name="_Toc192069906"/>
      <w:bookmarkStart w:id="5412" w:name="_Toc192070096"/>
      <w:bookmarkStart w:id="5413" w:name="_Toc192152498"/>
      <w:bookmarkStart w:id="5414" w:name="_Toc192183361"/>
      <w:bookmarkStart w:id="5415" w:name="_Toc192183613"/>
      <w:bookmarkStart w:id="5416" w:name="_Toc192335754"/>
      <w:bookmarkStart w:id="5417" w:name="_Toc192406269"/>
      <w:bookmarkStart w:id="5418" w:name="_Toc192408674"/>
      <w:bookmarkStart w:id="5419" w:name="_Toc192409119"/>
      <w:bookmarkStart w:id="5420" w:name="_Toc192496580"/>
      <w:bookmarkStart w:id="5421" w:name="_Toc192502785"/>
      <w:bookmarkStart w:id="5422" w:name="_Toc192509674"/>
      <w:bookmarkStart w:id="5423" w:name="_Toc192510389"/>
      <w:bookmarkStart w:id="5424" w:name="_Toc192516279"/>
      <w:bookmarkStart w:id="5425" w:name="_Toc192579382"/>
      <w:bookmarkStart w:id="5426" w:name="_Toc192581324"/>
      <w:bookmarkStart w:id="5427" w:name="_Toc192581765"/>
      <w:bookmarkStart w:id="5428" w:name="_Toc192762955"/>
      <w:bookmarkStart w:id="5429" w:name="_Toc192765529"/>
      <w:bookmarkStart w:id="5430" w:name="_Toc192766133"/>
      <w:bookmarkStart w:id="5431" w:name="_Toc192782685"/>
      <w:bookmarkStart w:id="5432" w:name="_Toc192783293"/>
      <w:bookmarkStart w:id="5433" w:name="_Toc192851212"/>
      <w:bookmarkStart w:id="5434" w:name="_Toc192929699"/>
      <w:bookmarkStart w:id="5435" w:name="_Toc192935387"/>
      <w:bookmarkStart w:id="5436" w:name="_Toc193016735"/>
      <w:bookmarkStart w:id="5437" w:name="_Toc191379910"/>
      <w:bookmarkStart w:id="5438" w:name="_Toc191479789"/>
      <w:bookmarkStart w:id="5439" w:name="_Toc191550753"/>
      <w:bookmarkStart w:id="5440" w:name="_Toc191554078"/>
      <w:bookmarkStart w:id="5441" w:name="_Toc191554531"/>
      <w:bookmarkStart w:id="5442" w:name="_Toc191557005"/>
      <w:bookmarkStart w:id="5443" w:name="_Toc192069587"/>
      <w:bookmarkStart w:id="5444" w:name="_Toc192069907"/>
      <w:bookmarkStart w:id="5445" w:name="_Toc192070097"/>
      <w:bookmarkStart w:id="5446" w:name="_Toc192152499"/>
      <w:bookmarkStart w:id="5447" w:name="_Toc192183362"/>
      <w:bookmarkStart w:id="5448" w:name="_Toc192183614"/>
      <w:bookmarkStart w:id="5449" w:name="_Toc192335755"/>
      <w:bookmarkStart w:id="5450" w:name="_Toc192406270"/>
      <w:bookmarkStart w:id="5451" w:name="_Toc192408675"/>
      <w:bookmarkStart w:id="5452" w:name="_Toc192409120"/>
      <w:bookmarkStart w:id="5453" w:name="_Toc192496581"/>
      <w:bookmarkStart w:id="5454" w:name="_Toc192502786"/>
      <w:bookmarkStart w:id="5455" w:name="_Toc192509675"/>
      <w:bookmarkStart w:id="5456" w:name="_Toc192510390"/>
      <w:bookmarkStart w:id="5457" w:name="_Toc192516280"/>
      <w:bookmarkStart w:id="5458" w:name="_Toc192579383"/>
      <w:bookmarkStart w:id="5459" w:name="_Toc192581325"/>
      <w:bookmarkStart w:id="5460" w:name="_Toc192581766"/>
      <w:bookmarkStart w:id="5461" w:name="_Toc192762956"/>
      <w:bookmarkStart w:id="5462" w:name="_Toc192765530"/>
      <w:bookmarkStart w:id="5463" w:name="_Toc192766134"/>
      <w:bookmarkStart w:id="5464" w:name="_Toc192782686"/>
      <w:bookmarkStart w:id="5465" w:name="_Toc192783294"/>
      <w:bookmarkStart w:id="5466" w:name="_Toc192851213"/>
      <w:bookmarkStart w:id="5467" w:name="_Toc192929700"/>
      <w:bookmarkStart w:id="5468" w:name="_Toc192935388"/>
      <w:bookmarkStart w:id="5469" w:name="_Toc193016736"/>
      <w:bookmarkStart w:id="5470" w:name="_Toc191379911"/>
      <w:bookmarkStart w:id="5471" w:name="_Toc191479790"/>
      <w:bookmarkStart w:id="5472" w:name="_Toc191550754"/>
      <w:bookmarkStart w:id="5473" w:name="_Toc191554079"/>
      <w:bookmarkStart w:id="5474" w:name="_Toc191554532"/>
      <w:bookmarkStart w:id="5475" w:name="_Toc191557006"/>
      <w:bookmarkStart w:id="5476" w:name="_Toc192069588"/>
      <w:bookmarkStart w:id="5477" w:name="_Toc192069908"/>
      <w:bookmarkStart w:id="5478" w:name="_Toc192070098"/>
      <w:bookmarkStart w:id="5479" w:name="_Toc192152500"/>
      <w:bookmarkStart w:id="5480" w:name="_Toc192183363"/>
      <w:bookmarkStart w:id="5481" w:name="_Toc192183615"/>
      <w:bookmarkStart w:id="5482" w:name="_Toc192335756"/>
      <w:bookmarkStart w:id="5483" w:name="_Toc192406271"/>
      <w:bookmarkStart w:id="5484" w:name="_Toc192408676"/>
      <w:bookmarkStart w:id="5485" w:name="_Toc192409121"/>
      <w:bookmarkStart w:id="5486" w:name="_Toc192496582"/>
      <w:bookmarkStart w:id="5487" w:name="_Toc192502787"/>
      <w:bookmarkStart w:id="5488" w:name="_Toc192509676"/>
      <w:bookmarkStart w:id="5489" w:name="_Toc192510391"/>
      <w:bookmarkStart w:id="5490" w:name="_Toc192516281"/>
      <w:bookmarkStart w:id="5491" w:name="_Toc192579384"/>
      <w:bookmarkStart w:id="5492" w:name="_Toc192581326"/>
      <w:bookmarkStart w:id="5493" w:name="_Toc192581767"/>
      <w:bookmarkStart w:id="5494" w:name="_Toc192762957"/>
      <w:bookmarkStart w:id="5495" w:name="_Toc192765531"/>
      <w:bookmarkStart w:id="5496" w:name="_Toc192766135"/>
      <w:bookmarkStart w:id="5497" w:name="_Toc192782687"/>
      <w:bookmarkStart w:id="5498" w:name="_Toc192783295"/>
      <w:bookmarkStart w:id="5499" w:name="_Toc192851214"/>
      <w:bookmarkStart w:id="5500" w:name="_Toc192929701"/>
      <w:bookmarkStart w:id="5501" w:name="_Toc192935389"/>
      <w:bookmarkStart w:id="5502" w:name="_Toc193016737"/>
      <w:bookmarkStart w:id="5503" w:name="_Toc191379912"/>
      <w:bookmarkStart w:id="5504" w:name="_Toc191479791"/>
      <w:bookmarkStart w:id="5505" w:name="_Toc191550755"/>
      <w:bookmarkStart w:id="5506" w:name="_Toc191554080"/>
      <w:bookmarkStart w:id="5507" w:name="_Toc191554533"/>
      <w:bookmarkStart w:id="5508" w:name="_Toc191557007"/>
      <w:bookmarkStart w:id="5509" w:name="_Toc192069589"/>
      <w:bookmarkStart w:id="5510" w:name="_Toc192069909"/>
      <w:bookmarkStart w:id="5511" w:name="_Toc192070099"/>
      <w:bookmarkStart w:id="5512" w:name="_Toc192152501"/>
      <w:bookmarkStart w:id="5513" w:name="_Toc192183364"/>
      <w:bookmarkStart w:id="5514" w:name="_Toc192183616"/>
      <w:bookmarkStart w:id="5515" w:name="_Toc192335757"/>
      <w:bookmarkStart w:id="5516" w:name="_Toc192406272"/>
      <w:bookmarkStart w:id="5517" w:name="_Toc192408677"/>
      <w:bookmarkStart w:id="5518" w:name="_Toc192409122"/>
      <w:bookmarkStart w:id="5519" w:name="_Toc192496583"/>
      <w:bookmarkStart w:id="5520" w:name="_Toc192502788"/>
      <w:bookmarkStart w:id="5521" w:name="_Toc192509677"/>
      <w:bookmarkStart w:id="5522" w:name="_Toc192510392"/>
      <w:bookmarkStart w:id="5523" w:name="_Toc192516282"/>
      <w:bookmarkStart w:id="5524" w:name="_Toc192579385"/>
      <w:bookmarkStart w:id="5525" w:name="_Toc192581327"/>
      <w:bookmarkStart w:id="5526" w:name="_Toc192581768"/>
      <w:bookmarkStart w:id="5527" w:name="_Toc192762958"/>
      <w:bookmarkStart w:id="5528" w:name="_Toc192765532"/>
      <w:bookmarkStart w:id="5529" w:name="_Toc192766136"/>
      <w:bookmarkStart w:id="5530" w:name="_Toc192782688"/>
      <w:bookmarkStart w:id="5531" w:name="_Toc192783296"/>
      <w:bookmarkStart w:id="5532" w:name="_Toc192851215"/>
      <w:bookmarkStart w:id="5533" w:name="_Toc192929702"/>
      <w:bookmarkStart w:id="5534" w:name="_Toc192935390"/>
      <w:bookmarkStart w:id="5535" w:name="_Toc193016738"/>
      <w:bookmarkStart w:id="5536" w:name="_Toc191379913"/>
      <w:bookmarkStart w:id="5537" w:name="_Toc191479792"/>
      <w:bookmarkStart w:id="5538" w:name="_Toc191550756"/>
      <w:bookmarkStart w:id="5539" w:name="_Toc191554081"/>
      <w:bookmarkStart w:id="5540" w:name="_Toc191554534"/>
      <w:bookmarkStart w:id="5541" w:name="_Toc191557008"/>
      <w:bookmarkStart w:id="5542" w:name="_Toc192069590"/>
      <w:bookmarkStart w:id="5543" w:name="_Toc192069910"/>
      <w:bookmarkStart w:id="5544" w:name="_Toc192070100"/>
      <w:bookmarkStart w:id="5545" w:name="_Toc192152502"/>
      <w:bookmarkStart w:id="5546" w:name="_Toc192183365"/>
      <w:bookmarkStart w:id="5547" w:name="_Toc192183617"/>
      <w:bookmarkStart w:id="5548" w:name="_Toc192335758"/>
      <w:bookmarkStart w:id="5549" w:name="_Toc192406273"/>
      <w:bookmarkStart w:id="5550" w:name="_Toc192408678"/>
      <w:bookmarkStart w:id="5551" w:name="_Toc192409123"/>
      <w:bookmarkStart w:id="5552" w:name="_Toc192496584"/>
      <w:bookmarkStart w:id="5553" w:name="_Toc192502789"/>
      <w:bookmarkStart w:id="5554" w:name="_Toc192509678"/>
      <w:bookmarkStart w:id="5555" w:name="_Toc192510393"/>
      <w:bookmarkStart w:id="5556" w:name="_Toc192516283"/>
      <w:bookmarkStart w:id="5557" w:name="_Toc192579386"/>
      <w:bookmarkStart w:id="5558" w:name="_Toc192581328"/>
      <w:bookmarkStart w:id="5559" w:name="_Toc192581769"/>
      <w:bookmarkStart w:id="5560" w:name="_Toc192762959"/>
      <w:bookmarkStart w:id="5561" w:name="_Toc192765533"/>
      <w:bookmarkStart w:id="5562" w:name="_Toc192766137"/>
      <w:bookmarkStart w:id="5563" w:name="_Toc192782689"/>
      <w:bookmarkStart w:id="5564" w:name="_Toc192783297"/>
      <w:bookmarkStart w:id="5565" w:name="_Toc192851216"/>
      <w:bookmarkStart w:id="5566" w:name="_Toc192929703"/>
      <w:bookmarkStart w:id="5567" w:name="_Toc192935391"/>
      <w:bookmarkStart w:id="5568" w:name="_Toc193016739"/>
      <w:bookmarkStart w:id="5569" w:name="_Toc191379914"/>
      <w:bookmarkStart w:id="5570" w:name="_Toc191479793"/>
      <w:bookmarkStart w:id="5571" w:name="_Toc191550757"/>
      <w:bookmarkStart w:id="5572" w:name="_Toc191554082"/>
      <w:bookmarkStart w:id="5573" w:name="_Toc191554535"/>
      <w:bookmarkStart w:id="5574" w:name="_Toc191557009"/>
      <w:bookmarkStart w:id="5575" w:name="_Toc192069591"/>
      <w:bookmarkStart w:id="5576" w:name="_Toc192069911"/>
      <w:bookmarkStart w:id="5577" w:name="_Toc192070101"/>
      <w:bookmarkStart w:id="5578" w:name="_Toc192152503"/>
      <w:bookmarkStart w:id="5579" w:name="_Toc192183366"/>
      <w:bookmarkStart w:id="5580" w:name="_Toc192183618"/>
      <w:bookmarkStart w:id="5581" w:name="_Toc192335759"/>
      <w:bookmarkStart w:id="5582" w:name="_Toc192406274"/>
      <w:bookmarkStart w:id="5583" w:name="_Toc192408679"/>
      <w:bookmarkStart w:id="5584" w:name="_Toc192409124"/>
      <w:bookmarkStart w:id="5585" w:name="_Toc192496585"/>
      <w:bookmarkStart w:id="5586" w:name="_Toc192502790"/>
      <w:bookmarkStart w:id="5587" w:name="_Toc192509679"/>
      <w:bookmarkStart w:id="5588" w:name="_Toc192510394"/>
      <w:bookmarkStart w:id="5589" w:name="_Toc192516284"/>
      <w:bookmarkStart w:id="5590" w:name="_Toc192579387"/>
      <w:bookmarkStart w:id="5591" w:name="_Toc192581329"/>
      <w:bookmarkStart w:id="5592" w:name="_Toc192581770"/>
      <w:bookmarkStart w:id="5593" w:name="_Toc192762960"/>
      <w:bookmarkStart w:id="5594" w:name="_Toc192765534"/>
      <w:bookmarkStart w:id="5595" w:name="_Toc192766138"/>
      <w:bookmarkStart w:id="5596" w:name="_Toc192782690"/>
      <w:bookmarkStart w:id="5597" w:name="_Toc192783298"/>
      <w:bookmarkStart w:id="5598" w:name="_Toc192851217"/>
      <w:bookmarkStart w:id="5599" w:name="_Toc192929704"/>
      <w:bookmarkStart w:id="5600" w:name="_Toc192935392"/>
      <w:bookmarkStart w:id="5601" w:name="_Toc193016740"/>
      <w:bookmarkStart w:id="5602" w:name="_Toc191379915"/>
      <w:bookmarkStart w:id="5603" w:name="_Toc191479794"/>
      <w:bookmarkStart w:id="5604" w:name="_Toc191550758"/>
      <w:bookmarkStart w:id="5605" w:name="_Toc191554083"/>
      <w:bookmarkStart w:id="5606" w:name="_Toc191554536"/>
      <w:bookmarkStart w:id="5607" w:name="_Toc191557010"/>
      <w:bookmarkStart w:id="5608" w:name="_Toc192069592"/>
      <w:bookmarkStart w:id="5609" w:name="_Toc192069912"/>
      <w:bookmarkStart w:id="5610" w:name="_Toc192070102"/>
      <w:bookmarkStart w:id="5611" w:name="_Toc192152504"/>
      <w:bookmarkStart w:id="5612" w:name="_Toc192183367"/>
      <w:bookmarkStart w:id="5613" w:name="_Toc192183619"/>
      <w:bookmarkStart w:id="5614" w:name="_Toc192335760"/>
      <w:bookmarkStart w:id="5615" w:name="_Toc192406275"/>
      <w:bookmarkStart w:id="5616" w:name="_Toc192408680"/>
      <w:bookmarkStart w:id="5617" w:name="_Toc192409125"/>
      <w:bookmarkStart w:id="5618" w:name="_Toc192496586"/>
      <w:bookmarkStart w:id="5619" w:name="_Toc192502791"/>
      <w:bookmarkStart w:id="5620" w:name="_Toc192509680"/>
      <w:bookmarkStart w:id="5621" w:name="_Toc192510395"/>
      <w:bookmarkStart w:id="5622" w:name="_Toc192516285"/>
      <w:bookmarkStart w:id="5623" w:name="_Toc192579388"/>
      <w:bookmarkStart w:id="5624" w:name="_Toc192581330"/>
      <w:bookmarkStart w:id="5625" w:name="_Toc192581771"/>
      <w:bookmarkStart w:id="5626" w:name="_Toc192762961"/>
      <w:bookmarkStart w:id="5627" w:name="_Toc192765535"/>
      <w:bookmarkStart w:id="5628" w:name="_Toc192766139"/>
      <w:bookmarkStart w:id="5629" w:name="_Toc192782691"/>
      <w:bookmarkStart w:id="5630" w:name="_Toc192783299"/>
      <w:bookmarkStart w:id="5631" w:name="_Toc192851218"/>
      <w:bookmarkStart w:id="5632" w:name="_Toc192929705"/>
      <w:bookmarkStart w:id="5633" w:name="_Toc192935393"/>
      <w:bookmarkStart w:id="5634" w:name="_Toc193016741"/>
      <w:bookmarkStart w:id="5635" w:name="_Toc191379916"/>
      <w:bookmarkStart w:id="5636" w:name="_Toc191479795"/>
      <w:bookmarkStart w:id="5637" w:name="_Toc191550759"/>
      <w:bookmarkStart w:id="5638" w:name="_Toc191554084"/>
      <w:bookmarkStart w:id="5639" w:name="_Toc191554537"/>
      <w:bookmarkStart w:id="5640" w:name="_Toc191557011"/>
      <w:bookmarkStart w:id="5641" w:name="_Toc192069593"/>
      <w:bookmarkStart w:id="5642" w:name="_Toc192069913"/>
      <w:bookmarkStart w:id="5643" w:name="_Toc192070103"/>
      <w:bookmarkStart w:id="5644" w:name="_Toc192152505"/>
      <w:bookmarkStart w:id="5645" w:name="_Toc192183368"/>
      <w:bookmarkStart w:id="5646" w:name="_Toc192183620"/>
      <w:bookmarkStart w:id="5647" w:name="_Toc192335761"/>
      <w:bookmarkStart w:id="5648" w:name="_Toc192406276"/>
      <w:bookmarkStart w:id="5649" w:name="_Toc192408681"/>
      <w:bookmarkStart w:id="5650" w:name="_Toc192409126"/>
      <w:bookmarkStart w:id="5651" w:name="_Toc192496587"/>
      <w:bookmarkStart w:id="5652" w:name="_Toc192502792"/>
      <w:bookmarkStart w:id="5653" w:name="_Toc192509681"/>
      <w:bookmarkStart w:id="5654" w:name="_Toc192510396"/>
      <w:bookmarkStart w:id="5655" w:name="_Toc192516286"/>
      <w:bookmarkStart w:id="5656" w:name="_Toc192579389"/>
      <w:bookmarkStart w:id="5657" w:name="_Toc192581331"/>
      <w:bookmarkStart w:id="5658" w:name="_Toc192581772"/>
      <w:bookmarkStart w:id="5659" w:name="_Toc192762962"/>
      <w:bookmarkStart w:id="5660" w:name="_Toc192765536"/>
      <w:bookmarkStart w:id="5661" w:name="_Toc192766140"/>
      <w:bookmarkStart w:id="5662" w:name="_Toc192782692"/>
      <w:bookmarkStart w:id="5663" w:name="_Toc192783300"/>
      <w:bookmarkStart w:id="5664" w:name="_Toc192851219"/>
      <w:bookmarkStart w:id="5665" w:name="_Toc192929706"/>
      <w:bookmarkStart w:id="5666" w:name="_Toc192935394"/>
      <w:bookmarkStart w:id="5667" w:name="_Toc193016742"/>
      <w:bookmarkStart w:id="5668" w:name="_Toc191379917"/>
      <w:bookmarkStart w:id="5669" w:name="_Toc191479796"/>
      <w:bookmarkStart w:id="5670" w:name="_Toc191550760"/>
      <w:bookmarkStart w:id="5671" w:name="_Toc191554085"/>
      <w:bookmarkStart w:id="5672" w:name="_Toc191554538"/>
      <w:bookmarkStart w:id="5673" w:name="_Toc191557012"/>
      <w:bookmarkStart w:id="5674" w:name="_Toc192069594"/>
      <w:bookmarkStart w:id="5675" w:name="_Toc192069914"/>
      <w:bookmarkStart w:id="5676" w:name="_Toc192070104"/>
      <w:bookmarkStart w:id="5677" w:name="_Toc192152506"/>
      <w:bookmarkStart w:id="5678" w:name="_Toc192183369"/>
      <w:bookmarkStart w:id="5679" w:name="_Toc192183621"/>
      <w:bookmarkStart w:id="5680" w:name="_Toc192335762"/>
      <w:bookmarkStart w:id="5681" w:name="_Toc192406277"/>
      <w:bookmarkStart w:id="5682" w:name="_Toc192408682"/>
      <w:bookmarkStart w:id="5683" w:name="_Toc192409127"/>
      <w:bookmarkStart w:id="5684" w:name="_Toc192496588"/>
      <w:bookmarkStart w:id="5685" w:name="_Toc192502793"/>
      <w:bookmarkStart w:id="5686" w:name="_Toc192509682"/>
      <w:bookmarkStart w:id="5687" w:name="_Toc192510397"/>
      <w:bookmarkStart w:id="5688" w:name="_Toc192516287"/>
      <w:bookmarkStart w:id="5689" w:name="_Toc192579390"/>
      <w:bookmarkStart w:id="5690" w:name="_Toc192581332"/>
      <w:bookmarkStart w:id="5691" w:name="_Toc192581773"/>
      <w:bookmarkStart w:id="5692" w:name="_Toc192762963"/>
      <w:bookmarkStart w:id="5693" w:name="_Toc192765537"/>
      <w:bookmarkStart w:id="5694" w:name="_Toc192766141"/>
      <w:bookmarkStart w:id="5695" w:name="_Toc192782693"/>
      <w:bookmarkStart w:id="5696" w:name="_Toc192783301"/>
      <w:bookmarkStart w:id="5697" w:name="_Toc192851220"/>
      <w:bookmarkStart w:id="5698" w:name="_Toc192929707"/>
      <w:bookmarkStart w:id="5699" w:name="_Toc192935395"/>
      <w:bookmarkStart w:id="5700" w:name="_Toc193016743"/>
      <w:bookmarkStart w:id="5701" w:name="_Toc191379918"/>
      <w:bookmarkStart w:id="5702" w:name="_Toc191479797"/>
      <w:bookmarkStart w:id="5703" w:name="_Toc191550761"/>
      <w:bookmarkStart w:id="5704" w:name="_Toc191554086"/>
      <w:bookmarkStart w:id="5705" w:name="_Toc191554539"/>
      <w:bookmarkStart w:id="5706" w:name="_Toc191557013"/>
      <w:bookmarkStart w:id="5707" w:name="_Toc192069595"/>
      <w:bookmarkStart w:id="5708" w:name="_Toc192069915"/>
      <w:bookmarkStart w:id="5709" w:name="_Toc192070105"/>
      <w:bookmarkStart w:id="5710" w:name="_Toc192152507"/>
      <w:bookmarkStart w:id="5711" w:name="_Toc192183370"/>
      <w:bookmarkStart w:id="5712" w:name="_Toc192183622"/>
      <w:bookmarkStart w:id="5713" w:name="_Toc192335763"/>
      <w:bookmarkStart w:id="5714" w:name="_Toc192406278"/>
      <w:bookmarkStart w:id="5715" w:name="_Toc192408683"/>
      <w:bookmarkStart w:id="5716" w:name="_Toc192409128"/>
      <w:bookmarkStart w:id="5717" w:name="_Toc192496589"/>
      <w:bookmarkStart w:id="5718" w:name="_Toc192502794"/>
      <w:bookmarkStart w:id="5719" w:name="_Toc192509683"/>
      <w:bookmarkStart w:id="5720" w:name="_Toc192510398"/>
      <w:bookmarkStart w:id="5721" w:name="_Toc192516288"/>
      <w:bookmarkStart w:id="5722" w:name="_Toc192579391"/>
      <w:bookmarkStart w:id="5723" w:name="_Toc192581333"/>
      <w:bookmarkStart w:id="5724" w:name="_Toc192581774"/>
      <w:bookmarkStart w:id="5725" w:name="_Toc192762964"/>
      <w:bookmarkStart w:id="5726" w:name="_Toc192765538"/>
      <w:bookmarkStart w:id="5727" w:name="_Toc192766142"/>
      <w:bookmarkStart w:id="5728" w:name="_Toc192782694"/>
      <w:bookmarkStart w:id="5729" w:name="_Toc192783302"/>
      <w:bookmarkStart w:id="5730" w:name="_Toc192851221"/>
      <w:bookmarkStart w:id="5731" w:name="_Toc192929708"/>
      <w:bookmarkStart w:id="5732" w:name="_Toc192935396"/>
      <w:bookmarkStart w:id="5733" w:name="_Toc193016744"/>
      <w:bookmarkStart w:id="5734" w:name="_Toc200492647"/>
      <w:bookmarkStart w:id="5735" w:name="_Toc202536261"/>
      <w:bookmarkStart w:id="5736" w:name="_Toc202536947"/>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r w:rsidRPr="0056208B">
        <w:t>General Organization</w:t>
      </w:r>
      <w:bookmarkEnd w:id="5734"/>
      <w:bookmarkEnd w:id="5735"/>
      <w:bookmarkEnd w:id="5736"/>
    </w:p>
    <w:p w14:paraId="202AC4BC" w14:textId="77777777" w:rsidR="001D3C59" w:rsidRPr="0056208B" w:rsidRDefault="001D3C59" w:rsidP="00575005">
      <w:pPr>
        <w:pStyle w:val="0AClause"/>
        <w:rPr>
          <w:lang w:val="en-GB"/>
        </w:rPr>
      </w:pPr>
      <w:r w:rsidRPr="0056208B">
        <w:rPr>
          <w:lang w:val="en-GB"/>
        </w:rPr>
        <w:t>In accordance with article 20.1 of Addendum I, the Contractor shall assign a member of its staff to be responsible for the follow-up of the Contract (further referred to as “Project Manager”).  The Project Manager shall be responsible for planning, organizing, monitoring, and controlling, and directing the performance of the Contract, to ensure that the Contract is accomplished on time, within budget, and compliant to the requirements laid down in the Contract.</w:t>
      </w:r>
    </w:p>
    <w:p w14:paraId="23CA31C0" w14:textId="77777777" w:rsidR="001D3C59" w:rsidRPr="0056208B" w:rsidRDefault="001D3C59" w:rsidP="00575005">
      <w:pPr>
        <w:pStyle w:val="0AClause"/>
        <w:rPr>
          <w:lang w:val="en-GB"/>
        </w:rPr>
      </w:pPr>
      <w:r w:rsidRPr="0056208B">
        <w:rPr>
          <w:lang w:val="en-GB"/>
        </w:rPr>
        <w:t>The Contractor shall notify SCK CEN in writing in case a different Project Manager is appointed.  Replacement of the Project Manager is subject to prior written approval by SCK CEN.  In case of replacement, the substitute shall always have a level of education, skills, and experience equivalent to or better than the original resource proposed for this role.</w:t>
      </w:r>
    </w:p>
    <w:p w14:paraId="1EE347E0" w14:textId="77777777" w:rsidR="001D3C59" w:rsidRPr="0056208B" w:rsidRDefault="001D3C59" w:rsidP="00575005">
      <w:pPr>
        <w:pStyle w:val="0AClause"/>
        <w:rPr>
          <w:lang w:val="en-GB"/>
        </w:rPr>
      </w:pPr>
      <w:r w:rsidRPr="0056208B">
        <w:rPr>
          <w:lang w:val="en-GB"/>
        </w:rPr>
        <w:t>At the conclusion of the Contract, SCK CEN shall designate the Leading Officer for the Contract and inform the Contractor.  The Contractor shall be notified of any change in writing.</w:t>
      </w:r>
    </w:p>
    <w:p w14:paraId="10492DE6" w14:textId="77777777" w:rsidR="001D3C59" w:rsidRPr="0056208B" w:rsidRDefault="001D3C59" w:rsidP="00575005">
      <w:pPr>
        <w:pStyle w:val="0AClause"/>
        <w:rPr>
          <w:lang w:val="en-GB"/>
        </w:rPr>
      </w:pPr>
      <w:r w:rsidRPr="0056208B">
        <w:rPr>
          <w:lang w:val="en-GB"/>
        </w:rPr>
        <w:t>Regarding the practical follow-up of the Contract, SCK CEN reserves the right to have itself represented by a third party of its choice, acting on its behalf (further referred to as “Representative(s)”).</w:t>
      </w:r>
    </w:p>
    <w:p w14:paraId="62729C01" w14:textId="77777777" w:rsidR="001D3C59" w:rsidRPr="0056208B" w:rsidRDefault="001D3C59" w:rsidP="00575005">
      <w:pPr>
        <w:pStyle w:val="0AClause"/>
        <w:rPr>
          <w:lang w:val="en-GB"/>
        </w:rPr>
      </w:pPr>
      <w:r w:rsidRPr="0056208B">
        <w:rPr>
          <w:lang w:val="en-GB"/>
        </w:rPr>
        <w:t>In this respect, SCK CEN grants to the Representative(s) the same rights as SCK CEN have accrued under the present Contract and the Contractor shall give effect thereto.  The Contractor shall grant the Representatives the same access rights (physical access, document access, ...) as have been contractually instated for SCK CEN.</w:t>
      </w:r>
    </w:p>
    <w:p w14:paraId="61D7CF31" w14:textId="77777777" w:rsidR="001D3C59" w:rsidRPr="0056208B" w:rsidRDefault="001D3C59" w:rsidP="00575005">
      <w:pPr>
        <w:pStyle w:val="0AClause"/>
        <w:rPr>
          <w:lang w:val="en-GB"/>
        </w:rPr>
      </w:pPr>
      <w:r w:rsidRPr="0056208B">
        <w:rPr>
          <w:lang w:val="en-GB"/>
        </w:rPr>
        <w:t>Notwithstanding the foregoing, SCK CEN will remain the sole principal to the Contract and therefore:</w:t>
      </w:r>
    </w:p>
    <w:p w14:paraId="2F347C2B" w14:textId="77777777" w:rsidR="001D3C59" w:rsidRPr="0056208B" w:rsidRDefault="001D3C59">
      <w:pPr>
        <w:pStyle w:val="0AClause"/>
        <w:numPr>
          <w:ilvl w:val="1"/>
          <w:numId w:val="65"/>
        </w:numPr>
        <w:rPr>
          <w:lang w:val="en-GB"/>
        </w:rPr>
      </w:pPr>
      <w:r w:rsidRPr="0056208B">
        <w:rPr>
          <w:lang w:val="en-GB"/>
        </w:rPr>
        <w:t>any approval/acceptance/equivalent step which has been contractually set, shall only be approved, respectively accepted, if and to the extent that SCK CEN has confirmed its approval, respectively acceptance, of such step in writing.</w:t>
      </w:r>
    </w:p>
    <w:p w14:paraId="0B8C50A5" w14:textId="77777777" w:rsidR="001D3C59" w:rsidRPr="0056208B" w:rsidRDefault="001D3C59">
      <w:pPr>
        <w:pStyle w:val="0AClause"/>
        <w:numPr>
          <w:ilvl w:val="1"/>
          <w:numId w:val="66"/>
        </w:numPr>
        <w:rPr>
          <w:lang w:val="en-GB"/>
        </w:rPr>
      </w:pPr>
      <w:r w:rsidRPr="0056208B">
        <w:rPr>
          <w:lang w:val="en-GB"/>
        </w:rPr>
        <w:t>any decision to deviate from the terms and conditions as have been contractually agreed upon, may only be implemented after having obtained approval thereto from SCK CEN in writing.</w:t>
      </w:r>
    </w:p>
    <w:p w14:paraId="20FE874F" w14:textId="77777777" w:rsidR="001D3C59" w:rsidRPr="0056208B" w:rsidRDefault="001D3C59" w:rsidP="001D3C59">
      <w:pPr>
        <w:pStyle w:val="Heading2numbered"/>
      </w:pPr>
      <w:bookmarkStart w:id="5737" w:name="_Toc200492648"/>
      <w:bookmarkStart w:id="5738" w:name="_Toc202536262"/>
      <w:bookmarkStart w:id="5739" w:name="_Toc202536948"/>
      <w:r w:rsidRPr="0056208B">
        <w:t>Communication</w:t>
      </w:r>
      <w:bookmarkEnd w:id="5737"/>
      <w:bookmarkEnd w:id="5738"/>
      <w:bookmarkEnd w:id="5739"/>
    </w:p>
    <w:p w14:paraId="5F99B278" w14:textId="77777777" w:rsidR="001D3C59" w:rsidRPr="0056208B" w:rsidRDefault="001D3C59" w:rsidP="00575005">
      <w:pPr>
        <w:pStyle w:val="0AClause"/>
        <w:rPr>
          <w:lang w:val="en-GB"/>
        </w:rPr>
      </w:pPr>
      <w:r w:rsidRPr="0056208B">
        <w:rPr>
          <w:lang w:val="en-GB"/>
        </w:rPr>
        <w:t>All communication, including - but not limited to - tender documents, offers, technical documentation, any correspondence, and all meetings, related to the Contract, shall be in English.</w:t>
      </w:r>
    </w:p>
    <w:p w14:paraId="26609E74" w14:textId="77777777" w:rsidR="001D3C59" w:rsidRPr="0056208B" w:rsidRDefault="001D3C59" w:rsidP="00575005">
      <w:pPr>
        <w:pStyle w:val="0AClause"/>
        <w:rPr>
          <w:lang w:val="en-GB"/>
        </w:rPr>
      </w:pPr>
      <w:r w:rsidRPr="0056208B">
        <w:rPr>
          <w:lang w:val="en-GB"/>
        </w:rPr>
        <w:t>Any information that a Party considers significant enough to bring to the attention of the other Party, shall be deemed correctly communicated if exchanged in writing (e-mail suffices) between the two persons in charge of the general organization of the Contract.</w:t>
      </w:r>
    </w:p>
    <w:p w14:paraId="63ABA174" w14:textId="77777777" w:rsidR="001D3C59" w:rsidRPr="0056208B" w:rsidRDefault="001D3C59" w:rsidP="00575005">
      <w:pPr>
        <w:pStyle w:val="0AClause"/>
        <w:rPr>
          <w:lang w:val="en-GB"/>
        </w:rPr>
      </w:pPr>
      <w:r w:rsidRPr="0056208B">
        <w:rPr>
          <w:lang w:val="en-GB"/>
        </w:rPr>
        <w:t>Any contract-related request – of technical or any other nature – directed by SCK CEN to the Contractor shall be adequately responded to within five Business Days.  If such request cannot be answered within this lead time, e.g. due to a technical question requiring additional time to be answered, the Contractor shall at least communicate (within this lead time) when SCK CEN will receive the answer.</w:t>
      </w:r>
    </w:p>
    <w:p w14:paraId="4A5DCCC3" w14:textId="77777777" w:rsidR="001D3C59" w:rsidRPr="0056208B" w:rsidRDefault="001D3C59" w:rsidP="00575005">
      <w:pPr>
        <w:pStyle w:val="0AClause"/>
        <w:rPr>
          <w:lang w:val="en-GB"/>
        </w:rPr>
      </w:pPr>
      <w:r w:rsidRPr="0056208B">
        <w:rPr>
          <w:lang w:val="en-GB"/>
        </w:rPr>
        <w:t>If the Contractor anticipates any delays or difficulties in meeting the schedule, planned deliveries or any other milestone within its offer, they must promptly notify SCK CEN.</w:t>
      </w:r>
    </w:p>
    <w:p w14:paraId="0DDE4C16" w14:textId="77777777" w:rsidR="001D3C59" w:rsidRPr="0056208B" w:rsidRDefault="001D3C59" w:rsidP="001D3C59">
      <w:pPr>
        <w:pStyle w:val="Heading2numbered"/>
      </w:pPr>
      <w:bookmarkStart w:id="5740" w:name="_Toc200492649"/>
      <w:bookmarkStart w:id="5741" w:name="_Toc202536263"/>
      <w:bookmarkStart w:id="5742" w:name="_Toc202536949"/>
      <w:r w:rsidRPr="0056208B">
        <w:t>Contract Management</w:t>
      </w:r>
      <w:bookmarkEnd w:id="5740"/>
      <w:bookmarkEnd w:id="5741"/>
      <w:bookmarkEnd w:id="5742"/>
    </w:p>
    <w:p w14:paraId="2419A609" w14:textId="77777777" w:rsidR="001D3C59" w:rsidRPr="0056208B" w:rsidRDefault="001D3C59" w:rsidP="001D3C59">
      <w:pPr>
        <w:pStyle w:val="Heading3numbered"/>
      </w:pPr>
      <w:bookmarkStart w:id="5743" w:name="_Toc200492650"/>
      <w:bookmarkStart w:id="5744" w:name="_Toc202536264"/>
      <w:bookmarkStart w:id="5745" w:name="_Toc202536950"/>
      <w:r w:rsidRPr="0056208B">
        <w:t>Progress Dashboard</w:t>
      </w:r>
      <w:bookmarkEnd w:id="5743"/>
      <w:bookmarkEnd w:id="5744"/>
      <w:bookmarkEnd w:id="5745"/>
    </w:p>
    <w:p w14:paraId="07036A09" w14:textId="3FFC4290" w:rsidR="001D3C59" w:rsidRPr="0056208B" w:rsidRDefault="001D3C59" w:rsidP="00575005">
      <w:pPr>
        <w:pStyle w:val="0AClause"/>
        <w:rPr>
          <w:lang w:val="en-GB"/>
        </w:rPr>
      </w:pPr>
      <w:r w:rsidRPr="0056208B">
        <w:rPr>
          <w:lang w:val="en-GB"/>
        </w:rPr>
        <w:t>The Contractor shall implement a digital dashboard giving SCK CEN a snapshot up-to-date information on the status and progress of the Contract.  The information shall be continuously (at least monthly) updated with the latest information.  The Contractor shall produce and submit monthly progress reports to SCK CEN at least three Business Days prior to the monthly progress meeting (</w:t>
      </w:r>
      <w:r w:rsidRPr="0056208B">
        <w:rPr>
          <w:highlight w:val="red"/>
          <w:lang w:val="en-GB"/>
        </w:rPr>
        <w:fldChar w:fldCharType="begin"/>
      </w:r>
      <w:r w:rsidRPr="0056208B">
        <w:rPr>
          <w:highlight w:val="red"/>
          <w:lang w:val="en-GB"/>
        </w:rPr>
        <w:instrText xml:space="preserve"> REF _Ref192687556 \r \h  \* MERGEFORMAT </w:instrText>
      </w:r>
      <w:r w:rsidRPr="0056208B">
        <w:rPr>
          <w:highlight w:val="red"/>
          <w:lang w:val="en-GB"/>
        </w:rPr>
      </w:r>
      <w:r w:rsidRPr="0056208B">
        <w:rPr>
          <w:highlight w:val="red"/>
          <w:lang w:val="en-GB"/>
        </w:rPr>
        <w:fldChar w:fldCharType="separate"/>
      </w:r>
      <w:r w:rsidR="00D62D30">
        <w:rPr>
          <w:highlight w:val="red"/>
          <w:lang w:val="en-GB"/>
        </w:rPr>
        <w:t>0</w:t>
      </w:r>
      <w:r w:rsidRPr="0056208B">
        <w:rPr>
          <w:highlight w:val="red"/>
          <w:lang w:val="en-GB"/>
        </w:rPr>
        <w:fldChar w:fldCharType="end"/>
      </w:r>
      <w:r w:rsidRPr="0056208B">
        <w:rPr>
          <w:lang w:val="en-GB"/>
        </w:rPr>
        <w:t>).  If comments or revisions arise during the progress meeting, the Contractor shall issue an updated version five business days after the meeting.  To this end, SCK CEN shall provide access for the Contractor to SCK CEN’s designated document management system.</w:t>
      </w:r>
    </w:p>
    <w:p w14:paraId="290788AE" w14:textId="77777777" w:rsidR="001D3C59" w:rsidRPr="0056208B" w:rsidRDefault="001D3C59" w:rsidP="00575005">
      <w:pPr>
        <w:pStyle w:val="0AClause"/>
        <w:rPr>
          <w:lang w:val="en-GB"/>
        </w:rPr>
      </w:pPr>
      <w:r w:rsidRPr="0056208B">
        <w:rPr>
          <w:lang w:val="en-GB"/>
        </w:rPr>
        <w:lastRenderedPageBreak/>
        <w:t>After consultation with the Contractor, the key indicators to be included, the format, and the update frequency of the dashboard shall be communicated by SCK CEN to the Contractor.  Said indicators shall, as a minimum, include the following:</w:t>
      </w:r>
    </w:p>
    <w:p w14:paraId="21133189" w14:textId="77777777" w:rsidR="001D3C59" w:rsidRPr="0056208B" w:rsidRDefault="001D3C59">
      <w:pPr>
        <w:pStyle w:val="ADClause"/>
        <w:numPr>
          <w:ilvl w:val="0"/>
          <w:numId w:val="51"/>
        </w:numPr>
        <w:rPr>
          <w:sz w:val="20"/>
          <w:szCs w:val="22"/>
        </w:rPr>
      </w:pPr>
      <w:r w:rsidRPr="0056208B">
        <w:rPr>
          <w:sz w:val="20"/>
          <w:szCs w:val="22"/>
        </w:rPr>
        <w:t>A concise summary of the Contract progress</w:t>
      </w:r>
    </w:p>
    <w:p w14:paraId="786022B1" w14:textId="77777777" w:rsidR="001D3C59" w:rsidRPr="0056208B" w:rsidRDefault="001D3C59">
      <w:pPr>
        <w:pStyle w:val="ADClause"/>
        <w:numPr>
          <w:ilvl w:val="0"/>
          <w:numId w:val="51"/>
        </w:numPr>
        <w:rPr>
          <w:sz w:val="20"/>
          <w:szCs w:val="22"/>
        </w:rPr>
      </w:pPr>
      <w:r w:rsidRPr="0056208B">
        <w:rPr>
          <w:sz w:val="20"/>
          <w:szCs w:val="22"/>
        </w:rPr>
        <w:t>Updated open-action-register.</w:t>
      </w:r>
    </w:p>
    <w:p w14:paraId="1B1FDCE9" w14:textId="77777777" w:rsidR="001D3C59" w:rsidRPr="0056208B" w:rsidRDefault="001D3C59">
      <w:pPr>
        <w:pStyle w:val="ADClause"/>
        <w:numPr>
          <w:ilvl w:val="0"/>
          <w:numId w:val="51"/>
        </w:numPr>
        <w:rPr>
          <w:sz w:val="20"/>
          <w:szCs w:val="22"/>
        </w:rPr>
      </w:pPr>
      <w:r w:rsidRPr="0056208B">
        <w:rPr>
          <w:sz w:val="20"/>
          <w:szCs w:val="22"/>
        </w:rPr>
        <w:t>Work completed for the last period including encountered difficulties and improvement proposal.</w:t>
      </w:r>
    </w:p>
    <w:p w14:paraId="306A8CD2" w14:textId="77777777" w:rsidR="001D3C59" w:rsidRPr="0056208B" w:rsidRDefault="001D3C59">
      <w:pPr>
        <w:pStyle w:val="ADClause"/>
        <w:numPr>
          <w:ilvl w:val="0"/>
          <w:numId w:val="51"/>
        </w:numPr>
        <w:rPr>
          <w:sz w:val="20"/>
          <w:szCs w:val="22"/>
        </w:rPr>
      </w:pPr>
      <w:r w:rsidRPr="0056208B">
        <w:rPr>
          <w:sz w:val="20"/>
          <w:szCs w:val="22"/>
        </w:rPr>
        <w:t>Work scheduled for the next period</w:t>
      </w:r>
    </w:p>
    <w:p w14:paraId="02A91448" w14:textId="77777777" w:rsidR="001D3C59" w:rsidRPr="0056208B" w:rsidRDefault="001D3C59">
      <w:pPr>
        <w:pStyle w:val="ADClause"/>
        <w:numPr>
          <w:ilvl w:val="0"/>
          <w:numId w:val="51"/>
        </w:numPr>
        <w:rPr>
          <w:sz w:val="20"/>
          <w:szCs w:val="22"/>
        </w:rPr>
      </w:pPr>
      <w:r w:rsidRPr="0056208B">
        <w:rPr>
          <w:sz w:val="20"/>
          <w:szCs w:val="22"/>
        </w:rPr>
        <w:t>Monitoring of the schedule (delays, impact on milestones, ...), containing:</w:t>
      </w:r>
    </w:p>
    <w:p w14:paraId="2B7BC647" w14:textId="77777777" w:rsidR="001D3C59" w:rsidRPr="0056208B" w:rsidRDefault="001D3C59">
      <w:pPr>
        <w:pStyle w:val="ADClause"/>
        <w:numPr>
          <w:ilvl w:val="1"/>
          <w:numId w:val="51"/>
        </w:numPr>
        <w:rPr>
          <w:sz w:val="20"/>
          <w:szCs w:val="22"/>
        </w:rPr>
      </w:pPr>
      <w:r w:rsidRPr="0056208B">
        <w:rPr>
          <w:sz w:val="20"/>
          <w:szCs w:val="22"/>
        </w:rPr>
        <w:t>An updated schedule of the project.</w:t>
      </w:r>
    </w:p>
    <w:p w14:paraId="46726D82" w14:textId="77777777" w:rsidR="001D3C59" w:rsidRPr="0056208B" w:rsidRDefault="001D3C59">
      <w:pPr>
        <w:pStyle w:val="ADClause"/>
        <w:numPr>
          <w:ilvl w:val="1"/>
          <w:numId w:val="51"/>
        </w:numPr>
        <w:rPr>
          <w:sz w:val="20"/>
          <w:szCs w:val="22"/>
        </w:rPr>
      </w:pPr>
      <w:r w:rsidRPr="0056208B">
        <w:rPr>
          <w:sz w:val="20"/>
          <w:szCs w:val="22"/>
        </w:rPr>
        <w:t>A physical progress curve based on significant milestones to show the global physical progression on the project.</w:t>
      </w:r>
    </w:p>
    <w:p w14:paraId="2EDFEB4B" w14:textId="77777777" w:rsidR="001D3C59" w:rsidRPr="0056208B" w:rsidRDefault="001D3C59">
      <w:pPr>
        <w:pStyle w:val="ADClause"/>
        <w:numPr>
          <w:ilvl w:val="0"/>
          <w:numId w:val="51"/>
        </w:numPr>
        <w:rPr>
          <w:sz w:val="20"/>
          <w:szCs w:val="22"/>
        </w:rPr>
      </w:pPr>
      <w:r w:rsidRPr="0056208B">
        <w:rPr>
          <w:sz w:val="20"/>
          <w:szCs w:val="22"/>
        </w:rPr>
        <w:t>Updated issue register, and any other points-of-attention identified during the performance of the Contract</w:t>
      </w:r>
    </w:p>
    <w:p w14:paraId="5F5278A2" w14:textId="77777777" w:rsidR="001D3C59" w:rsidRPr="0056208B" w:rsidRDefault="001D3C59">
      <w:pPr>
        <w:pStyle w:val="ADClause"/>
        <w:numPr>
          <w:ilvl w:val="0"/>
          <w:numId w:val="51"/>
        </w:numPr>
        <w:rPr>
          <w:sz w:val="20"/>
          <w:szCs w:val="22"/>
        </w:rPr>
      </w:pPr>
      <w:r w:rsidRPr="0056208B">
        <w:rPr>
          <w:sz w:val="20"/>
          <w:szCs w:val="22"/>
        </w:rPr>
        <w:t>Updated Change register</w:t>
      </w:r>
    </w:p>
    <w:p w14:paraId="79EAB744" w14:textId="77777777" w:rsidR="001D3C59" w:rsidRPr="0056208B" w:rsidRDefault="001D3C59">
      <w:pPr>
        <w:pStyle w:val="ADClause"/>
        <w:numPr>
          <w:ilvl w:val="0"/>
          <w:numId w:val="51"/>
        </w:numPr>
        <w:rPr>
          <w:sz w:val="20"/>
          <w:szCs w:val="22"/>
        </w:rPr>
      </w:pPr>
      <w:r w:rsidRPr="0056208B">
        <w:rPr>
          <w:sz w:val="20"/>
          <w:szCs w:val="22"/>
        </w:rPr>
        <w:t>Updated non-conformity register</w:t>
      </w:r>
    </w:p>
    <w:p w14:paraId="3C85926E" w14:textId="77777777" w:rsidR="001D3C59" w:rsidRPr="0056208B" w:rsidRDefault="001D3C59">
      <w:pPr>
        <w:pStyle w:val="ADClause"/>
        <w:numPr>
          <w:ilvl w:val="0"/>
          <w:numId w:val="51"/>
        </w:numPr>
        <w:rPr>
          <w:sz w:val="20"/>
          <w:szCs w:val="22"/>
        </w:rPr>
      </w:pPr>
      <w:r w:rsidRPr="0056208B">
        <w:rPr>
          <w:sz w:val="20"/>
          <w:szCs w:val="22"/>
        </w:rPr>
        <w:t>Updated Risk register</w:t>
      </w:r>
    </w:p>
    <w:p w14:paraId="6B4F60FF" w14:textId="77777777" w:rsidR="001D3C59" w:rsidRPr="0056208B" w:rsidRDefault="001D3C59" w:rsidP="000527F7">
      <w:pPr>
        <w:pStyle w:val="SysReq3"/>
        <w:rPr>
          <w:lang w:val="en-GB"/>
        </w:rPr>
      </w:pPr>
      <w:r w:rsidRPr="0056208B">
        <w:rPr>
          <w:lang w:val="en-GB"/>
        </w:rPr>
        <w:t>In the offer, the Applicant shall include a concise description of the dashboard as well as the underlying management processes.  This description must include sufficient detail to demonstrate compliance with the requirements.</w:t>
      </w:r>
    </w:p>
    <w:p w14:paraId="5F490B13" w14:textId="77777777" w:rsidR="001D3C59" w:rsidRPr="0056208B" w:rsidRDefault="001D3C59" w:rsidP="001D3C59">
      <w:pPr>
        <w:pStyle w:val="Heading3numbered"/>
      </w:pPr>
      <w:bookmarkStart w:id="5746" w:name="_Toc200492651"/>
      <w:bookmarkStart w:id="5747" w:name="_Toc202536265"/>
      <w:bookmarkStart w:id="5748" w:name="_Toc202536951"/>
      <w:r w:rsidRPr="0056208B">
        <w:t>Meetings</w:t>
      </w:r>
      <w:bookmarkEnd w:id="5746"/>
      <w:bookmarkEnd w:id="5747"/>
      <w:bookmarkEnd w:id="5748"/>
    </w:p>
    <w:p w14:paraId="103ABC3C" w14:textId="77777777" w:rsidR="001D3C59" w:rsidRPr="0056208B" w:rsidRDefault="001D3C59" w:rsidP="00575005">
      <w:pPr>
        <w:pStyle w:val="0AClause"/>
        <w:rPr>
          <w:lang w:val="en-GB"/>
        </w:rPr>
      </w:pPr>
      <w:r w:rsidRPr="0056208B">
        <w:rPr>
          <w:lang w:val="en-GB"/>
        </w:rPr>
        <w:t>Meetings will take place at either of below locations:</w:t>
      </w:r>
    </w:p>
    <w:p w14:paraId="38540597" w14:textId="77777777" w:rsidR="001D3C59" w:rsidRPr="0056208B" w:rsidRDefault="001D3C59">
      <w:pPr>
        <w:pStyle w:val="ADClause"/>
        <w:numPr>
          <w:ilvl w:val="0"/>
          <w:numId w:val="51"/>
        </w:numPr>
        <w:rPr>
          <w:sz w:val="20"/>
          <w:szCs w:val="22"/>
        </w:rPr>
      </w:pPr>
      <w:r w:rsidRPr="0056208B">
        <w:rPr>
          <w:sz w:val="20"/>
          <w:szCs w:val="22"/>
        </w:rPr>
        <w:t>The Contractor’s premises.</w:t>
      </w:r>
    </w:p>
    <w:p w14:paraId="0A6749C0" w14:textId="77777777" w:rsidR="001D3C59" w:rsidRPr="0056208B" w:rsidRDefault="001D3C59">
      <w:pPr>
        <w:pStyle w:val="ADClause"/>
        <w:numPr>
          <w:ilvl w:val="0"/>
          <w:numId w:val="51"/>
        </w:numPr>
        <w:rPr>
          <w:sz w:val="20"/>
          <w:szCs w:val="22"/>
        </w:rPr>
      </w:pPr>
      <w:r w:rsidRPr="0056208B">
        <w:rPr>
          <w:sz w:val="20"/>
          <w:szCs w:val="22"/>
        </w:rPr>
        <w:t>SCK CEN: Boeretang 200, 2400 Mol, Belgium or Avenue Hermann-Debroux 40, 1160 Brussels, Belgium.</w:t>
      </w:r>
    </w:p>
    <w:p w14:paraId="378500B3" w14:textId="77777777" w:rsidR="001D3C59" w:rsidRPr="0056208B" w:rsidRDefault="001D3C59">
      <w:pPr>
        <w:pStyle w:val="ADClause"/>
        <w:numPr>
          <w:ilvl w:val="0"/>
          <w:numId w:val="51"/>
        </w:numPr>
        <w:rPr>
          <w:sz w:val="20"/>
          <w:szCs w:val="22"/>
        </w:rPr>
      </w:pPr>
      <w:r w:rsidRPr="0056208B">
        <w:rPr>
          <w:sz w:val="20"/>
          <w:szCs w:val="22"/>
        </w:rPr>
        <w:t>Any other location mutually agreed upon by the Contractor and SCK CEN, such as the premises of the deliverable’s component suppliers.</w:t>
      </w:r>
    </w:p>
    <w:p w14:paraId="0478A47A" w14:textId="77777777" w:rsidR="001D3C59" w:rsidRPr="0056208B" w:rsidRDefault="001D3C59">
      <w:pPr>
        <w:pStyle w:val="ADClause"/>
        <w:numPr>
          <w:ilvl w:val="0"/>
          <w:numId w:val="51"/>
        </w:numPr>
        <w:rPr>
          <w:sz w:val="20"/>
          <w:szCs w:val="22"/>
        </w:rPr>
      </w:pPr>
      <w:r w:rsidRPr="0056208B">
        <w:rPr>
          <w:sz w:val="20"/>
          <w:szCs w:val="22"/>
        </w:rPr>
        <w:t>In audio or video conferencing.</w:t>
      </w:r>
    </w:p>
    <w:p w14:paraId="234AA0CF" w14:textId="77777777" w:rsidR="001D3C59" w:rsidRPr="0056208B" w:rsidRDefault="001D3C59" w:rsidP="00575005">
      <w:pPr>
        <w:pStyle w:val="0AClause"/>
        <w:ind w:left="360"/>
        <w:rPr>
          <w:lang w:val="en-GB"/>
        </w:rPr>
      </w:pPr>
      <w:r w:rsidRPr="0056208B">
        <w:rPr>
          <w:lang w:val="en-GB"/>
        </w:rPr>
        <w:t>The Contractor shall ensure that all relevant information for these meeting is made available to SCK CEN at least three Business Days in advance including, but not limited to, meeting agenda, reports, and presentations.</w:t>
      </w:r>
      <w:r w:rsidRPr="0056208B" w:rsidDel="008D5BC5">
        <w:rPr>
          <w:lang w:val="en-GB"/>
        </w:rPr>
        <w:t xml:space="preserve">  </w:t>
      </w:r>
      <w:r w:rsidRPr="0056208B">
        <w:rPr>
          <w:lang w:val="en-GB"/>
        </w:rPr>
        <w:t>The Contractor shall draft the minutes of these meetings and submit them to SCK CEN for review and approval within 5 Business Days following the meeting.</w:t>
      </w:r>
    </w:p>
    <w:p w14:paraId="0107D96E" w14:textId="77777777" w:rsidR="001D3C59" w:rsidRPr="0056208B" w:rsidRDefault="001D3C59" w:rsidP="001D3C59">
      <w:pPr>
        <w:rPr>
          <w:rFonts w:ascii="Aptos" w:hAnsi="Aptos"/>
          <w:sz w:val="18"/>
        </w:rPr>
      </w:pPr>
      <w:r w:rsidRPr="0056208B">
        <w:rPr>
          <w:rFonts w:ascii="Aptos" w:hAnsi="Aptos"/>
          <w:sz w:val="18"/>
        </w:rPr>
        <w:t>Travel expenses are paid by the party who travels.</w:t>
      </w:r>
    </w:p>
    <w:p w14:paraId="252CF53A" w14:textId="77777777" w:rsidR="001D3C59" w:rsidRPr="0056208B" w:rsidRDefault="001D3C59" w:rsidP="00787E2A">
      <w:pPr>
        <w:pStyle w:val="Heading40"/>
        <w:ind w:left="0" w:firstLine="0"/>
        <w:rPr>
          <w:rStyle w:val="Strong"/>
          <w:lang w:val="en-GB"/>
        </w:rPr>
      </w:pPr>
      <w:bookmarkStart w:id="5749" w:name="_Ref192687556"/>
      <w:bookmarkStart w:id="5750" w:name="_Toc200492652"/>
      <w:bookmarkStart w:id="5751" w:name="_Toc202536266"/>
      <w:r w:rsidRPr="0056208B">
        <w:rPr>
          <w:rStyle w:val="Strong"/>
          <w:lang w:val="en-GB"/>
        </w:rPr>
        <w:t>Progress Meetings</w:t>
      </w:r>
      <w:bookmarkEnd w:id="5749"/>
      <w:bookmarkEnd w:id="5750"/>
      <w:bookmarkEnd w:id="5751"/>
    </w:p>
    <w:p w14:paraId="48C8889D" w14:textId="77777777" w:rsidR="001D3C59" w:rsidRPr="0056208B" w:rsidRDefault="001D3C59" w:rsidP="00575005">
      <w:pPr>
        <w:pStyle w:val="0AClause"/>
        <w:rPr>
          <w:rFonts w:eastAsia="Times New Roman"/>
          <w:color w:val="562873" w:themeColor="accent1"/>
          <w:shd w:val="clear" w:color="auto" w:fill="FFFFFF"/>
          <w:lang w:val="en-GB"/>
        </w:rPr>
      </w:pPr>
      <w:r w:rsidRPr="0056208B">
        <w:rPr>
          <w:lang w:val="en-GB"/>
        </w:rPr>
        <w:t>The Contractor shall organize Progress meetings between the Contractor and SCK CEN at least monthly.</w:t>
      </w:r>
    </w:p>
    <w:p w14:paraId="502DCC82" w14:textId="77777777" w:rsidR="001D3C59" w:rsidRPr="0056208B" w:rsidRDefault="001D3C59" w:rsidP="00787E2A">
      <w:pPr>
        <w:pStyle w:val="Heading40"/>
        <w:ind w:left="0" w:firstLine="0"/>
        <w:rPr>
          <w:rStyle w:val="Strong"/>
          <w:lang w:val="en-GB"/>
        </w:rPr>
      </w:pPr>
      <w:bookmarkStart w:id="5752" w:name="_Toc200492653"/>
      <w:bookmarkStart w:id="5753" w:name="_Toc202536267"/>
      <w:r w:rsidRPr="0056208B">
        <w:rPr>
          <w:rStyle w:val="Strong"/>
          <w:lang w:val="en-GB"/>
        </w:rPr>
        <w:t>Milestone Meetings</w:t>
      </w:r>
      <w:bookmarkEnd w:id="5752"/>
      <w:bookmarkEnd w:id="5753"/>
    </w:p>
    <w:p w14:paraId="080B74BE" w14:textId="77777777" w:rsidR="001D3C59" w:rsidRPr="0056208B" w:rsidRDefault="001D3C59" w:rsidP="00575005">
      <w:pPr>
        <w:pStyle w:val="0AClause"/>
        <w:rPr>
          <w:lang w:val="en-GB"/>
        </w:rPr>
      </w:pPr>
      <w:r w:rsidRPr="0056208B">
        <w:rPr>
          <w:lang w:val="en-GB"/>
        </w:rPr>
        <w:t>Milestone Meetings shall be held at least for the following milestones, organized at the initiative of the Contractor:</w:t>
      </w:r>
    </w:p>
    <w:p w14:paraId="3A8A4483" w14:textId="77777777" w:rsidR="001D3C59" w:rsidRPr="0056208B" w:rsidRDefault="001D3C59">
      <w:pPr>
        <w:pStyle w:val="ADClause"/>
        <w:numPr>
          <w:ilvl w:val="0"/>
          <w:numId w:val="51"/>
        </w:numPr>
      </w:pPr>
      <w:r w:rsidRPr="0056208B">
        <w:t xml:space="preserve">Kick-Off </w:t>
      </w:r>
      <w:r w:rsidRPr="0056208B">
        <w:rPr>
          <w:highlight w:val="yellow"/>
        </w:rPr>
        <w:t>meeting (M11)</w:t>
      </w:r>
    </w:p>
    <w:p w14:paraId="657324DD" w14:textId="77777777" w:rsidR="001D3C59" w:rsidRPr="0056208B" w:rsidRDefault="001D3C59">
      <w:pPr>
        <w:pStyle w:val="ADClause"/>
        <w:numPr>
          <w:ilvl w:val="1"/>
          <w:numId w:val="51"/>
        </w:numPr>
      </w:pPr>
      <w:r w:rsidRPr="0056208B">
        <w:t>This meeting is a “face-to-face” meeting to be held SCK CEN.</w:t>
      </w:r>
    </w:p>
    <w:p w14:paraId="0D5A12DF" w14:textId="77777777" w:rsidR="001D3C59" w:rsidRPr="0056208B" w:rsidRDefault="001D3C59">
      <w:pPr>
        <w:pStyle w:val="ADClause"/>
        <w:numPr>
          <w:ilvl w:val="0"/>
          <w:numId w:val="51"/>
        </w:numPr>
      </w:pPr>
      <w:r w:rsidRPr="0056208B">
        <w:t>Conceptual Design Review meeting</w:t>
      </w:r>
    </w:p>
    <w:p w14:paraId="5392ADA8" w14:textId="77777777" w:rsidR="001D3C59" w:rsidRPr="0056208B" w:rsidRDefault="001D3C59">
      <w:pPr>
        <w:pStyle w:val="ADClause"/>
        <w:numPr>
          <w:ilvl w:val="0"/>
          <w:numId w:val="51"/>
        </w:numPr>
      </w:pPr>
      <w:r w:rsidRPr="0056208B">
        <w:t>Detailed Design Review meeting</w:t>
      </w:r>
    </w:p>
    <w:p w14:paraId="582A3C2C" w14:textId="77777777" w:rsidR="00682B95" w:rsidRPr="0056208B" w:rsidRDefault="001D3C59">
      <w:pPr>
        <w:pStyle w:val="ADClause"/>
        <w:numPr>
          <w:ilvl w:val="0"/>
          <w:numId w:val="51"/>
        </w:numPr>
      </w:pPr>
      <w:r w:rsidRPr="0056208B">
        <w:t>Installation review meeting in preparation for commissioning</w:t>
      </w:r>
    </w:p>
    <w:p w14:paraId="7F43DBA6" w14:textId="77777777" w:rsidR="00682B95" w:rsidRPr="0056208B" w:rsidRDefault="001D3C59">
      <w:pPr>
        <w:pStyle w:val="ADClause"/>
        <w:numPr>
          <w:ilvl w:val="0"/>
          <w:numId w:val="51"/>
        </w:numPr>
      </w:pPr>
      <w:r w:rsidRPr="0056208B">
        <w:t>Provisional Acceptance Meeting/Contract Performance Closure meeting</w:t>
      </w:r>
      <w:r w:rsidR="00682B95" w:rsidRPr="0056208B">
        <w:t xml:space="preserve">. </w:t>
      </w:r>
    </w:p>
    <w:p w14:paraId="2A44CC09" w14:textId="67533C79" w:rsidR="001D3C59" w:rsidRPr="0056208B" w:rsidRDefault="001D3C59">
      <w:pPr>
        <w:pStyle w:val="ADClause"/>
        <w:numPr>
          <w:ilvl w:val="1"/>
          <w:numId w:val="51"/>
        </w:numPr>
      </w:pPr>
      <w:r w:rsidRPr="0056208B">
        <w:t>This meeting is a “face-to-face” meeting to be held at SCK CEN.</w:t>
      </w:r>
    </w:p>
    <w:p w14:paraId="2C543436" w14:textId="77777777" w:rsidR="001D3C59" w:rsidRPr="0056208B" w:rsidRDefault="001D3C59" w:rsidP="00787E2A">
      <w:pPr>
        <w:pStyle w:val="Heading40"/>
        <w:ind w:left="0" w:firstLine="0"/>
        <w:rPr>
          <w:rStyle w:val="Strong"/>
          <w:lang w:val="en-GB"/>
        </w:rPr>
      </w:pPr>
      <w:bookmarkStart w:id="5754" w:name="_Toc200492654"/>
      <w:bookmarkStart w:id="5755" w:name="_Toc202536268"/>
      <w:r w:rsidRPr="0056208B">
        <w:rPr>
          <w:rStyle w:val="Strong"/>
          <w:lang w:val="en-GB"/>
        </w:rPr>
        <w:t>Technical Review Meetings</w:t>
      </w:r>
      <w:bookmarkEnd w:id="5754"/>
      <w:bookmarkEnd w:id="5755"/>
    </w:p>
    <w:p w14:paraId="3563C546" w14:textId="77777777" w:rsidR="001D3C59" w:rsidRPr="0056208B" w:rsidRDefault="001D3C59" w:rsidP="00575005">
      <w:pPr>
        <w:pStyle w:val="0AClause"/>
        <w:rPr>
          <w:lang w:val="en-GB"/>
        </w:rPr>
      </w:pPr>
      <w:r w:rsidRPr="0056208B">
        <w:rPr>
          <w:lang w:val="en-GB"/>
        </w:rPr>
        <w:t>Technical Review Meetings (TRM’s) with the necessary stakeholders shall be held to define the technical baseline and identify any evolutions between reviews.</w:t>
      </w:r>
    </w:p>
    <w:p w14:paraId="4F93D71C" w14:textId="77777777" w:rsidR="001D3C59" w:rsidRPr="0056208B" w:rsidRDefault="001D3C59" w:rsidP="00D95EA9">
      <w:pPr>
        <w:pStyle w:val="Heading2numbered"/>
        <w:keepNext/>
        <w:keepLines/>
        <w:ind w:left="578" w:hanging="578"/>
      </w:pPr>
      <w:bookmarkStart w:id="5756" w:name="_Toc200492655"/>
      <w:bookmarkStart w:id="5757" w:name="_Toc202536269"/>
      <w:bookmarkStart w:id="5758" w:name="_Toc202536952"/>
      <w:r w:rsidRPr="0056208B">
        <w:lastRenderedPageBreak/>
        <w:t>Risk Assessment and Risk Management Plan</w:t>
      </w:r>
      <w:bookmarkEnd w:id="5756"/>
      <w:bookmarkEnd w:id="5757"/>
      <w:bookmarkEnd w:id="5758"/>
    </w:p>
    <w:p w14:paraId="75B02E5A" w14:textId="77777777" w:rsidR="001D3C59" w:rsidRPr="0056208B" w:rsidRDefault="001D3C59" w:rsidP="00575005">
      <w:pPr>
        <w:pStyle w:val="0AClause"/>
        <w:rPr>
          <w:lang w:val="en-GB"/>
        </w:rPr>
      </w:pPr>
      <w:r w:rsidRPr="0056208B">
        <w:rPr>
          <w:lang w:val="en-GB"/>
        </w:rPr>
        <w:t xml:space="preserve">The Applicant shall submit a preliminary Risk Assessment as part of their offer.  It shall contain all risks with a severity that are bound to </w:t>
      </w:r>
      <w:r w:rsidRPr="0056208B">
        <w:rPr>
          <w:rStyle w:val="03SemiBoldChar"/>
          <w:rFonts w:ascii="Segoe UI" w:hAnsi="Segoe UI" w:cs="Segoe UI"/>
          <w:color w:val="auto"/>
        </w:rPr>
        <w:t>compromise the successful completion of the Contract either in terms of schedule, budget, or technical requirements</w:t>
      </w:r>
      <w:r w:rsidRPr="0056208B">
        <w:rPr>
          <w:lang w:val="en-GB"/>
        </w:rPr>
        <w:t>, irrespective of probability.</w:t>
      </w:r>
    </w:p>
    <w:p w14:paraId="02EF2318" w14:textId="77777777" w:rsidR="001D3C59" w:rsidRPr="0056208B" w:rsidRDefault="001D3C59" w:rsidP="00575005">
      <w:pPr>
        <w:pStyle w:val="0AClause"/>
        <w:rPr>
          <w:lang w:val="en-GB"/>
        </w:rPr>
      </w:pPr>
      <w:r w:rsidRPr="0056208B">
        <w:rPr>
          <w:lang w:val="en-GB"/>
        </w:rPr>
        <w:t>Based on the preliminary Risk Assessment, the Applicant shall submit a preliminary Risk Management Plan as part of their offer.  It shall present a top</w:t>
      </w:r>
      <w:r w:rsidRPr="0056208B">
        <w:rPr>
          <w:lang w:val="en-GB"/>
        </w:rPr>
        <w:noBreakHyphen/>
        <w:t>level view of the mitigation strategy that the Applicant shall implement during contract execution, for all the risks that have been identified as unacceptable.</w:t>
      </w:r>
    </w:p>
    <w:p w14:paraId="2B21EE84" w14:textId="77777777" w:rsidR="001D3C59" w:rsidRPr="0056208B" w:rsidRDefault="001D3C59" w:rsidP="00575005">
      <w:pPr>
        <w:pStyle w:val="0AClause"/>
        <w:rPr>
          <w:lang w:val="en-GB"/>
        </w:rPr>
      </w:pPr>
      <w:r w:rsidRPr="0056208B">
        <w:rPr>
          <w:lang w:val="en-GB"/>
        </w:rPr>
        <w:t>During contract execution, the Contractor shall detail, complete, and continuously maintain the Risk Assessment and update the Risk Management Plan accordingly.  The Contractor shall continuously monitor, identify, and document any new risks that might threaten the successful completion of the Contract in any way.  The Contractor shall duly implement the mitigation strategy in accordance with the Risk Management Plan.</w:t>
      </w:r>
    </w:p>
    <w:p w14:paraId="4FC80A88" w14:textId="77777777" w:rsidR="001D3C59" w:rsidRPr="0056208B" w:rsidRDefault="001D3C59" w:rsidP="001D3C59">
      <w:pPr>
        <w:pStyle w:val="Heading2numbered"/>
      </w:pPr>
      <w:bookmarkStart w:id="5759" w:name="_Toc200492656"/>
      <w:bookmarkStart w:id="5760" w:name="_Toc202536270"/>
      <w:bookmarkStart w:id="5761" w:name="_Toc202536953"/>
      <w:r w:rsidRPr="0056208B">
        <w:t>Factory Access</w:t>
      </w:r>
      <w:bookmarkEnd w:id="5759"/>
      <w:bookmarkEnd w:id="5760"/>
      <w:bookmarkEnd w:id="5761"/>
    </w:p>
    <w:p w14:paraId="4848E650" w14:textId="77777777" w:rsidR="001D3C59" w:rsidRPr="0056208B" w:rsidRDefault="001D3C59" w:rsidP="00575005">
      <w:pPr>
        <w:pStyle w:val="0AClause"/>
        <w:rPr>
          <w:lang w:val="en-GB"/>
        </w:rPr>
      </w:pPr>
      <w:r w:rsidRPr="0056208B">
        <w:rPr>
          <w:lang w:val="en-GB"/>
        </w:rPr>
        <w:t>During the performance of the Contract, SCK CEN shall have access during normal working hours to (all) the location(s) where (part of) the Contract is being performed (including Contractor’s and Subcontractors' premises).  The Contractor shall be notified of any site visit at least five Business Days in advance.  Any changes to the specified location(s) shall require prior written approval from SCK CEN.</w:t>
      </w:r>
    </w:p>
    <w:p w14:paraId="4EAAD31C" w14:textId="77777777" w:rsidR="001D3C59" w:rsidRPr="0056208B" w:rsidRDefault="001D3C59" w:rsidP="001D3C59">
      <w:pPr>
        <w:pStyle w:val="Heading1numbered"/>
      </w:pPr>
      <w:bookmarkStart w:id="5762" w:name="_Ref190802856"/>
      <w:bookmarkStart w:id="5763" w:name="_Toc200492657"/>
      <w:bookmarkStart w:id="5764" w:name="_Toc202536271"/>
      <w:bookmarkStart w:id="5765" w:name="_Toc202536954"/>
      <w:r w:rsidRPr="0056208B">
        <w:lastRenderedPageBreak/>
        <w:t>Quality Assurance and Control</w:t>
      </w:r>
      <w:bookmarkEnd w:id="5762"/>
      <w:bookmarkEnd w:id="5763"/>
      <w:bookmarkEnd w:id="5764"/>
      <w:bookmarkEnd w:id="5765"/>
    </w:p>
    <w:p w14:paraId="0A71AE5E" w14:textId="77777777" w:rsidR="001D3C59" w:rsidRPr="0056208B" w:rsidRDefault="001D3C59" w:rsidP="001D3C59">
      <w:pPr>
        <w:pStyle w:val="Heading2numbered"/>
      </w:pPr>
      <w:bookmarkStart w:id="5766" w:name="_Toc200492658"/>
      <w:bookmarkStart w:id="5767" w:name="_Toc202536272"/>
      <w:bookmarkStart w:id="5768" w:name="_Toc202536955"/>
      <w:r w:rsidRPr="0056208B">
        <w:t>Quality Assurance</w:t>
      </w:r>
      <w:bookmarkEnd w:id="5766"/>
      <w:bookmarkEnd w:id="5767"/>
      <w:bookmarkEnd w:id="5768"/>
    </w:p>
    <w:p w14:paraId="463B13C8" w14:textId="77777777" w:rsidR="001D3C59" w:rsidRPr="0056208B" w:rsidRDefault="001D3C59" w:rsidP="001D3C59">
      <w:pPr>
        <w:pStyle w:val="Heading3numbered"/>
      </w:pPr>
      <w:bookmarkStart w:id="5769" w:name="_Toc200492659"/>
      <w:bookmarkStart w:id="5770" w:name="_Toc202536273"/>
      <w:bookmarkStart w:id="5771" w:name="_Toc202536956"/>
      <w:r w:rsidRPr="0056208B">
        <w:t>General requirements</w:t>
      </w:r>
      <w:bookmarkEnd w:id="5769"/>
      <w:bookmarkEnd w:id="5770"/>
      <w:bookmarkEnd w:id="5771"/>
    </w:p>
    <w:p w14:paraId="6372AC02" w14:textId="77777777" w:rsidR="001D3C59" w:rsidRPr="0056208B" w:rsidRDefault="001D3C59" w:rsidP="00575005">
      <w:pPr>
        <w:pStyle w:val="0AClause"/>
        <w:rPr>
          <w:lang w:val="en-GB"/>
        </w:rPr>
      </w:pPr>
      <w:r w:rsidRPr="0056208B">
        <w:rPr>
          <w:lang w:val="en-GB"/>
        </w:rPr>
        <w:t>The Contractor shall ensure status identification of each deliverable and all its components throughout all stages of manufacturing, assembly, packaging and transportation, installation, and commissioning to ensure that only items that have passed all required quality inspections and tests are used and/or supplied.  The Contractor shall ensure traceability to the required level in accordance with Good Industry Practices.</w:t>
      </w:r>
    </w:p>
    <w:p w14:paraId="413DA616" w14:textId="77777777" w:rsidR="001D3C59" w:rsidRPr="0056208B" w:rsidRDefault="001D3C59" w:rsidP="00575005">
      <w:pPr>
        <w:pStyle w:val="0AClause"/>
        <w:rPr>
          <w:lang w:val="en-GB"/>
        </w:rPr>
      </w:pPr>
      <w:r w:rsidRPr="0056208B">
        <w:rPr>
          <w:lang w:val="en-GB"/>
        </w:rPr>
        <w:t>A review and/or approval by SCK CEN shall never entail (provisional) acceptance or a release of responsibility vis-à-vis the Contractor in any way.</w:t>
      </w:r>
    </w:p>
    <w:p w14:paraId="75198044" w14:textId="77777777" w:rsidR="001D3C59" w:rsidRPr="0056208B" w:rsidRDefault="001D3C59" w:rsidP="001D3C59">
      <w:pPr>
        <w:pStyle w:val="Heading3numbered"/>
      </w:pPr>
      <w:bookmarkStart w:id="5772" w:name="_Toc200492660"/>
      <w:bookmarkStart w:id="5773" w:name="_Toc202536274"/>
      <w:bookmarkStart w:id="5774" w:name="_Toc202536957"/>
      <w:r w:rsidRPr="0056208B">
        <w:t>Quality Management System</w:t>
      </w:r>
      <w:bookmarkEnd w:id="5772"/>
      <w:bookmarkEnd w:id="5773"/>
      <w:bookmarkEnd w:id="5774"/>
    </w:p>
    <w:p w14:paraId="6E5AAE95" w14:textId="77777777" w:rsidR="001D3C59" w:rsidRPr="0056208B" w:rsidRDefault="001D3C59" w:rsidP="00575005">
      <w:pPr>
        <w:pStyle w:val="0AClause"/>
        <w:rPr>
          <w:lang w:val="en-GB"/>
        </w:rPr>
      </w:pPr>
      <w:r w:rsidRPr="0056208B">
        <w:rPr>
          <w:lang w:val="en-GB"/>
        </w:rPr>
        <w:t>Contractors who subcontract work to a Subcontractor shall ensure that the Subcontractor’s quality management system is in accordance with ISO 9001, certified by a nationally accredited body and applicable to the scope of work defined in the Contract.</w:t>
      </w:r>
    </w:p>
    <w:p w14:paraId="27E869F7" w14:textId="4C2B00E6" w:rsidR="001D3C59" w:rsidRPr="0056208B" w:rsidRDefault="001D3C59" w:rsidP="00575005">
      <w:pPr>
        <w:pStyle w:val="0AClause"/>
        <w:rPr>
          <w:lang w:val="en-GB"/>
        </w:rPr>
      </w:pPr>
      <w:r w:rsidRPr="0056208B">
        <w:rPr>
          <w:lang w:val="en-GB"/>
        </w:rPr>
        <w:t>In absence of an ISO 9001 certified QMS, an equivalent system may be accepted after written approval from SCK CEN.  If deemed necessary, SCK CEN may request an audit as foreseen in section §</w:t>
      </w:r>
      <w:r w:rsidRPr="0056208B">
        <w:rPr>
          <w:lang w:val="en-GB"/>
        </w:rPr>
        <w:fldChar w:fldCharType="begin"/>
      </w:r>
      <w:r w:rsidRPr="0056208B">
        <w:rPr>
          <w:lang w:val="en-GB"/>
        </w:rPr>
        <w:instrText xml:space="preserve"> REF _Ref191396737 \r \h  \* MERGEFORMAT </w:instrText>
      </w:r>
      <w:r w:rsidRPr="0056208B">
        <w:rPr>
          <w:lang w:val="en-GB"/>
        </w:rPr>
      </w:r>
      <w:r w:rsidRPr="0056208B">
        <w:rPr>
          <w:lang w:val="en-GB"/>
        </w:rPr>
        <w:fldChar w:fldCharType="separate"/>
      </w:r>
      <w:r w:rsidR="00D62D30">
        <w:rPr>
          <w:lang w:val="en-GB"/>
        </w:rPr>
        <w:t>8.1.9</w:t>
      </w:r>
      <w:r w:rsidRPr="0056208B">
        <w:rPr>
          <w:lang w:val="en-GB"/>
        </w:rPr>
        <w:fldChar w:fldCharType="end"/>
      </w:r>
      <w:r w:rsidRPr="0056208B">
        <w:rPr>
          <w:lang w:val="en-GB"/>
        </w:rPr>
        <w:t>.</w:t>
      </w:r>
    </w:p>
    <w:p w14:paraId="1A35E87F" w14:textId="77777777" w:rsidR="001D3C59" w:rsidRPr="0056208B" w:rsidRDefault="001D3C59" w:rsidP="00575005">
      <w:pPr>
        <w:pStyle w:val="0AClause"/>
        <w:rPr>
          <w:lang w:val="en-GB"/>
        </w:rPr>
      </w:pPr>
      <w:r w:rsidRPr="0056208B">
        <w:rPr>
          <w:lang w:val="en-GB"/>
        </w:rPr>
        <w:t>The Contractor shall inform SCK CEN of any change in certification during performance of the Contact.</w:t>
      </w:r>
    </w:p>
    <w:p w14:paraId="212519B8" w14:textId="77777777" w:rsidR="001D3C59" w:rsidRPr="0056208B" w:rsidRDefault="001D3C59" w:rsidP="001D3C59">
      <w:pPr>
        <w:pStyle w:val="Heading3numbered"/>
      </w:pPr>
      <w:bookmarkStart w:id="5775" w:name="_Toc200492661"/>
      <w:bookmarkStart w:id="5776" w:name="_Toc202536275"/>
      <w:bookmarkStart w:id="5777" w:name="_Toc202536958"/>
      <w:r w:rsidRPr="0056208B">
        <w:t>Quality Assurance Program</w:t>
      </w:r>
      <w:bookmarkEnd w:id="5775"/>
      <w:bookmarkEnd w:id="5776"/>
      <w:bookmarkEnd w:id="5777"/>
    </w:p>
    <w:p w14:paraId="2758698F" w14:textId="77777777" w:rsidR="001D3C59" w:rsidRPr="0056208B" w:rsidRDefault="001D3C59" w:rsidP="00575005">
      <w:pPr>
        <w:pStyle w:val="0AClause"/>
        <w:rPr>
          <w:lang w:val="en-GB"/>
        </w:rPr>
      </w:pPr>
      <w:r w:rsidRPr="0056208B">
        <w:rPr>
          <w:lang w:val="en-GB"/>
        </w:rPr>
        <w:t>Prior to beginning its work, the Contractor shall submit a detailed Quality Assurance Program, QAP, for review and approval by SCK CEN demonstrating compliance with the requirements set out in the Contract.  The Contractor shall adhere to the QAP and shall apply the mandatory QA/QC measures to each deliverable.  In case a deviation is required from one or another condition set out in this Contract, such request shall be clearly stated in the QAP.</w:t>
      </w:r>
    </w:p>
    <w:p w14:paraId="05D651E5" w14:textId="77777777" w:rsidR="001D3C59" w:rsidRPr="0056208B" w:rsidRDefault="001D3C59">
      <w:pPr>
        <w:pStyle w:val="0AClause"/>
        <w:numPr>
          <w:ilvl w:val="1"/>
          <w:numId w:val="64"/>
        </w:numPr>
        <w:rPr>
          <w:lang w:val="en-GB"/>
        </w:rPr>
      </w:pPr>
      <w:r w:rsidRPr="0056208B">
        <w:rPr>
          <w:lang w:val="en-GB"/>
        </w:rPr>
        <w:t>Contractors who subcontract work to a Subcontractor must respond appropriately to ensure that the Subcontractor complies with the QAP.</w:t>
      </w:r>
    </w:p>
    <w:p w14:paraId="31789ABB" w14:textId="77777777" w:rsidR="001D3C59" w:rsidRPr="0056208B" w:rsidRDefault="001D3C59" w:rsidP="000527F7">
      <w:pPr>
        <w:pStyle w:val="SysReq3"/>
        <w:rPr>
          <w:lang w:val="en-GB"/>
        </w:rPr>
      </w:pPr>
      <w:r w:rsidRPr="0056208B">
        <w:rPr>
          <w:highlight w:val="yellow"/>
          <w:lang w:val="en-GB"/>
        </w:rPr>
        <w:t>In the offer, the Applicant shall include a preliminary version of this QAP.</w:t>
      </w:r>
    </w:p>
    <w:p w14:paraId="7AD4B2C0" w14:textId="77777777" w:rsidR="001D3C59" w:rsidRPr="0056208B" w:rsidRDefault="001D3C59" w:rsidP="00E0737D">
      <w:pPr>
        <w:pStyle w:val="Heading3numbered"/>
      </w:pPr>
      <w:bookmarkStart w:id="5778" w:name="_Toc200492662"/>
      <w:r w:rsidRPr="0056208B">
        <w:t>Qualification of personnel</w:t>
      </w:r>
      <w:bookmarkEnd w:id="5778"/>
    </w:p>
    <w:p w14:paraId="4CDA6024" w14:textId="77777777" w:rsidR="001D3C59" w:rsidRPr="0056208B" w:rsidRDefault="001D3C59" w:rsidP="00575005">
      <w:pPr>
        <w:pStyle w:val="0AClause"/>
        <w:rPr>
          <w:lang w:val="en-GB"/>
        </w:rPr>
      </w:pPr>
      <w:r w:rsidRPr="0056208B">
        <w:rPr>
          <w:lang w:val="en-GB"/>
        </w:rPr>
        <w:t>The Contractor shall ensure that all personnel involved in the performance of the Contract is qualified and well trained to deliver results complying with SCK CEN requirements and specifications.  Special training and qualifications are specifically required for personnel responsible for:</w:t>
      </w:r>
    </w:p>
    <w:p w14:paraId="70A73099" w14:textId="046493A8" w:rsidR="001D3C59" w:rsidRPr="0056208B" w:rsidRDefault="001D3C59">
      <w:pPr>
        <w:pStyle w:val="0AClause"/>
        <w:numPr>
          <w:ilvl w:val="1"/>
          <w:numId w:val="42"/>
        </w:numPr>
        <w:rPr>
          <w:lang w:val="en-GB"/>
        </w:rPr>
      </w:pPr>
      <w:r w:rsidRPr="0056208B">
        <w:rPr>
          <w:lang w:val="en-GB"/>
        </w:rPr>
        <w:t xml:space="preserve">The Contractor shall </w:t>
      </w:r>
      <w:r w:rsidR="00E0737D" w:rsidRPr="0056208B">
        <w:rPr>
          <w:lang w:val="en-GB"/>
        </w:rPr>
        <w:t>keep</w:t>
      </w:r>
      <w:r w:rsidRPr="0056208B">
        <w:rPr>
          <w:lang w:val="en-GB"/>
        </w:rPr>
        <w:t xml:space="preserve"> records of personnel qualification and make them available to SCK CEN free of charge upon simple request.</w:t>
      </w:r>
    </w:p>
    <w:p w14:paraId="59005085" w14:textId="77777777" w:rsidR="001D3C59" w:rsidRPr="0056208B" w:rsidRDefault="001D3C59">
      <w:pPr>
        <w:pStyle w:val="0AClause"/>
        <w:numPr>
          <w:ilvl w:val="1"/>
          <w:numId w:val="66"/>
        </w:numPr>
        <w:rPr>
          <w:lang w:val="en-GB"/>
        </w:rPr>
      </w:pPr>
      <w:r w:rsidRPr="0056208B">
        <w:rPr>
          <w:lang w:val="en-GB"/>
        </w:rPr>
        <w:t>The Contractor shall ensure that all personnel who have direct contact with SCK CEN can understand as well as express themselves fluently in English, both orally and in writing.</w:t>
      </w:r>
    </w:p>
    <w:p w14:paraId="7C1DF0BB" w14:textId="77777777" w:rsidR="001D3C59" w:rsidRPr="0056208B" w:rsidRDefault="001D3C59" w:rsidP="001D3C59">
      <w:pPr>
        <w:pStyle w:val="Heading3numbered"/>
      </w:pPr>
      <w:bookmarkStart w:id="5779" w:name="_Toc202536276"/>
      <w:bookmarkStart w:id="5780" w:name="_Toc202536959"/>
      <w:r w:rsidRPr="0056208B">
        <w:t>Document Retention and Submission Requirements</w:t>
      </w:r>
      <w:bookmarkEnd w:id="5779"/>
      <w:bookmarkEnd w:id="5780"/>
    </w:p>
    <w:p w14:paraId="23A91DC9" w14:textId="77777777" w:rsidR="001D3C59" w:rsidRPr="0056208B" w:rsidRDefault="001D3C59" w:rsidP="00575005">
      <w:pPr>
        <w:pStyle w:val="0AClause"/>
        <w:rPr>
          <w:lang w:val="en-GB"/>
        </w:rPr>
      </w:pPr>
      <w:r w:rsidRPr="0056208B">
        <w:rPr>
          <w:lang w:val="en-GB"/>
        </w:rPr>
        <w:t>The Contractor shall retain all documents created under the Contract for a minimum period of ten (10) years, or for the duration required by applicable law, whichever is longer.</w:t>
      </w:r>
    </w:p>
    <w:p w14:paraId="29E87892" w14:textId="77777777" w:rsidR="001D3C59" w:rsidRPr="0056208B" w:rsidRDefault="001D3C59" w:rsidP="00575005">
      <w:pPr>
        <w:pStyle w:val="0AClause"/>
        <w:rPr>
          <w:lang w:val="en-GB"/>
        </w:rPr>
      </w:pPr>
      <w:r w:rsidRPr="0056208B">
        <w:rPr>
          <w:lang w:val="en-GB"/>
        </w:rPr>
        <w:t>The Contractor shall ensure that all documents submitted to SCK CEN:</w:t>
      </w:r>
    </w:p>
    <w:p w14:paraId="566636A1" w14:textId="77777777" w:rsidR="001D3C59" w:rsidRPr="0056208B" w:rsidRDefault="001D3C59">
      <w:pPr>
        <w:pStyle w:val="0AClause"/>
        <w:numPr>
          <w:ilvl w:val="1"/>
          <w:numId w:val="41"/>
        </w:numPr>
        <w:rPr>
          <w:lang w:val="en-GB"/>
        </w:rPr>
      </w:pPr>
      <w:r w:rsidRPr="0056208B">
        <w:rPr>
          <w:lang w:val="en-GB"/>
        </w:rPr>
        <w:t>are identified by a unique document code, version number, and document title.</w:t>
      </w:r>
    </w:p>
    <w:p w14:paraId="2A4AA42B" w14:textId="77777777" w:rsidR="001D3C59" w:rsidRPr="0056208B" w:rsidRDefault="001D3C59">
      <w:pPr>
        <w:pStyle w:val="0AClause"/>
        <w:numPr>
          <w:ilvl w:val="1"/>
          <w:numId w:val="66"/>
        </w:numPr>
        <w:rPr>
          <w:lang w:val="en-GB"/>
        </w:rPr>
      </w:pPr>
      <w:r w:rsidRPr="0056208B">
        <w:rPr>
          <w:lang w:val="en-GB"/>
        </w:rPr>
        <w:t>include a reference to the Contract unless the document was created independently of the Contract.</w:t>
      </w:r>
    </w:p>
    <w:p w14:paraId="0C88CBC2" w14:textId="77777777" w:rsidR="001D3C59" w:rsidRPr="0056208B" w:rsidRDefault="001D3C59">
      <w:pPr>
        <w:pStyle w:val="0AClause"/>
        <w:numPr>
          <w:ilvl w:val="1"/>
          <w:numId w:val="66"/>
        </w:numPr>
        <w:rPr>
          <w:lang w:val="en-GB"/>
        </w:rPr>
      </w:pPr>
      <w:r w:rsidRPr="0056208B">
        <w:rPr>
          <w:lang w:val="en-GB"/>
        </w:rPr>
        <w:t>are version-controlled and include a change log listing the modifications applied in each revision.</w:t>
      </w:r>
    </w:p>
    <w:p w14:paraId="76FD858C" w14:textId="77777777" w:rsidR="001D3C59" w:rsidRPr="0056208B" w:rsidRDefault="001D3C59">
      <w:pPr>
        <w:pStyle w:val="0AClause"/>
        <w:numPr>
          <w:ilvl w:val="1"/>
          <w:numId w:val="66"/>
        </w:numPr>
        <w:rPr>
          <w:lang w:val="en-GB"/>
        </w:rPr>
      </w:pPr>
      <w:r w:rsidRPr="0056208B">
        <w:rPr>
          <w:lang w:val="en-GB"/>
        </w:rPr>
        <w:t>are reviewed and approved by competent and authorized personnel prior to submission to SCK CEN.</w:t>
      </w:r>
    </w:p>
    <w:p w14:paraId="76F95546" w14:textId="77777777" w:rsidR="001D3C59" w:rsidRPr="0056208B" w:rsidRDefault="001D3C59">
      <w:pPr>
        <w:pStyle w:val="0AClause"/>
        <w:numPr>
          <w:ilvl w:val="1"/>
          <w:numId w:val="66"/>
        </w:numPr>
        <w:rPr>
          <w:lang w:val="en-GB"/>
        </w:rPr>
      </w:pPr>
      <w:r w:rsidRPr="0056208B">
        <w:rPr>
          <w:lang w:val="en-GB"/>
        </w:rPr>
        <w:lastRenderedPageBreak/>
        <w:t>are submitted in digital format, compatible with commonly available application software for Microsoft Windows OS and suitable for transmission via the internet.</w:t>
      </w:r>
    </w:p>
    <w:p w14:paraId="564963BA" w14:textId="5BA34294" w:rsidR="001D3C59" w:rsidRPr="0056208B" w:rsidRDefault="001D3C59" w:rsidP="00B50C81">
      <w:pPr>
        <w:pStyle w:val="ADClause"/>
      </w:pPr>
      <w:r w:rsidRPr="0056208B">
        <w:rPr>
          <w:b/>
          <w:bCs/>
          <w:color w:val="984A9C" w:themeColor="accent2"/>
        </w:rPr>
        <w:t xml:space="preserve"> </w:t>
      </w:r>
      <w:r w:rsidRPr="0056208B">
        <w:rPr>
          <w:highlight w:val="yellow"/>
        </w:rPr>
        <w:t>For 3D models and STEP files, refer to the specific submission criteria defined under Requirement [XXX].</w:t>
      </w:r>
    </w:p>
    <w:p w14:paraId="5883B5CE" w14:textId="5C0C3D93" w:rsidR="001D3C59" w:rsidRPr="0056208B" w:rsidRDefault="001D3C59">
      <w:pPr>
        <w:pStyle w:val="0AClause"/>
        <w:numPr>
          <w:ilvl w:val="1"/>
          <w:numId w:val="43"/>
        </w:numPr>
        <w:rPr>
          <w:lang w:val="en-GB"/>
        </w:rPr>
      </w:pPr>
      <w:r w:rsidRPr="0056208B">
        <w:rPr>
          <w:lang w:val="en-GB"/>
        </w:rPr>
        <w:t>The Contractor should use EPLAN for all electrical and masterplan-related drawings to facilitate integration of the deliverables into SCK CEN’s existing design and facility documentation systems</w:t>
      </w:r>
      <w:r w:rsidR="00352FF0" w:rsidRPr="0056208B">
        <w:rPr>
          <w:lang w:val="en-GB"/>
        </w:rPr>
        <w:t xml:space="preserve">.  </w:t>
      </w:r>
      <w:r w:rsidRPr="0056208B">
        <w:rPr>
          <w:lang w:val="en-GB"/>
        </w:rPr>
        <w:t>While this is not mandatory, SCK CEN encourages its use to enhance compatibility with internal tools and infrastructure.</w:t>
      </w:r>
    </w:p>
    <w:p w14:paraId="4FE27481" w14:textId="77777777" w:rsidR="001D3C59" w:rsidRPr="0056208B" w:rsidRDefault="001D3C59">
      <w:pPr>
        <w:pStyle w:val="0AClause"/>
        <w:numPr>
          <w:ilvl w:val="1"/>
          <w:numId w:val="41"/>
        </w:numPr>
        <w:rPr>
          <w:lang w:val="en-GB"/>
        </w:rPr>
      </w:pPr>
      <w:r w:rsidRPr="0056208B">
        <w:rPr>
          <w:lang w:val="en-GB"/>
        </w:rPr>
        <w:t>The Contractor should ensure that the 3D models and associated workflows are compatible with SCK CEN’s current digital engineering environment, which includes PTC Windchill, PTC Creo, and Autodesk BIM360.</w:t>
      </w:r>
    </w:p>
    <w:p w14:paraId="3D9C5C72" w14:textId="022DE113" w:rsidR="001D3C59" w:rsidRPr="0056208B" w:rsidRDefault="00972121" w:rsidP="000527F7">
      <w:pPr>
        <w:pStyle w:val="SysReq3"/>
        <w:rPr>
          <w:lang w:val="en-GB"/>
        </w:rPr>
      </w:pPr>
      <w:r w:rsidRPr="0056208B">
        <w:rPr>
          <w:lang w:val="en-GB"/>
        </w:rPr>
        <w:t>In the offer the Applicant shall (</w:t>
      </w:r>
      <w:r w:rsidR="001D3C59" w:rsidRPr="0056208B">
        <w:rPr>
          <w:lang w:val="en-GB"/>
        </w:rPr>
        <w:t>If the Contractor’s standard toolchain or practices differ from SCK CEN’s platforms</w:t>
      </w:r>
      <w:r w:rsidRPr="0056208B">
        <w:rPr>
          <w:lang w:val="en-GB"/>
        </w:rPr>
        <w:t>)</w:t>
      </w:r>
      <w:r w:rsidR="001D3C59" w:rsidRPr="0056208B">
        <w:rPr>
          <w:lang w:val="en-GB"/>
        </w:rPr>
        <w:t>:</w:t>
      </w:r>
    </w:p>
    <w:p w14:paraId="32934440" w14:textId="77777777" w:rsidR="001D3C59" w:rsidRPr="0056208B" w:rsidRDefault="001D3C59">
      <w:pPr>
        <w:pStyle w:val="SysReq3"/>
        <w:numPr>
          <w:ilvl w:val="0"/>
          <w:numId w:val="63"/>
        </w:numPr>
        <w:rPr>
          <w:lang w:val="en-GB"/>
        </w:rPr>
      </w:pPr>
      <w:r w:rsidRPr="0056208B">
        <w:rPr>
          <w:lang w:val="en-GB"/>
        </w:rPr>
        <w:t>propose a suitable workflow for 3D model exchange,</w:t>
      </w:r>
    </w:p>
    <w:p w14:paraId="56AE25FD" w14:textId="77777777" w:rsidR="001D3C59" w:rsidRPr="0056208B" w:rsidRDefault="001D3C59">
      <w:pPr>
        <w:pStyle w:val="SysReq3"/>
        <w:numPr>
          <w:ilvl w:val="0"/>
          <w:numId w:val="63"/>
        </w:numPr>
        <w:rPr>
          <w:lang w:val="en-GB"/>
        </w:rPr>
      </w:pPr>
      <w:r w:rsidRPr="0056208B">
        <w:rPr>
          <w:lang w:val="en-GB"/>
        </w:rPr>
        <w:t>describe how the Contractor intends to use model metadata and attributes, and</w:t>
      </w:r>
    </w:p>
    <w:p w14:paraId="71F43379" w14:textId="77777777" w:rsidR="001D3C59" w:rsidRPr="0056208B" w:rsidRDefault="001D3C59">
      <w:pPr>
        <w:pStyle w:val="SysReq3"/>
        <w:numPr>
          <w:ilvl w:val="0"/>
          <w:numId w:val="63"/>
        </w:numPr>
        <w:rPr>
          <w:lang w:val="en-GB"/>
        </w:rPr>
      </w:pPr>
      <w:r w:rsidRPr="0056208B">
        <w:rPr>
          <w:lang w:val="en-GB"/>
        </w:rPr>
        <w:t>explain how the Contractor will ensure integration and interoperability with SCK CEN’s systems throughout the project lifecycle.</w:t>
      </w:r>
    </w:p>
    <w:p w14:paraId="22CF5D9D" w14:textId="2D25278A" w:rsidR="00C12B3B" w:rsidRPr="0056208B" w:rsidRDefault="00C12B3B" w:rsidP="001D3C59">
      <w:pPr>
        <w:pStyle w:val="Heading3numbered"/>
      </w:pPr>
      <w:bookmarkStart w:id="5781" w:name="_Toc202536277"/>
      <w:bookmarkStart w:id="5782" w:name="_Toc202536960"/>
      <w:r w:rsidRPr="0056208B">
        <w:t>OEM Documentatation</w:t>
      </w:r>
    </w:p>
    <w:p w14:paraId="40679D9F" w14:textId="2F31C13F" w:rsidR="001D3C59" w:rsidRPr="0056208B" w:rsidRDefault="001D3C59" w:rsidP="00972121">
      <w:pPr>
        <w:pStyle w:val="Heading4numbered"/>
        <w:numPr>
          <w:ilvl w:val="0"/>
          <w:numId w:val="0"/>
        </w:numPr>
        <w:rPr>
          <w:rStyle w:val="Strong"/>
          <w:lang w:val="en-GB"/>
        </w:rPr>
      </w:pPr>
      <w:r w:rsidRPr="0056208B">
        <w:rPr>
          <w:rStyle w:val="Strong"/>
          <w:lang w:val="en-GB"/>
        </w:rPr>
        <w:t>Documentation from OEMs (COTS Equipment)</w:t>
      </w:r>
      <w:bookmarkEnd w:id="5781"/>
      <w:bookmarkEnd w:id="5782"/>
    </w:p>
    <w:p w14:paraId="6216AF8E" w14:textId="77777777" w:rsidR="001D3C59" w:rsidRPr="0056208B" w:rsidRDefault="001D3C59" w:rsidP="00575005">
      <w:pPr>
        <w:pStyle w:val="0AClause"/>
        <w:rPr>
          <w:lang w:val="en-GB"/>
        </w:rPr>
      </w:pPr>
      <w:r w:rsidRPr="0056208B">
        <w:rPr>
          <w:lang w:val="en-GB"/>
        </w:rPr>
        <w:t>The Contractor shall store and provide to SCK CEN all documentation received from the Original Equipment Manufacturer (OEM) related to Commercial Off-The-Shelf (COTS) equipment and applicable use within the QPLANT</w:t>
      </w:r>
    </w:p>
    <w:p w14:paraId="1B59CFC7" w14:textId="77777777" w:rsidR="001D3C59" w:rsidRPr="0056208B" w:rsidRDefault="001D3C59" w:rsidP="00972121">
      <w:pPr>
        <w:pStyle w:val="Heading4numbered"/>
        <w:numPr>
          <w:ilvl w:val="0"/>
          <w:numId w:val="0"/>
        </w:numPr>
        <w:rPr>
          <w:rStyle w:val="Strong"/>
          <w:lang w:val="en-GB"/>
        </w:rPr>
      </w:pPr>
      <w:bookmarkStart w:id="5783" w:name="_Toc202536278"/>
      <w:r w:rsidRPr="0056208B">
        <w:rPr>
          <w:rStyle w:val="Strong"/>
          <w:lang w:val="en-GB"/>
        </w:rPr>
        <w:t>OEM Documentation Provided by SCK CEN</w:t>
      </w:r>
      <w:bookmarkEnd w:id="5783"/>
    </w:p>
    <w:p w14:paraId="5B5D24FD" w14:textId="1F60F5F3" w:rsidR="00E0737D" w:rsidRPr="0056208B" w:rsidRDefault="001D3C59" w:rsidP="00575005">
      <w:pPr>
        <w:pStyle w:val="0AClause"/>
        <w:rPr>
          <w:lang w:val="en-GB"/>
        </w:rPr>
      </w:pPr>
      <w:r w:rsidRPr="0056208B">
        <w:rPr>
          <w:lang w:val="en-GB"/>
        </w:rPr>
        <w:t>If SCK CEN provides OEM documentation to the Contractor, the Contractor shall store and return the documentation to SCK CEN as received</w:t>
      </w:r>
      <w:r w:rsidR="00352FF0" w:rsidRPr="0056208B">
        <w:rPr>
          <w:lang w:val="en-GB"/>
        </w:rPr>
        <w:t xml:space="preserve">.  </w:t>
      </w:r>
      <w:r w:rsidRPr="0056208B">
        <w:rPr>
          <w:lang w:val="en-GB"/>
        </w:rPr>
        <w:t>If the original documentation is in a language other than English, the Contractor shall provide an accurate English translation alongside the original.</w:t>
      </w:r>
      <w:bookmarkStart w:id="5784" w:name="_Toc200492676"/>
    </w:p>
    <w:p w14:paraId="022FA98D" w14:textId="0FFF9754" w:rsidR="001D3C59" w:rsidRPr="0056208B" w:rsidRDefault="001D3C59" w:rsidP="00575005">
      <w:pPr>
        <w:pStyle w:val="0AClause"/>
        <w:rPr>
          <w:lang w:val="en-GB"/>
        </w:rPr>
      </w:pPr>
      <w:r w:rsidRPr="0056208B">
        <w:rPr>
          <w:lang w:val="en-GB"/>
        </w:rPr>
        <w:t>The Contractor shall version-control the documents received from SCK CEN.  When an updated version of a document is received, the previous version shall be removed from circulation as soon as reasonably possible</w:t>
      </w:r>
      <w:bookmarkStart w:id="5785" w:name="_Toc200492677"/>
      <w:bookmarkEnd w:id="5784"/>
      <w:r w:rsidRPr="0056208B">
        <w:rPr>
          <w:lang w:val="en-GB"/>
        </w:rPr>
        <w:t>.</w:t>
      </w:r>
    </w:p>
    <w:p w14:paraId="798843BC" w14:textId="77777777" w:rsidR="001D3C59" w:rsidRPr="0056208B" w:rsidRDefault="001D3C59" w:rsidP="00575005">
      <w:pPr>
        <w:pStyle w:val="0AClause"/>
        <w:rPr>
          <w:lang w:val="en-GB"/>
        </w:rPr>
      </w:pPr>
      <w:r w:rsidRPr="0056208B">
        <w:rPr>
          <w:lang w:val="en-GB"/>
        </w:rPr>
        <w:t>These documents shall be made accessible to the Contractor’s employees / Subcontractors only on a need-to-know basis, for the purpose of the Contract, for a limited time, for as long as the documents are needed.</w:t>
      </w:r>
      <w:bookmarkEnd w:id="5785"/>
    </w:p>
    <w:p w14:paraId="7B9B885E" w14:textId="77777777" w:rsidR="001D3C59" w:rsidRPr="0056208B" w:rsidRDefault="001D3C59" w:rsidP="001D3C59">
      <w:pPr>
        <w:pStyle w:val="Heading3numbered"/>
      </w:pPr>
      <w:bookmarkStart w:id="5786" w:name="_Toc200492678"/>
      <w:bookmarkStart w:id="5787" w:name="_Toc202536279"/>
      <w:bookmarkStart w:id="5788" w:name="_Toc202536961"/>
      <w:r w:rsidRPr="0056208B">
        <w:t>Change Management</w:t>
      </w:r>
      <w:bookmarkEnd w:id="5786"/>
      <w:bookmarkEnd w:id="5787"/>
      <w:bookmarkEnd w:id="5788"/>
    </w:p>
    <w:p w14:paraId="18CB85D9" w14:textId="77777777" w:rsidR="001D3C59" w:rsidRPr="0056208B" w:rsidRDefault="001D3C59" w:rsidP="00575005">
      <w:pPr>
        <w:pStyle w:val="0AClause"/>
        <w:rPr>
          <w:lang w:val="en-GB"/>
        </w:rPr>
      </w:pPr>
      <w:r w:rsidRPr="0056208B">
        <w:rPr>
          <w:lang w:val="en-GB"/>
        </w:rPr>
        <w:t>Proposals for change to the project, its scope of work and/or previously approved deliverables, either initiated by the Contractor or by SCK CEN, shall be analysed and documented (in a “Change Request”) by the Contractor and submitted for approval to SCK CEN.</w:t>
      </w:r>
    </w:p>
    <w:p w14:paraId="1D97F458" w14:textId="77777777" w:rsidR="00D9747D" w:rsidRPr="0056208B" w:rsidRDefault="001D3C59" w:rsidP="00575005">
      <w:pPr>
        <w:pStyle w:val="0AClause"/>
        <w:rPr>
          <w:lang w:val="en-GB"/>
        </w:rPr>
      </w:pPr>
      <w:r w:rsidRPr="0056208B">
        <w:rPr>
          <w:lang w:val="en-GB"/>
        </w:rPr>
        <w:t xml:space="preserve">A Change Request shall at least contain following information: </w:t>
      </w:r>
    </w:p>
    <w:p w14:paraId="21251FA6" w14:textId="77777777" w:rsidR="00D9747D" w:rsidRPr="0056208B" w:rsidRDefault="001D3C59">
      <w:pPr>
        <w:pStyle w:val="0AClause"/>
        <w:numPr>
          <w:ilvl w:val="1"/>
          <w:numId w:val="44"/>
        </w:numPr>
        <w:rPr>
          <w:lang w:val="en-GB"/>
        </w:rPr>
      </w:pPr>
      <w:r w:rsidRPr="0056208B">
        <w:rPr>
          <w:lang w:val="en-GB"/>
        </w:rPr>
        <w:t>the initiator of the change</w:t>
      </w:r>
    </w:p>
    <w:p w14:paraId="1A7D8A66" w14:textId="77777777" w:rsidR="00D9747D" w:rsidRPr="0056208B" w:rsidRDefault="001D3C59">
      <w:pPr>
        <w:pStyle w:val="0AClause"/>
        <w:numPr>
          <w:ilvl w:val="1"/>
          <w:numId w:val="44"/>
        </w:numPr>
        <w:rPr>
          <w:lang w:val="en-GB"/>
        </w:rPr>
      </w:pPr>
      <w:r w:rsidRPr="0056208B">
        <w:rPr>
          <w:lang w:val="en-GB"/>
        </w:rPr>
        <w:t>the justification for the change</w:t>
      </w:r>
    </w:p>
    <w:p w14:paraId="3598AAC5" w14:textId="77777777" w:rsidR="00D9747D" w:rsidRPr="0056208B" w:rsidRDefault="001D3C59">
      <w:pPr>
        <w:pStyle w:val="0AClause"/>
        <w:numPr>
          <w:ilvl w:val="1"/>
          <w:numId w:val="44"/>
        </w:numPr>
        <w:rPr>
          <w:lang w:val="en-GB"/>
        </w:rPr>
      </w:pPr>
      <w:r w:rsidRPr="0056208B">
        <w:rPr>
          <w:lang w:val="en-GB"/>
        </w:rPr>
        <w:t xml:space="preserve">the impact of the change (on product and/or (related) service(s), </w:t>
      </w:r>
    </w:p>
    <w:p w14:paraId="63F4A4B6" w14:textId="77777777" w:rsidR="00D9747D" w:rsidRPr="0056208B" w:rsidRDefault="001D3C59">
      <w:pPr>
        <w:pStyle w:val="0AClause"/>
        <w:numPr>
          <w:ilvl w:val="1"/>
          <w:numId w:val="44"/>
        </w:numPr>
        <w:rPr>
          <w:lang w:val="en-GB"/>
        </w:rPr>
      </w:pPr>
      <w:r w:rsidRPr="0056208B">
        <w:rPr>
          <w:lang w:val="en-GB"/>
        </w:rPr>
        <w:t xml:space="preserve">safety, </w:t>
      </w:r>
    </w:p>
    <w:p w14:paraId="03AEA489" w14:textId="77777777" w:rsidR="00D9747D" w:rsidRPr="0056208B" w:rsidRDefault="001D3C59">
      <w:pPr>
        <w:pStyle w:val="0AClause"/>
        <w:numPr>
          <w:ilvl w:val="1"/>
          <w:numId w:val="44"/>
        </w:numPr>
        <w:rPr>
          <w:lang w:val="en-GB"/>
        </w:rPr>
      </w:pPr>
      <w:r w:rsidRPr="0056208B">
        <w:rPr>
          <w:lang w:val="en-GB"/>
        </w:rPr>
        <w:t>risks,</w:t>
      </w:r>
    </w:p>
    <w:p w14:paraId="6992BC79" w14:textId="5EDA43AE" w:rsidR="00D9747D" w:rsidRPr="0056208B" w:rsidRDefault="00D9747D">
      <w:pPr>
        <w:pStyle w:val="0AClause"/>
        <w:numPr>
          <w:ilvl w:val="1"/>
          <w:numId w:val="44"/>
        </w:numPr>
        <w:rPr>
          <w:lang w:val="en-GB"/>
        </w:rPr>
      </w:pPr>
      <w:r w:rsidRPr="0056208B">
        <w:rPr>
          <w:lang w:val="en-GB"/>
        </w:rPr>
        <w:t>c</w:t>
      </w:r>
      <w:r w:rsidR="001D3C59" w:rsidRPr="0056208B">
        <w:rPr>
          <w:lang w:val="en-GB"/>
        </w:rPr>
        <w:t xml:space="preserve">ontract price and schedule), </w:t>
      </w:r>
    </w:p>
    <w:p w14:paraId="52DA8782" w14:textId="753ABDDD" w:rsidR="001D3C59" w:rsidRPr="0056208B" w:rsidRDefault="001D3C59">
      <w:pPr>
        <w:pStyle w:val="0AClause"/>
        <w:numPr>
          <w:ilvl w:val="1"/>
          <w:numId w:val="44"/>
        </w:numPr>
        <w:rPr>
          <w:lang w:val="en-GB"/>
        </w:rPr>
      </w:pPr>
      <w:r w:rsidRPr="0056208B">
        <w:rPr>
          <w:lang w:val="en-GB"/>
        </w:rPr>
        <w:t>the description of the change and the plan of implementation.</w:t>
      </w:r>
    </w:p>
    <w:p w14:paraId="14CCF1EB" w14:textId="77777777" w:rsidR="00D9747D" w:rsidRPr="0056208B" w:rsidRDefault="00D9747D" w:rsidP="00575005">
      <w:pPr>
        <w:pStyle w:val="0AClause"/>
        <w:ind w:left="360"/>
        <w:rPr>
          <w:lang w:val="en-GB"/>
        </w:rPr>
      </w:pPr>
    </w:p>
    <w:p w14:paraId="248D707A" w14:textId="29E01687" w:rsidR="001D3C59" w:rsidRPr="0056208B" w:rsidRDefault="001D3C59" w:rsidP="00575005">
      <w:pPr>
        <w:pStyle w:val="0AClause"/>
        <w:ind w:left="360"/>
        <w:rPr>
          <w:lang w:val="en-GB"/>
        </w:rPr>
      </w:pPr>
      <w:r w:rsidRPr="0056208B">
        <w:rPr>
          <w:lang w:val="en-GB"/>
        </w:rPr>
        <w:t>The Contractor shall include the Change Request template in annex to the QAP.</w:t>
      </w:r>
    </w:p>
    <w:p w14:paraId="6120C186" w14:textId="77777777" w:rsidR="001D3C59" w:rsidRPr="0056208B" w:rsidRDefault="001D3C59" w:rsidP="00575005">
      <w:pPr>
        <w:pStyle w:val="0AClause"/>
        <w:ind w:left="360"/>
        <w:rPr>
          <w:lang w:val="en-GB"/>
        </w:rPr>
      </w:pPr>
      <w:r w:rsidRPr="0056208B">
        <w:rPr>
          <w:lang w:val="en-GB"/>
        </w:rPr>
        <w:t>Only Change Requests approved by SCK CEN may and shall be implemented.</w:t>
      </w:r>
    </w:p>
    <w:p w14:paraId="40AD1D47" w14:textId="77777777" w:rsidR="001D3C59" w:rsidRPr="0056208B" w:rsidRDefault="001D3C59" w:rsidP="00575005">
      <w:pPr>
        <w:pStyle w:val="0AClause"/>
        <w:rPr>
          <w:lang w:val="en-GB"/>
        </w:rPr>
      </w:pPr>
      <w:commentRangeStart w:id="5789"/>
      <w:r w:rsidRPr="0056208B">
        <w:rPr>
          <w:lang w:val="en-GB"/>
        </w:rPr>
        <w:lastRenderedPageBreak/>
        <w:t>A Change Request having a budgetary impact on the Contractor shall form the basis for a Variation Order.  In such event, the Change Request shall be considered as approved when the Variation Order is issued by SCK CEN.</w:t>
      </w:r>
      <w:commentRangeEnd w:id="5789"/>
      <w:r w:rsidRPr="0056208B">
        <w:rPr>
          <w:lang w:val="en-GB"/>
        </w:rPr>
        <w:commentReference w:id="5789"/>
      </w:r>
    </w:p>
    <w:p w14:paraId="4C490056" w14:textId="77777777" w:rsidR="001D3C59" w:rsidRPr="0056208B" w:rsidRDefault="001D3C59" w:rsidP="00575005">
      <w:pPr>
        <w:pStyle w:val="0AClause"/>
        <w:rPr>
          <w:lang w:val="en-GB"/>
        </w:rPr>
      </w:pPr>
      <w:r w:rsidRPr="0056208B">
        <w:rPr>
          <w:lang w:val="en-GB"/>
        </w:rPr>
        <w:t xml:space="preserve">The Contractor shall create and maintain a Change Register, accessible to SCK CEN, in which all Change Requests shall be logged, including at least  </w:t>
      </w:r>
    </w:p>
    <w:p w14:paraId="279ED163" w14:textId="77777777" w:rsidR="001D3C59" w:rsidRPr="0056208B" w:rsidRDefault="001D3C59">
      <w:pPr>
        <w:pStyle w:val="0AClause"/>
        <w:numPr>
          <w:ilvl w:val="1"/>
          <w:numId w:val="45"/>
        </w:numPr>
        <w:rPr>
          <w:lang w:val="en-GB"/>
        </w:rPr>
      </w:pPr>
      <w:r w:rsidRPr="0056208B">
        <w:rPr>
          <w:lang w:val="en-GB"/>
        </w:rPr>
        <w:t>a unique identifier, title, date of issuance,</w:t>
      </w:r>
    </w:p>
    <w:p w14:paraId="12D39D42" w14:textId="2207F697" w:rsidR="001D3C59" w:rsidRPr="0056208B" w:rsidRDefault="00CE2631">
      <w:pPr>
        <w:pStyle w:val="0AClause"/>
        <w:numPr>
          <w:ilvl w:val="1"/>
          <w:numId w:val="44"/>
        </w:numPr>
        <w:rPr>
          <w:highlight w:val="yellow"/>
          <w:lang w:val="en-GB"/>
        </w:rPr>
      </w:pPr>
      <w:r w:rsidRPr="0056208B">
        <w:rPr>
          <w:highlight w:val="yellow"/>
          <w:lang w:val="en-GB"/>
        </w:rPr>
        <w:t>monetary impact</w:t>
      </w:r>
      <w:r w:rsidR="001D3C59" w:rsidRPr="0056208B">
        <w:rPr>
          <w:highlight w:val="yellow"/>
          <w:lang w:val="en-GB"/>
        </w:rPr>
        <w:t>,</w:t>
      </w:r>
    </w:p>
    <w:p w14:paraId="5B449BBB" w14:textId="5E8A6C54" w:rsidR="001D3C59" w:rsidRPr="0056208B" w:rsidRDefault="001D3C59">
      <w:pPr>
        <w:pStyle w:val="0AClause"/>
        <w:numPr>
          <w:ilvl w:val="1"/>
          <w:numId w:val="44"/>
        </w:numPr>
        <w:rPr>
          <w:lang w:val="en-GB"/>
        </w:rPr>
      </w:pPr>
      <w:r w:rsidRPr="0056208B">
        <w:rPr>
          <w:lang w:val="en-GB"/>
        </w:rPr>
        <w:t xml:space="preserve">impact on the Contract schedule, and information about the status of (vi) the decision (potential, pending, approved, </w:t>
      </w:r>
      <w:r w:rsidR="00352FF0" w:rsidRPr="0056208B">
        <w:rPr>
          <w:lang w:val="en-GB"/>
        </w:rPr>
        <w:t>withdrawn,</w:t>
      </w:r>
      <w:r w:rsidRPr="0056208B">
        <w:rPr>
          <w:lang w:val="en-GB"/>
        </w:rPr>
        <w:t xml:space="preserve"> or disputed) and (vii) the implementation</w:t>
      </w:r>
      <w:r w:rsidRPr="0056208B" w:rsidDel="006F4F6D">
        <w:rPr>
          <w:lang w:val="en-GB"/>
        </w:rPr>
        <w:t>.</w:t>
      </w:r>
    </w:p>
    <w:p w14:paraId="72173BF5" w14:textId="77777777" w:rsidR="001D3C59" w:rsidRPr="0056208B" w:rsidRDefault="001D3C59">
      <w:pPr>
        <w:pStyle w:val="0AClause"/>
        <w:numPr>
          <w:ilvl w:val="1"/>
          <w:numId w:val="44"/>
        </w:numPr>
        <w:rPr>
          <w:lang w:val="en-GB"/>
        </w:rPr>
      </w:pPr>
      <w:r w:rsidRPr="0056208B">
        <w:rPr>
          <w:lang w:val="en-GB"/>
        </w:rPr>
        <w:t>Deviations from the specifications defined in the Contract, that were not explicitly authorized by SCK CEN in advance in writing, shall be treated as Non-Conformities.</w:t>
      </w:r>
    </w:p>
    <w:p w14:paraId="00641CD8" w14:textId="77777777" w:rsidR="001D3C59" w:rsidRPr="0056208B" w:rsidRDefault="001D3C59" w:rsidP="001D3C59">
      <w:pPr>
        <w:pStyle w:val="Heading3numbered"/>
      </w:pPr>
      <w:bookmarkStart w:id="5790" w:name="_Ref190802525"/>
      <w:bookmarkStart w:id="5791" w:name="_Toc200492679"/>
      <w:bookmarkStart w:id="5792" w:name="_Toc202536280"/>
      <w:bookmarkStart w:id="5793" w:name="_Toc202536962"/>
      <w:r w:rsidRPr="0056208B">
        <w:t>Non-Conformity Management</w:t>
      </w:r>
      <w:bookmarkEnd w:id="5790"/>
      <w:bookmarkEnd w:id="5791"/>
      <w:bookmarkEnd w:id="5792"/>
      <w:bookmarkEnd w:id="5793"/>
    </w:p>
    <w:p w14:paraId="1BB3413E" w14:textId="77777777" w:rsidR="001D3C59" w:rsidRPr="0056208B" w:rsidRDefault="001D3C59" w:rsidP="00575005">
      <w:pPr>
        <w:pStyle w:val="0AClause"/>
        <w:rPr>
          <w:lang w:val="en-GB"/>
        </w:rPr>
      </w:pPr>
      <w:r w:rsidRPr="0056208B">
        <w:rPr>
          <w:lang w:val="en-GB"/>
        </w:rPr>
        <w:t>A Non-Conformity is defined as any non-compliance with, or deviation from, any of the requirements and/or conformity criteria set forth in the Contract or approved Change Requests.</w:t>
      </w:r>
    </w:p>
    <w:p w14:paraId="46DAB8E6" w14:textId="77777777" w:rsidR="001D3C59" w:rsidRPr="0056208B" w:rsidRDefault="001D3C59" w:rsidP="00575005">
      <w:pPr>
        <w:pStyle w:val="0AClause"/>
        <w:rPr>
          <w:lang w:val="en-GB"/>
        </w:rPr>
      </w:pPr>
      <w:r w:rsidRPr="0056208B">
        <w:rPr>
          <w:lang w:val="en-GB"/>
        </w:rPr>
        <w:t>The Contractor shall have a process in place for managing Non-Conformities that arise during the performance of the Contract, including receiving and processing notifications of Non-Conformities from SCK CEN and/or third parties (such as its suppliers or Subcontractors).</w:t>
      </w:r>
    </w:p>
    <w:p w14:paraId="4FF41B75" w14:textId="77777777" w:rsidR="001D3C59" w:rsidRPr="0056208B" w:rsidRDefault="001D3C59" w:rsidP="00575005">
      <w:pPr>
        <w:pStyle w:val="0AClause"/>
        <w:rPr>
          <w:lang w:val="en-GB"/>
        </w:rPr>
      </w:pPr>
      <w:r w:rsidRPr="0056208B">
        <w:rPr>
          <w:lang w:val="en-GB"/>
        </w:rPr>
        <w:t>In case of a Non-Conformity, the Contractor may not ship, or shall recall at its own risk and expense, the impacted supply.  Any steps of the Contract execution, which are (potentially) affected by the Non</w:t>
      </w:r>
      <w:r w:rsidRPr="0056208B">
        <w:rPr>
          <w:lang w:val="en-GB"/>
        </w:rPr>
        <w:noBreakHyphen/>
        <w:t>Conformity, shall be put on hold.</w:t>
      </w:r>
    </w:p>
    <w:p w14:paraId="62CE316B" w14:textId="77777777" w:rsidR="001D3C59" w:rsidRPr="0056208B" w:rsidRDefault="001D3C59" w:rsidP="00575005">
      <w:pPr>
        <w:pStyle w:val="0AClause"/>
        <w:rPr>
          <w:lang w:val="en-GB"/>
        </w:rPr>
      </w:pPr>
      <w:r w:rsidRPr="0056208B">
        <w:rPr>
          <w:lang w:val="en-GB"/>
        </w:rPr>
        <w:t>The Contractor shall notify SCK CEN in writing of any such Non-Conformities by means of a Non-Conformity Report (NCR).  An NCR shall be submitted to SCK CEN as soon as reasonably possible after a Non-Conformity is identified.</w:t>
      </w:r>
    </w:p>
    <w:p w14:paraId="1B4AAE84" w14:textId="77777777" w:rsidR="001D3C59" w:rsidRPr="0056208B" w:rsidRDefault="001D3C59" w:rsidP="00575005">
      <w:pPr>
        <w:pStyle w:val="0AClause"/>
        <w:rPr>
          <w:lang w:val="en-GB"/>
        </w:rPr>
      </w:pPr>
      <w:r w:rsidRPr="0056208B">
        <w:rPr>
          <w:lang w:val="en-GB"/>
        </w:rPr>
        <w:t>The NCR shall cover at least the following aspects:</w:t>
      </w:r>
    </w:p>
    <w:p w14:paraId="1B15ACDC" w14:textId="77777777" w:rsidR="001D3C59" w:rsidRPr="0056208B" w:rsidRDefault="001D3C59">
      <w:pPr>
        <w:pStyle w:val="0AClause"/>
        <w:numPr>
          <w:ilvl w:val="1"/>
          <w:numId w:val="46"/>
        </w:numPr>
        <w:rPr>
          <w:lang w:val="en-GB"/>
        </w:rPr>
      </w:pPr>
      <w:r w:rsidRPr="0056208B">
        <w:rPr>
          <w:lang w:val="en-GB"/>
        </w:rPr>
        <w:t>Detailed description of the Non-Conformity.</w:t>
      </w:r>
    </w:p>
    <w:p w14:paraId="29954286" w14:textId="77777777" w:rsidR="001D3C59" w:rsidRPr="0056208B" w:rsidRDefault="001D3C59">
      <w:pPr>
        <w:pStyle w:val="0AClause"/>
        <w:numPr>
          <w:ilvl w:val="1"/>
          <w:numId w:val="44"/>
        </w:numPr>
        <w:rPr>
          <w:lang w:val="en-GB"/>
        </w:rPr>
      </w:pPr>
      <w:r w:rsidRPr="0056208B">
        <w:rPr>
          <w:lang w:val="en-GB"/>
        </w:rPr>
        <w:t>Identification of all potentially affected deliverables.</w:t>
      </w:r>
    </w:p>
    <w:p w14:paraId="5E25D6E9" w14:textId="77777777" w:rsidR="001D3C59" w:rsidRPr="0056208B" w:rsidRDefault="001D3C59">
      <w:pPr>
        <w:pStyle w:val="0AClause"/>
        <w:numPr>
          <w:ilvl w:val="1"/>
          <w:numId w:val="44"/>
        </w:numPr>
        <w:rPr>
          <w:lang w:val="en-GB"/>
        </w:rPr>
      </w:pPr>
      <w:r w:rsidRPr="0056208B">
        <w:rPr>
          <w:lang w:val="en-GB"/>
        </w:rPr>
        <w:t>Identified (root) cause(s) including verification thereof.</w:t>
      </w:r>
    </w:p>
    <w:p w14:paraId="6CB28661" w14:textId="77777777" w:rsidR="001D3C59" w:rsidRPr="0056208B" w:rsidRDefault="001D3C59">
      <w:pPr>
        <w:pStyle w:val="0AClause"/>
        <w:numPr>
          <w:ilvl w:val="1"/>
          <w:numId w:val="44"/>
        </w:numPr>
        <w:rPr>
          <w:lang w:val="en-GB"/>
        </w:rPr>
      </w:pPr>
      <w:r w:rsidRPr="0056208B">
        <w:rPr>
          <w:lang w:val="en-GB"/>
        </w:rPr>
        <w:t>Proposed corrective actions including their anticipated effectiveness.</w:t>
      </w:r>
    </w:p>
    <w:p w14:paraId="17DA19FF" w14:textId="77777777" w:rsidR="001D3C59" w:rsidRPr="0056208B" w:rsidRDefault="001D3C59">
      <w:pPr>
        <w:pStyle w:val="0AClause"/>
        <w:numPr>
          <w:ilvl w:val="1"/>
          <w:numId w:val="44"/>
        </w:numPr>
        <w:rPr>
          <w:lang w:val="en-GB"/>
        </w:rPr>
      </w:pPr>
      <w:r w:rsidRPr="0056208B">
        <w:rPr>
          <w:lang w:val="en-GB"/>
        </w:rPr>
        <w:t>Proposed reoccurrence prevention plan (if applicable).</w:t>
      </w:r>
    </w:p>
    <w:p w14:paraId="25240EB3" w14:textId="77777777" w:rsidR="001D3C59" w:rsidRPr="0056208B" w:rsidRDefault="001D3C59">
      <w:pPr>
        <w:pStyle w:val="0AClause"/>
        <w:numPr>
          <w:ilvl w:val="1"/>
          <w:numId w:val="44"/>
        </w:numPr>
        <w:rPr>
          <w:lang w:val="en-GB"/>
        </w:rPr>
      </w:pPr>
      <w:r w:rsidRPr="0056208B">
        <w:rPr>
          <w:lang w:val="en-GB"/>
        </w:rPr>
        <w:t>The Contractor shall include the NCR template in annex to the QAP.</w:t>
      </w:r>
    </w:p>
    <w:p w14:paraId="7354B24E" w14:textId="77777777" w:rsidR="001D3C59" w:rsidRPr="0056208B" w:rsidRDefault="001D3C59">
      <w:pPr>
        <w:pStyle w:val="0AClause"/>
        <w:numPr>
          <w:ilvl w:val="1"/>
          <w:numId w:val="44"/>
        </w:numPr>
        <w:rPr>
          <w:lang w:val="en-GB"/>
        </w:rPr>
      </w:pPr>
      <w:r w:rsidRPr="0056208B">
        <w:rPr>
          <w:lang w:val="en-GB"/>
        </w:rPr>
        <w:t>The NCR shall be submitted to SCK CEN for approval.  SCK CEN shall be entitled to reject the solution(s) proposed by the Contractor in case SCK CEN deems the solution not useable given the circumstances.</w:t>
      </w:r>
    </w:p>
    <w:p w14:paraId="13494CE8" w14:textId="77777777" w:rsidR="001D3C59" w:rsidRPr="0056208B" w:rsidRDefault="001D3C59" w:rsidP="00575005">
      <w:pPr>
        <w:pStyle w:val="0AClause"/>
        <w:rPr>
          <w:lang w:val="en-GB"/>
        </w:rPr>
      </w:pPr>
      <w:r w:rsidRPr="0056208B">
        <w:rPr>
          <w:lang w:val="en-GB"/>
        </w:rPr>
        <w:t xml:space="preserve">The Contractor shall perform the necessary actions to correct the Non-Conformity (in accordance with the SCK CEN approved NCR) at its own risk and expense.  Said necessary actions shall not only concern redoing (parts of) the manufacturing and/or its related processes (assembly, packaging, delivery, …) but shall also entail redoing all QA/QC activities associated therewith.  </w:t>
      </w:r>
      <w:commentRangeStart w:id="5794"/>
      <w:r w:rsidRPr="0056208B">
        <w:rPr>
          <w:lang w:val="en-GB"/>
        </w:rPr>
        <w:t xml:space="preserve">Next to that, if so, requested by SCK CEN, the Contractor shall moreover reimburse SCK CEN for the costs incurred by SCK CEN to have the FAT/SAT of the impacted items redone.  </w:t>
      </w:r>
      <w:commentRangeEnd w:id="5794"/>
      <w:r w:rsidRPr="0056208B">
        <w:rPr>
          <w:lang w:val="en-GB"/>
        </w:rPr>
        <w:commentReference w:id="5794"/>
      </w:r>
    </w:p>
    <w:p w14:paraId="7E18096A" w14:textId="77777777" w:rsidR="001D3C59" w:rsidRPr="0056208B" w:rsidRDefault="001D3C59" w:rsidP="00575005">
      <w:pPr>
        <w:pStyle w:val="0AClause"/>
        <w:rPr>
          <w:lang w:val="en-GB"/>
        </w:rPr>
      </w:pPr>
      <w:r w:rsidRPr="0056208B">
        <w:rPr>
          <w:lang w:val="en-GB"/>
        </w:rPr>
        <w:t>The Contractor shall keep SCK CEN duly informed about the progress of the implementation of the actions identified in the NCR and, if applicable, shall provide a revised schedule identifying the time impact of the implementation of said actions; the Contractor shall minimize the consequences on the schedule in any case.</w:t>
      </w:r>
    </w:p>
    <w:p w14:paraId="7B2E1CFE" w14:textId="77777777" w:rsidR="001D3C59" w:rsidRPr="0056208B" w:rsidRDefault="001D3C59">
      <w:pPr>
        <w:pStyle w:val="0AClause"/>
        <w:numPr>
          <w:ilvl w:val="1"/>
          <w:numId w:val="47"/>
        </w:numPr>
        <w:rPr>
          <w:lang w:val="en-GB"/>
        </w:rPr>
      </w:pPr>
      <w:r w:rsidRPr="0056208B">
        <w:rPr>
          <w:lang w:val="en-GB"/>
        </w:rPr>
        <w:t>At the specific request of SCK CEN, to avoid repetition of possible recurring Non-Conformities during the execution of the Contract, or when imposed by the Contractor's quality management system or the QAP, the Contractor shall carry out a root cause analysis of the Non-Conformity.  Such an analysis shall:</w:t>
      </w:r>
    </w:p>
    <w:p w14:paraId="331B3549" w14:textId="77777777" w:rsidR="001D3C59" w:rsidRPr="0056208B" w:rsidRDefault="001D3C59">
      <w:pPr>
        <w:pStyle w:val="0AClause"/>
        <w:numPr>
          <w:ilvl w:val="2"/>
          <w:numId w:val="47"/>
        </w:numPr>
        <w:rPr>
          <w:lang w:val="en-GB"/>
        </w:rPr>
      </w:pPr>
      <w:r w:rsidRPr="0056208B">
        <w:rPr>
          <w:lang w:val="en-GB"/>
        </w:rPr>
        <w:t>be documented and submitted for approval to SCK CEN.</w:t>
      </w:r>
    </w:p>
    <w:p w14:paraId="35D7F27C" w14:textId="77777777" w:rsidR="001D3C59" w:rsidRPr="0056208B" w:rsidRDefault="001D3C59">
      <w:pPr>
        <w:pStyle w:val="0AClause"/>
        <w:numPr>
          <w:ilvl w:val="2"/>
          <w:numId w:val="47"/>
        </w:numPr>
        <w:rPr>
          <w:lang w:val="en-GB"/>
        </w:rPr>
      </w:pPr>
      <w:r w:rsidRPr="0056208B">
        <w:rPr>
          <w:lang w:val="en-GB"/>
        </w:rPr>
        <w:t>include the identified Non-Conformity cause(s).</w:t>
      </w:r>
    </w:p>
    <w:p w14:paraId="387E4508" w14:textId="77777777" w:rsidR="001D3C59" w:rsidRPr="0056208B" w:rsidRDefault="001D3C59">
      <w:pPr>
        <w:pStyle w:val="0AClause"/>
        <w:numPr>
          <w:ilvl w:val="2"/>
          <w:numId w:val="47"/>
        </w:numPr>
        <w:rPr>
          <w:lang w:val="en-GB"/>
        </w:rPr>
      </w:pPr>
      <w:r w:rsidRPr="0056208B">
        <w:rPr>
          <w:lang w:val="en-GB"/>
        </w:rPr>
        <w:t>propose an action plan to minimize the probability of a recurrence.</w:t>
      </w:r>
    </w:p>
    <w:p w14:paraId="5F2B1068" w14:textId="77777777" w:rsidR="001D3C59" w:rsidRPr="0056208B" w:rsidRDefault="001D3C59">
      <w:pPr>
        <w:pStyle w:val="0AClause"/>
        <w:numPr>
          <w:ilvl w:val="1"/>
          <w:numId w:val="46"/>
        </w:numPr>
        <w:rPr>
          <w:lang w:val="en-GB"/>
        </w:rPr>
      </w:pPr>
      <w:bookmarkStart w:id="5795" w:name="_Hlk159856120"/>
      <w:r w:rsidRPr="0056208B">
        <w:rPr>
          <w:lang w:val="en-GB"/>
        </w:rPr>
        <w:t>For actions taking more than 1 month, the Contractor shall provide a regular status report describing the result of implementation according to the due dates in the action plan.</w:t>
      </w:r>
    </w:p>
    <w:p w14:paraId="12215115" w14:textId="77777777" w:rsidR="001D3C59" w:rsidRPr="0056208B" w:rsidRDefault="001D3C59">
      <w:pPr>
        <w:pStyle w:val="0AClause"/>
        <w:numPr>
          <w:ilvl w:val="1"/>
          <w:numId w:val="46"/>
        </w:numPr>
        <w:rPr>
          <w:lang w:val="en-GB"/>
        </w:rPr>
      </w:pPr>
      <w:r w:rsidRPr="0056208B">
        <w:rPr>
          <w:lang w:val="en-GB"/>
        </w:rPr>
        <w:lastRenderedPageBreak/>
        <w:t>Performing the root cause analysis and implementing any preventive/corrective actions arising therefrom, shall not give rise to any additional compensation for the Contractor.</w:t>
      </w:r>
      <w:bookmarkEnd w:id="5795"/>
    </w:p>
    <w:p w14:paraId="23304A4D" w14:textId="77777777" w:rsidR="001D3C59" w:rsidRPr="0056208B" w:rsidRDefault="001D3C59" w:rsidP="00575005">
      <w:pPr>
        <w:pStyle w:val="0AClause"/>
        <w:rPr>
          <w:lang w:val="en-GB"/>
        </w:rPr>
      </w:pPr>
      <w:r w:rsidRPr="0056208B">
        <w:rPr>
          <w:lang w:val="en-GB"/>
        </w:rPr>
        <w:t>Any Non-Conformities identified and reported by SCK CEN to the Contractor, as well as any other complaints received by the Contractor from SCK CEN, shall be treated as Non-Conformities and duly documented, investigated, and resolved according to the stipulations under this clause.</w:t>
      </w:r>
    </w:p>
    <w:p w14:paraId="0E9F443E" w14:textId="77777777" w:rsidR="001D3C59" w:rsidRPr="0056208B" w:rsidRDefault="001D3C59" w:rsidP="00575005">
      <w:pPr>
        <w:pStyle w:val="0AClause"/>
        <w:rPr>
          <w:lang w:val="en-GB"/>
        </w:rPr>
      </w:pPr>
      <w:r w:rsidRPr="0056208B">
        <w:rPr>
          <w:lang w:val="en-GB"/>
        </w:rPr>
        <w:t>Neither the implementation of the procedure on Non-Conformity management, nor the approval by SCK CEN of a Non-Conformity Report, shall waive or reduce the Contractor’s responsibility, according to the relevant stipulations of the Contract, to indemnify and hold SCK CEN harmless against all losses, damages, and costs (e.g. due to delay on the schedule) arising from such Non-Conformity.</w:t>
      </w:r>
      <w:bookmarkStart w:id="5796" w:name="_Toc160432906"/>
      <w:bookmarkStart w:id="5797" w:name="_Toc160538027"/>
      <w:bookmarkStart w:id="5798" w:name="_Toc160538123"/>
      <w:bookmarkStart w:id="5799" w:name="_Toc160538219"/>
      <w:bookmarkEnd w:id="5796"/>
      <w:bookmarkEnd w:id="5797"/>
      <w:bookmarkEnd w:id="5798"/>
      <w:bookmarkEnd w:id="5799"/>
    </w:p>
    <w:p w14:paraId="0F09B0F4" w14:textId="77777777" w:rsidR="001D3C59" w:rsidRPr="0056208B" w:rsidRDefault="001D3C59" w:rsidP="001D3C59">
      <w:pPr>
        <w:pStyle w:val="Heading3numbered"/>
      </w:pPr>
      <w:bookmarkStart w:id="5800" w:name="_Ref191396737"/>
      <w:bookmarkStart w:id="5801" w:name="_Toc200492680"/>
      <w:bookmarkStart w:id="5802" w:name="_Toc202536281"/>
      <w:bookmarkStart w:id="5803" w:name="_Toc202536963"/>
      <w:r w:rsidRPr="0056208B">
        <w:t>Audits</w:t>
      </w:r>
      <w:bookmarkEnd w:id="5800"/>
      <w:bookmarkEnd w:id="5801"/>
      <w:bookmarkEnd w:id="5802"/>
      <w:bookmarkEnd w:id="5803"/>
    </w:p>
    <w:p w14:paraId="01D63D7D" w14:textId="66EC96FB" w:rsidR="001D3C59" w:rsidRPr="0056208B" w:rsidRDefault="001D3C59" w:rsidP="00575005">
      <w:pPr>
        <w:pStyle w:val="0AClause"/>
        <w:rPr>
          <w:lang w:val="en-GB"/>
        </w:rPr>
      </w:pPr>
      <w:bookmarkStart w:id="5804" w:name="_Ref163466176"/>
      <w:r w:rsidRPr="0056208B">
        <w:rPr>
          <w:lang w:val="en-GB"/>
        </w:rPr>
        <w:t>SCK CEN shall be entitled to carry out, or to have carried out by a third party on its behalf (procured at SCK CEN’s own cost), an audit of Contractor/its Subcontractor’s premises, equipment, procedures to assess the ability of Contractor/Subcontractor to comply with the requirements of this document and the Contract</w:t>
      </w:r>
      <w:bookmarkEnd w:id="5804"/>
      <w:r w:rsidR="00352FF0" w:rsidRPr="0056208B">
        <w:rPr>
          <w:lang w:val="en-GB"/>
        </w:rPr>
        <w:t xml:space="preserve">.  </w:t>
      </w:r>
      <w:r w:rsidRPr="0056208B">
        <w:rPr>
          <w:lang w:val="en-GB"/>
        </w:rPr>
        <w:t>SCK CEN may request such audit when at least one of the following conditions is met:</w:t>
      </w:r>
    </w:p>
    <w:p w14:paraId="13018468" w14:textId="77777777" w:rsidR="001D3C59" w:rsidRPr="0056208B" w:rsidRDefault="001D3C59">
      <w:pPr>
        <w:pStyle w:val="0AClause"/>
        <w:numPr>
          <w:ilvl w:val="1"/>
          <w:numId w:val="48"/>
        </w:numPr>
        <w:rPr>
          <w:lang w:val="en-GB"/>
        </w:rPr>
      </w:pPr>
      <w:r w:rsidRPr="0056208B">
        <w:rPr>
          <w:lang w:val="en-GB"/>
        </w:rPr>
        <w:t>to qualify a Contractor/Subcontractor which is not ISO 9001 certified.</w:t>
      </w:r>
    </w:p>
    <w:p w14:paraId="3C4152C4" w14:textId="77777777" w:rsidR="001D3C59" w:rsidRPr="0056208B" w:rsidRDefault="001D3C59">
      <w:pPr>
        <w:pStyle w:val="0AClause"/>
        <w:numPr>
          <w:ilvl w:val="1"/>
          <w:numId w:val="47"/>
        </w:numPr>
        <w:rPr>
          <w:lang w:val="en-GB"/>
        </w:rPr>
      </w:pPr>
      <w:r w:rsidRPr="0056208B">
        <w:rPr>
          <w:lang w:val="en-GB"/>
        </w:rPr>
        <w:t>to address performance issues.</w:t>
      </w:r>
    </w:p>
    <w:p w14:paraId="3110F089" w14:textId="77777777" w:rsidR="001D3C59" w:rsidRPr="0056208B" w:rsidRDefault="001D3C59" w:rsidP="00575005">
      <w:pPr>
        <w:pStyle w:val="0AClause"/>
        <w:rPr>
          <w:lang w:val="en-GB"/>
        </w:rPr>
      </w:pPr>
      <w:r w:rsidRPr="0056208B">
        <w:rPr>
          <w:lang w:val="en-GB"/>
        </w:rPr>
        <w:t>SCK CEN shall inform the Contractor in advance of the audit and shall take all necessary steps not to unduly interfere with the performance of Contractor’s business operations.  SCK CEN shall provide an audit report within two weeks of completing the audit.  The Contractor shall respond within two weeks with an action plan to address the identified Non-Conformities.</w:t>
      </w:r>
    </w:p>
    <w:p w14:paraId="71E88E9C" w14:textId="77777777" w:rsidR="001D3C59" w:rsidRPr="0056208B" w:rsidRDefault="001D3C59" w:rsidP="008B2975">
      <w:pPr>
        <w:pStyle w:val="Heading2numbered"/>
        <w:keepNext/>
        <w:keepLines/>
        <w:ind w:left="578" w:hanging="578"/>
      </w:pPr>
      <w:bookmarkStart w:id="5805" w:name="_Toc200492681"/>
      <w:bookmarkStart w:id="5806" w:name="_Toc202536282"/>
      <w:bookmarkStart w:id="5807" w:name="_Toc202536964"/>
      <w:r w:rsidRPr="0056208B">
        <w:t>Quality Control</w:t>
      </w:r>
      <w:bookmarkEnd w:id="5805"/>
      <w:bookmarkEnd w:id="5806"/>
      <w:bookmarkEnd w:id="5807"/>
    </w:p>
    <w:p w14:paraId="01B3E485" w14:textId="77777777" w:rsidR="001D3C59" w:rsidRPr="0056208B" w:rsidRDefault="001D3C59" w:rsidP="001D3C59">
      <w:pPr>
        <w:pStyle w:val="Heading3numbered"/>
      </w:pPr>
      <w:bookmarkStart w:id="5808" w:name="_Toc200492682"/>
      <w:bookmarkStart w:id="5809" w:name="_Toc202536283"/>
      <w:bookmarkStart w:id="5810" w:name="_Toc202536965"/>
      <w:r w:rsidRPr="0056208B">
        <w:t>General requirements</w:t>
      </w:r>
      <w:bookmarkEnd w:id="5808"/>
      <w:bookmarkEnd w:id="5809"/>
      <w:bookmarkEnd w:id="5810"/>
    </w:p>
    <w:p w14:paraId="6D5280E1" w14:textId="77777777" w:rsidR="001D3C59" w:rsidRPr="0056208B" w:rsidRDefault="001D3C59" w:rsidP="00575005">
      <w:pPr>
        <w:pStyle w:val="0AClause"/>
        <w:rPr>
          <w:lang w:val="en-GB"/>
        </w:rPr>
      </w:pPr>
      <w:r w:rsidRPr="0056208B">
        <w:rPr>
          <w:lang w:val="en-GB"/>
        </w:rPr>
        <w:t>The Contractor shall be fully responsible for the quality of the deliverables, including the quality of all components, materials, and services procured by the Contractor.</w:t>
      </w:r>
    </w:p>
    <w:p w14:paraId="11272B49" w14:textId="77777777" w:rsidR="001D3C59" w:rsidRPr="0056208B" w:rsidRDefault="001D3C59" w:rsidP="00575005">
      <w:pPr>
        <w:pStyle w:val="0AClause"/>
        <w:rPr>
          <w:lang w:val="en-GB"/>
        </w:rPr>
      </w:pPr>
      <w:r w:rsidRPr="0056208B">
        <w:rPr>
          <w:lang w:val="en-GB"/>
        </w:rPr>
        <w:t>The Contractor shall ensure that the Contract is performed in accordance with all applicable regional, national, and international laws, regulations and industrial codes and standards and Good Industry Practices.</w:t>
      </w:r>
    </w:p>
    <w:p w14:paraId="26B43729" w14:textId="77777777" w:rsidR="001D3C59" w:rsidRPr="0056208B" w:rsidRDefault="001D3C59" w:rsidP="00575005">
      <w:pPr>
        <w:pStyle w:val="0AClause"/>
        <w:rPr>
          <w:lang w:val="en-GB"/>
        </w:rPr>
      </w:pPr>
      <w:r w:rsidRPr="0056208B">
        <w:rPr>
          <w:lang w:val="en-GB"/>
        </w:rPr>
        <w:t>Additionally, to ensure compliance with the requirements outlined in this document, the QAP shall include at least the qualification and validation requirements specified in this document.</w:t>
      </w:r>
    </w:p>
    <w:p w14:paraId="6AB4D6BD" w14:textId="77777777" w:rsidR="001D3C59" w:rsidRPr="0056208B" w:rsidRDefault="001D3C59" w:rsidP="00575005">
      <w:pPr>
        <w:pStyle w:val="0AClause"/>
        <w:rPr>
          <w:lang w:val="en-GB"/>
        </w:rPr>
      </w:pPr>
      <w:r w:rsidRPr="0056208B">
        <w:rPr>
          <w:lang w:val="en-GB"/>
        </w:rPr>
        <w:t>The Contractor shall ensure that all components, materials, equipment, and/or tools used at the performance of the Contract are appropriately designed, constructed, installed, calibrated, and operated.  The Contractor shall develop, maintain, and comply with appropriate schedules for adjustment, cleaning, calibration, or any other required maintenance.  The Contractor shall maintain records of these activities and make them available to SCK CEN upon simple request and without any right for further compensation or payment.</w:t>
      </w:r>
    </w:p>
    <w:p w14:paraId="369F0F5D" w14:textId="77777777" w:rsidR="001D3C59" w:rsidRPr="0056208B" w:rsidRDefault="001D3C59" w:rsidP="00575005">
      <w:pPr>
        <w:pStyle w:val="0AClause"/>
        <w:rPr>
          <w:lang w:val="en-GB"/>
        </w:rPr>
      </w:pPr>
      <w:r w:rsidRPr="0056208B">
        <w:rPr>
          <w:lang w:val="en-GB"/>
        </w:rPr>
        <w:t>All measurement and testing instrumentation used at the performance of the Contract shall have the appropriate qualifications and shall be regularly calibrated to ensure appropriate accuracy and precision for the measurement at hand.  SCK CEN reserves the right to request a measurement system analysis and/or proof of calibration in case of any doubt of appropriateness.</w:t>
      </w:r>
    </w:p>
    <w:p w14:paraId="0F1D428C" w14:textId="77777777" w:rsidR="001D3C59" w:rsidRPr="0056208B" w:rsidRDefault="001D3C59" w:rsidP="00575005">
      <w:pPr>
        <w:pStyle w:val="0AClause"/>
        <w:rPr>
          <w:lang w:val="en-GB"/>
        </w:rPr>
      </w:pPr>
      <w:r w:rsidRPr="0056208B">
        <w:rPr>
          <w:lang w:val="en-GB"/>
        </w:rPr>
        <w:t>The Contractor shall provide all equipment necessary to perform and to evaluate the tests on site.  Additional test cryostats, valves and instrumentation for acceptance tests shall be delivered by the Contractor.</w:t>
      </w:r>
    </w:p>
    <w:p w14:paraId="708EAD94" w14:textId="77777777" w:rsidR="001D3C59" w:rsidRPr="0056208B" w:rsidRDefault="001D3C59" w:rsidP="00575005">
      <w:pPr>
        <w:pStyle w:val="0AClause"/>
        <w:rPr>
          <w:lang w:val="en-GB"/>
        </w:rPr>
      </w:pPr>
      <w:r w:rsidRPr="0056208B">
        <w:rPr>
          <w:highlight w:val="yellow"/>
          <w:lang w:val="en-GB"/>
        </w:rPr>
        <w:t>Additionally,</w:t>
      </w:r>
      <w:r w:rsidRPr="0056208B">
        <w:rPr>
          <w:lang w:val="en-GB"/>
        </w:rPr>
        <w:t xml:space="preserve"> the Contractor shall describe special test facilities that will be used during the contract.</w:t>
      </w:r>
    </w:p>
    <w:p w14:paraId="2CA5F3DD" w14:textId="77777777" w:rsidR="001D3C59" w:rsidRPr="0056208B" w:rsidRDefault="001D3C59" w:rsidP="00575005">
      <w:pPr>
        <w:pStyle w:val="0AClause"/>
        <w:rPr>
          <w:lang w:val="en-GB"/>
        </w:rPr>
      </w:pPr>
      <w:r w:rsidRPr="0056208B">
        <w:rPr>
          <w:lang w:val="en-GB"/>
        </w:rPr>
        <w:t>The inspections, measurements, and testing activities described in the Contract are mandatory but comprise only the minimum required.  These activities are not intended to supplant any control, measurement, examination, inspection, or test usually performed by the Contractor to ensure the quality of the product.  The Contractor shall perform the quality control according to best practices, as generally recognized, as well as, as assessed based on his internal ability and prior experience.</w:t>
      </w:r>
    </w:p>
    <w:p w14:paraId="75892ABE" w14:textId="77777777" w:rsidR="001D3C59" w:rsidRPr="0056208B" w:rsidRDefault="001D3C59" w:rsidP="000527F7">
      <w:pPr>
        <w:pStyle w:val="SysReq3"/>
        <w:rPr>
          <w:lang w:val="en-GB"/>
        </w:rPr>
      </w:pPr>
      <w:r w:rsidRPr="0056208B">
        <w:rPr>
          <w:lang w:val="en-GB"/>
        </w:rPr>
        <w:lastRenderedPageBreak/>
        <w:t>In the offer, the Applicant shall outline the quality control process that shall be implemented during Contract execution.</w:t>
      </w:r>
    </w:p>
    <w:p w14:paraId="2A39A37A" w14:textId="77777777" w:rsidR="001D3C59" w:rsidRPr="0056208B" w:rsidRDefault="001D3C59" w:rsidP="001D3C59">
      <w:pPr>
        <w:pStyle w:val="Heading3numbered"/>
      </w:pPr>
      <w:bookmarkStart w:id="5811" w:name="_Toc200492683"/>
      <w:bookmarkStart w:id="5812" w:name="_Toc202536284"/>
      <w:bookmarkStart w:id="5813" w:name="_Toc202536966"/>
      <w:r w:rsidRPr="0056208B">
        <w:t>Manufacturing and Inspection Plan</w:t>
      </w:r>
      <w:bookmarkEnd w:id="5811"/>
      <w:bookmarkEnd w:id="5812"/>
      <w:bookmarkEnd w:id="5813"/>
    </w:p>
    <w:p w14:paraId="00413AE4" w14:textId="77777777" w:rsidR="001D3C59" w:rsidRPr="0056208B" w:rsidRDefault="001D3C59" w:rsidP="00575005">
      <w:pPr>
        <w:pStyle w:val="0AClause"/>
        <w:rPr>
          <w:lang w:val="en-GB"/>
        </w:rPr>
      </w:pPr>
      <w:r w:rsidRPr="0056208B">
        <w:rPr>
          <w:lang w:val="en-GB"/>
        </w:rPr>
        <w:t>The Contractor shall prepare a Manufacturing and Inspection Plan (MIP) covering all tests and inspections from start of manufacturing to provisional acceptance.  It shall, as a minimum, include test and inspection plans &amp; procedures and (if on-site at SCK CEN) utilities necessary for executing the tests.  It shall indicate the Hold Points and Witness Points defined in the Contract as well as any other HP/WP defined by SCK CEN during execution of the Contract.</w:t>
      </w:r>
    </w:p>
    <w:p w14:paraId="617CFFD0" w14:textId="77777777" w:rsidR="001D3C59" w:rsidRPr="0056208B" w:rsidRDefault="001D3C59" w:rsidP="00575005">
      <w:pPr>
        <w:pStyle w:val="0AClause"/>
        <w:rPr>
          <w:lang w:val="en-GB"/>
        </w:rPr>
      </w:pPr>
      <w:r w:rsidRPr="0056208B">
        <w:rPr>
          <w:lang w:val="en-GB"/>
        </w:rPr>
        <w:t>The MIP shall serve to verify that all tests and inspections are executed as planned and in compliance with the agreed HP/WP.</w:t>
      </w:r>
    </w:p>
    <w:p w14:paraId="136EB73E" w14:textId="21D8FA26" w:rsidR="001D3C59" w:rsidRPr="0056208B" w:rsidRDefault="001D3C59" w:rsidP="00575005">
      <w:pPr>
        <w:pStyle w:val="0AClause"/>
        <w:rPr>
          <w:rStyle w:val="AAReferencedChar"/>
          <w:rFonts w:ascii="Aptos" w:hAnsi="Aptos"/>
          <w:i w:val="0"/>
          <w:iCs w:val="0"/>
          <w:color w:val="auto"/>
          <w:sz w:val="18"/>
        </w:rPr>
      </w:pPr>
      <w:r w:rsidRPr="0056208B">
        <w:rPr>
          <w:lang w:val="en-GB"/>
        </w:rPr>
        <w:t xml:space="preserve">A preliminary version of the MIP shall be provided as part of deliverable </w:t>
      </w:r>
      <w:r w:rsidRPr="0056208B">
        <w:rPr>
          <w:highlight w:val="yellow"/>
          <w:lang w:val="en-GB"/>
        </w:rPr>
        <w:fldChar w:fldCharType="begin"/>
      </w:r>
      <w:r w:rsidRPr="0056208B">
        <w:rPr>
          <w:highlight w:val="yellow"/>
          <w:lang w:val="en-GB"/>
        </w:rPr>
        <w:instrText xml:space="preserve"> REF _Ref194400300 \h  \* MERGEFORMAT </w:instrText>
      </w:r>
      <w:r w:rsidRPr="0056208B">
        <w:rPr>
          <w:highlight w:val="yellow"/>
          <w:lang w:val="en-GB"/>
        </w:rPr>
        <w:fldChar w:fldCharType="separate"/>
      </w:r>
      <w:r w:rsidR="00D62D30">
        <w:rPr>
          <w:b/>
          <w:bCs/>
          <w:highlight w:val="yellow"/>
        </w:rPr>
        <w:t>Error! Reference source not found.</w:t>
      </w:r>
      <w:r w:rsidRPr="0056208B">
        <w:rPr>
          <w:highlight w:val="yellow"/>
          <w:lang w:val="en-GB"/>
        </w:rPr>
        <w:fldChar w:fldCharType="end"/>
      </w:r>
      <w:r w:rsidR="00352FF0" w:rsidRPr="0056208B">
        <w:rPr>
          <w:rStyle w:val="AAReferencedChar"/>
          <w:rFonts w:ascii="Aptos" w:hAnsi="Aptos"/>
          <w:i w:val="0"/>
          <w:iCs w:val="0"/>
          <w:color w:val="auto"/>
          <w:sz w:val="18"/>
          <w:highlight w:val="yellow"/>
        </w:rPr>
        <w:t>.</w:t>
      </w:r>
      <w:r w:rsidR="00352FF0" w:rsidRPr="0056208B">
        <w:rPr>
          <w:highlight w:val="yellow"/>
          <w:lang w:val="en-GB"/>
        </w:rPr>
        <w:t xml:space="preserve">  </w:t>
      </w:r>
      <w:r w:rsidRPr="0056208B">
        <w:rPr>
          <w:highlight w:val="yellow"/>
          <w:lang w:val="en-GB"/>
        </w:rPr>
        <w:t xml:space="preserve">The unalterable version shall be provided as part of deliverable </w:t>
      </w:r>
      <w:r w:rsidRPr="0056208B">
        <w:rPr>
          <w:rStyle w:val="AAReferencedChar"/>
          <w:rFonts w:ascii="Aptos" w:hAnsi="Aptos"/>
          <w:i w:val="0"/>
          <w:iCs w:val="0"/>
          <w:color w:val="auto"/>
          <w:sz w:val="18"/>
          <w:highlight w:val="yellow"/>
        </w:rPr>
        <w:fldChar w:fldCharType="begin"/>
      </w:r>
      <w:r w:rsidRPr="0056208B">
        <w:rPr>
          <w:rStyle w:val="AAReferencedChar"/>
          <w:rFonts w:ascii="Aptos" w:hAnsi="Aptos"/>
          <w:i w:val="0"/>
          <w:iCs w:val="0"/>
          <w:color w:val="auto"/>
          <w:sz w:val="18"/>
          <w:highlight w:val="yellow"/>
        </w:rPr>
        <w:instrText xml:space="preserve"> REF _Ref191381281 \h  \* MERGEFORMAT </w:instrText>
      </w:r>
      <w:r w:rsidRPr="0056208B">
        <w:rPr>
          <w:rStyle w:val="AAReferencedChar"/>
          <w:rFonts w:ascii="Aptos" w:hAnsi="Aptos"/>
          <w:i w:val="0"/>
          <w:iCs w:val="0"/>
          <w:color w:val="auto"/>
          <w:sz w:val="18"/>
          <w:highlight w:val="yellow"/>
        </w:rPr>
        <w:fldChar w:fldCharType="separate"/>
      </w:r>
      <w:r w:rsidR="00D62D30">
        <w:rPr>
          <w:rStyle w:val="AAReferencedChar"/>
          <w:rFonts w:ascii="Aptos" w:hAnsi="Aptos"/>
          <w:b/>
          <w:bCs/>
          <w:i w:val="0"/>
          <w:iCs w:val="0"/>
          <w:color w:val="auto"/>
          <w:sz w:val="18"/>
          <w:highlight w:val="yellow"/>
          <w:lang w:val="en-US"/>
        </w:rPr>
        <w:t>Error! Reference source not found.</w:t>
      </w:r>
      <w:r w:rsidRPr="0056208B">
        <w:rPr>
          <w:rStyle w:val="AAReferencedChar"/>
          <w:rFonts w:ascii="Aptos" w:hAnsi="Aptos"/>
          <w:i w:val="0"/>
          <w:iCs w:val="0"/>
          <w:color w:val="auto"/>
          <w:sz w:val="18"/>
          <w:highlight w:val="yellow"/>
        </w:rPr>
        <w:fldChar w:fldCharType="end"/>
      </w:r>
      <w:r w:rsidRPr="0056208B">
        <w:rPr>
          <w:rStyle w:val="AAReferencedChar"/>
          <w:rFonts w:ascii="Aptos" w:hAnsi="Aptos"/>
          <w:i w:val="0"/>
          <w:iCs w:val="0"/>
          <w:color w:val="auto"/>
          <w:sz w:val="18"/>
          <w:highlight w:val="yellow"/>
        </w:rPr>
        <w:t>.</w:t>
      </w:r>
    </w:p>
    <w:p w14:paraId="19787DDF" w14:textId="77777777" w:rsidR="001D3C59" w:rsidRPr="0056208B" w:rsidRDefault="001D3C59" w:rsidP="000527F7">
      <w:pPr>
        <w:pStyle w:val="SysReq3"/>
        <w:rPr>
          <w:lang w:val="en-GB"/>
        </w:rPr>
      </w:pPr>
      <w:r w:rsidRPr="0056208B">
        <w:rPr>
          <w:lang w:val="en-GB"/>
        </w:rPr>
        <w:t>In the offer, the Applicant shall explain the approach to implementing the above MIP requirements.</w:t>
      </w:r>
    </w:p>
    <w:p w14:paraId="3E819E44" w14:textId="77777777" w:rsidR="001D3C59" w:rsidRPr="0056208B" w:rsidRDefault="001D3C59" w:rsidP="001D3C59">
      <w:pPr>
        <w:pStyle w:val="Heading3numbered"/>
      </w:pPr>
      <w:bookmarkStart w:id="5814" w:name="_Toc192782715"/>
      <w:bookmarkStart w:id="5815" w:name="_Toc192783323"/>
      <w:bookmarkStart w:id="5816" w:name="_Toc192851243"/>
      <w:bookmarkStart w:id="5817" w:name="_Toc192929730"/>
      <w:bookmarkStart w:id="5818" w:name="_Toc192935418"/>
      <w:bookmarkStart w:id="5819" w:name="_Toc193016766"/>
      <w:bookmarkStart w:id="5820" w:name="_Toc192782716"/>
      <w:bookmarkStart w:id="5821" w:name="_Toc192783324"/>
      <w:bookmarkStart w:id="5822" w:name="_Toc192851244"/>
      <w:bookmarkStart w:id="5823" w:name="_Toc192929731"/>
      <w:bookmarkStart w:id="5824" w:name="_Toc192935419"/>
      <w:bookmarkStart w:id="5825" w:name="_Toc193016767"/>
      <w:bookmarkStart w:id="5826" w:name="_Toc169612653"/>
      <w:bookmarkStart w:id="5827" w:name="_Toc169612750"/>
      <w:bookmarkStart w:id="5828" w:name="_Toc169612848"/>
      <w:bookmarkStart w:id="5829" w:name="_Toc169614232"/>
      <w:bookmarkStart w:id="5830" w:name="_Toc177587802"/>
      <w:bookmarkStart w:id="5831" w:name="_Toc177644574"/>
      <w:bookmarkStart w:id="5832" w:name="_Toc177657981"/>
      <w:bookmarkStart w:id="5833" w:name="_Toc178013395"/>
      <w:bookmarkStart w:id="5834" w:name="_Toc178107876"/>
      <w:bookmarkStart w:id="5835" w:name="_Toc178251697"/>
      <w:bookmarkStart w:id="5836" w:name="_Toc178251871"/>
      <w:bookmarkStart w:id="5837" w:name="_Toc178252029"/>
      <w:bookmarkStart w:id="5838" w:name="_Toc178252186"/>
      <w:bookmarkStart w:id="5839" w:name="_Toc178252343"/>
      <w:bookmarkStart w:id="5840" w:name="_Toc178252500"/>
      <w:bookmarkStart w:id="5841" w:name="_Toc178252657"/>
      <w:bookmarkStart w:id="5842" w:name="_Toc178252819"/>
      <w:bookmarkStart w:id="5843" w:name="_Toc178326008"/>
      <w:bookmarkStart w:id="5844" w:name="_Toc178326452"/>
      <w:bookmarkStart w:id="5845" w:name="_Toc178579145"/>
      <w:bookmarkStart w:id="5846" w:name="_Toc178595199"/>
      <w:bookmarkStart w:id="5847" w:name="_Toc178600008"/>
      <w:bookmarkStart w:id="5848" w:name="_Toc178611909"/>
      <w:bookmarkStart w:id="5849" w:name="_Toc178853300"/>
      <w:bookmarkStart w:id="5850" w:name="_Toc177587804"/>
      <w:bookmarkStart w:id="5851" w:name="_Toc177644576"/>
      <w:bookmarkStart w:id="5852" w:name="_Toc177657983"/>
      <w:bookmarkStart w:id="5853" w:name="_Toc178013397"/>
      <w:bookmarkStart w:id="5854" w:name="_Toc178107878"/>
      <w:bookmarkStart w:id="5855" w:name="_Toc178251699"/>
      <w:bookmarkStart w:id="5856" w:name="_Toc178251873"/>
      <w:bookmarkStart w:id="5857" w:name="_Toc178252031"/>
      <w:bookmarkStart w:id="5858" w:name="_Toc178252188"/>
      <w:bookmarkStart w:id="5859" w:name="_Toc178252345"/>
      <w:bookmarkStart w:id="5860" w:name="_Toc178252502"/>
      <w:bookmarkStart w:id="5861" w:name="_Toc178252659"/>
      <w:bookmarkStart w:id="5862" w:name="_Toc178252821"/>
      <w:bookmarkStart w:id="5863" w:name="_Toc178326010"/>
      <w:bookmarkStart w:id="5864" w:name="_Toc178326454"/>
      <w:bookmarkStart w:id="5865" w:name="_Toc178579147"/>
      <w:bookmarkStart w:id="5866" w:name="_Toc178595201"/>
      <w:bookmarkStart w:id="5867" w:name="_Toc178600010"/>
      <w:bookmarkStart w:id="5868" w:name="_Toc178611911"/>
      <w:bookmarkStart w:id="5869" w:name="_Toc177587805"/>
      <w:bookmarkStart w:id="5870" w:name="_Toc177644577"/>
      <w:bookmarkStart w:id="5871" w:name="_Toc177657984"/>
      <w:bookmarkStart w:id="5872" w:name="_Toc178013398"/>
      <w:bookmarkStart w:id="5873" w:name="_Toc178107879"/>
      <w:bookmarkStart w:id="5874" w:name="_Toc178251700"/>
      <w:bookmarkStart w:id="5875" w:name="_Toc178251874"/>
      <w:bookmarkStart w:id="5876" w:name="_Toc178252032"/>
      <w:bookmarkStart w:id="5877" w:name="_Toc178252189"/>
      <w:bookmarkStart w:id="5878" w:name="_Toc178252346"/>
      <w:bookmarkStart w:id="5879" w:name="_Toc178252503"/>
      <w:bookmarkStart w:id="5880" w:name="_Toc178252660"/>
      <w:bookmarkStart w:id="5881" w:name="_Toc178252822"/>
      <w:bookmarkStart w:id="5882" w:name="_Toc178326011"/>
      <w:bookmarkStart w:id="5883" w:name="_Toc178326455"/>
      <w:bookmarkStart w:id="5884" w:name="_Toc178579148"/>
      <w:bookmarkStart w:id="5885" w:name="_Toc178595202"/>
      <w:bookmarkStart w:id="5886" w:name="_Toc178600011"/>
      <w:bookmarkStart w:id="5887" w:name="_Toc178611912"/>
      <w:bookmarkStart w:id="5888" w:name="_Toc177587806"/>
      <w:bookmarkStart w:id="5889" w:name="_Toc177644578"/>
      <w:bookmarkStart w:id="5890" w:name="_Toc177657985"/>
      <w:bookmarkStart w:id="5891" w:name="_Toc178013399"/>
      <w:bookmarkStart w:id="5892" w:name="_Toc178107880"/>
      <w:bookmarkStart w:id="5893" w:name="_Toc178251701"/>
      <w:bookmarkStart w:id="5894" w:name="_Toc178251875"/>
      <w:bookmarkStart w:id="5895" w:name="_Toc178252033"/>
      <w:bookmarkStart w:id="5896" w:name="_Toc178252190"/>
      <w:bookmarkStart w:id="5897" w:name="_Toc178252347"/>
      <w:bookmarkStart w:id="5898" w:name="_Toc178252504"/>
      <w:bookmarkStart w:id="5899" w:name="_Toc178252661"/>
      <w:bookmarkStart w:id="5900" w:name="_Toc178252823"/>
      <w:bookmarkStart w:id="5901" w:name="_Toc178326012"/>
      <w:bookmarkStart w:id="5902" w:name="_Toc178326456"/>
      <w:bookmarkStart w:id="5903" w:name="_Toc178579149"/>
      <w:bookmarkStart w:id="5904" w:name="_Toc178595203"/>
      <w:bookmarkStart w:id="5905" w:name="_Toc178600012"/>
      <w:bookmarkStart w:id="5906" w:name="_Toc178611913"/>
      <w:bookmarkStart w:id="5907" w:name="_Toc177587807"/>
      <w:bookmarkStart w:id="5908" w:name="_Toc177644579"/>
      <w:bookmarkStart w:id="5909" w:name="_Toc177657986"/>
      <w:bookmarkStart w:id="5910" w:name="_Toc178013400"/>
      <w:bookmarkStart w:id="5911" w:name="_Toc178107881"/>
      <w:bookmarkStart w:id="5912" w:name="_Toc178251702"/>
      <w:bookmarkStart w:id="5913" w:name="_Toc178251876"/>
      <w:bookmarkStart w:id="5914" w:name="_Toc178252034"/>
      <w:bookmarkStart w:id="5915" w:name="_Toc178252191"/>
      <w:bookmarkStart w:id="5916" w:name="_Toc178252348"/>
      <w:bookmarkStart w:id="5917" w:name="_Toc178252505"/>
      <w:bookmarkStart w:id="5918" w:name="_Toc178252662"/>
      <w:bookmarkStart w:id="5919" w:name="_Toc178252824"/>
      <w:bookmarkStart w:id="5920" w:name="_Toc178326013"/>
      <w:bookmarkStart w:id="5921" w:name="_Toc178326457"/>
      <w:bookmarkStart w:id="5922" w:name="_Toc178579150"/>
      <w:bookmarkStart w:id="5923" w:name="_Toc178595204"/>
      <w:bookmarkStart w:id="5924" w:name="_Toc178600013"/>
      <w:bookmarkStart w:id="5925" w:name="_Toc178611914"/>
      <w:bookmarkStart w:id="5926" w:name="_Toc177587808"/>
      <w:bookmarkStart w:id="5927" w:name="_Toc177644580"/>
      <w:bookmarkStart w:id="5928" w:name="_Toc177657987"/>
      <w:bookmarkStart w:id="5929" w:name="_Toc178013401"/>
      <w:bookmarkStart w:id="5930" w:name="_Toc178107882"/>
      <w:bookmarkStart w:id="5931" w:name="_Toc178251703"/>
      <w:bookmarkStart w:id="5932" w:name="_Toc178251877"/>
      <w:bookmarkStart w:id="5933" w:name="_Toc178252035"/>
      <w:bookmarkStart w:id="5934" w:name="_Toc178252192"/>
      <w:bookmarkStart w:id="5935" w:name="_Toc178252349"/>
      <w:bookmarkStart w:id="5936" w:name="_Toc178252506"/>
      <w:bookmarkStart w:id="5937" w:name="_Toc178252663"/>
      <w:bookmarkStart w:id="5938" w:name="_Toc178252825"/>
      <w:bookmarkStart w:id="5939" w:name="_Toc178326014"/>
      <w:bookmarkStart w:id="5940" w:name="_Toc178326458"/>
      <w:bookmarkStart w:id="5941" w:name="_Toc178579151"/>
      <w:bookmarkStart w:id="5942" w:name="_Toc178595205"/>
      <w:bookmarkStart w:id="5943" w:name="_Toc178600014"/>
      <w:bookmarkStart w:id="5944" w:name="_Toc178611915"/>
      <w:bookmarkStart w:id="5945" w:name="_Toc162509122"/>
      <w:bookmarkStart w:id="5946" w:name="_Toc162509123"/>
      <w:bookmarkStart w:id="5947" w:name="_Toc162509124"/>
      <w:bookmarkStart w:id="5948" w:name="_Toc162509125"/>
      <w:bookmarkStart w:id="5949" w:name="_Toc162509126"/>
      <w:bookmarkStart w:id="5950" w:name="_Toc162509127"/>
      <w:bookmarkStart w:id="5951" w:name="_Toc162509128"/>
      <w:bookmarkStart w:id="5952" w:name="_Toc162509129"/>
      <w:bookmarkStart w:id="5953" w:name="_Toc162509130"/>
      <w:bookmarkStart w:id="5954" w:name="_Toc162509131"/>
      <w:bookmarkStart w:id="5955" w:name="_Toc162509132"/>
      <w:bookmarkStart w:id="5956" w:name="_Toc162509133"/>
      <w:bookmarkStart w:id="5957" w:name="_Toc162509134"/>
      <w:bookmarkStart w:id="5958" w:name="_Toc162509135"/>
      <w:bookmarkStart w:id="5959" w:name="_Toc162509136"/>
      <w:bookmarkStart w:id="5960" w:name="_Toc162509137"/>
      <w:bookmarkStart w:id="5961" w:name="_Toc162509138"/>
      <w:bookmarkStart w:id="5962" w:name="_Toc162509139"/>
      <w:bookmarkStart w:id="5963" w:name="_Toc162509140"/>
      <w:bookmarkStart w:id="5964" w:name="_Toc162509141"/>
      <w:bookmarkStart w:id="5965" w:name="_Toc162509142"/>
      <w:bookmarkStart w:id="5966" w:name="_Toc162509143"/>
      <w:bookmarkStart w:id="5967" w:name="_Toc162509144"/>
      <w:bookmarkStart w:id="5968" w:name="_Toc162509145"/>
      <w:bookmarkStart w:id="5969" w:name="_Toc162509146"/>
      <w:bookmarkStart w:id="5970" w:name="_Toc162509147"/>
      <w:bookmarkStart w:id="5971" w:name="_Toc162509148"/>
      <w:bookmarkStart w:id="5972" w:name="_Toc162509149"/>
      <w:bookmarkStart w:id="5973" w:name="_Toc162509150"/>
      <w:bookmarkStart w:id="5974" w:name="_Toc162509151"/>
      <w:bookmarkStart w:id="5975" w:name="_Toc162509152"/>
      <w:bookmarkStart w:id="5976" w:name="_Toc162509153"/>
      <w:bookmarkStart w:id="5977" w:name="_Toc162509154"/>
      <w:bookmarkStart w:id="5978" w:name="_Toc162509169"/>
      <w:bookmarkStart w:id="5979" w:name="_Toc162509170"/>
      <w:bookmarkStart w:id="5980" w:name="_Toc162509171"/>
      <w:bookmarkStart w:id="5981" w:name="_Toc162509172"/>
      <w:bookmarkStart w:id="5982" w:name="_Toc162509173"/>
      <w:bookmarkStart w:id="5983" w:name="_Toc162509174"/>
      <w:bookmarkStart w:id="5984" w:name="_Toc162509175"/>
      <w:bookmarkStart w:id="5985" w:name="_Toc192782717"/>
      <w:bookmarkStart w:id="5986" w:name="_Toc192783325"/>
      <w:bookmarkStart w:id="5987" w:name="_Toc192851245"/>
      <w:bookmarkStart w:id="5988" w:name="_Toc192929732"/>
      <w:bookmarkStart w:id="5989" w:name="_Toc192935420"/>
      <w:bookmarkStart w:id="5990" w:name="_Toc193016768"/>
      <w:bookmarkStart w:id="5991" w:name="_Toc192782718"/>
      <w:bookmarkStart w:id="5992" w:name="_Toc192783326"/>
      <w:bookmarkStart w:id="5993" w:name="_Toc192851246"/>
      <w:bookmarkStart w:id="5994" w:name="_Toc192929733"/>
      <w:bookmarkStart w:id="5995" w:name="_Toc192935421"/>
      <w:bookmarkStart w:id="5996" w:name="_Toc193016769"/>
      <w:bookmarkStart w:id="5997" w:name="_Toc200492684"/>
      <w:bookmarkStart w:id="5998" w:name="_Toc202536285"/>
      <w:bookmarkStart w:id="5999" w:name="_Toc202536967"/>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r w:rsidRPr="0056208B">
        <w:t>Declaration of conformity with all requirements</w:t>
      </w:r>
      <w:bookmarkEnd w:id="5997"/>
      <w:bookmarkEnd w:id="5998"/>
      <w:bookmarkEnd w:id="5999"/>
    </w:p>
    <w:p w14:paraId="0DA170C5" w14:textId="77777777" w:rsidR="001D3C59" w:rsidRPr="0056208B" w:rsidRDefault="001D3C59" w:rsidP="00575005">
      <w:pPr>
        <w:pStyle w:val="0AClause"/>
        <w:rPr>
          <w:lang w:val="en-GB"/>
        </w:rPr>
      </w:pPr>
      <w:r w:rsidRPr="0056208B">
        <w:rPr>
          <w:lang w:val="en-GB"/>
        </w:rPr>
        <w:t>Together with the delivery, the Contractor shall submit to SCK CEN a Declaration of Conformity certifying that all the requirements have been met.  Such declaration shall include at least the following information:</w:t>
      </w:r>
    </w:p>
    <w:p w14:paraId="056FF5C9" w14:textId="77777777" w:rsidR="001D3C59" w:rsidRPr="0056208B" w:rsidRDefault="001D3C59" w:rsidP="00575005">
      <w:pPr>
        <w:pStyle w:val="0AClause"/>
        <w:rPr>
          <w:lang w:val="en-GB"/>
        </w:rPr>
      </w:pPr>
      <w:r w:rsidRPr="0056208B">
        <w:rPr>
          <w:lang w:val="en-GB"/>
        </w:rPr>
        <w:t>Identification of the deliverable, including the purchase order reference no. and Contract reference.</w:t>
      </w:r>
    </w:p>
    <w:p w14:paraId="3334C6AF" w14:textId="30BB1993" w:rsidR="001D3C59" w:rsidRPr="0056208B" w:rsidRDefault="001D3C59" w:rsidP="00575005">
      <w:pPr>
        <w:pStyle w:val="0AClause"/>
        <w:rPr>
          <w:lang w:val="en-GB"/>
        </w:rPr>
      </w:pPr>
      <w:r w:rsidRPr="0056208B">
        <w:rPr>
          <w:lang w:val="en-GB"/>
        </w:rPr>
        <w:t xml:space="preserve">A list of approved changes, waivers, or deviations from the </w:t>
      </w:r>
      <w:r w:rsidR="00352FF0" w:rsidRPr="0056208B">
        <w:rPr>
          <w:lang w:val="en-GB"/>
        </w:rPr>
        <w:t>specifications</w:t>
      </w:r>
      <w:r w:rsidRPr="0056208B">
        <w:rPr>
          <w:lang w:val="en-GB"/>
        </w:rPr>
        <w:t>.</w:t>
      </w:r>
    </w:p>
    <w:p w14:paraId="0AB6F6ED" w14:textId="77777777" w:rsidR="001D3C59" w:rsidRPr="0056208B" w:rsidRDefault="001D3C59" w:rsidP="00575005">
      <w:pPr>
        <w:pStyle w:val="0AClause"/>
        <w:rPr>
          <w:lang w:val="en-GB"/>
        </w:rPr>
      </w:pPr>
      <w:r w:rsidRPr="0056208B">
        <w:rPr>
          <w:lang w:val="en-GB"/>
        </w:rPr>
        <w:t>Such declaration shall be dated and signed by a duly authorized representative of the Contractor responsible for quality assurance as shown in the approved QAP.</w:t>
      </w:r>
    </w:p>
    <w:p w14:paraId="282BA349" w14:textId="77777777" w:rsidR="001D3C59" w:rsidRPr="0056208B" w:rsidRDefault="001D3C59" w:rsidP="00F22C5F">
      <w:pPr>
        <w:pStyle w:val="Heading2numbered"/>
        <w:keepNext/>
        <w:keepLines/>
        <w:ind w:left="578" w:hanging="578"/>
      </w:pPr>
      <w:bookmarkStart w:id="6000" w:name="_Toc200492685"/>
      <w:bookmarkStart w:id="6001" w:name="_Toc202536286"/>
      <w:bookmarkStart w:id="6002" w:name="_Toc202536968"/>
      <w:r w:rsidRPr="0056208B">
        <w:t>Acceptance Tests</w:t>
      </w:r>
      <w:bookmarkEnd w:id="6000"/>
      <w:bookmarkEnd w:id="6001"/>
      <w:bookmarkEnd w:id="6002"/>
    </w:p>
    <w:p w14:paraId="2D240269" w14:textId="77777777" w:rsidR="001D3C59" w:rsidRPr="0056208B" w:rsidRDefault="001D3C59" w:rsidP="001D3C59">
      <w:pPr>
        <w:pStyle w:val="Heading3numbered"/>
      </w:pPr>
      <w:bookmarkStart w:id="6003" w:name="_Toc192762987"/>
      <w:bookmarkStart w:id="6004" w:name="_Toc192765561"/>
      <w:bookmarkStart w:id="6005" w:name="_Toc192766165"/>
      <w:bookmarkStart w:id="6006" w:name="_Toc192782721"/>
      <w:bookmarkStart w:id="6007" w:name="_Toc192783329"/>
      <w:bookmarkStart w:id="6008" w:name="_Toc192851249"/>
      <w:bookmarkStart w:id="6009" w:name="_Toc192929736"/>
      <w:bookmarkStart w:id="6010" w:name="_Toc192935424"/>
      <w:bookmarkStart w:id="6011" w:name="_Toc193016772"/>
      <w:bookmarkStart w:id="6012" w:name="_Toc200492686"/>
      <w:bookmarkStart w:id="6013" w:name="_Toc202536287"/>
      <w:bookmarkStart w:id="6014" w:name="_Toc202536969"/>
      <w:bookmarkEnd w:id="6003"/>
      <w:bookmarkEnd w:id="6004"/>
      <w:bookmarkEnd w:id="6005"/>
      <w:bookmarkEnd w:id="6006"/>
      <w:bookmarkEnd w:id="6007"/>
      <w:bookmarkEnd w:id="6008"/>
      <w:bookmarkEnd w:id="6009"/>
      <w:bookmarkEnd w:id="6010"/>
      <w:bookmarkEnd w:id="6011"/>
      <w:r w:rsidRPr="0056208B">
        <w:t>General Requirements</w:t>
      </w:r>
      <w:bookmarkEnd w:id="6012"/>
      <w:bookmarkEnd w:id="6013"/>
      <w:bookmarkEnd w:id="6014"/>
    </w:p>
    <w:p w14:paraId="597D3648" w14:textId="77777777" w:rsidR="001D3C59" w:rsidRPr="0056208B" w:rsidRDefault="001D3C59" w:rsidP="00575005">
      <w:pPr>
        <w:pStyle w:val="0AClause"/>
        <w:rPr>
          <w:lang w:val="en-GB"/>
        </w:rPr>
      </w:pPr>
      <w:r w:rsidRPr="0056208B">
        <w:rPr>
          <w:lang w:val="en-GB"/>
        </w:rPr>
        <w:t>The acceptance tests shall be performed according to a duly reviewed and SCK CEN approved Acceptance Test Program (FAT/SAT).  The test program shall be prepared and submitted by the Contractor to SCK CEN for review and approval at least 3 months prior to the date scheduled for the tests, unless otherwise specified.</w:t>
      </w:r>
    </w:p>
    <w:p w14:paraId="33985494" w14:textId="77777777" w:rsidR="001D3C59" w:rsidRPr="0056208B" w:rsidRDefault="001D3C59" w:rsidP="00575005">
      <w:pPr>
        <w:pStyle w:val="0AClause"/>
        <w:rPr>
          <w:lang w:val="en-GB"/>
        </w:rPr>
      </w:pPr>
      <w:r w:rsidRPr="0056208B">
        <w:rPr>
          <w:lang w:val="en-GB"/>
        </w:rPr>
        <w:t>The Acceptance Test(s) Program(s) shall describe:</w:t>
      </w:r>
    </w:p>
    <w:p w14:paraId="75F1853C" w14:textId="77777777" w:rsidR="001D3C59" w:rsidRPr="0056208B" w:rsidRDefault="001D3C59">
      <w:pPr>
        <w:pStyle w:val="0AClause"/>
        <w:numPr>
          <w:ilvl w:val="1"/>
          <w:numId w:val="50"/>
        </w:numPr>
        <w:rPr>
          <w:lang w:val="en-GB"/>
        </w:rPr>
      </w:pPr>
      <w:r w:rsidRPr="0056208B">
        <w:rPr>
          <w:lang w:val="en-GB"/>
        </w:rPr>
        <w:t>General overview: the purpose of the tests, a comprehensive list of the tests to be performed, the participants to be present on site during the test, and a description of the communication strategy and logistical organization for conducting the tests.</w:t>
      </w:r>
    </w:p>
    <w:p w14:paraId="4D9135F9" w14:textId="77777777" w:rsidR="001D3C59" w:rsidRPr="0056208B" w:rsidRDefault="001D3C59">
      <w:pPr>
        <w:pStyle w:val="0AClause"/>
        <w:numPr>
          <w:ilvl w:val="1"/>
          <w:numId w:val="48"/>
        </w:numPr>
        <w:rPr>
          <w:lang w:val="en-GB"/>
        </w:rPr>
      </w:pPr>
      <w:r w:rsidRPr="0056208B">
        <w:rPr>
          <w:lang w:val="en-GB"/>
        </w:rPr>
        <w:t>General requirements: tools, instrumentation, and computing devices to be used; environmental conditions that must be in place; required consumables and utilities (e.g.: process gas, electricity, cooling water); qualifications of the personnel to conduct the testing.</w:t>
      </w:r>
    </w:p>
    <w:p w14:paraId="56D06FF1" w14:textId="77777777" w:rsidR="001D3C59" w:rsidRPr="0056208B" w:rsidRDefault="001D3C59">
      <w:pPr>
        <w:pStyle w:val="0AClause"/>
        <w:numPr>
          <w:ilvl w:val="1"/>
          <w:numId w:val="48"/>
        </w:numPr>
        <w:rPr>
          <w:lang w:val="en-GB"/>
        </w:rPr>
      </w:pPr>
      <w:r w:rsidRPr="0056208B">
        <w:rPr>
          <w:lang w:val="en-GB"/>
        </w:rPr>
        <w:t>Safety requirements which must be respected during the testing.</w:t>
      </w:r>
    </w:p>
    <w:p w14:paraId="15634C44" w14:textId="39DFC2AA" w:rsidR="001D3C59" w:rsidRPr="0056208B" w:rsidRDefault="001D3C59">
      <w:pPr>
        <w:pStyle w:val="0AClause"/>
        <w:numPr>
          <w:ilvl w:val="1"/>
          <w:numId w:val="48"/>
        </w:numPr>
        <w:rPr>
          <w:lang w:val="en-GB"/>
        </w:rPr>
      </w:pPr>
      <w:r w:rsidRPr="0056208B">
        <w:rPr>
          <w:lang w:val="en-GB"/>
        </w:rPr>
        <w:t>Parameters to be measured and their measurement accuracy, noting the target values, range of acceptability, on which test stage which parameters are measured, the measurement instruments used to perform the measurements, the measurement method, the calculation formulas (if no direct measurement is possible),</w:t>
      </w:r>
      <w:r w:rsidR="00352FF0" w:rsidRPr="0056208B">
        <w:rPr>
          <w:lang w:val="en-GB"/>
        </w:rPr>
        <w:t xml:space="preserve"> ...</w:t>
      </w:r>
    </w:p>
    <w:p w14:paraId="1D718CC5" w14:textId="77777777" w:rsidR="001D3C59" w:rsidRPr="0056208B" w:rsidRDefault="001D3C59">
      <w:pPr>
        <w:pStyle w:val="0AClause"/>
        <w:numPr>
          <w:ilvl w:val="1"/>
          <w:numId w:val="48"/>
        </w:numPr>
        <w:rPr>
          <w:lang w:val="en-GB"/>
        </w:rPr>
      </w:pPr>
      <w:r w:rsidRPr="0056208B">
        <w:rPr>
          <w:lang w:val="en-GB"/>
        </w:rPr>
        <w:t>Test setups and methods, including a description of each test setup and the method used to establish an accurate measurement.</w:t>
      </w:r>
    </w:p>
    <w:p w14:paraId="283220A8" w14:textId="77777777" w:rsidR="001D3C59" w:rsidRPr="0056208B" w:rsidRDefault="001D3C59">
      <w:pPr>
        <w:pStyle w:val="0AClause"/>
        <w:numPr>
          <w:ilvl w:val="1"/>
          <w:numId w:val="48"/>
        </w:numPr>
        <w:rPr>
          <w:lang w:val="en-GB"/>
        </w:rPr>
      </w:pPr>
      <w:r w:rsidRPr="0056208B">
        <w:rPr>
          <w:lang w:val="en-GB"/>
        </w:rPr>
        <w:t>Reporting, including a description of how the acceptance tests shall be documented, what the documents shall contain and to what organizations these documents shall be transmitted.</w:t>
      </w:r>
    </w:p>
    <w:p w14:paraId="261BA4A0" w14:textId="77777777" w:rsidR="001D3C59" w:rsidRPr="0056208B" w:rsidRDefault="001D3C59">
      <w:pPr>
        <w:pStyle w:val="0AClause"/>
        <w:numPr>
          <w:ilvl w:val="1"/>
          <w:numId w:val="48"/>
        </w:numPr>
        <w:rPr>
          <w:lang w:val="en-GB"/>
        </w:rPr>
      </w:pPr>
      <w:r w:rsidRPr="0056208B">
        <w:rPr>
          <w:lang w:val="en-GB"/>
        </w:rPr>
        <w:t>The Acceptance Test(s) shall be documented in FAT/SAT reports, clearly documenting the results of each individual test and whether the deliverable has passed or failed the acceptance test (incl. applicable Non-Conformity reports).</w:t>
      </w:r>
    </w:p>
    <w:p w14:paraId="0D874E91" w14:textId="77777777" w:rsidR="001D3C59" w:rsidRPr="0056208B" w:rsidRDefault="001D3C59" w:rsidP="001D3C59">
      <w:pPr>
        <w:pStyle w:val="Heading3numbered"/>
      </w:pPr>
      <w:bookmarkStart w:id="6015" w:name="_Ref195080116"/>
      <w:bookmarkStart w:id="6016" w:name="_Toc200492687"/>
      <w:bookmarkStart w:id="6017" w:name="_Toc202536288"/>
      <w:bookmarkStart w:id="6018" w:name="_Toc202536970"/>
      <w:r w:rsidRPr="0056208B">
        <w:lastRenderedPageBreak/>
        <w:t>Factory Acceptance Test</w:t>
      </w:r>
      <w:bookmarkEnd w:id="6015"/>
      <w:r w:rsidRPr="0056208B">
        <w:t xml:space="preserve"> (FAT)</w:t>
      </w:r>
      <w:bookmarkEnd w:id="6016"/>
      <w:bookmarkEnd w:id="6017"/>
      <w:bookmarkEnd w:id="6018"/>
    </w:p>
    <w:p w14:paraId="1ADDCC3F" w14:textId="79E88654" w:rsidR="001D3C59" w:rsidRPr="0056208B" w:rsidRDefault="001D3C59" w:rsidP="00575005">
      <w:pPr>
        <w:pStyle w:val="0AClause"/>
        <w:rPr>
          <w:lang w:val="en-GB"/>
        </w:rPr>
      </w:pPr>
      <w:r w:rsidRPr="0056208B">
        <w:rPr>
          <w:lang w:val="en-GB"/>
        </w:rPr>
        <w:t xml:space="preserve">The FAT program shall consider, as a minimum, the requirements outlined in </w:t>
      </w:r>
      <w:r w:rsidRPr="0056208B">
        <w:rPr>
          <w:lang w:val="en-GB"/>
        </w:rPr>
        <w:fldChar w:fldCharType="begin"/>
      </w:r>
      <w:r w:rsidRPr="0056208B">
        <w:rPr>
          <w:lang w:val="en-GB"/>
        </w:rPr>
        <w:instrText xml:space="preserve"> REF _Ref192757333 \r \h  \* MERGEFORMAT </w:instrText>
      </w:r>
      <w:r w:rsidRPr="0056208B">
        <w:rPr>
          <w:lang w:val="en-GB"/>
        </w:rPr>
      </w:r>
      <w:r w:rsidRPr="0056208B">
        <w:rPr>
          <w:lang w:val="en-GB"/>
        </w:rPr>
        <w:fldChar w:fldCharType="separate"/>
      </w:r>
      <w:r w:rsidR="00D62D30">
        <w:rPr>
          <w:lang w:val="en-GB"/>
        </w:rPr>
        <w:t>3.8.1</w:t>
      </w:r>
      <w:r w:rsidRPr="0056208B">
        <w:rPr>
          <w:lang w:val="en-GB"/>
        </w:rPr>
        <w:fldChar w:fldCharType="end"/>
      </w:r>
      <w:r w:rsidRPr="0056208B">
        <w:rPr>
          <w:lang w:val="en-GB"/>
        </w:rPr>
        <w:t>.</w:t>
      </w:r>
      <w:bookmarkStart w:id="6019" w:name="_Toc158823473"/>
    </w:p>
    <w:p w14:paraId="49F14FDF" w14:textId="77777777" w:rsidR="001D3C59" w:rsidRPr="0056208B" w:rsidRDefault="001D3C59" w:rsidP="00575005">
      <w:pPr>
        <w:pStyle w:val="0AClause"/>
        <w:rPr>
          <w:lang w:val="en-GB"/>
        </w:rPr>
      </w:pPr>
      <w:r w:rsidRPr="0056208B">
        <w:rPr>
          <w:lang w:val="en-GB"/>
        </w:rPr>
        <w:t>SCK CEN and its representatives may witness these tests at the Contractor and his Subcontractor's sites.</w:t>
      </w:r>
      <w:bookmarkEnd w:id="6019"/>
    </w:p>
    <w:p w14:paraId="499206B0" w14:textId="77777777" w:rsidR="001D3C59" w:rsidRPr="0056208B" w:rsidRDefault="001D3C59" w:rsidP="00575005">
      <w:pPr>
        <w:pStyle w:val="0AClause"/>
        <w:rPr>
          <w:lang w:val="en-GB"/>
        </w:rPr>
      </w:pPr>
      <w:bookmarkStart w:id="6020" w:name="_Toc158823475"/>
      <w:r w:rsidRPr="0056208B">
        <w:rPr>
          <w:lang w:val="en-GB"/>
        </w:rPr>
        <w:t>SCK CEN shall approve the results before transportation.</w:t>
      </w:r>
    </w:p>
    <w:p w14:paraId="02175E44" w14:textId="77777777" w:rsidR="001D3C59" w:rsidRPr="0056208B" w:rsidRDefault="001D3C59" w:rsidP="001D3C59">
      <w:pPr>
        <w:pStyle w:val="Heading3numbered"/>
      </w:pPr>
      <w:bookmarkStart w:id="6021" w:name="_Toc200492688"/>
      <w:bookmarkStart w:id="6022" w:name="_Toc202536289"/>
      <w:bookmarkStart w:id="6023" w:name="_Toc202536971"/>
      <w:bookmarkEnd w:id="6020"/>
      <w:r w:rsidRPr="0056208B">
        <w:t>Site Acceptance Tests</w:t>
      </w:r>
      <w:bookmarkEnd w:id="6021"/>
      <w:bookmarkEnd w:id="6022"/>
      <w:bookmarkEnd w:id="6023"/>
    </w:p>
    <w:p w14:paraId="5587FF63" w14:textId="17D10494" w:rsidR="001D3C59" w:rsidRPr="0056208B" w:rsidRDefault="001D3C59" w:rsidP="00575005">
      <w:pPr>
        <w:pStyle w:val="0AClause"/>
        <w:rPr>
          <w:lang w:val="en-GB"/>
        </w:rPr>
      </w:pPr>
      <w:r w:rsidRPr="0056208B">
        <w:rPr>
          <w:lang w:val="en-GB"/>
        </w:rPr>
        <w:t xml:space="preserve">The SAT program shall consider, as a minimum, the requirements outlined in </w:t>
      </w:r>
      <w:r w:rsidRPr="0056208B">
        <w:rPr>
          <w:lang w:val="en-GB"/>
        </w:rPr>
        <w:fldChar w:fldCharType="begin"/>
      </w:r>
      <w:r w:rsidRPr="0056208B">
        <w:rPr>
          <w:lang w:val="en-GB"/>
        </w:rPr>
        <w:instrText xml:space="preserve"> REF _Ref192761723 \r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w:t>
      </w:r>
    </w:p>
    <w:p w14:paraId="5D5D6B02" w14:textId="77777777" w:rsidR="001D3C59" w:rsidRPr="0056208B" w:rsidRDefault="001D3C59" w:rsidP="00575005">
      <w:pPr>
        <w:pStyle w:val="0AClause"/>
        <w:rPr>
          <w:lang w:val="en-GB"/>
        </w:rPr>
      </w:pPr>
      <w:r w:rsidRPr="0056208B">
        <w:rPr>
          <w:lang w:val="en-GB"/>
        </w:rPr>
        <w:t>SCK CEN and its representatives shall have access to participate to the tests on site.</w:t>
      </w:r>
    </w:p>
    <w:p w14:paraId="63DF07BD" w14:textId="7BE5E94F" w:rsidR="001D3C59" w:rsidRPr="0056208B" w:rsidRDefault="001D3C59" w:rsidP="00575005">
      <w:pPr>
        <w:pStyle w:val="0AClause"/>
        <w:rPr>
          <w:lang w:val="en-GB"/>
        </w:rPr>
      </w:pPr>
      <w:r w:rsidRPr="0056208B">
        <w:rPr>
          <w:lang w:val="en-GB"/>
        </w:rPr>
        <w:t xml:space="preserve">The SAT report shall be included in </w:t>
      </w:r>
      <w:r w:rsidRPr="0056208B">
        <w:rPr>
          <w:lang w:val="en-GB"/>
        </w:rPr>
        <w:fldChar w:fldCharType="begin"/>
      </w:r>
      <w:r w:rsidRPr="0056208B">
        <w:rPr>
          <w:lang w:val="en-GB"/>
        </w:rPr>
        <w:instrText xml:space="preserve"> REF _Ref194399548 \h  \* MERGEFORMAT </w:instrText>
      </w:r>
      <w:r w:rsidRPr="0056208B">
        <w:rPr>
          <w:lang w:val="en-GB"/>
        </w:rPr>
        <w:fldChar w:fldCharType="separate"/>
      </w:r>
      <w:r w:rsidR="00D62D30">
        <w:rPr>
          <w:b/>
          <w:bCs/>
        </w:rPr>
        <w:t>Error! Reference source not found.</w:t>
      </w:r>
      <w:r w:rsidRPr="0056208B">
        <w:rPr>
          <w:lang w:val="en-GB"/>
        </w:rPr>
        <w:fldChar w:fldCharType="end"/>
      </w:r>
      <w:r w:rsidRPr="0056208B">
        <w:rPr>
          <w:lang w:val="en-GB"/>
        </w:rPr>
        <w:t>.</w:t>
      </w:r>
    </w:p>
    <w:p w14:paraId="6134F78D" w14:textId="77777777" w:rsidR="001D3C59" w:rsidRPr="0056208B" w:rsidRDefault="001D3C59" w:rsidP="00460C76">
      <w:pPr>
        <w:pStyle w:val="Heading3numbered"/>
      </w:pPr>
      <w:bookmarkStart w:id="6024" w:name="_Toc192765565"/>
      <w:bookmarkStart w:id="6025" w:name="_Toc192766169"/>
      <w:bookmarkStart w:id="6026" w:name="_Toc192782725"/>
      <w:bookmarkStart w:id="6027" w:name="_Toc192783333"/>
      <w:bookmarkStart w:id="6028" w:name="_Toc192851253"/>
      <w:bookmarkStart w:id="6029" w:name="_Toc192929740"/>
      <w:bookmarkStart w:id="6030" w:name="_Toc192935428"/>
      <w:bookmarkStart w:id="6031" w:name="_Toc193016776"/>
      <w:bookmarkStart w:id="6032" w:name="_Toc192765566"/>
      <w:bookmarkStart w:id="6033" w:name="_Toc192766170"/>
      <w:bookmarkStart w:id="6034" w:name="_Toc192782726"/>
      <w:bookmarkStart w:id="6035" w:name="_Toc192783334"/>
      <w:bookmarkStart w:id="6036" w:name="_Toc192851254"/>
      <w:bookmarkStart w:id="6037" w:name="_Toc192929741"/>
      <w:bookmarkStart w:id="6038" w:name="_Toc192935429"/>
      <w:bookmarkStart w:id="6039" w:name="_Toc193016777"/>
      <w:bookmarkStart w:id="6040" w:name="_Toc192765567"/>
      <w:bookmarkStart w:id="6041" w:name="_Toc192766171"/>
      <w:bookmarkStart w:id="6042" w:name="_Toc192782727"/>
      <w:bookmarkStart w:id="6043" w:name="_Toc192783335"/>
      <w:bookmarkStart w:id="6044" w:name="_Toc192851255"/>
      <w:bookmarkStart w:id="6045" w:name="_Toc192929742"/>
      <w:bookmarkStart w:id="6046" w:name="_Toc192935430"/>
      <w:bookmarkStart w:id="6047" w:name="_Toc193016778"/>
      <w:bookmarkStart w:id="6048" w:name="_Toc192765568"/>
      <w:bookmarkStart w:id="6049" w:name="_Toc192766172"/>
      <w:bookmarkStart w:id="6050" w:name="_Toc192782728"/>
      <w:bookmarkStart w:id="6051" w:name="_Toc192783336"/>
      <w:bookmarkStart w:id="6052" w:name="_Toc192851256"/>
      <w:bookmarkStart w:id="6053" w:name="_Toc192929743"/>
      <w:bookmarkStart w:id="6054" w:name="_Toc192935431"/>
      <w:bookmarkStart w:id="6055" w:name="_Toc193016779"/>
      <w:bookmarkStart w:id="6056" w:name="_Toc192765569"/>
      <w:bookmarkStart w:id="6057" w:name="_Toc192766173"/>
      <w:bookmarkStart w:id="6058" w:name="_Toc192782729"/>
      <w:bookmarkStart w:id="6059" w:name="_Toc192783337"/>
      <w:bookmarkStart w:id="6060" w:name="_Toc192851257"/>
      <w:bookmarkStart w:id="6061" w:name="_Toc192929744"/>
      <w:bookmarkStart w:id="6062" w:name="_Toc192935432"/>
      <w:bookmarkStart w:id="6063" w:name="_Toc193016780"/>
      <w:bookmarkStart w:id="6064" w:name="_Toc192765570"/>
      <w:bookmarkStart w:id="6065" w:name="_Toc192766174"/>
      <w:bookmarkStart w:id="6066" w:name="_Toc192782730"/>
      <w:bookmarkStart w:id="6067" w:name="_Toc192783338"/>
      <w:bookmarkStart w:id="6068" w:name="_Toc192851258"/>
      <w:bookmarkStart w:id="6069" w:name="_Toc192929745"/>
      <w:bookmarkStart w:id="6070" w:name="_Toc192935433"/>
      <w:bookmarkStart w:id="6071" w:name="_Toc193016781"/>
      <w:bookmarkStart w:id="6072" w:name="_Toc192765571"/>
      <w:bookmarkStart w:id="6073" w:name="_Toc192766175"/>
      <w:bookmarkStart w:id="6074" w:name="_Toc192782731"/>
      <w:bookmarkStart w:id="6075" w:name="_Toc192783339"/>
      <w:bookmarkStart w:id="6076" w:name="_Toc192851259"/>
      <w:bookmarkStart w:id="6077" w:name="_Toc192929746"/>
      <w:bookmarkStart w:id="6078" w:name="_Toc192935434"/>
      <w:bookmarkStart w:id="6079" w:name="_Toc193016782"/>
      <w:bookmarkStart w:id="6080" w:name="_Toc192765572"/>
      <w:bookmarkStart w:id="6081" w:name="_Toc192766176"/>
      <w:bookmarkStart w:id="6082" w:name="_Toc192782732"/>
      <w:bookmarkStart w:id="6083" w:name="_Toc192783340"/>
      <w:bookmarkStart w:id="6084" w:name="_Toc192851260"/>
      <w:bookmarkStart w:id="6085" w:name="_Toc192929747"/>
      <w:bookmarkStart w:id="6086" w:name="_Toc192935435"/>
      <w:bookmarkStart w:id="6087" w:name="_Toc193016783"/>
      <w:bookmarkStart w:id="6088" w:name="_Toc192765573"/>
      <w:bookmarkStart w:id="6089" w:name="_Toc192766177"/>
      <w:bookmarkStart w:id="6090" w:name="_Toc192782733"/>
      <w:bookmarkStart w:id="6091" w:name="_Toc192783341"/>
      <w:bookmarkStart w:id="6092" w:name="_Toc192851261"/>
      <w:bookmarkStart w:id="6093" w:name="_Toc192929748"/>
      <w:bookmarkStart w:id="6094" w:name="_Toc192935436"/>
      <w:bookmarkStart w:id="6095" w:name="_Toc193016784"/>
      <w:bookmarkStart w:id="6096" w:name="_Toc192765574"/>
      <w:bookmarkStart w:id="6097" w:name="_Toc192766178"/>
      <w:bookmarkStart w:id="6098" w:name="_Toc192782734"/>
      <w:bookmarkStart w:id="6099" w:name="_Toc192783342"/>
      <w:bookmarkStart w:id="6100" w:name="_Toc192851262"/>
      <w:bookmarkStart w:id="6101" w:name="_Toc192929749"/>
      <w:bookmarkStart w:id="6102" w:name="_Toc192935437"/>
      <w:bookmarkStart w:id="6103" w:name="_Toc193016785"/>
      <w:bookmarkStart w:id="6104" w:name="_Toc192765575"/>
      <w:bookmarkStart w:id="6105" w:name="_Toc192766179"/>
      <w:bookmarkStart w:id="6106" w:name="_Toc192782735"/>
      <w:bookmarkStart w:id="6107" w:name="_Toc192783343"/>
      <w:bookmarkStart w:id="6108" w:name="_Toc192851263"/>
      <w:bookmarkStart w:id="6109" w:name="_Toc192929750"/>
      <w:bookmarkStart w:id="6110" w:name="_Toc192935438"/>
      <w:bookmarkStart w:id="6111" w:name="_Toc193016786"/>
      <w:bookmarkStart w:id="6112" w:name="_Toc200492689"/>
      <w:bookmarkStart w:id="6113" w:name="_Toc202536290"/>
      <w:bookmarkStart w:id="6114" w:name="_Toc202536972"/>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r w:rsidRPr="0056208B">
        <w:t>Acceptance and Warranty</w:t>
      </w:r>
      <w:bookmarkEnd w:id="6112"/>
      <w:bookmarkEnd w:id="6113"/>
      <w:bookmarkEnd w:id="6114"/>
    </w:p>
    <w:p w14:paraId="4809B576" w14:textId="77777777" w:rsidR="001D3C59" w:rsidRPr="0056208B" w:rsidRDefault="001D3C59" w:rsidP="00DA4309">
      <w:pPr>
        <w:pStyle w:val="0AClause"/>
        <w:ind w:firstLine="709"/>
        <w:rPr>
          <w:rStyle w:val="Strong"/>
          <w:lang w:val="en-GB"/>
        </w:rPr>
      </w:pPr>
      <w:bookmarkStart w:id="6115" w:name="_Toc200492690"/>
      <w:bookmarkStart w:id="6116" w:name="_Toc202536291"/>
      <w:bookmarkStart w:id="6117" w:name="_Toc202536973"/>
      <w:r w:rsidRPr="0056208B">
        <w:rPr>
          <w:rStyle w:val="Strong"/>
          <w:lang w:val="en-GB"/>
        </w:rPr>
        <w:t>Provisional Acceptance</w:t>
      </w:r>
      <w:bookmarkEnd w:id="6115"/>
      <w:bookmarkEnd w:id="6116"/>
      <w:bookmarkEnd w:id="6117"/>
    </w:p>
    <w:p w14:paraId="37835685" w14:textId="77777777" w:rsidR="001D3C59" w:rsidRPr="0056208B" w:rsidRDefault="001D3C59" w:rsidP="00575005">
      <w:pPr>
        <w:pStyle w:val="0AClause"/>
        <w:rPr>
          <w:lang w:val="en-GB"/>
        </w:rPr>
      </w:pPr>
      <w:r w:rsidRPr="0056208B">
        <w:rPr>
          <w:lang w:val="en-GB"/>
        </w:rPr>
        <w:t>A Provisional Acceptance Certificate shall be issued by SCK CEN for each deliverable (together with the required documentation), provided that no shortcomings are identified during the provisional acceptance.</w:t>
      </w:r>
    </w:p>
    <w:p w14:paraId="7762A5DF" w14:textId="77777777" w:rsidR="008763D4" w:rsidRPr="0056208B" w:rsidRDefault="001D3C59" w:rsidP="00575005">
      <w:pPr>
        <w:pStyle w:val="0AClause"/>
        <w:rPr>
          <w:lang w:val="en-GB"/>
        </w:rPr>
      </w:pPr>
      <w:r w:rsidRPr="0056208B">
        <w:rPr>
          <w:lang w:val="en-GB"/>
        </w:rPr>
        <w:t>The provisional acceptance shall be subject to</w:t>
      </w:r>
      <w:r w:rsidR="008763D4" w:rsidRPr="0056208B">
        <w:rPr>
          <w:lang w:val="en-GB"/>
        </w:rPr>
        <w:t>:</w:t>
      </w:r>
    </w:p>
    <w:p w14:paraId="12CBB4C7" w14:textId="77777777" w:rsidR="008763D4" w:rsidRPr="0056208B" w:rsidRDefault="001D3C59">
      <w:pPr>
        <w:pStyle w:val="0AClause"/>
        <w:numPr>
          <w:ilvl w:val="1"/>
          <w:numId w:val="52"/>
        </w:numPr>
        <w:rPr>
          <w:lang w:val="en-GB"/>
        </w:rPr>
      </w:pPr>
      <w:r w:rsidRPr="0056208B">
        <w:rPr>
          <w:lang w:val="en-GB"/>
        </w:rPr>
        <w:t xml:space="preserve">the successful completion of the SAT </w:t>
      </w:r>
      <w:r w:rsidRPr="0056208B">
        <w:rPr>
          <w:u w:val="single"/>
          <w:lang w:val="en-GB"/>
        </w:rPr>
        <w:t>and</w:t>
      </w:r>
    </w:p>
    <w:p w14:paraId="2F2AE8D1" w14:textId="77777777" w:rsidR="008763D4" w:rsidRPr="0056208B" w:rsidRDefault="001D3C59" w:rsidP="00575005">
      <w:pPr>
        <w:pStyle w:val="0AClause"/>
        <w:rPr>
          <w:lang w:val="en-GB"/>
        </w:rPr>
      </w:pPr>
      <w:r w:rsidRPr="0056208B">
        <w:rPr>
          <w:lang w:val="en-GB"/>
        </w:rPr>
        <w:t xml:space="preserve"> (</w:t>
      </w:r>
      <w:r w:rsidRPr="0056208B">
        <w:rPr>
          <w:i/>
          <w:iCs/>
          <w:lang w:val="en-GB"/>
        </w:rPr>
        <w:t>ii</w:t>
      </w:r>
      <w:r w:rsidRPr="0056208B">
        <w:rPr>
          <w:lang w:val="en-GB"/>
        </w:rPr>
        <w:t>) all identified Non-Conformities (e.g. documentation lacking) having been duly corrected by the Contractor.</w:t>
      </w:r>
      <w:bookmarkStart w:id="6118" w:name="_Toc200492691"/>
      <w:bookmarkStart w:id="6119" w:name="_Toc202536292"/>
      <w:bookmarkStart w:id="6120" w:name="_Toc202536974"/>
    </w:p>
    <w:p w14:paraId="0967C84B" w14:textId="1C325A11" w:rsidR="001D3C59" w:rsidRPr="0056208B" w:rsidRDefault="001D3C59" w:rsidP="00DA4309">
      <w:pPr>
        <w:pStyle w:val="0AClause"/>
        <w:ind w:firstLine="709"/>
        <w:rPr>
          <w:rStyle w:val="Strong"/>
          <w:lang w:val="en-GB"/>
        </w:rPr>
      </w:pPr>
      <w:r w:rsidRPr="0056208B">
        <w:rPr>
          <w:rStyle w:val="Strong"/>
          <w:lang w:val="en-GB"/>
        </w:rPr>
        <w:t>Warranty Period</w:t>
      </w:r>
      <w:bookmarkEnd w:id="6118"/>
      <w:bookmarkEnd w:id="6119"/>
      <w:bookmarkEnd w:id="6120"/>
    </w:p>
    <w:p w14:paraId="6D7BA6CE" w14:textId="77777777" w:rsidR="001D3C59" w:rsidRPr="0056208B" w:rsidRDefault="001D3C59" w:rsidP="00575005">
      <w:pPr>
        <w:pStyle w:val="0AClause"/>
        <w:rPr>
          <w:lang w:val="en-GB"/>
        </w:rPr>
      </w:pPr>
      <w:r w:rsidRPr="0056208B">
        <w:rPr>
          <w:lang w:val="en-GB"/>
        </w:rPr>
        <w:t xml:space="preserve">SCK CEN imposes a warranty period of at least </w:t>
      </w:r>
      <w:r w:rsidRPr="0056208B">
        <w:rPr>
          <w:rStyle w:val="AASemiBoldChar"/>
        </w:rPr>
        <w:t>2 years</w:t>
      </w:r>
      <w:r w:rsidRPr="0056208B">
        <w:rPr>
          <w:lang w:val="en-GB"/>
        </w:rPr>
        <w:t xml:space="preserve"> following the provisional acceptance.</w:t>
      </w:r>
    </w:p>
    <w:p w14:paraId="3BBB2A91" w14:textId="77777777" w:rsidR="001D3C59" w:rsidRPr="0056208B" w:rsidRDefault="001D3C59" w:rsidP="00575005">
      <w:pPr>
        <w:pStyle w:val="0AClause"/>
        <w:rPr>
          <w:lang w:val="en-GB"/>
        </w:rPr>
      </w:pPr>
      <w:r w:rsidRPr="0056208B">
        <w:rPr>
          <w:lang w:val="en-GB"/>
        </w:rPr>
        <w:t xml:space="preserve">The actual warranty period shall start on the day of the issuance by SCK CEN of the Provisional Acceptance Certificate </w:t>
      </w:r>
      <w:commentRangeStart w:id="6121"/>
      <w:commentRangeStart w:id="6122"/>
      <w:r w:rsidRPr="0056208B">
        <w:rPr>
          <w:lang w:val="en-GB"/>
        </w:rPr>
        <w:t>for the duration indicated in the applicant's offer</w:t>
      </w:r>
      <w:commentRangeEnd w:id="6121"/>
      <w:r w:rsidRPr="0056208B">
        <w:rPr>
          <w:rStyle w:val="CommentReference"/>
          <w:lang w:val="en-GB"/>
        </w:rPr>
        <w:commentReference w:id="6121"/>
      </w:r>
      <w:commentRangeEnd w:id="6122"/>
      <w:r w:rsidRPr="0056208B">
        <w:rPr>
          <w:rStyle w:val="CommentReference"/>
          <w:lang w:val="en-GB"/>
        </w:rPr>
        <w:commentReference w:id="6122"/>
      </w:r>
      <w:r w:rsidRPr="0056208B">
        <w:rPr>
          <w:lang w:val="en-GB"/>
        </w:rPr>
        <w:t>.</w:t>
      </w:r>
    </w:p>
    <w:p w14:paraId="165CCEBA" w14:textId="431F108A" w:rsidR="001D3C59" w:rsidRPr="0056208B" w:rsidRDefault="001D3C59" w:rsidP="00DA4309">
      <w:pPr>
        <w:pStyle w:val="0AClause"/>
        <w:ind w:firstLine="709"/>
        <w:rPr>
          <w:rStyle w:val="Strong"/>
          <w:lang w:val="en-GB"/>
        </w:rPr>
      </w:pPr>
      <w:bookmarkStart w:id="6123" w:name="_Toc200492692"/>
      <w:bookmarkStart w:id="6124" w:name="_Toc202536293"/>
      <w:bookmarkStart w:id="6125" w:name="_Toc202536975"/>
      <w:r w:rsidRPr="0056208B">
        <w:rPr>
          <w:rStyle w:val="Strong"/>
          <w:lang w:val="en-GB"/>
        </w:rPr>
        <w:t>Warranty Conditions</w:t>
      </w:r>
      <w:bookmarkEnd w:id="6123"/>
      <w:bookmarkEnd w:id="6124"/>
      <w:bookmarkEnd w:id="6125"/>
    </w:p>
    <w:p w14:paraId="01736514" w14:textId="77777777" w:rsidR="001D3C59" w:rsidRPr="0056208B" w:rsidRDefault="001D3C59" w:rsidP="00575005">
      <w:pPr>
        <w:pStyle w:val="0AClause"/>
        <w:rPr>
          <w:lang w:val="en-GB"/>
        </w:rPr>
      </w:pPr>
      <w:r w:rsidRPr="0056208B">
        <w:rPr>
          <w:lang w:val="en-GB"/>
        </w:rPr>
        <w:t>During the warranty period, the Contractor shall at its own risk and expense remedy any outstanding issues, as well as any shortcomings and defects that were not visible during the acceptance tests.</w:t>
      </w:r>
    </w:p>
    <w:p w14:paraId="42F969E3" w14:textId="77777777" w:rsidR="001D3C59" w:rsidRPr="0056208B" w:rsidRDefault="001D3C59" w:rsidP="00575005">
      <w:pPr>
        <w:pStyle w:val="0AClause"/>
        <w:rPr>
          <w:lang w:val="en-GB"/>
        </w:rPr>
      </w:pPr>
      <w:r w:rsidRPr="0056208B">
        <w:rPr>
          <w:lang w:val="en-GB"/>
        </w:rPr>
        <w:t>The Contractor’s methods of solving a warranty issue shall always need to be approved in advance by SCK CEN. SCK CEN reserves the right, at its sole discretion, to not allow for repair and to demand replacement of a defective item.</w:t>
      </w:r>
    </w:p>
    <w:p w14:paraId="755FF717" w14:textId="77777777" w:rsidR="001D3C59" w:rsidRPr="0056208B" w:rsidRDefault="001D3C59" w:rsidP="00575005">
      <w:pPr>
        <w:pStyle w:val="0AClause"/>
        <w:rPr>
          <w:lang w:val="en-GB"/>
        </w:rPr>
      </w:pPr>
      <w:r w:rsidRPr="0056208B">
        <w:rPr>
          <w:lang w:val="en-GB"/>
        </w:rPr>
        <w:t>In case the warranty work needs to be performed at SCK CEN, the Contractor shall consider and comply with SCK CEN’s instructions relating to working hours, access, ..., without being entitled to any additional compensation.</w:t>
      </w:r>
    </w:p>
    <w:p w14:paraId="7D97198C" w14:textId="77777777" w:rsidR="001D3C59" w:rsidRPr="0056208B" w:rsidRDefault="001D3C59" w:rsidP="00575005">
      <w:pPr>
        <w:pStyle w:val="0AClause"/>
        <w:rPr>
          <w:lang w:val="en-GB"/>
        </w:rPr>
      </w:pPr>
      <w:r w:rsidRPr="0056208B">
        <w:rPr>
          <w:lang w:val="en-GB"/>
        </w:rPr>
        <w:t>The Contractor’s warranty obligation shall not apply:</w:t>
      </w:r>
    </w:p>
    <w:p w14:paraId="28BC1B27" w14:textId="77777777" w:rsidR="001D3C59" w:rsidRPr="0056208B" w:rsidRDefault="001D3C59">
      <w:pPr>
        <w:pStyle w:val="0AClause"/>
        <w:numPr>
          <w:ilvl w:val="1"/>
          <w:numId w:val="49"/>
        </w:numPr>
        <w:rPr>
          <w:lang w:val="en-GB"/>
        </w:rPr>
      </w:pPr>
      <w:r w:rsidRPr="0056208B">
        <w:rPr>
          <w:lang w:val="en-GB"/>
        </w:rPr>
        <w:t>to normal wear and tear of the QPLANT, as well as any associated consumables.</w:t>
      </w:r>
    </w:p>
    <w:p w14:paraId="536A746B" w14:textId="77777777" w:rsidR="001D3C59" w:rsidRPr="0056208B" w:rsidRDefault="001D3C59">
      <w:pPr>
        <w:pStyle w:val="0AClause"/>
        <w:numPr>
          <w:ilvl w:val="1"/>
          <w:numId w:val="48"/>
        </w:numPr>
        <w:rPr>
          <w:lang w:val="en-GB"/>
        </w:rPr>
      </w:pPr>
      <w:r w:rsidRPr="0056208B">
        <w:rPr>
          <w:lang w:val="en-GB"/>
        </w:rPr>
        <w:t>to defects of which the Contractor is notified after the Warranty period, unless SCK CEN can demonstrate that such defect has arisen before the end of the Warranty period in which case such defect shall fall under the warranty obligation.</w:t>
      </w:r>
    </w:p>
    <w:p w14:paraId="36011120" w14:textId="77777777" w:rsidR="001D3C59" w:rsidRPr="0056208B" w:rsidRDefault="001D3C59">
      <w:pPr>
        <w:pStyle w:val="0AClause"/>
        <w:numPr>
          <w:ilvl w:val="1"/>
          <w:numId w:val="48"/>
        </w:numPr>
        <w:rPr>
          <w:lang w:val="en-GB"/>
        </w:rPr>
      </w:pPr>
      <w:r w:rsidRPr="0056208B">
        <w:rPr>
          <w:lang w:val="en-GB"/>
        </w:rPr>
        <w:t>to failures or defects which the Contractor can substantiate are due to alteration, misapplication, inappropriate use in view of the conditions of use as outlined by the Contractor (if any are provided), and/or maintenance not carried out according to the Contractor’s nominal conditions as set forth by the Contractor, lack of trained maintenance personnel (other than the Contractor’s personnel), operation above rated capacities either intentional or otherwise, or physical damage caused by persons other than the Contractor’s personnel.</w:t>
      </w:r>
    </w:p>
    <w:p w14:paraId="61FAD3D0" w14:textId="77777777" w:rsidR="001D3C59" w:rsidRPr="0056208B" w:rsidRDefault="001D3C59" w:rsidP="00575005">
      <w:pPr>
        <w:pStyle w:val="0AClause"/>
        <w:rPr>
          <w:lang w:val="en-GB"/>
        </w:rPr>
      </w:pPr>
      <w:r w:rsidRPr="0056208B">
        <w:rPr>
          <w:lang w:val="en-GB"/>
        </w:rPr>
        <w:t>During the warranty period, the Contractor shall execute repairs and/or replacements without undue delay at the Contractor’s risk and expense.  SCK CEN may request warranty service during non-normal working hours or for services excluded from the warranty coverage as defined herein, provided that SCK CEN shall pay the reasonable overtime premium portion of the non-normal hours worked or the normal service charge, respectively.</w:t>
      </w:r>
    </w:p>
    <w:p w14:paraId="6E9CAE92" w14:textId="77777777" w:rsidR="001D3C59" w:rsidRPr="0056208B" w:rsidRDefault="001D3C59" w:rsidP="00575005">
      <w:pPr>
        <w:pStyle w:val="0AClause"/>
        <w:rPr>
          <w:lang w:val="en-GB"/>
        </w:rPr>
      </w:pPr>
      <w:r w:rsidRPr="0056208B">
        <w:rPr>
          <w:lang w:val="en-GB"/>
        </w:rPr>
        <w:t>In-warranty repairs and/or replacement parts shall be warranted for at least one year after execution, or for the unexpired portion of the original warranty period of the deliverable, whichever is longest.  Notwithstanding the foregoing, the warranty period is suspended for the duration between formal notice by SCK CEN to the Contractor on the defect and resolving of said defect by the Contractor.</w:t>
      </w:r>
    </w:p>
    <w:p w14:paraId="0BE21958" w14:textId="77777777" w:rsidR="001D3C59" w:rsidRPr="0056208B" w:rsidRDefault="001D3C59" w:rsidP="00575005">
      <w:pPr>
        <w:pStyle w:val="0AClause"/>
        <w:rPr>
          <w:lang w:val="en-GB"/>
        </w:rPr>
      </w:pPr>
      <w:r w:rsidRPr="0056208B">
        <w:rPr>
          <w:lang w:val="en-GB"/>
        </w:rPr>
        <w:lastRenderedPageBreak/>
        <w:t>If the Contractor fails to fulfil its obligations under the warranty, so that final acceptance cannot take place at the scheduled time, the warranty period shall be automatically extended, without any right to compensation and/or remuneration for the Contractor, until final acceptance takes place.</w:t>
      </w:r>
    </w:p>
    <w:p w14:paraId="7BF2F3A5" w14:textId="4E94BC5B" w:rsidR="001D3C59" w:rsidRPr="0056208B" w:rsidRDefault="001D3C59" w:rsidP="00575005">
      <w:pPr>
        <w:pStyle w:val="0AClause"/>
        <w:rPr>
          <w:lang w:val="en-GB"/>
        </w:rPr>
      </w:pPr>
      <w:r w:rsidRPr="0056208B">
        <w:rPr>
          <w:lang w:val="en-GB"/>
        </w:rPr>
        <w:t>The Contractor shall keep a register of all interventions that the Contractor performs during the warranty period which can be always consulted by SCK CEN.  If SCK CEN can demonstrate a trend of failure occurring during the warranty period, which is not attributable to any inappropriate use of the equipment, this will be considered as a deficiency and the Contractor shall be liable to replace at his own risk and expense the affected item</w:t>
      </w:r>
    </w:p>
    <w:p w14:paraId="327A075D" w14:textId="77777777" w:rsidR="001D3C59" w:rsidRPr="0056208B" w:rsidRDefault="001D3C59" w:rsidP="00575005">
      <w:pPr>
        <w:pStyle w:val="0AClause"/>
        <w:rPr>
          <w:lang w:val="en-GB"/>
        </w:rPr>
      </w:pPr>
      <w:r w:rsidRPr="0056208B">
        <w:rPr>
          <w:lang w:val="en-GB"/>
        </w:rPr>
        <w:t>In addition to the above rights, SCK CEN shall be entitled to full compensation for all damages incurred in view of these outstanding issues, shortcomings, and/or defects during the warranty period for which the Contractor is responsible.</w:t>
      </w:r>
    </w:p>
    <w:p w14:paraId="0E794F88" w14:textId="77777777" w:rsidR="001D3C59" w:rsidRPr="0056208B" w:rsidRDefault="001D3C59" w:rsidP="00575005">
      <w:pPr>
        <w:pStyle w:val="0AClause"/>
        <w:rPr>
          <w:lang w:val="en-GB"/>
        </w:rPr>
      </w:pPr>
      <w:r w:rsidRPr="0056208B">
        <w:rPr>
          <w:lang w:val="en-GB"/>
        </w:rPr>
        <w:t>The warranty as described in this section shall in no way constitute a restriction on the applicable Belgian statutory regulations on hidden defects.</w:t>
      </w:r>
    </w:p>
    <w:p w14:paraId="5EECD897" w14:textId="77777777" w:rsidR="001D3C59" w:rsidRPr="0056208B" w:rsidRDefault="001D3C59" w:rsidP="001D3C59">
      <w:pPr>
        <w:pStyle w:val="Heading2numbered"/>
      </w:pPr>
      <w:bookmarkStart w:id="6126" w:name="_Toc202536294"/>
      <w:bookmarkStart w:id="6127" w:name="_Toc202536976"/>
      <w:r w:rsidRPr="0056208B">
        <w:t>Final acceptance</w:t>
      </w:r>
      <w:bookmarkEnd w:id="6126"/>
      <w:bookmarkEnd w:id="6127"/>
    </w:p>
    <w:p w14:paraId="3F3DFDEF" w14:textId="3F334277" w:rsidR="001D3C59" w:rsidRPr="0056208B" w:rsidRDefault="001D3C59" w:rsidP="00575005">
      <w:pPr>
        <w:pStyle w:val="0AClause"/>
        <w:rPr>
          <w:lang w:val="en-GB"/>
        </w:rPr>
      </w:pPr>
      <w:r w:rsidRPr="0056208B">
        <w:rPr>
          <w:lang w:val="en-GB"/>
        </w:rPr>
        <w:t>Initial acceptance occurs after the successful completion of the Warranty Period, at the written request of the Contractor, on the condition that all defects, attributable to the Contractor, regardless of whether they have been identified in the Provisional Acceptance Certificate or during the Warranty Period, have been duly resolved by the Contractor</w:t>
      </w:r>
      <w:r w:rsidR="00352FF0" w:rsidRPr="0056208B">
        <w:rPr>
          <w:lang w:val="en-GB"/>
        </w:rPr>
        <w:t xml:space="preserve">.  </w:t>
      </w:r>
      <w:r w:rsidRPr="0056208B">
        <w:rPr>
          <w:lang w:val="en-GB"/>
        </w:rPr>
        <w:t xml:space="preserve">If the conditions are met, a Final Acceptance Certificate will be issued by SCK CEN within 10 Business Days after receipt of the Contractor’s written request in this respect. </w:t>
      </w:r>
    </w:p>
    <w:p w14:paraId="63B5903B" w14:textId="77777777" w:rsidR="001D3C59" w:rsidRPr="0056208B" w:rsidRDefault="001D3C59" w:rsidP="001D3C59">
      <w:pPr>
        <w:pStyle w:val="Heading1numbered"/>
      </w:pPr>
      <w:bookmarkStart w:id="6128" w:name="_Toc200492694"/>
      <w:bookmarkStart w:id="6129" w:name="_Toc202536295"/>
      <w:bookmarkStart w:id="6130" w:name="_Toc202536977"/>
      <w:commentRangeStart w:id="6131"/>
      <w:r w:rsidRPr="0056208B">
        <w:lastRenderedPageBreak/>
        <w:t>Appendix</w:t>
      </w:r>
      <w:bookmarkEnd w:id="6128"/>
      <w:bookmarkEnd w:id="6129"/>
      <w:bookmarkEnd w:id="6130"/>
      <w:commentRangeEnd w:id="6131"/>
      <w:r w:rsidR="00A64A1F" w:rsidRPr="0056208B">
        <w:rPr>
          <w:rStyle w:val="CommentReference"/>
          <w:rFonts w:ascii="Segoe UI" w:eastAsia="Calibri" w:hAnsi="Segoe UI"/>
          <w:bCs w:val="0"/>
          <w:color w:val="auto"/>
          <w:shd w:val="clear" w:color="auto" w:fill="auto"/>
        </w:rPr>
        <w:commentReference w:id="6131"/>
      </w:r>
    </w:p>
    <w:p w14:paraId="476B077E" w14:textId="77777777" w:rsidR="001D3C59" w:rsidRPr="0056208B" w:rsidRDefault="001D3C59" w:rsidP="001D3C59">
      <w:pPr>
        <w:pStyle w:val="Heading2numbered"/>
      </w:pPr>
      <w:bookmarkStart w:id="6132" w:name="_Ref190769672"/>
      <w:bookmarkStart w:id="6133" w:name="_Toc200492695"/>
      <w:bookmarkStart w:id="6134" w:name="_Toc202536296"/>
      <w:bookmarkStart w:id="6135" w:name="_Toc202536978"/>
      <w:r w:rsidRPr="0056208B">
        <w:t>Cooling Power for Cool-down</w:t>
      </w:r>
      <w:bookmarkEnd w:id="6132"/>
      <w:bookmarkEnd w:id="6133"/>
      <w:bookmarkEnd w:id="6134"/>
      <w:bookmarkEnd w:id="6135"/>
    </w:p>
    <w:p w14:paraId="700B415D" w14:textId="77777777" w:rsidR="001D3C59" w:rsidRPr="0056208B" w:rsidRDefault="001D3C59" w:rsidP="008763D4">
      <w:pPr>
        <w:pStyle w:val="regular"/>
      </w:pPr>
      <w:bookmarkStart w:id="6136" w:name="_Hlk190768108"/>
      <w:r w:rsidRPr="0056208B">
        <w:rPr>
          <w:rStyle w:val="AASemiBoldChar"/>
          <w:rFonts w:ascii="Segoe UI" w:hAnsi="Segoe UI" w:cs="Segoe UI"/>
        </w:rPr>
        <w:t>Heat loads</w:t>
      </w:r>
      <w:r w:rsidRPr="0056208B">
        <w:t xml:space="preserve"> (W) refers to the heat power to be removed from the user systems.</w:t>
      </w:r>
    </w:p>
    <w:p w14:paraId="2AC5C175" w14:textId="77777777" w:rsidR="008763D4" w:rsidRPr="0056208B" w:rsidRDefault="001D3C59" w:rsidP="008763D4">
      <w:pPr>
        <w:pStyle w:val="regular"/>
        <w:rPr>
          <w:b/>
        </w:rPr>
      </w:pPr>
      <w:commentRangeStart w:id="6137"/>
      <w:r w:rsidRPr="0056208B">
        <w:rPr>
          <w:rStyle w:val="AASemiBoldChar"/>
          <w:rFonts w:ascii="Segoe UI" w:hAnsi="Segoe UI" w:cs="Segoe UI"/>
        </w:rPr>
        <w:t>Heat capacity</w:t>
      </w:r>
      <w:r w:rsidRPr="0056208B">
        <w:rPr>
          <w:b/>
        </w:rPr>
        <w:t xml:space="preserve"> </w:t>
      </w:r>
      <w:commentRangeEnd w:id="6137"/>
      <w:r w:rsidR="00AB2064" w:rsidRPr="0056208B">
        <w:rPr>
          <w:rStyle w:val="CommentReference"/>
        </w:rPr>
        <w:commentReference w:id="6137"/>
      </w:r>
      <w:r w:rsidRPr="0056208B">
        <w:t>(W) corresponds to the power to be extracted from materials of mass M to allow its cool-down at the defined cool-down speed.</w:t>
      </w:r>
      <w:r w:rsidRPr="0056208B">
        <w:rPr>
          <w:b/>
        </w:rPr>
        <w:t xml:space="preserve">  </w:t>
      </w:r>
    </w:p>
    <w:p w14:paraId="065AFF3B" w14:textId="77777777" w:rsidR="008763D4" w:rsidRPr="0056208B" w:rsidRDefault="001D3C59" w:rsidP="008763D4">
      <w:pPr>
        <w:pStyle w:val="regular"/>
        <w:ind w:left="709" w:firstLine="709"/>
        <w:rPr>
          <w:bCs/>
        </w:rPr>
      </w:pPr>
      <w:r w:rsidRPr="0056208B">
        <w:rPr>
          <w:bCs/>
        </w:rPr>
        <w:t xml:space="preserve">P ≈ MCdT/dt </w:t>
      </w:r>
    </w:p>
    <w:p w14:paraId="7AD78FC2" w14:textId="60179B21" w:rsidR="001D3C59" w:rsidRPr="0056208B" w:rsidRDefault="001D3C59" w:rsidP="008763D4">
      <w:pPr>
        <w:pStyle w:val="regular"/>
        <w:ind w:left="709" w:firstLine="709"/>
      </w:pPr>
      <w:r w:rsidRPr="0056208B">
        <w:t>dT/dt</w:t>
      </w:r>
      <w:r w:rsidR="008763D4" w:rsidRPr="0056208B">
        <w:t xml:space="preserve"> = </w:t>
      </w:r>
      <w:r w:rsidRPr="0056208B">
        <w:t>cool-down speed and C the specific heat capacity).</w:t>
      </w:r>
    </w:p>
    <w:p w14:paraId="3AB2F2CC" w14:textId="77777777" w:rsidR="001D3C59" w:rsidRPr="0056208B" w:rsidRDefault="001D3C59" w:rsidP="008763D4">
      <w:pPr>
        <w:pStyle w:val="regular"/>
      </w:pPr>
      <w:r w:rsidRPr="0056208B">
        <w:rPr>
          <w:rStyle w:val="AASemiBoldChar"/>
          <w:rFonts w:ascii="Segoe UI" w:hAnsi="Segoe UI" w:cs="Segoe UI"/>
        </w:rPr>
        <w:t>Cool-down power</w:t>
      </w:r>
      <w:r w:rsidRPr="0056208B">
        <w:t xml:space="preserve"> (W) is the required cooling power for cool-down = sum of the two heat contributions.</w:t>
      </w:r>
    </w:p>
    <w:p w14:paraId="7E19568B" w14:textId="77777777" w:rsidR="001D3C59" w:rsidRPr="0056208B" w:rsidRDefault="001D3C59" w:rsidP="001D3C59">
      <w:pPr>
        <w:pStyle w:val="Heading3numbered"/>
        <w:rPr>
          <w:rFonts w:eastAsia="Calibri"/>
        </w:rPr>
      </w:pPr>
      <w:bookmarkStart w:id="6138" w:name="_Toc200492696"/>
      <w:bookmarkStart w:id="6139" w:name="_Toc202536297"/>
      <w:bookmarkStart w:id="6140" w:name="_Toc202536979"/>
      <w:r w:rsidRPr="0056208B">
        <w:rPr>
          <w:rFonts w:eastAsia="Calibri"/>
        </w:rPr>
        <w:t>Cooldown to 50 K</w:t>
      </w:r>
      <w:bookmarkEnd w:id="6138"/>
      <w:bookmarkEnd w:id="6139"/>
      <w:bookmarkEnd w:id="6140"/>
    </w:p>
    <w:p w14:paraId="2D1A1BEB" w14:textId="77777777" w:rsidR="001D3C59" w:rsidRPr="0056208B" w:rsidRDefault="001D3C59" w:rsidP="00347030">
      <w:pPr>
        <w:ind w:left="1418"/>
      </w:pPr>
      <w:r w:rsidRPr="0056208B">
        <w:rPr>
          <w:noProof/>
        </w:rPr>
        <w:drawing>
          <wp:inline distT="0" distB="0" distL="0" distR="0" wp14:anchorId="395AF635" wp14:editId="68B6EECB">
            <wp:extent cx="4800464" cy="2934269"/>
            <wp:effectExtent l="0" t="0" r="635" b="0"/>
            <wp:docPr id="11770086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6438"/>
                    <a:stretch/>
                  </pic:blipFill>
                  <pic:spPr bwMode="auto">
                    <a:xfrm>
                      <a:off x="0" y="0"/>
                      <a:ext cx="4830402" cy="2952569"/>
                    </a:xfrm>
                    <a:prstGeom prst="rect">
                      <a:avLst/>
                    </a:prstGeom>
                    <a:noFill/>
                    <a:ln>
                      <a:noFill/>
                    </a:ln>
                    <a:extLst>
                      <a:ext uri="{53640926-AAD7-44D8-BBD7-CCE9431645EC}">
                        <a14:shadowObscured xmlns:a14="http://schemas.microsoft.com/office/drawing/2010/main"/>
                      </a:ext>
                    </a:extLst>
                  </pic:spPr>
                </pic:pic>
              </a:graphicData>
            </a:graphic>
          </wp:inline>
        </w:drawing>
      </w:r>
    </w:p>
    <w:p w14:paraId="5DADBEF1" w14:textId="05F649DB" w:rsidR="001D3C59" w:rsidRPr="0056208B" w:rsidRDefault="001D3C59" w:rsidP="00347030">
      <w:pPr>
        <w:pStyle w:val="Caption"/>
        <w:ind w:left="1418"/>
        <w:jc w:val="left"/>
      </w:pPr>
      <w:bookmarkStart w:id="6141" w:name="_Toc190680905"/>
      <w:bookmarkStart w:id="6142" w:name="_Toc201752433"/>
      <w:bookmarkStart w:id="6143" w:name="_Toc209526853"/>
      <w:r w:rsidRPr="0056208B">
        <w:t xml:space="preserve">Figure </w:t>
      </w:r>
      <w:r w:rsidRPr="0056208B">
        <w:fldChar w:fldCharType="begin"/>
      </w:r>
      <w:r w:rsidRPr="0056208B">
        <w:instrText xml:space="preserve"> SEQ Figure \* ARABIC </w:instrText>
      </w:r>
      <w:r w:rsidRPr="0056208B">
        <w:fldChar w:fldCharType="separate"/>
      </w:r>
      <w:r w:rsidR="00D62D30">
        <w:rPr>
          <w:noProof/>
        </w:rPr>
        <w:t>11</w:t>
      </w:r>
      <w:r w:rsidRPr="0056208B">
        <w:fldChar w:fldCharType="end"/>
      </w:r>
      <w:r w:rsidRPr="0056208B">
        <w:t xml:space="preserve"> Cool-down power for Thermal Shields (based on cool-down speed of 4 K/h ~ 72 hours)</w:t>
      </w:r>
      <w:bookmarkEnd w:id="6141"/>
      <w:bookmarkEnd w:id="6142"/>
      <w:bookmarkEnd w:id="6143"/>
    </w:p>
    <w:bookmarkEnd w:id="6136"/>
    <w:p w14:paraId="6D8302B5" w14:textId="77777777" w:rsidR="001D3C59" w:rsidRPr="0056208B" w:rsidRDefault="001D3C59" w:rsidP="00347030">
      <w:pPr>
        <w:ind w:left="1418"/>
      </w:pPr>
      <w:r w:rsidRPr="0056208B">
        <w:rPr>
          <w:noProof/>
        </w:rPr>
        <w:drawing>
          <wp:inline distT="0" distB="0" distL="0" distR="0" wp14:anchorId="3E7F1549" wp14:editId="35005483">
            <wp:extent cx="4839864" cy="2811439"/>
            <wp:effectExtent l="0" t="0" r="0" b="8255"/>
            <wp:docPr id="181180605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1007"/>
                    <a:stretch/>
                  </pic:blipFill>
                  <pic:spPr bwMode="auto">
                    <a:xfrm>
                      <a:off x="0" y="0"/>
                      <a:ext cx="4859333" cy="2822748"/>
                    </a:xfrm>
                    <a:prstGeom prst="rect">
                      <a:avLst/>
                    </a:prstGeom>
                    <a:noFill/>
                    <a:ln>
                      <a:noFill/>
                    </a:ln>
                    <a:extLst>
                      <a:ext uri="{53640926-AAD7-44D8-BBD7-CCE9431645EC}">
                        <a14:shadowObscured xmlns:a14="http://schemas.microsoft.com/office/drawing/2010/main"/>
                      </a:ext>
                    </a:extLst>
                  </pic:spPr>
                </pic:pic>
              </a:graphicData>
            </a:graphic>
          </wp:inline>
        </w:drawing>
      </w:r>
    </w:p>
    <w:p w14:paraId="560BCDD1" w14:textId="0D36F4FD" w:rsidR="001D3C59" w:rsidRPr="0056208B" w:rsidRDefault="001D3C59" w:rsidP="00347030">
      <w:pPr>
        <w:pStyle w:val="Caption"/>
        <w:ind w:left="1418"/>
        <w:jc w:val="left"/>
      </w:pPr>
      <w:bookmarkStart w:id="6144" w:name="_Toc201752434"/>
      <w:bookmarkStart w:id="6145" w:name="_Toc209526854"/>
      <w:r w:rsidRPr="0056208B">
        <w:lastRenderedPageBreak/>
        <w:t xml:space="preserve">Figure </w:t>
      </w:r>
      <w:r w:rsidRPr="0056208B">
        <w:fldChar w:fldCharType="begin"/>
      </w:r>
      <w:r w:rsidRPr="0056208B">
        <w:instrText xml:space="preserve"> SEQ Figure \* ARABIC </w:instrText>
      </w:r>
      <w:r w:rsidRPr="0056208B">
        <w:fldChar w:fldCharType="separate"/>
      </w:r>
      <w:r w:rsidR="00D62D30">
        <w:rPr>
          <w:noProof/>
        </w:rPr>
        <w:t>12</w:t>
      </w:r>
      <w:r w:rsidRPr="0056208B">
        <w:fldChar w:fldCharType="end"/>
      </w:r>
      <w:r w:rsidRPr="0056208B">
        <w:t xml:space="preserve"> Cool-down power for cold masses &lt; 5 K (based on constant cool-down speed of 4 K/h ~ 72 hours).</w:t>
      </w:r>
      <w:bookmarkEnd w:id="6144"/>
      <w:bookmarkEnd w:id="6145"/>
    </w:p>
    <w:p w14:paraId="1DE3B2B4" w14:textId="024D7062" w:rsidR="001D3C59" w:rsidRPr="0056208B" w:rsidRDefault="001D3C59" w:rsidP="00347030">
      <w:pPr>
        <w:pStyle w:val="TableCaption"/>
        <w:keepNext/>
        <w:keepLines/>
        <w:rPr>
          <w:lang w:val="en-GB"/>
        </w:rPr>
      </w:pPr>
      <w:bookmarkStart w:id="6146" w:name="_Ref191379244"/>
      <w:bookmarkStart w:id="6147" w:name="_Ref192161629"/>
      <w:bookmarkStart w:id="6148" w:name="_Toc201310430"/>
      <w:bookmarkStart w:id="6149" w:name="_Toc209530043"/>
      <w:bookmarkStart w:id="6150" w:name="_Hlk190767872"/>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25</w:t>
      </w:r>
      <w:r w:rsidRPr="0056208B">
        <w:rPr>
          <w:lang w:val="en-GB"/>
        </w:rPr>
        <w:fldChar w:fldCharType="end"/>
      </w:r>
      <w:bookmarkEnd w:id="6146"/>
      <w:bookmarkEnd w:id="6147"/>
      <w:r w:rsidRPr="0056208B">
        <w:rPr>
          <w:lang w:val="en-GB"/>
        </w:rPr>
        <w:t xml:space="preserve"> Cool-down power down to 50 K (4 K/h)</w:t>
      </w:r>
      <w:bookmarkEnd w:id="6148"/>
      <w:bookmarkEnd w:id="6149"/>
    </w:p>
    <w:tbl>
      <w:tblPr>
        <w:tblStyle w:val="TableGrid2"/>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Layout w:type="fixed"/>
        <w:tblCellMar>
          <w:top w:w="57" w:type="dxa"/>
          <w:bottom w:w="57" w:type="dxa"/>
        </w:tblCellMar>
        <w:tblLook w:val="04A0" w:firstRow="1" w:lastRow="0" w:firstColumn="1" w:lastColumn="0" w:noHBand="0" w:noVBand="1"/>
      </w:tblPr>
      <w:tblGrid>
        <w:gridCol w:w="2071"/>
        <w:gridCol w:w="2071"/>
        <w:gridCol w:w="2071"/>
        <w:gridCol w:w="2072"/>
      </w:tblGrid>
      <w:tr w:rsidR="001D3C59" w:rsidRPr="0056208B" w14:paraId="4938B8CE" w14:textId="77777777" w:rsidTr="007A02BC">
        <w:trPr>
          <w:trHeight w:val="671"/>
          <w:jc w:val="center"/>
        </w:trPr>
        <w:tc>
          <w:tcPr>
            <w:tcW w:w="2071" w:type="dxa"/>
            <w:shd w:val="clear" w:color="auto" w:fill="EBD9ED" w:themeFill="accent2" w:themeFillTint="33"/>
            <w:vAlign w:val="center"/>
            <w:hideMark/>
          </w:tcPr>
          <w:p w14:paraId="434B6CD2" w14:textId="77777777" w:rsidR="001D3C59" w:rsidRPr="0056208B" w:rsidRDefault="001D3C59" w:rsidP="007A02BC">
            <w:pPr>
              <w:pStyle w:val="Caption"/>
              <w:jc w:val="left"/>
              <w:rPr>
                <w:lang w:eastAsia="en-US"/>
              </w:rPr>
            </w:pPr>
            <w:r w:rsidRPr="0056208B">
              <w:rPr>
                <w:lang w:eastAsia="en-US"/>
              </w:rPr>
              <w:t>Temperature of Thermal Shields</w:t>
            </w:r>
          </w:p>
          <w:p w14:paraId="3F9A8E6E" w14:textId="77777777" w:rsidR="001D3C59" w:rsidRPr="0056208B" w:rsidRDefault="001D3C59" w:rsidP="007A02BC">
            <w:pPr>
              <w:pStyle w:val="Caption"/>
              <w:jc w:val="left"/>
              <w:rPr>
                <w:lang w:eastAsia="en-US"/>
              </w:rPr>
            </w:pPr>
            <w:r w:rsidRPr="0056208B">
              <w:rPr>
                <w:lang w:eastAsia="en-US"/>
              </w:rPr>
              <w:t>(K)</w:t>
            </w:r>
          </w:p>
        </w:tc>
        <w:tc>
          <w:tcPr>
            <w:tcW w:w="2071" w:type="dxa"/>
            <w:shd w:val="clear" w:color="auto" w:fill="EBD9ED" w:themeFill="accent2" w:themeFillTint="33"/>
            <w:vAlign w:val="center"/>
            <w:hideMark/>
          </w:tcPr>
          <w:p w14:paraId="2756D925" w14:textId="77777777" w:rsidR="001D3C59" w:rsidRPr="0056208B" w:rsidRDefault="001D3C59" w:rsidP="007A02BC">
            <w:pPr>
              <w:pStyle w:val="Caption"/>
              <w:jc w:val="left"/>
              <w:rPr>
                <w:lang w:eastAsia="en-US"/>
              </w:rPr>
            </w:pPr>
            <w:r w:rsidRPr="0056208B">
              <w:rPr>
                <w:lang w:eastAsia="en-US"/>
              </w:rPr>
              <w:t>Required Cool-down power for Thermal Shields</w:t>
            </w:r>
          </w:p>
          <w:p w14:paraId="49D52959" w14:textId="77777777" w:rsidR="001D3C59" w:rsidRPr="0056208B" w:rsidRDefault="001D3C59" w:rsidP="007A02BC">
            <w:pPr>
              <w:pStyle w:val="Caption"/>
              <w:jc w:val="left"/>
              <w:rPr>
                <w:lang w:eastAsia="en-US"/>
              </w:rPr>
            </w:pPr>
            <w:r w:rsidRPr="0056208B">
              <w:rPr>
                <w:lang w:eastAsia="en-US"/>
              </w:rPr>
              <w:t>(W)</w:t>
            </w:r>
          </w:p>
        </w:tc>
        <w:tc>
          <w:tcPr>
            <w:tcW w:w="2071" w:type="dxa"/>
            <w:shd w:val="clear" w:color="auto" w:fill="EBD9ED" w:themeFill="accent2" w:themeFillTint="33"/>
            <w:vAlign w:val="center"/>
            <w:hideMark/>
          </w:tcPr>
          <w:p w14:paraId="11A00B0F" w14:textId="77777777" w:rsidR="001D3C59" w:rsidRPr="0056208B" w:rsidRDefault="001D3C59" w:rsidP="007A02BC">
            <w:pPr>
              <w:pStyle w:val="Caption"/>
              <w:jc w:val="left"/>
              <w:rPr>
                <w:lang w:eastAsia="en-US"/>
              </w:rPr>
            </w:pPr>
            <w:r w:rsidRPr="0056208B">
              <w:rPr>
                <w:lang w:eastAsia="en-US"/>
              </w:rPr>
              <w:t>Average temperature for "masses &lt; 5 K"</w:t>
            </w:r>
          </w:p>
          <w:p w14:paraId="43D4FC1E" w14:textId="77777777" w:rsidR="001D3C59" w:rsidRPr="0056208B" w:rsidRDefault="001D3C59" w:rsidP="007A02BC">
            <w:pPr>
              <w:pStyle w:val="Caption"/>
              <w:jc w:val="left"/>
              <w:rPr>
                <w:lang w:eastAsia="en-US"/>
              </w:rPr>
            </w:pPr>
            <w:r w:rsidRPr="0056208B">
              <w:rPr>
                <w:lang w:eastAsia="en-US"/>
              </w:rPr>
              <w:t>(K)</w:t>
            </w:r>
          </w:p>
        </w:tc>
        <w:tc>
          <w:tcPr>
            <w:tcW w:w="2072" w:type="dxa"/>
            <w:shd w:val="clear" w:color="auto" w:fill="EBD9ED" w:themeFill="accent2" w:themeFillTint="33"/>
            <w:vAlign w:val="center"/>
            <w:hideMark/>
          </w:tcPr>
          <w:p w14:paraId="5CD8D12E" w14:textId="77777777" w:rsidR="001D3C59" w:rsidRPr="0056208B" w:rsidRDefault="001D3C59" w:rsidP="007A02BC">
            <w:pPr>
              <w:pStyle w:val="Caption"/>
              <w:jc w:val="left"/>
              <w:rPr>
                <w:lang w:eastAsia="en-US"/>
              </w:rPr>
            </w:pPr>
            <w:r w:rsidRPr="0056208B">
              <w:rPr>
                <w:lang w:eastAsia="en-US"/>
              </w:rPr>
              <w:t>Cool-down power for "masses &lt; 5 K"</w:t>
            </w:r>
          </w:p>
          <w:p w14:paraId="04DDBA17" w14:textId="77777777" w:rsidR="001D3C59" w:rsidRPr="0056208B" w:rsidRDefault="001D3C59" w:rsidP="007A02BC">
            <w:pPr>
              <w:pStyle w:val="Caption"/>
              <w:jc w:val="left"/>
              <w:rPr>
                <w:lang w:eastAsia="en-US"/>
              </w:rPr>
            </w:pPr>
            <w:r w:rsidRPr="0056208B">
              <w:rPr>
                <w:lang w:eastAsia="en-US"/>
              </w:rPr>
              <w:t>(W)</w:t>
            </w:r>
          </w:p>
        </w:tc>
      </w:tr>
      <w:tr w:rsidR="001D3C59" w:rsidRPr="0056208B" w14:paraId="02D5F6FC" w14:textId="77777777" w:rsidTr="007A02BC">
        <w:trPr>
          <w:trHeight w:val="77"/>
          <w:jc w:val="center"/>
        </w:trPr>
        <w:tc>
          <w:tcPr>
            <w:tcW w:w="2071" w:type="dxa"/>
            <w:noWrap/>
            <w:hideMark/>
          </w:tcPr>
          <w:p w14:paraId="2016965F" w14:textId="77777777" w:rsidR="001D3C59" w:rsidRPr="0056208B" w:rsidRDefault="001D3C59" w:rsidP="007A02BC">
            <w:pPr>
              <w:pStyle w:val="Caption"/>
              <w:jc w:val="left"/>
              <w:rPr>
                <w:lang w:eastAsia="en-US"/>
              </w:rPr>
            </w:pPr>
            <w:r w:rsidRPr="0056208B">
              <w:rPr>
                <w:lang w:eastAsia="en-US"/>
              </w:rPr>
              <w:t>290</w:t>
            </w:r>
          </w:p>
        </w:tc>
        <w:tc>
          <w:tcPr>
            <w:tcW w:w="2071" w:type="dxa"/>
            <w:noWrap/>
            <w:hideMark/>
          </w:tcPr>
          <w:p w14:paraId="1D9384B1" w14:textId="77777777" w:rsidR="001D3C59" w:rsidRPr="0056208B" w:rsidRDefault="001D3C59" w:rsidP="007A02BC">
            <w:pPr>
              <w:pStyle w:val="Caption"/>
              <w:jc w:val="left"/>
              <w:rPr>
                <w:lang w:eastAsia="en-US"/>
              </w:rPr>
            </w:pPr>
            <w:r w:rsidRPr="0056208B">
              <w:rPr>
                <w:lang w:eastAsia="en-US"/>
              </w:rPr>
              <w:t>6 950</w:t>
            </w:r>
          </w:p>
        </w:tc>
        <w:tc>
          <w:tcPr>
            <w:tcW w:w="2071" w:type="dxa"/>
            <w:noWrap/>
            <w:hideMark/>
          </w:tcPr>
          <w:p w14:paraId="3F564D66" w14:textId="77777777" w:rsidR="001D3C59" w:rsidRPr="0056208B" w:rsidRDefault="001D3C59" w:rsidP="007A02BC">
            <w:pPr>
              <w:pStyle w:val="Caption"/>
              <w:jc w:val="left"/>
              <w:rPr>
                <w:lang w:eastAsia="en-US"/>
              </w:rPr>
            </w:pPr>
            <w:r w:rsidRPr="0056208B">
              <w:rPr>
                <w:lang w:eastAsia="en-US"/>
              </w:rPr>
              <w:t>290</w:t>
            </w:r>
          </w:p>
        </w:tc>
        <w:tc>
          <w:tcPr>
            <w:tcW w:w="2072" w:type="dxa"/>
            <w:noWrap/>
            <w:hideMark/>
          </w:tcPr>
          <w:p w14:paraId="6CE40663" w14:textId="77777777" w:rsidR="001D3C59" w:rsidRPr="0056208B" w:rsidRDefault="001D3C59" w:rsidP="007A02BC">
            <w:pPr>
              <w:pStyle w:val="Caption"/>
              <w:jc w:val="left"/>
              <w:rPr>
                <w:lang w:eastAsia="en-US"/>
              </w:rPr>
            </w:pPr>
            <w:r w:rsidRPr="0056208B">
              <w:rPr>
                <w:lang w:eastAsia="en-US"/>
              </w:rPr>
              <w:t>5 450</w:t>
            </w:r>
          </w:p>
        </w:tc>
      </w:tr>
      <w:tr w:rsidR="001D3C59" w:rsidRPr="0056208B" w14:paraId="678B3915" w14:textId="77777777" w:rsidTr="007A02BC">
        <w:trPr>
          <w:trHeight w:val="122"/>
          <w:jc w:val="center"/>
        </w:trPr>
        <w:tc>
          <w:tcPr>
            <w:tcW w:w="2071" w:type="dxa"/>
            <w:noWrap/>
            <w:hideMark/>
          </w:tcPr>
          <w:p w14:paraId="6570CE21" w14:textId="77777777" w:rsidR="001D3C59" w:rsidRPr="0056208B" w:rsidRDefault="001D3C59" w:rsidP="007A02BC">
            <w:pPr>
              <w:pStyle w:val="Caption"/>
              <w:jc w:val="left"/>
              <w:rPr>
                <w:lang w:eastAsia="en-US"/>
              </w:rPr>
            </w:pPr>
            <w:r w:rsidRPr="0056208B">
              <w:rPr>
                <w:lang w:eastAsia="en-US"/>
              </w:rPr>
              <w:t>250</w:t>
            </w:r>
          </w:p>
        </w:tc>
        <w:tc>
          <w:tcPr>
            <w:tcW w:w="2071" w:type="dxa"/>
            <w:noWrap/>
            <w:hideMark/>
          </w:tcPr>
          <w:p w14:paraId="33A0A4C1" w14:textId="77777777" w:rsidR="001D3C59" w:rsidRPr="0056208B" w:rsidRDefault="001D3C59" w:rsidP="007A02BC">
            <w:pPr>
              <w:pStyle w:val="Caption"/>
              <w:jc w:val="left"/>
              <w:rPr>
                <w:lang w:eastAsia="en-US"/>
              </w:rPr>
            </w:pPr>
            <w:r w:rsidRPr="0056208B">
              <w:rPr>
                <w:lang w:eastAsia="en-US"/>
              </w:rPr>
              <w:t>10 100</w:t>
            </w:r>
          </w:p>
        </w:tc>
        <w:tc>
          <w:tcPr>
            <w:tcW w:w="2071" w:type="dxa"/>
            <w:noWrap/>
            <w:hideMark/>
          </w:tcPr>
          <w:p w14:paraId="34DD45A6" w14:textId="77777777" w:rsidR="001D3C59" w:rsidRPr="0056208B" w:rsidRDefault="001D3C59" w:rsidP="007A02BC">
            <w:pPr>
              <w:pStyle w:val="Caption"/>
              <w:jc w:val="left"/>
              <w:rPr>
                <w:lang w:eastAsia="en-US"/>
              </w:rPr>
            </w:pPr>
            <w:r w:rsidRPr="0056208B">
              <w:rPr>
                <w:lang w:eastAsia="en-US"/>
              </w:rPr>
              <w:t>250</w:t>
            </w:r>
          </w:p>
        </w:tc>
        <w:tc>
          <w:tcPr>
            <w:tcW w:w="2072" w:type="dxa"/>
            <w:noWrap/>
            <w:hideMark/>
          </w:tcPr>
          <w:p w14:paraId="27C5BA5D" w14:textId="77777777" w:rsidR="001D3C59" w:rsidRPr="0056208B" w:rsidRDefault="001D3C59" w:rsidP="007A02BC">
            <w:pPr>
              <w:pStyle w:val="Caption"/>
              <w:jc w:val="left"/>
              <w:rPr>
                <w:lang w:eastAsia="en-US"/>
              </w:rPr>
            </w:pPr>
            <w:r w:rsidRPr="0056208B">
              <w:rPr>
                <w:lang w:eastAsia="en-US"/>
              </w:rPr>
              <w:t>5 250</w:t>
            </w:r>
          </w:p>
        </w:tc>
      </w:tr>
      <w:tr w:rsidR="001D3C59" w:rsidRPr="0056208B" w14:paraId="1745AC22" w14:textId="77777777" w:rsidTr="007A02BC">
        <w:trPr>
          <w:trHeight w:val="95"/>
          <w:jc w:val="center"/>
        </w:trPr>
        <w:tc>
          <w:tcPr>
            <w:tcW w:w="2071" w:type="dxa"/>
            <w:noWrap/>
            <w:hideMark/>
          </w:tcPr>
          <w:p w14:paraId="6319B66A" w14:textId="77777777" w:rsidR="001D3C59" w:rsidRPr="0056208B" w:rsidRDefault="001D3C59" w:rsidP="007A02BC">
            <w:pPr>
              <w:pStyle w:val="Caption"/>
              <w:jc w:val="left"/>
              <w:rPr>
                <w:lang w:eastAsia="en-US"/>
              </w:rPr>
            </w:pPr>
            <w:r w:rsidRPr="0056208B">
              <w:rPr>
                <w:lang w:eastAsia="en-US"/>
              </w:rPr>
              <w:t>200</w:t>
            </w:r>
          </w:p>
        </w:tc>
        <w:tc>
          <w:tcPr>
            <w:tcW w:w="2071" w:type="dxa"/>
            <w:noWrap/>
            <w:hideMark/>
          </w:tcPr>
          <w:p w14:paraId="6C77EDE7" w14:textId="77777777" w:rsidR="001D3C59" w:rsidRPr="0056208B" w:rsidRDefault="001D3C59" w:rsidP="007A02BC">
            <w:pPr>
              <w:pStyle w:val="Caption"/>
              <w:jc w:val="left"/>
              <w:rPr>
                <w:lang w:eastAsia="en-US"/>
              </w:rPr>
            </w:pPr>
            <w:r w:rsidRPr="0056208B">
              <w:rPr>
                <w:lang w:eastAsia="en-US"/>
              </w:rPr>
              <w:t>12 300</w:t>
            </w:r>
          </w:p>
        </w:tc>
        <w:tc>
          <w:tcPr>
            <w:tcW w:w="2071" w:type="dxa"/>
            <w:noWrap/>
            <w:hideMark/>
          </w:tcPr>
          <w:p w14:paraId="4FEE9840" w14:textId="77777777" w:rsidR="001D3C59" w:rsidRPr="0056208B" w:rsidRDefault="001D3C59" w:rsidP="007A02BC">
            <w:pPr>
              <w:pStyle w:val="Caption"/>
              <w:jc w:val="left"/>
              <w:rPr>
                <w:lang w:eastAsia="en-US"/>
              </w:rPr>
            </w:pPr>
            <w:r w:rsidRPr="0056208B">
              <w:rPr>
                <w:lang w:eastAsia="en-US"/>
              </w:rPr>
              <w:t>200</w:t>
            </w:r>
          </w:p>
        </w:tc>
        <w:tc>
          <w:tcPr>
            <w:tcW w:w="2072" w:type="dxa"/>
            <w:noWrap/>
            <w:hideMark/>
          </w:tcPr>
          <w:p w14:paraId="0F53A74B" w14:textId="77777777" w:rsidR="001D3C59" w:rsidRPr="0056208B" w:rsidRDefault="001D3C59" w:rsidP="007A02BC">
            <w:pPr>
              <w:pStyle w:val="Caption"/>
              <w:jc w:val="left"/>
              <w:rPr>
                <w:lang w:eastAsia="en-US"/>
              </w:rPr>
            </w:pPr>
            <w:r w:rsidRPr="0056208B">
              <w:rPr>
                <w:lang w:eastAsia="en-US"/>
              </w:rPr>
              <w:t>4 900</w:t>
            </w:r>
          </w:p>
        </w:tc>
      </w:tr>
      <w:tr w:rsidR="001D3C59" w:rsidRPr="0056208B" w14:paraId="476237C9" w14:textId="77777777" w:rsidTr="007A02BC">
        <w:trPr>
          <w:trHeight w:val="18"/>
          <w:jc w:val="center"/>
        </w:trPr>
        <w:tc>
          <w:tcPr>
            <w:tcW w:w="2071" w:type="dxa"/>
            <w:noWrap/>
            <w:hideMark/>
          </w:tcPr>
          <w:p w14:paraId="66E95D8E" w14:textId="77777777" w:rsidR="001D3C59" w:rsidRPr="0056208B" w:rsidRDefault="001D3C59" w:rsidP="007A02BC">
            <w:pPr>
              <w:pStyle w:val="Caption"/>
              <w:jc w:val="left"/>
              <w:rPr>
                <w:lang w:eastAsia="en-US"/>
              </w:rPr>
            </w:pPr>
            <w:r w:rsidRPr="0056208B">
              <w:rPr>
                <w:lang w:eastAsia="en-US"/>
              </w:rPr>
              <w:t>150</w:t>
            </w:r>
          </w:p>
        </w:tc>
        <w:tc>
          <w:tcPr>
            <w:tcW w:w="2071" w:type="dxa"/>
            <w:noWrap/>
            <w:hideMark/>
          </w:tcPr>
          <w:p w14:paraId="21B6FC2F" w14:textId="77777777" w:rsidR="001D3C59" w:rsidRPr="0056208B" w:rsidRDefault="001D3C59" w:rsidP="007A02BC">
            <w:pPr>
              <w:pStyle w:val="Caption"/>
              <w:jc w:val="left"/>
              <w:rPr>
                <w:lang w:eastAsia="en-US"/>
              </w:rPr>
            </w:pPr>
            <w:r w:rsidRPr="0056208B">
              <w:rPr>
                <w:lang w:eastAsia="en-US"/>
              </w:rPr>
              <w:t>12 800</w:t>
            </w:r>
          </w:p>
        </w:tc>
        <w:tc>
          <w:tcPr>
            <w:tcW w:w="2071" w:type="dxa"/>
            <w:noWrap/>
            <w:hideMark/>
          </w:tcPr>
          <w:p w14:paraId="03F56AA0" w14:textId="77777777" w:rsidR="001D3C59" w:rsidRPr="0056208B" w:rsidRDefault="001D3C59" w:rsidP="007A02BC">
            <w:pPr>
              <w:pStyle w:val="Caption"/>
              <w:jc w:val="left"/>
              <w:rPr>
                <w:lang w:eastAsia="en-US"/>
              </w:rPr>
            </w:pPr>
            <w:r w:rsidRPr="0056208B">
              <w:rPr>
                <w:lang w:eastAsia="en-US"/>
              </w:rPr>
              <w:t>150</w:t>
            </w:r>
          </w:p>
        </w:tc>
        <w:tc>
          <w:tcPr>
            <w:tcW w:w="2072" w:type="dxa"/>
            <w:noWrap/>
            <w:hideMark/>
          </w:tcPr>
          <w:p w14:paraId="79081D8A" w14:textId="77777777" w:rsidR="001D3C59" w:rsidRPr="0056208B" w:rsidRDefault="001D3C59" w:rsidP="007A02BC">
            <w:pPr>
              <w:pStyle w:val="Caption"/>
              <w:jc w:val="left"/>
              <w:rPr>
                <w:lang w:eastAsia="en-US"/>
              </w:rPr>
            </w:pPr>
            <w:r w:rsidRPr="0056208B">
              <w:rPr>
                <w:lang w:eastAsia="en-US"/>
              </w:rPr>
              <w:t>4 200</w:t>
            </w:r>
          </w:p>
        </w:tc>
      </w:tr>
      <w:tr w:rsidR="001D3C59" w:rsidRPr="0056208B" w14:paraId="3F69A04D" w14:textId="77777777" w:rsidTr="007A02BC">
        <w:trPr>
          <w:trHeight w:val="18"/>
          <w:jc w:val="center"/>
        </w:trPr>
        <w:tc>
          <w:tcPr>
            <w:tcW w:w="2071" w:type="dxa"/>
            <w:noWrap/>
            <w:hideMark/>
          </w:tcPr>
          <w:p w14:paraId="1E02EF37" w14:textId="77777777" w:rsidR="001D3C59" w:rsidRPr="0056208B" w:rsidRDefault="001D3C59" w:rsidP="007A02BC">
            <w:pPr>
              <w:pStyle w:val="Caption"/>
              <w:jc w:val="left"/>
              <w:rPr>
                <w:lang w:eastAsia="en-US"/>
              </w:rPr>
            </w:pPr>
            <w:r w:rsidRPr="0056208B">
              <w:rPr>
                <w:lang w:eastAsia="en-US"/>
              </w:rPr>
              <w:t>100</w:t>
            </w:r>
          </w:p>
        </w:tc>
        <w:tc>
          <w:tcPr>
            <w:tcW w:w="2071" w:type="dxa"/>
            <w:noWrap/>
            <w:hideMark/>
          </w:tcPr>
          <w:p w14:paraId="719FD89C" w14:textId="77777777" w:rsidR="001D3C59" w:rsidRPr="0056208B" w:rsidRDefault="001D3C59" w:rsidP="007A02BC">
            <w:pPr>
              <w:pStyle w:val="Caption"/>
              <w:jc w:val="left"/>
              <w:rPr>
                <w:lang w:eastAsia="en-US"/>
              </w:rPr>
            </w:pPr>
            <w:r w:rsidRPr="0056208B">
              <w:rPr>
                <w:lang w:eastAsia="en-US"/>
              </w:rPr>
              <w:t>11 900</w:t>
            </w:r>
          </w:p>
        </w:tc>
        <w:tc>
          <w:tcPr>
            <w:tcW w:w="2071" w:type="dxa"/>
            <w:noWrap/>
            <w:hideMark/>
          </w:tcPr>
          <w:p w14:paraId="1C45CB64" w14:textId="77777777" w:rsidR="001D3C59" w:rsidRPr="0056208B" w:rsidRDefault="001D3C59" w:rsidP="007A02BC">
            <w:pPr>
              <w:pStyle w:val="Caption"/>
              <w:jc w:val="left"/>
              <w:rPr>
                <w:lang w:eastAsia="en-US"/>
              </w:rPr>
            </w:pPr>
            <w:r w:rsidRPr="0056208B">
              <w:rPr>
                <w:lang w:eastAsia="en-US"/>
              </w:rPr>
              <w:t>100</w:t>
            </w:r>
          </w:p>
        </w:tc>
        <w:tc>
          <w:tcPr>
            <w:tcW w:w="2072" w:type="dxa"/>
            <w:noWrap/>
            <w:hideMark/>
          </w:tcPr>
          <w:p w14:paraId="3C987267" w14:textId="77777777" w:rsidR="001D3C59" w:rsidRPr="0056208B" w:rsidRDefault="001D3C59" w:rsidP="007A02BC">
            <w:pPr>
              <w:pStyle w:val="Caption"/>
              <w:jc w:val="left"/>
              <w:rPr>
                <w:lang w:eastAsia="en-US"/>
              </w:rPr>
            </w:pPr>
            <w:r w:rsidRPr="0056208B">
              <w:rPr>
                <w:lang w:eastAsia="en-US"/>
              </w:rPr>
              <w:t>3 050</w:t>
            </w:r>
          </w:p>
        </w:tc>
      </w:tr>
      <w:tr w:rsidR="001D3C59" w:rsidRPr="0056208B" w14:paraId="3DA741C7" w14:textId="77777777" w:rsidTr="007A02BC">
        <w:trPr>
          <w:trHeight w:val="18"/>
          <w:jc w:val="center"/>
        </w:trPr>
        <w:tc>
          <w:tcPr>
            <w:tcW w:w="2071" w:type="dxa"/>
            <w:noWrap/>
            <w:hideMark/>
          </w:tcPr>
          <w:p w14:paraId="52377D5E" w14:textId="77777777" w:rsidR="001D3C59" w:rsidRPr="0056208B" w:rsidRDefault="001D3C59" w:rsidP="007A02BC">
            <w:pPr>
              <w:pStyle w:val="Caption"/>
              <w:jc w:val="left"/>
              <w:rPr>
                <w:lang w:eastAsia="en-US"/>
              </w:rPr>
            </w:pPr>
            <w:r w:rsidRPr="0056208B">
              <w:rPr>
                <w:lang w:eastAsia="en-US"/>
              </w:rPr>
              <w:t>50</w:t>
            </w:r>
          </w:p>
        </w:tc>
        <w:tc>
          <w:tcPr>
            <w:tcW w:w="2071" w:type="dxa"/>
            <w:noWrap/>
            <w:hideMark/>
          </w:tcPr>
          <w:p w14:paraId="35D15F5B" w14:textId="77777777" w:rsidR="001D3C59" w:rsidRPr="0056208B" w:rsidRDefault="001D3C59" w:rsidP="007A02BC">
            <w:pPr>
              <w:pStyle w:val="Caption"/>
              <w:jc w:val="left"/>
              <w:rPr>
                <w:lang w:eastAsia="en-US"/>
              </w:rPr>
            </w:pPr>
            <w:r w:rsidRPr="0056208B">
              <w:rPr>
                <w:lang w:eastAsia="en-US"/>
              </w:rPr>
              <w:t>8 600</w:t>
            </w:r>
          </w:p>
        </w:tc>
        <w:tc>
          <w:tcPr>
            <w:tcW w:w="2071" w:type="dxa"/>
            <w:noWrap/>
            <w:hideMark/>
          </w:tcPr>
          <w:p w14:paraId="3C440897" w14:textId="77777777" w:rsidR="001D3C59" w:rsidRPr="0056208B" w:rsidRDefault="001D3C59" w:rsidP="007A02BC">
            <w:pPr>
              <w:pStyle w:val="Caption"/>
              <w:jc w:val="left"/>
              <w:rPr>
                <w:lang w:eastAsia="en-US"/>
              </w:rPr>
            </w:pPr>
            <w:r w:rsidRPr="0056208B">
              <w:rPr>
                <w:lang w:eastAsia="en-US"/>
              </w:rPr>
              <w:t>50</w:t>
            </w:r>
          </w:p>
        </w:tc>
        <w:tc>
          <w:tcPr>
            <w:tcW w:w="2072" w:type="dxa"/>
            <w:noWrap/>
            <w:hideMark/>
          </w:tcPr>
          <w:p w14:paraId="190A5D3A" w14:textId="77777777" w:rsidR="001D3C59" w:rsidRPr="0056208B" w:rsidRDefault="001D3C59" w:rsidP="007A02BC">
            <w:pPr>
              <w:pStyle w:val="Caption"/>
              <w:jc w:val="left"/>
              <w:rPr>
                <w:lang w:eastAsia="en-US"/>
              </w:rPr>
            </w:pPr>
            <w:r w:rsidRPr="0056208B">
              <w:rPr>
                <w:lang w:eastAsia="en-US"/>
              </w:rPr>
              <w:t>1 200</w:t>
            </w:r>
          </w:p>
        </w:tc>
      </w:tr>
    </w:tbl>
    <w:p w14:paraId="5493429D" w14:textId="77777777" w:rsidR="001D3C59" w:rsidRPr="0056208B" w:rsidRDefault="001D3C59" w:rsidP="001D3C59">
      <w:pPr>
        <w:pStyle w:val="Heading3numbered"/>
        <w:rPr>
          <w:rFonts w:eastAsia="Calibri"/>
        </w:rPr>
      </w:pPr>
      <w:bookmarkStart w:id="6151" w:name="_Toc200492697"/>
      <w:bookmarkStart w:id="6152" w:name="_Toc202536298"/>
      <w:bookmarkStart w:id="6153" w:name="_Toc202536980"/>
      <w:bookmarkEnd w:id="6150"/>
      <w:r w:rsidRPr="0056208B">
        <w:rPr>
          <w:rFonts w:eastAsia="Calibri"/>
        </w:rPr>
        <w:t>Cool-down to 4.5 K</w:t>
      </w:r>
      <w:bookmarkEnd w:id="6151"/>
      <w:bookmarkEnd w:id="6152"/>
      <w:bookmarkEnd w:id="6153"/>
    </w:p>
    <w:p w14:paraId="306F5A47" w14:textId="5F68BBC5" w:rsidR="001D3C59" w:rsidRPr="0056208B" w:rsidRDefault="001D3C59" w:rsidP="001D3C59">
      <w:r w:rsidRPr="0056208B">
        <w:t xml:space="preserve">When the magnetic shields temperatures are below 70 K, cool down of the cavities and couplers from the Thermal Shield temperature to 4.5 K can start.  The QPLANT shall be able to remove at least the cool-down power during this cool-down phase is given in </w:t>
      </w:r>
      <w:r w:rsidRPr="0056208B">
        <w:rPr>
          <w:rStyle w:val="02ReferencedSectionsChar"/>
        </w:rPr>
        <w:fldChar w:fldCharType="begin"/>
      </w:r>
      <w:r w:rsidRPr="0056208B">
        <w:rPr>
          <w:rStyle w:val="02ReferencedSectionsChar"/>
        </w:rPr>
        <w:instrText xml:space="preserve"> REF _Ref192162024 \h  \* MERGEFORMAT </w:instrText>
      </w:r>
      <w:r w:rsidRPr="0056208B">
        <w:rPr>
          <w:rStyle w:val="02ReferencedSectionsChar"/>
        </w:rPr>
      </w:r>
      <w:r w:rsidRPr="0056208B">
        <w:rPr>
          <w:rStyle w:val="02ReferencedSectionsChar"/>
        </w:rPr>
        <w:fldChar w:fldCharType="separate"/>
      </w:r>
      <w:r w:rsidR="00D62D30" w:rsidRPr="00D62D30">
        <w:rPr>
          <w:rStyle w:val="02ReferencedSectionsChar"/>
        </w:rPr>
        <w:t>Table 26</w:t>
      </w:r>
      <w:r w:rsidRPr="0056208B">
        <w:rPr>
          <w:rStyle w:val="02ReferencedSectionsChar"/>
        </w:rPr>
        <w:fldChar w:fldCharType="end"/>
      </w:r>
      <w:r w:rsidRPr="0056208B">
        <w:t xml:space="preserve"> and section </w:t>
      </w:r>
      <w:r w:rsidRPr="0056208B">
        <w:rPr>
          <w:rStyle w:val="02ReferencedSectionsChar"/>
          <w:i w:val="0"/>
          <w:iCs w:val="0"/>
        </w:rPr>
        <w:fldChar w:fldCharType="begin"/>
      </w:r>
      <w:r w:rsidRPr="0056208B">
        <w:rPr>
          <w:rStyle w:val="02ReferencedSectionsChar"/>
          <w:i w:val="0"/>
          <w:iCs w:val="0"/>
        </w:rPr>
        <w:instrText xml:space="preserve"> REF _Ref190769672 \r \h  \* MERGEFORMAT </w:instrText>
      </w:r>
      <w:r w:rsidRPr="0056208B">
        <w:rPr>
          <w:rStyle w:val="02ReferencedSectionsChar"/>
          <w:i w:val="0"/>
          <w:iCs w:val="0"/>
        </w:rPr>
      </w:r>
      <w:r w:rsidRPr="0056208B">
        <w:rPr>
          <w:rStyle w:val="02ReferencedSectionsChar"/>
          <w:i w:val="0"/>
          <w:iCs w:val="0"/>
        </w:rPr>
        <w:fldChar w:fldCharType="separate"/>
      </w:r>
      <w:r w:rsidR="00D62D30">
        <w:rPr>
          <w:rStyle w:val="02ReferencedSectionsChar"/>
          <w:i w:val="0"/>
          <w:iCs w:val="0"/>
        </w:rPr>
        <w:t>9.1</w:t>
      </w:r>
      <w:r w:rsidRPr="0056208B">
        <w:rPr>
          <w:rStyle w:val="02ReferencedSectionsChar"/>
          <w:i w:val="0"/>
          <w:iCs w:val="0"/>
        </w:rPr>
        <w:fldChar w:fldCharType="end"/>
      </w:r>
      <w:r w:rsidRPr="0056208B">
        <w:rPr>
          <w:rStyle w:val="02ReferencedSectionsChar"/>
        </w:rPr>
        <w:t>.</w:t>
      </w:r>
    </w:p>
    <w:p w14:paraId="3AE71615" w14:textId="2CCF57E9" w:rsidR="001D3C59" w:rsidRPr="0056208B" w:rsidRDefault="001D3C59" w:rsidP="00347030">
      <w:pPr>
        <w:pStyle w:val="TableCaption"/>
        <w:rPr>
          <w:lang w:val="en-GB"/>
        </w:rPr>
      </w:pPr>
      <w:bookmarkStart w:id="6154" w:name="_Ref192162024"/>
      <w:bookmarkStart w:id="6155" w:name="_Toc201310431"/>
      <w:bookmarkStart w:id="6156" w:name="_Toc209530044"/>
      <w:bookmarkStart w:id="6157" w:name="_Hlk190767882"/>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26</w:t>
      </w:r>
      <w:r w:rsidRPr="0056208B">
        <w:rPr>
          <w:lang w:val="en-GB"/>
        </w:rPr>
        <w:fldChar w:fldCharType="end"/>
      </w:r>
      <w:bookmarkEnd w:id="6154"/>
      <w:r w:rsidRPr="0056208B">
        <w:rPr>
          <w:lang w:val="en-GB"/>
        </w:rPr>
        <w:t xml:space="preserve"> Cool-down power below 50 K (4 K/h)</w:t>
      </w:r>
      <w:bookmarkEnd w:id="6155"/>
      <w:bookmarkEnd w:id="6156"/>
    </w:p>
    <w:tbl>
      <w:tblPr>
        <w:tblStyle w:val="TableGrid2"/>
        <w:tblW w:w="0" w:type="auto"/>
        <w:jc w:val="center"/>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top w:w="57" w:type="dxa"/>
          <w:bottom w:w="57" w:type="dxa"/>
        </w:tblCellMar>
        <w:tblLook w:val="04A0" w:firstRow="1" w:lastRow="0" w:firstColumn="1" w:lastColumn="0" w:noHBand="0" w:noVBand="1"/>
      </w:tblPr>
      <w:tblGrid>
        <w:gridCol w:w="2250"/>
        <w:gridCol w:w="1890"/>
        <w:gridCol w:w="1980"/>
        <w:gridCol w:w="1789"/>
      </w:tblGrid>
      <w:tr w:rsidR="001D3C59" w:rsidRPr="0056208B" w14:paraId="4334503F" w14:textId="77777777" w:rsidTr="007A02BC">
        <w:trPr>
          <w:trHeight w:val="732"/>
          <w:jc w:val="center"/>
        </w:trPr>
        <w:tc>
          <w:tcPr>
            <w:tcW w:w="2250" w:type="dxa"/>
            <w:shd w:val="clear" w:color="auto" w:fill="EBD9ED" w:themeFill="accent2" w:themeFillTint="33"/>
            <w:hideMark/>
          </w:tcPr>
          <w:p w14:paraId="4E46F79F" w14:textId="77777777" w:rsidR="001D3C59" w:rsidRPr="0056208B" w:rsidRDefault="001D3C59" w:rsidP="007A02BC">
            <w:pPr>
              <w:pStyle w:val="Caption"/>
              <w:jc w:val="left"/>
              <w:rPr>
                <w:lang w:eastAsia="en-US"/>
              </w:rPr>
            </w:pPr>
            <w:r w:rsidRPr="0056208B">
              <w:rPr>
                <w:lang w:eastAsia="en-US"/>
              </w:rPr>
              <w:t>Average temperature for Thermal Shields</w:t>
            </w:r>
          </w:p>
          <w:p w14:paraId="1396805B" w14:textId="77777777" w:rsidR="001D3C59" w:rsidRPr="0056208B" w:rsidRDefault="001D3C59" w:rsidP="007A02BC">
            <w:pPr>
              <w:pStyle w:val="Caption"/>
              <w:jc w:val="left"/>
              <w:rPr>
                <w:lang w:eastAsia="en-US"/>
              </w:rPr>
            </w:pPr>
            <w:r w:rsidRPr="0056208B">
              <w:rPr>
                <w:lang w:eastAsia="en-US"/>
              </w:rPr>
              <w:t>(K)</w:t>
            </w:r>
          </w:p>
        </w:tc>
        <w:tc>
          <w:tcPr>
            <w:tcW w:w="1890" w:type="dxa"/>
            <w:shd w:val="clear" w:color="auto" w:fill="EBD9ED" w:themeFill="accent2" w:themeFillTint="33"/>
            <w:hideMark/>
          </w:tcPr>
          <w:p w14:paraId="0FC6E4A0" w14:textId="77777777" w:rsidR="001D3C59" w:rsidRPr="0056208B" w:rsidRDefault="001D3C59" w:rsidP="007A02BC">
            <w:pPr>
              <w:pStyle w:val="Caption"/>
              <w:jc w:val="left"/>
              <w:rPr>
                <w:lang w:eastAsia="en-US"/>
              </w:rPr>
            </w:pPr>
            <w:r w:rsidRPr="0056208B">
              <w:rPr>
                <w:lang w:eastAsia="en-US"/>
              </w:rPr>
              <w:t>Cool-down power for Thermal Shields (W)</w:t>
            </w:r>
          </w:p>
        </w:tc>
        <w:tc>
          <w:tcPr>
            <w:tcW w:w="1980" w:type="dxa"/>
            <w:shd w:val="clear" w:color="auto" w:fill="EBD9ED" w:themeFill="accent2" w:themeFillTint="33"/>
            <w:hideMark/>
          </w:tcPr>
          <w:p w14:paraId="5C3D7F20" w14:textId="77777777" w:rsidR="001D3C59" w:rsidRPr="0056208B" w:rsidRDefault="001D3C59" w:rsidP="007A02BC">
            <w:pPr>
              <w:pStyle w:val="Caption"/>
              <w:jc w:val="left"/>
              <w:rPr>
                <w:lang w:eastAsia="en-US"/>
              </w:rPr>
            </w:pPr>
            <w:r w:rsidRPr="0056208B">
              <w:rPr>
                <w:lang w:eastAsia="en-US"/>
              </w:rPr>
              <w:t>Average temperature for "masses &lt; 5 K"</w:t>
            </w:r>
          </w:p>
          <w:p w14:paraId="3E42E6E3" w14:textId="77777777" w:rsidR="001D3C59" w:rsidRPr="0056208B" w:rsidRDefault="001D3C59" w:rsidP="007A02BC">
            <w:pPr>
              <w:pStyle w:val="Caption"/>
              <w:jc w:val="left"/>
              <w:rPr>
                <w:lang w:eastAsia="en-US"/>
              </w:rPr>
            </w:pPr>
            <w:r w:rsidRPr="0056208B">
              <w:rPr>
                <w:lang w:eastAsia="en-US"/>
              </w:rPr>
              <w:t>(K)</w:t>
            </w:r>
          </w:p>
        </w:tc>
        <w:tc>
          <w:tcPr>
            <w:tcW w:w="1789" w:type="dxa"/>
            <w:shd w:val="clear" w:color="auto" w:fill="EBD9ED" w:themeFill="accent2" w:themeFillTint="33"/>
            <w:hideMark/>
          </w:tcPr>
          <w:p w14:paraId="27A05A66" w14:textId="77777777" w:rsidR="001D3C59" w:rsidRPr="0056208B" w:rsidRDefault="001D3C59" w:rsidP="007A02BC">
            <w:pPr>
              <w:pStyle w:val="Caption"/>
              <w:jc w:val="left"/>
              <w:rPr>
                <w:lang w:eastAsia="en-US"/>
              </w:rPr>
            </w:pPr>
            <w:r w:rsidRPr="0056208B">
              <w:rPr>
                <w:lang w:eastAsia="en-US"/>
              </w:rPr>
              <w:t>Cool-down power for "masses &lt; 5 K"</w:t>
            </w:r>
          </w:p>
          <w:p w14:paraId="4DB8BCEB" w14:textId="77777777" w:rsidR="001D3C59" w:rsidRPr="0056208B" w:rsidRDefault="001D3C59" w:rsidP="007A02BC">
            <w:pPr>
              <w:pStyle w:val="Caption"/>
              <w:jc w:val="left"/>
              <w:rPr>
                <w:lang w:eastAsia="en-US"/>
              </w:rPr>
            </w:pPr>
            <w:r w:rsidRPr="0056208B">
              <w:rPr>
                <w:lang w:eastAsia="en-US"/>
              </w:rPr>
              <w:t>(W)</w:t>
            </w:r>
          </w:p>
        </w:tc>
      </w:tr>
      <w:tr w:rsidR="001D3C59" w:rsidRPr="0056208B" w14:paraId="2CE2B12F" w14:textId="77777777" w:rsidTr="007A02BC">
        <w:trPr>
          <w:trHeight w:val="203"/>
          <w:jc w:val="center"/>
        </w:trPr>
        <w:tc>
          <w:tcPr>
            <w:tcW w:w="2250" w:type="dxa"/>
            <w:noWrap/>
            <w:hideMark/>
          </w:tcPr>
          <w:p w14:paraId="48F768AA" w14:textId="77777777" w:rsidR="001D3C59" w:rsidRPr="0056208B" w:rsidRDefault="001D3C59" w:rsidP="007A02BC">
            <w:pPr>
              <w:pStyle w:val="Caption"/>
              <w:jc w:val="left"/>
              <w:rPr>
                <w:lang w:eastAsia="en-US"/>
              </w:rPr>
            </w:pPr>
            <w:r w:rsidRPr="0056208B">
              <w:rPr>
                <w:lang w:eastAsia="en-US"/>
              </w:rPr>
              <w:t>50</w:t>
            </w:r>
          </w:p>
        </w:tc>
        <w:tc>
          <w:tcPr>
            <w:tcW w:w="1890" w:type="dxa"/>
            <w:noWrap/>
            <w:hideMark/>
          </w:tcPr>
          <w:p w14:paraId="56770B30" w14:textId="77777777" w:rsidR="001D3C59" w:rsidRPr="0056208B" w:rsidRDefault="001D3C59" w:rsidP="007A02BC">
            <w:pPr>
              <w:pStyle w:val="Caption"/>
              <w:jc w:val="left"/>
              <w:rPr>
                <w:lang w:eastAsia="en-US"/>
              </w:rPr>
            </w:pPr>
            <w:r w:rsidRPr="0056208B">
              <w:rPr>
                <w:lang w:eastAsia="en-US"/>
              </w:rPr>
              <w:t>8 600</w:t>
            </w:r>
          </w:p>
        </w:tc>
        <w:tc>
          <w:tcPr>
            <w:tcW w:w="1980" w:type="dxa"/>
            <w:noWrap/>
            <w:hideMark/>
          </w:tcPr>
          <w:p w14:paraId="2FF50A94" w14:textId="77777777" w:rsidR="001D3C59" w:rsidRPr="0056208B" w:rsidRDefault="001D3C59" w:rsidP="007A02BC">
            <w:pPr>
              <w:pStyle w:val="Caption"/>
              <w:jc w:val="left"/>
              <w:rPr>
                <w:lang w:eastAsia="en-US"/>
              </w:rPr>
            </w:pPr>
            <w:r w:rsidRPr="0056208B">
              <w:rPr>
                <w:lang w:eastAsia="en-US"/>
              </w:rPr>
              <w:t>50</w:t>
            </w:r>
          </w:p>
        </w:tc>
        <w:tc>
          <w:tcPr>
            <w:tcW w:w="1789" w:type="dxa"/>
            <w:noWrap/>
            <w:hideMark/>
          </w:tcPr>
          <w:p w14:paraId="66A396F2" w14:textId="77777777" w:rsidR="001D3C59" w:rsidRPr="0056208B" w:rsidRDefault="001D3C59" w:rsidP="007A02BC">
            <w:pPr>
              <w:pStyle w:val="Caption"/>
              <w:jc w:val="left"/>
              <w:rPr>
                <w:lang w:eastAsia="en-US"/>
              </w:rPr>
            </w:pPr>
            <w:r w:rsidRPr="0056208B">
              <w:rPr>
                <w:lang w:eastAsia="en-US"/>
              </w:rPr>
              <w:t>1 200</w:t>
            </w:r>
          </w:p>
        </w:tc>
      </w:tr>
      <w:tr w:rsidR="001D3C59" w:rsidRPr="0056208B" w14:paraId="15F4A1ED" w14:textId="77777777" w:rsidTr="007A02BC">
        <w:trPr>
          <w:trHeight w:val="234"/>
          <w:jc w:val="center"/>
        </w:trPr>
        <w:tc>
          <w:tcPr>
            <w:tcW w:w="2250" w:type="dxa"/>
            <w:noWrap/>
            <w:hideMark/>
          </w:tcPr>
          <w:p w14:paraId="0FB427CD" w14:textId="77777777" w:rsidR="001D3C59" w:rsidRPr="0056208B" w:rsidRDefault="001D3C59" w:rsidP="007A02BC">
            <w:pPr>
              <w:pStyle w:val="Caption"/>
              <w:jc w:val="left"/>
              <w:rPr>
                <w:lang w:eastAsia="en-US"/>
              </w:rPr>
            </w:pPr>
            <w:r w:rsidRPr="0056208B">
              <w:rPr>
                <w:lang w:eastAsia="en-US"/>
              </w:rPr>
              <w:t>50</w:t>
            </w:r>
          </w:p>
        </w:tc>
        <w:tc>
          <w:tcPr>
            <w:tcW w:w="1890" w:type="dxa"/>
            <w:noWrap/>
            <w:hideMark/>
          </w:tcPr>
          <w:p w14:paraId="0D67A124" w14:textId="77777777" w:rsidR="001D3C59" w:rsidRPr="0056208B" w:rsidRDefault="001D3C59" w:rsidP="007A02BC">
            <w:pPr>
              <w:pStyle w:val="Caption"/>
              <w:jc w:val="left"/>
              <w:rPr>
                <w:lang w:eastAsia="en-US"/>
              </w:rPr>
            </w:pPr>
            <w:r w:rsidRPr="0056208B">
              <w:rPr>
                <w:lang w:eastAsia="en-US"/>
              </w:rPr>
              <w:t>8 600</w:t>
            </w:r>
          </w:p>
        </w:tc>
        <w:tc>
          <w:tcPr>
            <w:tcW w:w="1980" w:type="dxa"/>
            <w:noWrap/>
            <w:hideMark/>
          </w:tcPr>
          <w:p w14:paraId="5B9DA85C" w14:textId="77777777" w:rsidR="001D3C59" w:rsidRPr="0056208B" w:rsidRDefault="001D3C59" w:rsidP="007A02BC">
            <w:pPr>
              <w:pStyle w:val="Caption"/>
              <w:jc w:val="left"/>
              <w:rPr>
                <w:lang w:eastAsia="en-US"/>
              </w:rPr>
            </w:pPr>
            <w:r w:rsidRPr="0056208B">
              <w:rPr>
                <w:lang w:eastAsia="en-US"/>
              </w:rPr>
              <w:t>5</w:t>
            </w:r>
          </w:p>
        </w:tc>
        <w:tc>
          <w:tcPr>
            <w:tcW w:w="1789" w:type="dxa"/>
            <w:noWrap/>
            <w:hideMark/>
          </w:tcPr>
          <w:p w14:paraId="4A50B9CC" w14:textId="77777777" w:rsidR="001D3C59" w:rsidRPr="0056208B" w:rsidRDefault="001D3C59" w:rsidP="007A02BC">
            <w:pPr>
              <w:pStyle w:val="Caption"/>
              <w:jc w:val="left"/>
              <w:rPr>
                <w:lang w:eastAsia="en-US"/>
              </w:rPr>
            </w:pPr>
            <w:r w:rsidRPr="0056208B">
              <w:rPr>
                <w:lang w:eastAsia="en-US"/>
              </w:rPr>
              <w:t>650</w:t>
            </w:r>
          </w:p>
        </w:tc>
      </w:tr>
    </w:tbl>
    <w:p w14:paraId="64F4BA44" w14:textId="77777777" w:rsidR="001D3C59" w:rsidRPr="0056208B" w:rsidRDefault="001D3C59" w:rsidP="001D3C59">
      <w:pPr>
        <w:pStyle w:val="Heading3numbered"/>
        <w:rPr>
          <w:rFonts w:eastAsia="Calibri"/>
        </w:rPr>
      </w:pPr>
      <w:bookmarkStart w:id="6158" w:name="_Toc200492698"/>
      <w:bookmarkStart w:id="6159" w:name="_Toc202536299"/>
      <w:bookmarkStart w:id="6160" w:name="_Toc202536981"/>
      <w:bookmarkEnd w:id="6157"/>
      <w:r w:rsidRPr="0056208B">
        <w:rPr>
          <w:rFonts w:eastAsia="Calibri"/>
        </w:rPr>
        <w:t>LHe filling</w:t>
      </w:r>
      <w:bookmarkEnd w:id="6158"/>
      <w:bookmarkEnd w:id="6159"/>
      <w:bookmarkEnd w:id="6160"/>
    </w:p>
    <w:p w14:paraId="1B9AB33F" w14:textId="77777777" w:rsidR="001D3C59" w:rsidRPr="0056208B" w:rsidRDefault="001D3C59" w:rsidP="001D3C59">
      <w:r w:rsidRPr="0056208B">
        <w:t>When the cavities reach the liquid helium temperature, the liquid filling of the helium baths can start.</w:t>
      </w:r>
    </w:p>
    <w:p w14:paraId="18DB4AFC" w14:textId="77777777" w:rsidR="001D3C59" w:rsidRPr="0056208B" w:rsidRDefault="001D3C59" w:rsidP="001D3C59">
      <w:pPr>
        <w:pStyle w:val="Heading3numbered"/>
        <w:rPr>
          <w:rFonts w:eastAsia="Calibri"/>
        </w:rPr>
      </w:pPr>
      <w:bookmarkStart w:id="6161" w:name="_Toc200492699"/>
      <w:bookmarkStart w:id="6162" w:name="_Toc202536300"/>
      <w:bookmarkStart w:id="6163" w:name="_Toc202536982"/>
      <w:r w:rsidRPr="0056208B">
        <w:rPr>
          <w:rFonts w:eastAsia="Calibri"/>
        </w:rPr>
        <w:t>Cooldown to 2 K</w:t>
      </w:r>
      <w:bookmarkEnd w:id="6161"/>
      <w:bookmarkEnd w:id="6162"/>
      <w:bookmarkEnd w:id="6163"/>
    </w:p>
    <w:p w14:paraId="2FD869E2" w14:textId="77777777" w:rsidR="001D3C59" w:rsidRPr="0056208B" w:rsidRDefault="001D3C59" w:rsidP="001D3C59">
      <w:pPr>
        <w:contextualSpacing/>
      </w:pPr>
      <w:r w:rsidRPr="0056208B">
        <w:t>Cool-down of cavity circuits to 2 K.  This 2 K cool-down includes also a complementary liquid helium filling.  The pumping duration to reach 31 mbar in every QM bath (+QVE) from about 1.3 bar shall be achieved in less than 24 hours.</w:t>
      </w:r>
    </w:p>
    <w:p w14:paraId="33FB9582" w14:textId="6A42EFD7" w:rsidR="001D3C59" w:rsidRPr="0056208B" w:rsidRDefault="001D3C59" w:rsidP="001D3C59">
      <w:pPr>
        <w:pStyle w:val="regular"/>
      </w:pPr>
    </w:p>
    <w:p w14:paraId="07BE9B6B" w14:textId="77777777" w:rsidR="001D3C59" w:rsidRPr="0056208B" w:rsidRDefault="001D3C59" w:rsidP="001D3C59">
      <w:pPr>
        <w:pStyle w:val="Heading1numbered"/>
      </w:pPr>
      <w:bookmarkStart w:id="6164" w:name="_Toc200492700"/>
      <w:bookmarkStart w:id="6165" w:name="_Toc202536329"/>
      <w:r w:rsidRPr="0056208B">
        <w:lastRenderedPageBreak/>
        <w:t>References</w:t>
      </w:r>
      <w:bookmarkEnd w:id="6164"/>
      <w:bookmarkEnd w:id="6165"/>
    </w:p>
    <w:p w14:paraId="365CFA57" w14:textId="77777777" w:rsidR="001D3C59" w:rsidRPr="0056208B" w:rsidRDefault="001D3C59" w:rsidP="001D3C59">
      <w:pPr>
        <w:pStyle w:val="ReferenceList"/>
      </w:pPr>
    </w:p>
    <w:p w14:paraId="27FCA45D" w14:textId="77777777" w:rsidR="001D3C59" w:rsidRPr="0056208B" w:rsidRDefault="001D3C59" w:rsidP="001D3C59">
      <w:pPr>
        <w:pStyle w:val="ReferenceList"/>
      </w:pPr>
    </w:p>
    <w:p w14:paraId="223A4593" w14:textId="77777777" w:rsidR="001D3C59" w:rsidRPr="0056208B" w:rsidRDefault="001D3C59" w:rsidP="001D3C59">
      <w:pPr>
        <w:pStyle w:val="Heading2"/>
        <w:numPr>
          <w:ilvl w:val="0"/>
          <w:numId w:val="0"/>
        </w:numPr>
      </w:pPr>
      <w:bookmarkStart w:id="6166" w:name="_Toc200492701"/>
      <w:bookmarkStart w:id="6167" w:name="_Toc202536330"/>
      <w:r w:rsidRPr="0056208B">
        <w:t>Applicable Documents</w:t>
      </w:r>
      <w:bookmarkEnd w:id="6166"/>
      <w:bookmarkEnd w:id="6167"/>
    </w:p>
    <w:p w14:paraId="308BDE50" w14:textId="77777777" w:rsidR="001D3C59" w:rsidRPr="0056208B" w:rsidRDefault="001D3C59" w:rsidP="001D3C59">
      <w:pPr>
        <w:pStyle w:val="regular"/>
      </w:pPr>
      <w:bookmarkStart w:id="6168" w:name="_Toc200492702"/>
      <w:r w:rsidRPr="0056208B">
        <w:t>SCK CEN will provide the required information necessary for the performance of the Contract as outlined below.  The level of maturity provided at the current stage is the necessary for the Applicant to put forward an offer.  Within Contract performance SCK CEN shall</w:t>
      </w:r>
      <w:r w:rsidRPr="0056208B">
        <w:rPr>
          <w:highlight w:val="yellow"/>
        </w:rPr>
        <w:t>, in due time,</w:t>
      </w:r>
      <w:r w:rsidRPr="0056208B">
        <w:t xml:space="preserve"> provide the final documentation.</w:t>
      </w:r>
      <w:bookmarkEnd w:id="6168"/>
    </w:p>
    <w:p w14:paraId="00DC689A" w14:textId="37A04040" w:rsidR="001D3C59" w:rsidRPr="0056208B" w:rsidRDefault="001D3C59" w:rsidP="001D3C59">
      <w:pPr>
        <w:pStyle w:val="Caption"/>
        <w:jc w:val="left"/>
      </w:pPr>
      <w:bookmarkStart w:id="6169" w:name="_Toc201310432"/>
      <w:bookmarkStart w:id="6170" w:name="_Toc209530045"/>
      <w:r w:rsidRPr="0056208B">
        <w:t xml:space="preserve">Table </w:t>
      </w:r>
      <w:r w:rsidRPr="0056208B">
        <w:fldChar w:fldCharType="begin"/>
      </w:r>
      <w:r w:rsidRPr="0056208B">
        <w:instrText xml:space="preserve"> SEQ Table \* ARABIC </w:instrText>
      </w:r>
      <w:r w:rsidRPr="0056208B">
        <w:fldChar w:fldCharType="separate"/>
      </w:r>
      <w:r w:rsidR="00D62D30">
        <w:rPr>
          <w:noProof/>
        </w:rPr>
        <w:t>27</w:t>
      </w:r>
      <w:r w:rsidRPr="0056208B">
        <w:fldChar w:fldCharType="end"/>
      </w:r>
      <w:r w:rsidRPr="0056208B">
        <w:t xml:space="preserve"> Applicable Documents (AD)</w:t>
      </w:r>
      <w:bookmarkEnd w:id="6169"/>
      <w:bookmarkEnd w:id="6170"/>
    </w:p>
    <w:tbl>
      <w:tblPr>
        <w:tblW w:w="9270" w:type="dxa"/>
        <w:tblBorders>
          <w:top w:val="single" w:sz="4" w:space="0" w:color="562873" w:themeColor="accent1"/>
          <w:left w:val="single" w:sz="4" w:space="0" w:color="562873" w:themeColor="accent1"/>
          <w:bottom w:val="single" w:sz="4" w:space="0" w:color="562873" w:themeColor="accent1"/>
          <w:right w:val="single" w:sz="4" w:space="0" w:color="562873" w:themeColor="accent1"/>
          <w:insideH w:val="single" w:sz="4" w:space="0" w:color="562873" w:themeColor="accent1"/>
          <w:insideV w:val="single" w:sz="4" w:space="0" w:color="562873" w:themeColor="accent1"/>
        </w:tblBorders>
        <w:tblCellMar>
          <w:left w:w="70" w:type="dxa"/>
          <w:right w:w="70" w:type="dxa"/>
        </w:tblCellMar>
        <w:tblLook w:val="0000" w:firstRow="0" w:lastRow="0" w:firstColumn="0" w:lastColumn="0" w:noHBand="0" w:noVBand="0"/>
      </w:tblPr>
      <w:tblGrid>
        <w:gridCol w:w="7110"/>
        <w:gridCol w:w="2160"/>
      </w:tblGrid>
      <w:tr w:rsidR="007C27AF" w:rsidRPr="0056208B" w:rsidDel="0067541D" w14:paraId="394D0873" w14:textId="77777777" w:rsidTr="0003012A">
        <w:trPr>
          <w:trHeight w:val="567"/>
        </w:trPr>
        <w:tc>
          <w:tcPr>
            <w:tcW w:w="7110" w:type="dxa"/>
            <w:tcBorders>
              <w:top w:val="single" w:sz="4" w:space="0" w:color="auto"/>
            </w:tcBorders>
            <w:shd w:val="clear" w:color="auto" w:fill="DFCAEC" w:themeFill="accent1" w:themeFillTint="33"/>
            <w:vAlign w:val="center"/>
          </w:tcPr>
          <w:p w14:paraId="7866DD8B" w14:textId="77777777" w:rsidR="007C27AF" w:rsidRPr="0056208B" w:rsidRDefault="007C27AF" w:rsidP="0003012A">
            <w:pPr>
              <w:pStyle w:val="Heading2"/>
              <w:numPr>
                <w:ilvl w:val="0"/>
                <w:numId w:val="0"/>
              </w:numPr>
              <w:rPr>
                <w:rFonts w:ascii="Aptos" w:hAnsi="Aptos"/>
                <w:b/>
                <w:bCs/>
                <w:sz w:val="18"/>
                <w:szCs w:val="18"/>
              </w:rPr>
            </w:pPr>
          </w:p>
          <w:p w14:paraId="1D4E0918" w14:textId="77777777" w:rsidR="007C27AF" w:rsidRPr="0056208B" w:rsidRDefault="007C27AF" w:rsidP="0003012A"/>
          <w:p w14:paraId="55BFB143" w14:textId="77777777" w:rsidR="007C27AF" w:rsidRPr="0056208B" w:rsidRDefault="007C27AF" w:rsidP="0003012A"/>
          <w:p w14:paraId="3600457C" w14:textId="77777777" w:rsidR="007C27AF" w:rsidRPr="0056208B" w:rsidRDefault="007C27AF" w:rsidP="0003012A"/>
          <w:p w14:paraId="43768056" w14:textId="77777777" w:rsidR="007C27AF" w:rsidRPr="0056208B" w:rsidRDefault="007C27AF" w:rsidP="0003012A"/>
        </w:tc>
        <w:tc>
          <w:tcPr>
            <w:tcW w:w="2160" w:type="dxa"/>
            <w:tcBorders>
              <w:top w:val="single" w:sz="4" w:space="0" w:color="auto"/>
            </w:tcBorders>
            <w:shd w:val="clear" w:color="auto" w:fill="DFCAEC" w:themeFill="accent1" w:themeFillTint="33"/>
            <w:vAlign w:val="center"/>
          </w:tcPr>
          <w:p w14:paraId="3426385D" w14:textId="77777777" w:rsidR="007C27AF" w:rsidRPr="0056208B" w:rsidRDefault="007C27AF" w:rsidP="0003012A">
            <w:pPr>
              <w:pStyle w:val="Heading2"/>
              <w:numPr>
                <w:ilvl w:val="0"/>
                <w:numId w:val="0"/>
              </w:numPr>
              <w:rPr>
                <w:rFonts w:ascii="Aptos" w:hAnsi="Aptos"/>
                <w:b/>
                <w:bCs/>
                <w:sz w:val="18"/>
                <w:szCs w:val="18"/>
              </w:rPr>
            </w:pPr>
            <w:bookmarkStart w:id="6171" w:name="_Toc200492704"/>
            <w:bookmarkStart w:id="6172" w:name="_Toc202536302"/>
            <w:bookmarkStart w:id="6173" w:name="_Toc202536984"/>
            <w:bookmarkStart w:id="6174" w:name="_Toc202537735"/>
            <w:r w:rsidRPr="0056208B">
              <w:rPr>
                <w:rFonts w:ascii="Aptos" w:hAnsi="Aptos"/>
                <w:b/>
                <w:bCs/>
                <w:sz w:val="18"/>
                <w:szCs w:val="18"/>
              </w:rPr>
              <w:t>Reference</w:t>
            </w:r>
            <w:bookmarkEnd w:id="6171"/>
            <w:bookmarkEnd w:id="6172"/>
            <w:bookmarkEnd w:id="6173"/>
            <w:bookmarkEnd w:id="6174"/>
          </w:p>
        </w:tc>
      </w:tr>
      <w:tr w:rsidR="007C27AF" w:rsidRPr="0056208B" w:rsidDel="0067541D" w14:paraId="19AA9F99" w14:textId="77777777" w:rsidTr="0003012A">
        <w:trPr>
          <w:trHeight w:val="567"/>
        </w:trPr>
        <w:tc>
          <w:tcPr>
            <w:tcW w:w="7110" w:type="dxa"/>
            <w:tcBorders>
              <w:top w:val="single" w:sz="4" w:space="0" w:color="auto"/>
            </w:tcBorders>
            <w:shd w:val="clear" w:color="auto" w:fill="DFCAEC" w:themeFill="accent1" w:themeFillTint="33"/>
            <w:vAlign w:val="center"/>
          </w:tcPr>
          <w:p w14:paraId="5B49F440" w14:textId="77777777" w:rsidR="007C27AF" w:rsidRPr="0056208B" w:rsidRDefault="007C27AF" w:rsidP="0003012A">
            <w:pPr>
              <w:pStyle w:val="Heading2"/>
              <w:numPr>
                <w:ilvl w:val="0"/>
                <w:numId w:val="0"/>
              </w:numPr>
              <w:rPr>
                <w:rFonts w:ascii="Aptos" w:hAnsi="Aptos"/>
                <w:b/>
                <w:bCs/>
                <w:sz w:val="18"/>
                <w:szCs w:val="18"/>
              </w:rPr>
            </w:pPr>
          </w:p>
        </w:tc>
        <w:tc>
          <w:tcPr>
            <w:tcW w:w="2160" w:type="dxa"/>
            <w:tcBorders>
              <w:top w:val="single" w:sz="4" w:space="0" w:color="auto"/>
            </w:tcBorders>
            <w:shd w:val="clear" w:color="auto" w:fill="DFCAEC" w:themeFill="accent1" w:themeFillTint="33"/>
            <w:vAlign w:val="center"/>
          </w:tcPr>
          <w:p w14:paraId="3F2C183D" w14:textId="77777777" w:rsidR="007C27AF" w:rsidRPr="0056208B" w:rsidRDefault="007C27AF" w:rsidP="0003012A">
            <w:pPr>
              <w:pStyle w:val="Heading2"/>
              <w:numPr>
                <w:ilvl w:val="0"/>
                <w:numId w:val="0"/>
              </w:numPr>
              <w:rPr>
                <w:rFonts w:ascii="Aptos" w:hAnsi="Aptos"/>
                <w:b/>
                <w:bCs/>
                <w:sz w:val="18"/>
                <w:szCs w:val="18"/>
              </w:rPr>
            </w:pPr>
          </w:p>
        </w:tc>
      </w:tr>
      <w:tr w:rsidR="007C27AF" w:rsidRPr="0056208B" w:rsidDel="0067541D" w14:paraId="4611595F" w14:textId="77777777" w:rsidTr="0003012A">
        <w:trPr>
          <w:trHeight w:val="567"/>
        </w:trPr>
        <w:tc>
          <w:tcPr>
            <w:tcW w:w="7110" w:type="dxa"/>
            <w:vAlign w:val="center"/>
          </w:tcPr>
          <w:p w14:paraId="41B97657" w14:textId="77777777" w:rsidR="007C27AF" w:rsidRPr="0056208B" w:rsidRDefault="007C27AF" w:rsidP="0003012A">
            <w:pPr>
              <w:pStyle w:val="ReferenceList"/>
              <w:rPr>
                <w:rFonts w:ascii="Aptos" w:hAnsi="Aptos"/>
                <w:sz w:val="18"/>
                <w:szCs w:val="18"/>
              </w:rPr>
            </w:pPr>
            <w:bookmarkStart w:id="6175" w:name="_Toc200492705"/>
            <w:r w:rsidRPr="0056208B">
              <w:rPr>
                <w:rFonts w:ascii="Aptos" w:hAnsi="Aptos"/>
                <w:sz w:val="18"/>
                <w:szCs w:val="18"/>
              </w:rPr>
              <w:t>SCK CEN Auxiliary Building</w:t>
            </w:r>
            <w:bookmarkEnd w:id="6175"/>
          </w:p>
          <w:p w14:paraId="02FDC592" w14:textId="77777777" w:rsidR="007C27AF" w:rsidRPr="0056208B" w:rsidRDefault="007C27AF" w:rsidP="0003012A">
            <w:pPr>
              <w:pStyle w:val="ReferenceList"/>
              <w:numPr>
                <w:ilvl w:val="0"/>
                <w:numId w:val="0"/>
              </w:numPr>
              <w:rPr>
                <w:rFonts w:ascii="Aptos" w:hAnsi="Aptos"/>
                <w:sz w:val="18"/>
                <w:szCs w:val="18"/>
              </w:rPr>
            </w:pPr>
            <w:bookmarkStart w:id="6176" w:name="_Toc200492706"/>
            <w:r w:rsidRPr="0056208B">
              <w:rPr>
                <w:rFonts w:ascii="Aptos" w:hAnsi="Aptos"/>
                <w:sz w:val="18"/>
                <w:szCs w:val="18"/>
              </w:rPr>
              <w:t>Total of 16 files (reference link to navigation and subsequent links)</w:t>
            </w:r>
            <w:bookmarkEnd w:id="6176"/>
          </w:p>
        </w:tc>
        <w:tc>
          <w:tcPr>
            <w:tcW w:w="2160" w:type="dxa"/>
            <w:vAlign w:val="center"/>
          </w:tcPr>
          <w:p w14:paraId="5C911CF9" w14:textId="2A6D8C0B" w:rsidR="007C27AF" w:rsidRPr="0056208B" w:rsidRDefault="007C27AF" w:rsidP="0003012A">
            <w:pPr>
              <w:pStyle w:val="Subtitle"/>
              <w:rPr>
                <w:rFonts w:ascii="Aptos" w:hAnsi="Aptos"/>
                <w:sz w:val="18"/>
                <w:szCs w:val="18"/>
              </w:rPr>
            </w:pPr>
            <w:hyperlink r:id="rId35" w:history="1">
              <w:bookmarkStart w:id="6177" w:name="_Toc200492707"/>
              <w:bookmarkStart w:id="6178" w:name="_Toc202536303"/>
              <w:bookmarkStart w:id="6179" w:name="_Toc202536985"/>
              <w:bookmarkStart w:id="6180" w:name="_Toc202537736"/>
              <w:r w:rsidRPr="0056208B">
                <w:rPr>
                  <w:rFonts w:ascii="Aptos" w:hAnsi="Aptos"/>
                  <w:sz w:val="18"/>
                  <w:szCs w:val="18"/>
                </w:rPr>
                <w:t>SCK CEN/89811518</w:t>
              </w:r>
              <w:bookmarkEnd w:id="6177"/>
              <w:bookmarkEnd w:id="6178"/>
              <w:bookmarkEnd w:id="6179"/>
              <w:bookmarkEnd w:id="6180"/>
            </w:hyperlink>
          </w:p>
        </w:tc>
      </w:tr>
      <w:tr w:rsidR="007C27AF" w:rsidRPr="0056208B" w:rsidDel="0067541D" w14:paraId="363D1FD5" w14:textId="77777777" w:rsidTr="0003012A">
        <w:trPr>
          <w:trHeight w:val="567"/>
        </w:trPr>
        <w:tc>
          <w:tcPr>
            <w:tcW w:w="7110" w:type="dxa"/>
            <w:vAlign w:val="center"/>
          </w:tcPr>
          <w:p w14:paraId="229E64FC" w14:textId="77777777" w:rsidR="007C27AF" w:rsidRPr="0056208B" w:rsidRDefault="007C27AF" w:rsidP="0003012A">
            <w:pPr>
              <w:pStyle w:val="ReferenceList"/>
              <w:rPr>
                <w:rFonts w:ascii="Aptos" w:hAnsi="Aptos"/>
                <w:sz w:val="18"/>
                <w:szCs w:val="18"/>
              </w:rPr>
            </w:pPr>
            <w:bookmarkStart w:id="6181" w:name="_Toc200492708"/>
            <w:r w:rsidRPr="0056208B">
              <w:rPr>
                <w:rFonts w:ascii="Aptos" w:hAnsi="Aptos"/>
                <w:sz w:val="18"/>
                <w:szCs w:val="18"/>
              </w:rPr>
              <w:t>S</w:t>
            </w:r>
            <w:bookmarkEnd w:id="6181"/>
            <w:r w:rsidRPr="0056208B">
              <w:rPr>
                <w:rFonts w:ascii="Aptos" w:hAnsi="Aptos"/>
                <w:sz w:val="18"/>
                <w:szCs w:val="18"/>
              </w:rPr>
              <w:t>afety Plan (for LCP4 onwards)</w:t>
            </w:r>
            <w:r w:rsidRPr="0056208B">
              <w:rPr>
                <w:rFonts w:ascii="Aptos" w:hAnsi="Aptos"/>
                <w:sz w:val="18"/>
                <w:szCs w:val="18"/>
              </w:rPr>
              <w:br/>
            </w:r>
          </w:p>
        </w:tc>
        <w:tc>
          <w:tcPr>
            <w:tcW w:w="2160" w:type="dxa"/>
            <w:vAlign w:val="center"/>
          </w:tcPr>
          <w:p w14:paraId="3194D85C" w14:textId="3AF1CF2E" w:rsidR="007C27AF" w:rsidRPr="0056208B" w:rsidRDefault="007C27AF" w:rsidP="0003012A">
            <w:pPr>
              <w:pStyle w:val="Subtitle"/>
              <w:rPr>
                <w:rFonts w:ascii="Aptos" w:hAnsi="Aptos"/>
                <w:sz w:val="18"/>
                <w:szCs w:val="18"/>
              </w:rPr>
            </w:pPr>
            <w:hyperlink r:id="rId36" w:history="1">
              <w:bookmarkStart w:id="6182" w:name="_Toc200492709"/>
              <w:bookmarkStart w:id="6183" w:name="_Toc202536304"/>
              <w:bookmarkStart w:id="6184" w:name="_Toc202536986"/>
              <w:bookmarkStart w:id="6185" w:name="_Toc202537737"/>
              <w:r w:rsidRPr="0056208B">
                <w:rPr>
                  <w:rFonts w:ascii="Aptos" w:hAnsi="Aptos"/>
                  <w:sz w:val="18"/>
                  <w:szCs w:val="18"/>
                </w:rPr>
                <w:t>SCK CEN/56057080</w:t>
              </w:r>
              <w:bookmarkEnd w:id="6182"/>
              <w:bookmarkEnd w:id="6183"/>
              <w:bookmarkEnd w:id="6184"/>
              <w:bookmarkEnd w:id="6185"/>
            </w:hyperlink>
          </w:p>
        </w:tc>
      </w:tr>
      <w:tr w:rsidR="007C27AF" w:rsidRPr="0056208B" w:rsidDel="0067541D" w14:paraId="08133848" w14:textId="77777777" w:rsidTr="0003012A">
        <w:trPr>
          <w:trHeight w:val="567"/>
        </w:trPr>
        <w:tc>
          <w:tcPr>
            <w:tcW w:w="7110" w:type="dxa"/>
            <w:vAlign w:val="center"/>
          </w:tcPr>
          <w:p w14:paraId="61FB031F" w14:textId="77777777" w:rsidR="007C27AF" w:rsidRPr="0056208B" w:rsidRDefault="007C27AF" w:rsidP="0003012A">
            <w:pPr>
              <w:pStyle w:val="ReferenceList"/>
              <w:rPr>
                <w:rFonts w:ascii="Aptos" w:hAnsi="Aptos"/>
                <w:sz w:val="18"/>
                <w:szCs w:val="18"/>
              </w:rPr>
            </w:pPr>
            <w:r w:rsidRPr="0056208B">
              <w:rPr>
                <w:rFonts w:ascii="Aptos" w:hAnsi="Aptos"/>
                <w:sz w:val="18"/>
                <w:szCs w:val="18"/>
              </w:rPr>
              <w:t>D2.1</w:t>
            </w:r>
          </w:p>
        </w:tc>
        <w:tc>
          <w:tcPr>
            <w:tcW w:w="2160" w:type="dxa"/>
            <w:vAlign w:val="center"/>
          </w:tcPr>
          <w:p w14:paraId="75B3A6CF" w14:textId="1FEE0BDA" w:rsidR="007C27AF" w:rsidRPr="0056208B" w:rsidRDefault="007C27AF" w:rsidP="0003012A">
            <w:pPr>
              <w:pStyle w:val="Subtitle"/>
              <w:rPr>
                <w:rFonts w:ascii="Aptos" w:hAnsi="Aptos"/>
                <w:sz w:val="18"/>
                <w:szCs w:val="18"/>
              </w:rPr>
            </w:pPr>
            <w:hyperlink r:id="rId37" w:history="1">
              <w:bookmarkStart w:id="6186" w:name="_Toc200492711"/>
              <w:bookmarkStart w:id="6187" w:name="_Toc202536305"/>
              <w:bookmarkStart w:id="6188" w:name="_Toc202536987"/>
              <w:bookmarkStart w:id="6189" w:name="_Toc202537738"/>
              <w:r w:rsidRPr="0056208B">
                <w:rPr>
                  <w:rFonts w:ascii="Aptos" w:hAnsi="Aptos"/>
                  <w:sz w:val="18"/>
                  <w:szCs w:val="18"/>
                </w:rPr>
                <w:t>SCK CEN/81777062</w:t>
              </w:r>
              <w:bookmarkEnd w:id="6186"/>
              <w:bookmarkEnd w:id="6187"/>
              <w:bookmarkEnd w:id="6188"/>
              <w:bookmarkEnd w:id="6189"/>
            </w:hyperlink>
          </w:p>
        </w:tc>
      </w:tr>
      <w:tr w:rsidR="007C27AF" w:rsidRPr="0056208B" w:rsidDel="0067541D" w14:paraId="6DF85519" w14:textId="77777777" w:rsidTr="0003012A">
        <w:trPr>
          <w:trHeight w:val="567"/>
        </w:trPr>
        <w:tc>
          <w:tcPr>
            <w:tcW w:w="7110" w:type="dxa"/>
            <w:vAlign w:val="center"/>
          </w:tcPr>
          <w:p w14:paraId="6462D6FB" w14:textId="77777777" w:rsidR="007C27AF" w:rsidRPr="0056208B" w:rsidRDefault="007C27AF" w:rsidP="0003012A">
            <w:pPr>
              <w:pStyle w:val="ReferenceList"/>
              <w:rPr>
                <w:rFonts w:ascii="Aptos" w:hAnsi="Aptos"/>
                <w:sz w:val="18"/>
                <w:szCs w:val="18"/>
              </w:rPr>
            </w:pPr>
            <w:bookmarkStart w:id="6190" w:name="_Toc200492712"/>
            <w:r w:rsidRPr="0056208B">
              <w:rPr>
                <w:rFonts w:ascii="Aptos" w:hAnsi="Aptos"/>
                <w:sz w:val="18"/>
                <w:szCs w:val="18"/>
              </w:rPr>
              <w:t>General Specification for Steel Piping Materials</w:t>
            </w:r>
            <w:bookmarkEnd w:id="6190"/>
          </w:p>
        </w:tc>
        <w:tc>
          <w:tcPr>
            <w:tcW w:w="2160" w:type="dxa"/>
            <w:vAlign w:val="center"/>
          </w:tcPr>
          <w:p w14:paraId="3EDE3732" w14:textId="3D8CAAC9" w:rsidR="007C27AF" w:rsidRPr="0056208B" w:rsidRDefault="007C27AF" w:rsidP="0003012A">
            <w:pPr>
              <w:pStyle w:val="Subtitle"/>
              <w:rPr>
                <w:rFonts w:ascii="Aptos" w:hAnsi="Aptos"/>
                <w:sz w:val="18"/>
                <w:szCs w:val="18"/>
              </w:rPr>
            </w:pPr>
            <w:hyperlink r:id="rId38" w:history="1">
              <w:bookmarkStart w:id="6191" w:name="_Toc200492713"/>
              <w:bookmarkStart w:id="6192" w:name="_Toc202536306"/>
              <w:bookmarkStart w:id="6193" w:name="_Toc202536988"/>
              <w:bookmarkStart w:id="6194" w:name="_Toc202537739"/>
              <w:r w:rsidRPr="0056208B">
                <w:rPr>
                  <w:rFonts w:ascii="Aptos" w:hAnsi="Aptos"/>
                  <w:sz w:val="18"/>
                  <w:szCs w:val="18"/>
                </w:rPr>
                <w:t>SCK CEN/81912295</w:t>
              </w:r>
              <w:bookmarkEnd w:id="6191"/>
              <w:bookmarkEnd w:id="6192"/>
              <w:bookmarkEnd w:id="6193"/>
              <w:bookmarkEnd w:id="6194"/>
            </w:hyperlink>
          </w:p>
        </w:tc>
      </w:tr>
      <w:tr w:rsidR="007C27AF" w:rsidRPr="0056208B" w:rsidDel="0067541D" w14:paraId="4F11281D" w14:textId="77777777" w:rsidTr="0003012A">
        <w:trPr>
          <w:trHeight w:val="567"/>
        </w:trPr>
        <w:tc>
          <w:tcPr>
            <w:tcW w:w="7110" w:type="dxa"/>
            <w:vAlign w:val="center"/>
          </w:tcPr>
          <w:p w14:paraId="6AE59B69" w14:textId="77777777" w:rsidR="007C27AF" w:rsidRPr="0056208B" w:rsidRDefault="007C27AF" w:rsidP="0003012A">
            <w:pPr>
              <w:pStyle w:val="ReferenceList"/>
              <w:rPr>
                <w:rFonts w:ascii="Aptos" w:hAnsi="Aptos"/>
                <w:sz w:val="18"/>
                <w:szCs w:val="18"/>
              </w:rPr>
            </w:pPr>
            <w:r w:rsidRPr="0056208B">
              <w:rPr>
                <w:rFonts w:ascii="Aptos" w:hAnsi="Aptos"/>
                <w:sz w:val="18"/>
                <w:szCs w:val="18"/>
              </w:rPr>
              <w:t>General Software and Hardware Requirements for Contractors</w:t>
            </w:r>
          </w:p>
        </w:tc>
        <w:tc>
          <w:tcPr>
            <w:tcW w:w="2160" w:type="dxa"/>
            <w:vAlign w:val="center"/>
          </w:tcPr>
          <w:p w14:paraId="05880AC0" w14:textId="77777777" w:rsidR="007C27AF" w:rsidRPr="0056208B" w:rsidRDefault="007C27AF" w:rsidP="0003012A">
            <w:pPr>
              <w:pStyle w:val="Subtitle"/>
              <w:rPr>
                <w:rFonts w:ascii="Aptos" w:hAnsi="Aptos"/>
                <w:sz w:val="18"/>
                <w:szCs w:val="18"/>
              </w:rPr>
            </w:pPr>
            <w:r w:rsidRPr="0056208B">
              <w:rPr>
                <w:rFonts w:ascii="Aptos" w:hAnsi="Aptos"/>
                <w:sz w:val="18"/>
                <w:szCs w:val="18"/>
              </w:rPr>
              <w:t>SCK CEN/55310227</w:t>
            </w:r>
          </w:p>
        </w:tc>
      </w:tr>
      <w:tr w:rsidR="007C27AF" w:rsidRPr="0056208B" w:rsidDel="0067541D" w14:paraId="1EDBF69C" w14:textId="77777777" w:rsidTr="0003012A">
        <w:trPr>
          <w:trHeight w:val="567"/>
        </w:trPr>
        <w:tc>
          <w:tcPr>
            <w:tcW w:w="7110" w:type="dxa"/>
            <w:vAlign w:val="center"/>
          </w:tcPr>
          <w:p w14:paraId="603CBB7F" w14:textId="77777777" w:rsidR="007C27AF" w:rsidRPr="0056208B" w:rsidRDefault="007C27AF" w:rsidP="0003012A">
            <w:pPr>
              <w:pStyle w:val="ReferenceList"/>
              <w:rPr>
                <w:rFonts w:ascii="Aptos" w:hAnsi="Aptos"/>
                <w:sz w:val="18"/>
                <w:szCs w:val="18"/>
              </w:rPr>
            </w:pPr>
            <w:bookmarkStart w:id="6195" w:name="_Toc200492716"/>
            <w:r w:rsidRPr="0056208B">
              <w:rPr>
                <w:rFonts w:ascii="Aptos" w:hAnsi="Aptos"/>
                <w:sz w:val="18"/>
                <w:szCs w:val="18"/>
              </w:rPr>
              <w:t>Requirements for Electrical Equipment Included in Package Plants</w:t>
            </w:r>
            <w:bookmarkEnd w:id="6195"/>
          </w:p>
        </w:tc>
        <w:tc>
          <w:tcPr>
            <w:tcW w:w="2160" w:type="dxa"/>
            <w:vAlign w:val="center"/>
          </w:tcPr>
          <w:p w14:paraId="14F1E49C" w14:textId="5A20A309" w:rsidR="007C27AF" w:rsidRPr="0056208B" w:rsidRDefault="007C27AF" w:rsidP="0003012A">
            <w:pPr>
              <w:pStyle w:val="Subtitle"/>
              <w:rPr>
                <w:rFonts w:ascii="Aptos" w:hAnsi="Aptos"/>
                <w:sz w:val="18"/>
                <w:szCs w:val="18"/>
              </w:rPr>
            </w:pPr>
            <w:hyperlink r:id="rId39" w:history="1">
              <w:bookmarkStart w:id="6196" w:name="_Toc200492717"/>
              <w:bookmarkStart w:id="6197" w:name="_Toc202536308"/>
              <w:bookmarkStart w:id="6198" w:name="_Toc202536990"/>
              <w:bookmarkStart w:id="6199" w:name="_Toc202537741"/>
              <w:r w:rsidRPr="0056208B">
                <w:rPr>
                  <w:rFonts w:ascii="Aptos" w:hAnsi="Aptos"/>
                  <w:sz w:val="18"/>
                  <w:szCs w:val="18"/>
                </w:rPr>
                <w:t>SCK CEN/81913364</w:t>
              </w:r>
              <w:bookmarkEnd w:id="6196"/>
              <w:bookmarkEnd w:id="6197"/>
              <w:bookmarkEnd w:id="6198"/>
              <w:bookmarkEnd w:id="6199"/>
            </w:hyperlink>
          </w:p>
        </w:tc>
      </w:tr>
      <w:tr w:rsidR="007C27AF" w:rsidRPr="0056208B" w:rsidDel="0067541D" w14:paraId="59B0EBA0" w14:textId="77777777" w:rsidTr="0003012A">
        <w:trPr>
          <w:trHeight w:val="567"/>
        </w:trPr>
        <w:tc>
          <w:tcPr>
            <w:tcW w:w="7110" w:type="dxa"/>
            <w:vAlign w:val="center"/>
          </w:tcPr>
          <w:p w14:paraId="77909283" w14:textId="77777777" w:rsidR="007C27AF" w:rsidRPr="0056208B" w:rsidRDefault="007C27AF" w:rsidP="0003012A">
            <w:pPr>
              <w:pStyle w:val="ReferenceList"/>
              <w:rPr>
                <w:rFonts w:ascii="Aptos" w:hAnsi="Aptos"/>
                <w:sz w:val="18"/>
                <w:szCs w:val="18"/>
              </w:rPr>
            </w:pPr>
            <w:bookmarkStart w:id="6200" w:name="_Toc200492718"/>
            <w:r w:rsidRPr="0056208B">
              <w:rPr>
                <w:rFonts w:ascii="Aptos" w:hAnsi="Aptos"/>
                <w:sz w:val="18"/>
                <w:szCs w:val="18"/>
              </w:rPr>
              <w:t>EMC Guidelines</w:t>
            </w:r>
            <w:bookmarkEnd w:id="6200"/>
          </w:p>
        </w:tc>
        <w:tc>
          <w:tcPr>
            <w:tcW w:w="2160" w:type="dxa"/>
            <w:vAlign w:val="center"/>
          </w:tcPr>
          <w:p w14:paraId="0051B59D" w14:textId="0815340F" w:rsidR="007C27AF" w:rsidRPr="0056208B" w:rsidRDefault="007C27AF" w:rsidP="0003012A">
            <w:pPr>
              <w:pStyle w:val="Subtitle"/>
              <w:rPr>
                <w:rFonts w:ascii="Aptos" w:hAnsi="Aptos"/>
                <w:sz w:val="18"/>
                <w:szCs w:val="18"/>
              </w:rPr>
            </w:pPr>
            <w:hyperlink r:id="rId40" w:history="1">
              <w:bookmarkStart w:id="6201" w:name="_Toc200492719"/>
              <w:bookmarkStart w:id="6202" w:name="_Toc202536309"/>
              <w:bookmarkStart w:id="6203" w:name="_Toc202536991"/>
              <w:bookmarkStart w:id="6204" w:name="_Toc202537742"/>
              <w:r w:rsidRPr="0056208B">
                <w:rPr>
                  <w:rFonts w:ascii="Aptos" w:hAnsi="Aptos"/>
                  <w:sz w:val="18"/>
                  <w:szCs w:val="18"/>
                </w:rPr>
                <w:t>SCK CEN/81913579</w:t>
              </w:r>
              <w:bookmarkEnd w:id="6201"/>
              <w:bookmarkEnd w:id="6202"/>
              <w:bookmarkEnd w:id="6203"/>
              <w:bookmarkEnd w:id="6204"/>
            </w:hyperlink>
          </w:p>
        </w:tc>
      </w:tr>
      <w:tr w:rsidR="007C27AF" w:rsidRPr="0056208B" w:rsidDel="0067541D" w14:paraId="130EF96B" w14:textId="77777777" w:rsidTr="0003012A">
        <w:trPr>
          <w:trHeight w:val="567"/>
        </w:trPr>
        <w:tc>
          <w:tcPr>
            <w:tcW w:w="7110" w:type="dxa"/>
            <w:vAlign w:val="center"/>
          </w:tcPr>
          <w:p w14:paraId="734C3DAD" w14:textId="77777777" w:rsidR="007C27AF" w:rsidRPr="0056208B" w:rsidRDefault="007C27AF" w:rsidP="0003012A">
            <w:pPr>
              <w:pStyle w:val="ReferenceList"/>
              <w:rPr>
                <w:rFonts w:ascii="Aptos" w:hAnsi="Aptos"/>
                <w:sz w:val="18"/>
                <w:szCs w:val="18"/>
              </w:rPr>
            </w:pPr>
            <w:bookmarkStart w:id="6205" w:name="_Toc200492720"/>
            <w:r w:rsidRPr="0056208B">
              <w:rPr>
                <w:rFonts w:ascii="Aptos" w:hAnsi="Aptos"/>
                <w:sz w:val="18"/>
                <w:szCs w:val="18"/>
              </w:rPr>
              <w:t>SCADA HMI Guideline</w:t>
            </w:r>
            <w:bookmarkEnd w:id="6205"/>
          </w:p>
        </w:tc>
        <w:tc>
          <w:tcPr>
            <w:tcW w:w="2160" w:type="dxa"/>
            <w:vAlign w:val="center"/>
          </w:tcPr>
          <w:p w14:paraId="4EE71B4B" w14:textId="7174CC36" w:rsidR="007C27AF" w:rsidRPr="0056208B" w:rsidRDefault="007C27AF" w:rsidP="0003012A">
            <w:pPr>
              <w:pStyle w:val="Subtitle"/>
              <w:rPr>
                <w:rFonts w:ascii="Aptos" w:hAnsi="Aptos"/>
                <w:sz w:val="18"/>
                <w:szCs w:val="18"/>
              </w:rPr>
            </w:pPr>
            <w:hyperlink r:id="rId41" w:history="1">
              <w:bookmarkStart w:id="6206" w:name="_Toc200492721"/>
              <w:bookmarkStart w:id="6207" w:name="_Toc202536310"/>
              <w:bookmarkStart w:id="6208" w:name="_Toc202536992"/>
              <w:bookmarkStart w:id="6209" w:name="_Toc202537743"/>
              <w:r w:rsidRPr="0056208B">
                <w:rPr>
                  <w:rFonts w:ascii="Aptos" w:hAnsi="Aptos"/>
                  <w:sz w:val="18"/>
                  <w:szCs w:val="18"/>
                </w:rPr>
                <w:t>SCK CEN/53012565</w:t>
              </w:r>
              <w:bookmarkEnd w:id="6206"/>
              <w:bookmarkEnd w:id="6207"/>
              <w:bookmarkEnd w:id="6208"/>
              <w:bookmarkEnd w:id="6209"/>
            </w:hyperlink>
          </w:p>
        </w:tc>
      </w:tr>
      <w:bookmarkStart w:id="6210" w:name="_Ref190777082"/>
      <w:bookmarkStart w:id="6211" w:name="_Toc200492722"/>
      <w:tr w:rsidR="007C27AF" w:rsidRPr="0056208B" w:rsidDel="0067541D" w14:paraId="5843BE58" w14:textId="77777777" w:rsidTr="0003012A">
        <w:trPr>
          <w:trHeight w:val="567"/>
        </w:trPr>
        <w:tc>
          <w:tcPr>
            <w:tcW w:w="7110" w:type="dxa"/>
            <w:vAlign w:val="center"/>
          </w:tcPr>
          <w:p w14:paraId="40834A4C" w14:textId="3226242F" w:rsidR="007C27AF" w:rsidRPr="0056208B" w:rsidRDefault="007C27AF" w:rsidP="0003012A">
            <w:pPr>
              <w:pStyle w:val="ReferenceList"/>
              <w:rPr>
                <w:rFonts w:ascii="Aptos" w:hAnsi="Aptos"/>
                <w:sz w:val="18"/>
                <w:szCs w:val="18"/>
              </w:rPr>
            </w:pPr>
            <w:r w:rsidRPr="0056208B">
              <w:rPr>
                <w:rFonts w:ascii="Aptos" w:hAnsi="Aptos"/>
                <w:sz w:val="18"/>
                <w:szCs w:val="18"/>
              </w:rPr>
              <w:fldChar w:fldCharType="begin"/>
            </w:r>
            <w:r w:rsidRPr="0056208B">
              <w:rPr>
                <w:rFonts w:ascii="Aptos" w:hAnsi="Aptos"/>
                <w:sz w:val="18"/>
                <w:szCs w:val="18"/>
              </w:rPr>
              <w:instrText xml:space="preserve"> SEQ AD \* ARABIC </w:instrText>
            </w:r>
            <w:r w:rsidRPr="0056208B">
              <w:rPr>
                <w:rFonts w:ascii="Aptos" w:hAnsi="Aptos"/>
                <w:sz w:val="18"/>
                <w:szCs w:val="18"/>
              </w:rPr>
              <w:fldChar w:fldCharType="separate"/>
            </w:r>
            <w:r w:rsidR="00D62D30">
              <w:rPr>
                <w:rFonts w:ascii="Aptos" w:hAnsi="Aptos"/>
                <w:noProof/>
                <w:sz w:val="18"/>
                <w:szCs w:val="18"/>
              </w:rPr>
              <w:t>1</w:t>
            </w:r>
            <w:r w:rsidRPr="0056208B">
              <w:rPr>
                <w:rFonts w:ascii="Aptos" w:hAnsi="Aptos"/>
                <w:sz w:val="18"/>
                <w:szCs w:val="18"/>
              </w:rPr>
              <w:fldChar w:fldCharType="end"/>
            </w:r>
            <w:bookmarkEnd w:id="6210"/>
            <w:r w:rsidRPr="0056208B">
              <w:rPr>
                <w:rFonts w:ascii="Aptos" w:hAnsi="Aptos"/>
                <w:sz w:val="18"/>
                <w:szCs w:val="18"/>
              </w:rPr>
              <w:t xml:space="preserve"> Technical Specification for Control Valves</w:t>
            </w:r>
            <w:bookmarkEnd w:id="6211"/>
          </w:p>
        </w:tc>
        <w:tc>
          <w:tcPr>
            <w:tcW w:w="2160" w:type="dxa"/>
            <w:vAlign w:val="center"/>
          </w:tcPr>
          <w:p w14:paraId="07C629F1" w14:textId="3D444762" w:rsidR="007C27AF" w:rsidRPr="0056208B" w:rsidRDefault="007C27AF" w:rsidP="0003012A">
            <w:pPr>
              <w:pStyle w:val="Subtitle"/>
              <w:rPr>
                <w:rFonts w:ascii="Aptos" w:hAnsi="Aptos"/>
                <w:sz w:val="18"/>
                <w:szCs w:val="18"/>
              </w:rPr>
            </w:pPr>
            <w:hyperlink r:id="rId42" w:history="1">
              <w:bookmarkStart w:id="6212" w:name="_Toc200492723"/>
              <w:bookmarkStart w:id="6213" w:name="_Toc202536311"/>
              <w:bookmarkStart w:id="6214" w:name="_Toc202536993"/>
              <w:bookmarkStart w:id="6215" w:name="_Toc202537744"/>
              <w:r w:rsidRPr="0056208B">
                <w:rPr>
                  <w:rFonts w:ascii="Aptos" w:hAnsi="Aptos"/>
                  <w:sz w:val="18"/>
                  <w:szCs w:val="18"/>
                </w:rPr>
                <w:t>SCK CEN/81912936</w:t>
              </w:r>
              <w:bookmarkEnd w:id="6212"/>
              <w:bookmarkEnd w:id="6213"/>
              <w:bookmarkEnd w:id="6214"/>
              <w:bookmarkEnd w:id="6215"/>
            </w:hyperlink>
          </w:p>
        </w:tc>
      </w:tr>
      <w:tr w:rsidR="007C27AF" w:rsidRPr="0056208B" w:rsidDel="0067541D" w14:paraId="3F91083F" w14:textId="77777777" w:rsidTr="0003012A">
        <w:trPr>
          <w:trHeight w:val="567"/>
        </w:trPr>
        <w:tc>
          <w:tcPr>
            <w:tcW w:w="7110" w:type="dxa"/>
            <w:vAlign w:val="center"/>
          </w:tcPr>
          <w:p w14:paraId="39EA0DDC" w14:textId="77777777" w:rsidR="007C27AF" w:rsidRPr="0056208B" w:rsidRDefault="007C27AF" w:rsidP="0003012A">
            <w:pPr>
              <w:pStyle w:val="ReferenceList"/>
              <w:rPr>
                <w:rFonts w:ascii="Aptos" w:hAnsi="Aptos"/>
                <w:sz w:val="18"/>
                <w:szCs w:val="18"/>
              </w:rPr>
            </w:pPr>
            <w:bookmarkStart w:id="6216" w:name="_Toc200492724"/>
            <w:r w:rsidRPr="0056208B">
              <w:rPr>
                <w:rFonts w:ascii="Aptos" w:hAnsi="Aptos"/>
                <w:sz w:val="18"/>
                <w:szCs w:val="18"/>
              </w:rPr>
              <w:t>Technical Specification for Instruments</w:t>
            </w:r>
            <w:bookmarkEnd w:id="6216"/>
          </w:p>
        </w:tc>
        <w:tc>
          <w:tcPr>
            <w:tcW w:w="2160" w:type="dxa"/>
            <w:vAlign w:val="center"/>
          </w:tcPr>
          <w:p w14:paraId="63228D3B" w14:textId="035F088D" w:rsidR="007C27AF" w:rsidRPr="0056208B" w:rsidRDefault="007C27AF" w:rsidP="0003012A">
            <w:pPr>
              <w:pStyle w:val="Subtitle"/>
              <w:rPr>
                <w:rFonts w:ascii="Aptos" w:hAnsi="Aptos"/>
                <w:sz w:val="18"/>
                <w:szCs w:val="18"/>
              </w:rPr>
            </w:pPr>
            <w:hyperlink r:id="rId43" w:history="1">
              <w:bookmarkStart w:id="6217" w:name="_Toc200492725"/>
              <w:bookmarkStart w:id="6218" w:name="_Toc202536312"/>
              <w:bookmarkStart w:id="6219" w:name="_Toc202536994"/>
              <w:bookmarkStart w:id="6220" w:name="_Toc202537745"/>
              <w:r w:rsidRPr="0056208B">
                <w:rPr>
                  <w:rFonts w:ascii="Aptos" w:hAnsi="Aptos"/>
                  <w:sz w:val="18"/>
                  <w:szCs w:val="18"/>
                </w:rPr>
                <w:t>SCK CEN/89816164</w:t>
              </w:r>
              <w:bookmarkEnd w:id="6217"/>
              <w:bookmarkEnd w:id="6218"/>
              <w:bookmarkEnd w:id="6219"/>
              <w:bookmarkEnd w:id="6220"/>
            </w:hyperlink>
          </w:p>
        </w:tc>
      </w:tr>
      <w:tr w:rsidR="007C27AF" w:rsidRPr="0056208B" w:rsidDel="0067541D" w14:paraId="51F7D013" w14:textId="77777777" w:rsidTr="0003012A">
        <w:trPr>
          <w:trHeight w:val="567"/>
        </w:trPr>
        <w:tc>
          <w:tcPr>
            <w:tcW w:w="7110" w:type="dxa"/>
            <w:vAlign w:val="center"/>
          </w:tcPr>
          <w:p w14:paraId="39F61D5F" w14:textId="77777777" w:rsidR="007C27AF" w:rsidRPr="0056208B" w:rsidRDefault="007C27AF" w:rsidP="0003012A">
            <w:pPr>
              <w:pStyle w:val="ReferenceList"/>
              <w:rPr>
                <w:rFonts w:ascii="Aptos" w:hAnsi="Aptos"/>
                <w:sz w:val="18"/>
                <w:szCs w:val="18"/>
              </w:rPr>
            </w:pPr>
            <w:bookmarkStart w:id="6221" w:name="_Toc200492726"/>
            <w:r w:rsidRPr="0056208B">
              <w:rPr>
                <w:rFonts w:ascii="Aptos" w:hAnsi="Aptos"/>
                <w:sz w:val="18"/>
                <w:szCs w:val="18"/>
              </w:rPr>
              <w:t>Painting and coating specification</w:t>
            </w:r>
            <w:bookmarkEnd w:id="6221"/>
          </w:p>
        </w:tc>
        <w:tc>
          <w:tcPr>
            <w:tcW w:w="2160" w:type="dxa"/>
            <w:vAlign w:val="center"/>
          </w:tcPr>
          <w:p w14:paraId="31D1A01A" w14:textId="40F94183" w:rsidR="007C27AF" w:rsidRPr="0056208B" w:rsidRDefault="007C27AF" w:rsidP="0003012A">
            <w:pPr>
              <w:pStyle w:val="Subtitle"/>
              <w:rPr>
                <w:rFonts w:ascii="Aptos" w:hAnsi="Aptos"/>
                <w:sz w:val="18"/>
                <w:szCs w:val="18"/>
              </w:rPr>
            </w:pPr>
            <w:hyperlink r:id="rId44" w:history="1">
              <w:bookmarkStart w:id="6222" w:name="_Toc200492727"/>
              <w:bookmarkStart w:id="6223" w:name="_Toc202536313"/>
              <w:bookmarkStart w:id="6224" w:name="_Toc202536995"/>
              <w:bookmarkStart w:id="6225" w:name="_Toc202537746"/>
              <w:r w:rsidRPr="0056208B">
                <w:rPr>
                  <w:rFonts w:ascii="Aptos" w:hAnsi="Aptos"/>
                  <w:sz w:val="18"/>
                  <w:szCs w:val="18"/>
                </w:rPr>
                <w:t>SCK CEN/81913862</w:t>
              </w:r>
              <w:bookmarkEnd w:id="6222"/>
              <w:bookmarkEnd w:id="6223"/>
              <w:bookmarkEnd w:id="6224"/>
              <w:bookmarkEnd w:id="6225"/>
            </w:hyperlink>
          </w:p>
        </w:tc>
      </w:tr>
      <w:tr w:rsidR="007C27AF" w:rsidRPr="0056208B" w:rsidDel="0067541D" w14:paraId="6E1D06DD" w14:textId="77777777" w:rsidTr="0003012A">
        <w:trPr>
          <w:trHeight w:val="567"/>
        </w:trPr>
        <w:tc>
          <w:tcPr>
            <w:tcW w:w="7110" w:type="dxa"/>
            <w:vAlign w:val="center"/>
          </w:tcPr>
          <w:p w14:paraId="2AF63F72" w14:textId="77777777" w:rsidR="007C27AF" w:rsidRPr="0056208B" w:rsidRDefault="007C27AF" w:rsidP="0003012A">
            <w:pPr>
              <w:pStyle w:val="ReferenceList"/>
              <w:rPr>
                <w:rFonts w:ascii="Aptos" w:hAnsi="Aptos"/>
                <w:sz w:val="18"/>
                <w:szCs w:val="18"/>
              </w:rPr>
            </w:pPr>
            <w:bookmarkStart w:id="6226" w:name="_Toc200492728"/>
            <w:r w:rsidRPr="0056208B">
              <w:rPr>
                <w:rFonts w:ascii="Aptos" w:hAnsi="Aptos"/>
                <w:sz w:val="18"/>
                <w:szCs w:val="18"/>
              </w:rPr>
              <w:lastRenderedPageBreak/>
              <w:t>Technical Specification for Plate Heat Exchangers</w:t>
            </w:r>
            <w:bookmarkEnd w:id="6226"/>
          </w:p>
        </w:tc>
        <w:tc>
          <w:tcPr>
            <w:tcW w:w="2160" w:type="dxa"/>
            <w:vAlign w:val="center"/>
          </w:tcPr>
          <w:p w14:paraId="43ECCA63" w14:textId="4F9808BC" w:rsidR="007C27AF" w:rsidRPr="0056208B" w:rsidRDefault="007C27AF" w:rsidP="0003012A">
            <w:pPr>
              <w:pStyle w:val="Subtitle"/>
              <w:rPr>
                <w:rFonts w:ascii="Aptos" w:hAnsi="Aptos"/>
                <w:sz w:val="18"/>
                <w:szCs w:val="18"/>
              </w:rPr>
            </w:pPr>
            <w:hyperlink r:id="rId45" w:history="1">
              <w:bookmarkStart w:id="6227" w:name="_Toc200492729"/>
              <w:bookmarkStart w:id="6228" w:name="_Toc202536314"/>
              <w:bookmarkStart w:id="6229" w:name="_Toc202536996"/>
              <w:bookmarkStart w:id="6230" w:name="_Toc202537747"/>
              <w:r w:rsidRPr="0056208B">
                <w:rPr>
                  <w:rFonts w:ascii="Aptos" w:hAnsi="Aptos"/>
                  <w:sz w:val="18"/>
                  <w:szCs w:val="18"/>
                </w:rPr>
                <w:t>SCK CEN/81912893</w:t>
              </w:r>
              <w:bookmarkEnd w:id="6227"/>
              <w:bookmarkEnd w:id="6228"/>
              <w:bookmarkEnd w:id="6229"/>
              <w:bookmarkEnd w:id="6230"/>
            </w:hyperlink>
          </w:p>
        </w:tc>
      </w:tr>
      <w:tr w:rsidR="007C27AF" w:rsidRPr="0056208B" w:rsidDel="0067541D" w14:paraId="25EBC706" w14:textId="77777777" w:rsidTr="0003012A">
        <w:trPr>
          <w:trHeight w:val="567"/>
        </w:trPr>
        <w:tc>
          <w:tcPr>
            <w:tcW w:w="7110" w:type="dxa"/>
            <w:vAlign w:val="center"/>
          </w:tcPr>
          <w:p w14:paraId="6A9D3063" w14:textId="77777777" w:rsidR="007C27AF" w:rsidRPr="0056208B" w:rsidRDefault="007C27AF" w:rsidP="0003012A">
            <w:pPr>
              <w:pStyle w:val="ReferenceList"/>
              <w:rPr>
                <w:rFonts w:ascii="Aptos" w:hAnsi="Aptos"/>
                <w:b/>
                <w:bCs/>
                <w:sz w:val="18"/>
                <w:szCs w:val="18"/>
              </w:rPr>
            </w:pPr>
            <w:bookmarkStart w:id="6231" w:name="_Ref191380254"/>
            <w:bookmarkStart w:id="6232" w:name="_Toc200492730"/>
            <w:r w:rsidRPr="0056208B">
              <w:rPr>
                <w:rFonts w:ascii="Aptos" w:hAnsi="Aptos"/>
                <w:sz w:val="18"/>
                <w:szCs w:val="18"/>
              </w:rPr>
              <w:t xml:space="preserve"> </w:t>
            </w:r>
            <w:bookmarkEnd w:id="6231"/>
            <w:bookmarkEnd w:id="6232"/>
            <w:r w:rsidRPr="0056208B">
              <w:rPr>
                <w:rFonts w:ascii="Aptos" w:hAnsi="Aptos"/>
                <w:sz w:val="18"/>
                <w:szCs w:val="18"/>
              </w:rPr>
              <w:t>MIT Interface Catalogue</w:t>
            </w:r>
          </w:p>
        </w:tc>
        <w:tc>
          <w:tcPr>
            <w:tcW w:w="2160" w:type="dxa"/>
            <w:vAlign w:val="center"/>
          </w:tcPr>
          <w:p w14:paraId="2B563995" w14:textId="476520E2" w:rsidR="007C27AF" w:rsidRPr="0056208B" w:rsidRDefault="007C27AF" w:rsidP="0003012A">
            <w:pPr>
              <w:pStyle w:val="Subtitle"/>
              <w:rPr>
                <w:rFonts w:ascii="Aptos" w:hAnsi="Aptos"/>
                <w:sz w:val="18"/>
                <w:szCs w:val="18"/>
              </w:rPr>
            </w:pPr>
            <w:hyperlink r:id="rId46" w:history="1">
              <w:bookmarkStart w:id="6233" w:name="_Toc202536315"/>
              <w:bookmarkStart w:id="6234" w:name="_Toc202536997"/>
              <w:bookmarkStart w:id="6235" w:name="_Toc202537748"/>
              <w:r w:rsidRPr="0056208B">
                <w:rPr>
                  <w:rFonts w:ascii="Aptos" w:hAnsi="Aptos"/>
                  <w:sz w:val="18"/>
                  <w:szCs w:val="18"/>
                </w:rPr>
                <w:t>SCK CEN/81912045</w:t>
              </w:r>
              <w:bookmarkEnd w:id="6233"/>
              <w:bookmarkEnd w:id="6234"/>
              <w:bookmarkEnd w:id="6235"/>
            </w:hyperlink>
          </w:p>
        </w:tc>
      </w:tr>
      <w:tr w:rsidR="007C27AF" w:rsidRPr="0056208B" w:rsidDel="0067541D" w14:paraId="41518ED0" w14:textId="77777777" w:rsidTr="0003012A">
        <w:trPr>
          <w:trHeight w:val="567"/>
        </w:trPr>
        <w:tc>
          <w:tcPr>
            <w:tcW w:w="7110" w:type="dxa"/>
            <w:vAlign w:val="center"/>
          </w:tcPr>
          <w:p w14:paraId="613EE601" w14:textId="77777777" w:rsidR="007C27AF" w:rsidRPr="0056208B" w:rsidRDefault="007C27AF" w:rsidP="0003012A">
            <w:pPr>
              <w:pStyle w:val="ReferenceList"/>
              <w:rPr>
                <w:rFonts w:ascii="Aptos" w:hAnsi="Aptos"/>
                <w:sz w:val="18"/>
                <w:szCs w:val="18"/>
              </w:rPr>
            </w:pPr>
            <w:bookmarkStart w:id="6236" w:name="_Toc200492732"/>
            <w:r w:rsidRPr="0056208B">
              <w:rPr>
                <w:rFonts w:ascii="Aptos" w:hAnsi="Aptos"/>
                <w:sz w:val="18"/>
                <w:szCs w:val="18"/>
              </w:rPr>
              <w:t>Technical Specification for Shop Fabricated Tanks</w:t>
            </w:r>
            <w:bookmarkEnd w:id="6236"/>
          </w:p>
        </w:tc>
        <w:tc>
          <w:tcPr>
            <w:tcW w:w="2160" w:type="dxa"/>
            <w:vAlign w:val="center"/>
          </w:tcPr>
          <w:p w14:paraId="450A9060" w14:textId="00681517" w:rsidR="007C27AF" w:rsidRPr="0056208B" w:rsidRDefault="007C27AF" w:rsidP="0003012A">
            <w:pPr>
              <w:pStyle w:val="Subtitle"/>
              <w:rPr>
                <w:rFonts w:ascii="Aptos" w:hAnsi="Aptos"/>
                <w:sz w:val="18"/>
                <w:szCs w:val="18"/>
              </w:rPr>
            </w:pPr>
            <w:hyperlink r:id="rId47" w:history="1">
              <w:bookmarkStart w:id="6237" w:name="_Toc200492733"/>
              <w:bookmarkStart w:id="6238" w:name="_Toc202536316"/>
              <w:bookmarkStart w:id="6239" w:name="_Toc202536998"/>
              <w:bookmarkStart w:id="6240" w:name="_Toc202537749"/>
              <w:r w:rsidRPr="0056208B">
                <w:rPr>
                  <w:rFonts w:ascii="Aptos" w:hAnsi="Aptos"/>
                  <w:sz w:val="18"/>
                  <w:szCs w:val="18"/>
                </w:rPr>
                <w:t>SCK CEN/81913369</w:t>
              </w:r>
              <w:bookmarkEnd w:id="6237"/>
              <w:bookmarkEnd w:id="6238"/>
              <w:bookmarkEnd w:id="6239"/>
              <w:bookmarkEnd w:id="6240"/>
            </w:hyperlink>
          </w:p>
        </w:tc>
      </w:tr>
      <w:tr w:rsidR="007C27AF" w:rsidRPr="0056208B" w:rsidDel="0067541D" w14:paraId="3DE1B8ED" w14:textId="77777777" w:rsidTr="0003012A">
        <w:trPr>
          <w:trHeight w:val="567"/>
        </w:trPr>
        <w:tc>
          <w:tcPr>
            <w:tcW w:w="7110" w:type="dxa"/>
            <w:vAlign w:val="center"/>
          </w:tcPr>
          <w:p w14:paraId="70E09687" w14:textId="77777777" w:rsidR="007C27AF" w:rsidRPr="0056208B" w:rsidRDefault="007C27AF" w:rsidP="0003012A">
            <w:pPr>
              <w:pStyle w:val="ReferenceList"/>
              <w:rPr>
                <w:rFonts w:ascii="Aptos" w:hAnsi="Aptos"/>
                <w:sz w:val="18"/>
                <w:szCs w:val="18"/>
              </w:rPr>
            </w:pPr>
            <w:bookmarkStart w:id="6241" w:name="_Toc200492734"/>
            <w:r w:rsidRPr="0056208B">
              <w:rPr>
                <w:rFonts w:ascii="Aptos" w:hAnsi="Aptos"/>
                <w:sz w:val="18"/>
                <w:szCs w:val="18"/>
              </w:rPr>
              <w:t xml:space="preserve"> TS Of Manual and Motor Operated Metallic Valves</w:t>
            </w:r>
            <w:bookmarkEnd w:id="6241"/>
          </w:p>
        </w:tc>
        <w:tc>
          <w:tcPr>
            <w:tcW w:w="2160" w:type="dxa"/>
            <w:vAlign w:val="center"/>
          </w:tcPr>
          <w:p w14:paraId="72FBB87E" w14:textId="29D2EA47" w:rsidR="007C27AF" w:rsidRPr="0056208B" w:rsidRDefault="007C27AF" w:rsidP="0003012A">
            <w:pPr>
              <w:pStyle w:val="Subtitle"/>
              <w:rPr>
                <w:rFonts w:ascii="Aptos" w:hAnsi="Aptos"/>
                <w:sz w:val="18"/>
                <w:szCs w:val="18"/>
              </w:rPr>
            </w:pPr>
            <w:hyperlink r:id="rId48" w:history="1">
              <w:bookmarkStart w:id="6242" w:name="_Toc200492735"/>
              <w:bookmarkStart w:id="6243" w:name="_Toc202536317"/>
              <w:bookmarkStart w:id="6244" w:name="_Toc202536999"/>
              <w:bookmarkStart w:id="6245" w:name="_Toc202537750"/>
              <w:r w:rsidRPr="0056208B">
                <w:rPr>
                  <w:rFonts w:ascii="Aptos" w:hAnsi="Aptos"/>
                  <w:sz w:val="18"/>
                  <w:szCs w:val="18"/>
                </w:rPr>
                <w:t>SCK CEN/81912050</w:t>
              </w:r>
              <w:bookmarkEnd w:id="6242"/>
              <w:bookmarkEnd w:id="6243"/>
              <w:bookmarkEnd w:id="6244"/>
              <w:bookmarkEnd w:id="6245"/>
            </w:hyperlink>
          </w:p>
        </w:tc>
      </w:tr>
      <w:tr w:rsidR="007C27AF" w:rsidRPr="0056208B" w:rsidDel="0067541D" w14:paraId="4A3142D6" w14:textId="77777777" w:rsidTr="0003012A">
        <w:trPr>
          <w:trHeight w:val="567"/>
        </w:trPr>
        <w:tc>
          <w:tcPr>
            <w:tcW w:w="7110" w:type="dxa"/>
            <w:vAlign w:val="center"/>
          </w:tcPr>
          <w:p w14:paraId="17803F61" w14:textId="77777777" w:rsidR="007C27AF" w:rsidRPr="0056208B" w:rsidRDefault="007C27AF" w:rsidP="0003012A">
            <w:pPr>
              <w:pStyle w:val="ReferenceList"/>
              <w:rPr>
                <w:rFonts w:ascii="Aptos" w:hAnsi="Aptos"/>
                <w:sz w:val="18"/>
                <w:szCs w:val="18"/>
              </w:rPr>
            </w:pPr>
            <w:bookmarkStart w:id="6246" w:name="_Toc200492736"/>
            <w:bookmarkStart w:id="6247" w:name="_Toc202185053"/>
            <w:r w:rsidRPr="0056208B">
              <w:rPr>
                <w:rFonts w:ascii="Aptos" w:hAnsi="Aptos"/>
                <w:sz w:val="18"/>
                <w:szCs w:val="18"/>
              </w:rPr>
              <w:t>MIS Slow Interlock interface</w:t>
            </w:r>
            <w:bookmarkEnd w:id="6246"/>
            <w:bookmarkEnd w:id="6247"/>
          </w:p>
          <w:p w14:paraId="2E0C3991" w14:textId="77777777" w:rsidR="007C27AF" w:rsidRPr="0056208B" w:rsidRDefault="007C27AF" w:rsidP="0003012A">
            <w:pPr>
              <w:pStyle w:val="ReferenceList"/>
              <w:numPr>
                <w:ilvl w:val="0"/>
                <w:numId w:val="0"/>
              </w:numPr>
              <w:ind w:left="360"/>
              <w:rPr>
                <w:rFonts w:ascii="Aptos" w:hAnsi="Aptos"/>
                <w:sz w:val="18"/>
                <w:szCs w:val="18"/>
              </w:rPr>
            </w:pPr>
            <w:bookmarkStart w:id="6248" w:name="_Toc200492737"/>
            <w:bookmarkStart w:id="6249" w:name="_Toc202185054"/>
            <w:r w:rsidRPr="0056208B">
              <w:rPr>
                <w:rFonts w:ascii="Aptos" w:hAnsi="Aptos"/>
                <w:sz w:val="18"/>
                <w:szCs w:val="18"/>
              </w:rPr>
              <w:t>(applies also to non-safety digital communication)</w:t>
            </w:r>
            <w:bookmarkEnd w:id="6248"/>
            <w:bookmarkEnd w:id="6249"/>
          </w:p>
        </w:tc>
        <w:tc>
          <w:tcPr>
            <w:tcW w:w="2160" w:type="dxa"/>
            <w:vAlign w:val="center"/>
          </w:tcPr>
          <w:p w14:paraId="26093489" w14:textId="77777777" w:rsidR="007C27AF" w:rsidRPr="0056208B" w:rsidRDefault="007C27AF" w:rsidP="0003012A">
            <w:pPr>
              <w:pStyle w:val="Subtitle"/>
              <w:rPr>
                <w:rFonts w:ascii="Aptos" w:hAnsi="Aptos"/>
                <w:sz w:val="18"/>
                <w:szCs w:val="18"/>
              </w:rPr>
            </w:pPr>
            <w:bookmarkStart w:id="6250" w:name="_Toc200492738"/>
            <w:bookmarkStart w:id="6251" w:name="_Toc202185055"/>
            <w:bookmarkStart w:id="6252" w:name="_Toc202536318"/>
            <w:bookmarkStart w:id="6253" w:name="_Toc202537000"/>
            <w:bookmarkStart w:id="6254" w:name="_Toc202537751"/>
            <w:r w:rsidRPr="0056208B">
              <w:rPr>
                <w:rFonts w:ascii="Aptos" w:hAnsi="Aptos"/>
                <w:sz w:val="18"/>
                <w:szCs w:val="18"/>
              </w:rPr>
              <w:t>SCK CEN/48282970</w:t>
            </w:r>
            <w:bookmarkEnd w:id="6250"/>
            <w:bookmarkEnd w:id="6251"/>
            <w:bookmarkEnd w:id="6252"/>
            <w:bookmarkEnd w:id="6253"/>
            <w:bookmarkEnd w:id="6254"/>
          </w:p>
        </w:tc>
      </w:tr>
      <w:tr w:rsidR="007C27AF" w:rsidRPr="0056208B" w:rsidDel="0067541D" w14:paraId="7D11E024" w14:textId="77777777" w:rsidTr="0003012A">
        <w:trPr>
          <w:trHeight w:val="567"/>
        </w:trPr>
        <w:tc>
          <w:tcPr>
            <w:tcW w:w="7110" w:type="dxa"/>
            <w:vAlign w:val="center"/>
          </w:tcPr>
          <w:p w14:paraId="5EDDE821" w14:textId="77777777" w:rsidR="007C27AF" w:rsidRPr="0056208B" w:rsidRDefault="007C27AF" w:rsidP="0003012A">
            <w:pPr>
              <w:pStyle w:val="ReferenceList"/>
              <w:rPr>
                <w:rFonts w:ascii="Aptos" w:hAnsi="Aptos"/>
                <w:sz w:val="18"/>
                <w:szCs w:val="18"/>
              </w:rPr>
            </w:pPr>
            <w:bookmarkStart w:id="6255" w:name="_Toc200492739"/>
            <w:bookmarkStart w:id="6256" w:name="_Toc202185056"/>
            <w:r w:rsidRPr="0056208B">
              <w:rPr>
                <w:rFonts w:ascii="Aptos" w:hAnsi="Aptos"/>
                <w:sz w:val="18"/>
                <w:szCs w:val="18"/>
              </w:rPr>
              <w:t>Analog Signals: 4-20mA (NAMUR NE43)</w:t>
            </w:r>
            <w:bookmarkEnd w:id="6255"/>
            <w:bookmarkEnd w:id="6256"/>
          </w:p>
        </w:tc>
        <w:tc>
          <w:tcPr>
            <w:tcW w:w="2160" w:type="dxa"/>
            <w:vAlign w:val="center"/>
          </w:tcPr>
          <w:p w14:paraId="021F1268" w14:textId="77777777" w:rsidR="007C27AF" w:rsidRPr="0056208B" w:rsidRDefault="007C27AF" w:rsidP="0003012A">
            <w:pPr>
              <w:pStyle w:val="Subtitle"/>
              <w:rPr>
                <w:rFonts w:ascii="Aptos" w:hAnsi="Aptos"/>
                <w:sz w:val="18"/>
                <w:szCs w:val="18"/>
              </w:rPr>
            </w:pPr>
          </w:p>
        </w:tc>
      </w:tr>
      <w:tr w:rsidR="007C27AF" w:rsidRPr="0056208B" w:rsidDel="0067541D" w14:paraId="26B326EF" w14:textId="77777777" w:rsidTr="0003012A">
        <w:trPr>
          <w:trHeight w:val="567"/>
        </w:trPr>
        <w:tc>
          <w:tcPr>
            <w:tcW w:w="7110" w:type="dxa"/>
          </w:tcPr>
          <w:p w14:paraId="31D0C668" w14:textId="77777777" w:rsidR="007C27AF" w:rsidRPr="0056208B" w:rsidRDefault="007C27AF" w:rsidP="0003012A">
            <w:pPr>
              <w:pStyle w:val="ReferenceList"/>
              <w:numPr>
                <w:ilvl w:val="0"/>
                <w:numId w:val="0"/>
              </w:numPr>
              <w:ind w:left="360"/>
              <w:rPr>
                <w:rFonts w:ascii="Aptos" w:hAnsi="Aptos"/>
                <w:sz w:val="18"/>
                <w:szCs w:val="18"/>
              </w:rPr>
            </w:pPr>
            <w:r w:rsidRPr="0056208B">
              <w:rPr>
                <w:rFonts w:ascii="Aptos" w:hAnsi="Aptos"/>
                <w:sz w:val="18"/>
                <w:szCs w:val="18"/>
              </w:rPr>
              <w:t>MCS architecture</w:t>
            </w:r>
          </w:p>
        </w:tc>
        <w:tc>
          <w:tcPr>
            <w:tcW w:w="2160" w:type="dxa"/>
          </w:tcPr>
          <w:p w14:paraId="315861F8" w14:textId="77777777" w:rsidR="007C27AF" w:rsidRPr="0056208B" w:rsidRDefault="007C27AF" w:rsidP="0003012A">
            <w:pPr>
              <w:pStyle w:val="Subtitle"/>
              <w:rPr>
                <w:rFonts w:ascii="Aptos" w:hAnsi="Aptos"/>
                <w:sz w:val="18"/>
                <w:szCs w:val="18"/>
              </w:rPr>
            </w:pPr>
            <w:bookmarkStart w:id="6257" w:name="_Toc202536319"/>
            <w:bookmarkStart w:id="6258" w:name="_Toc202537001"/>
            <w:bookmarkStart w:id="6259" w:name="_Toc202537752"/>
            <w:r w:rsidRPr="0056208B">
              <w:rPr>
                <w:rFonts w:ascii="Aptos" w:hAnsi="Aptos"/>
                <w:sz w:val="18"/>
                <w:szCs w:val="18"/>
              </w:rPr>
              <w:t>SCK CEN/38585071</w:t>
            </w:r>
            <w:bookmarkEnd w:id="6257"/>
            <w:bookmarkEnd w:id="6258"/>
            <w:bookmarkEnd w:id="6259"/>
          </w:p>
        </w:tc>
      </w:tr>
      <w:tr w:rsidR="007C27AF" w:rsidRPr="0056208B" w:rsidDel="0067541D" w14:paraId="62F481E8" w14:textId="77777777" w:rsidTr="0003012A">
        <w:trPr>
          <w:trHeight w:val="567"/>
        </w:trPr>
        <w:tc>
          <w:tcPr>
            <w:tcW w:w="7110" w:type="dxa"/>
          </w:tcPr>
          <w:p w14:paraId="41E96F5F" w14:textId="77777777" w:rsidR="007C27AF" w:rsidRPr="0056208B" w:rsidRDefault="007C27AF" w:rsidP="0003012A">
            <w:pPr>
              <w:pStyle w:val="ReferenceList"/>
              <w:rPr>
                <w:rFonts w:ascii="Aptos" w:hAnsi="Aptos"/>
                <w:sz w:val="18"/>
                <w:szCs w:val="18"/>
              </w:rPr>
            </w:pPr>
            <w:r w:rsidRPr="0056208B">
              <w:rPr>
                <w:rFonts w:ascii="Aptos" w:hAnsi="Aptos"/>
                <w:sz w:val="18"/>
                <w:szCs w:val="18"/>
              </w:rPr>
              <w:t>MIS architecture</w:t>
            </w:r>
          </w:p>
        </w:tc>
        <w:tc>
          <w:tcPr>
            <w:tcW w:w="2160" w:type="dxa"/>
          </w:tcPr>
          <w:p w14:paraId="33627378" w14:textId="77777777" w:rsidR="007C27AF" w:rsidRPr="0056208B" w:rsidRDefault="007C27AF" w:rsidP="0003012A">
            <w:pPr>
              <w:pStyle w:val="Subtitle"/>
              <w:rPr>
                <w:rFonts w:ascii="Aptos" w:hAnsi="Aptos"/>
                <w:sz w:val="18"/>
                <w:szCs w:val="18"/>
              </w:rPr>
            </w:pPr>
            <w:bookmarkStart w:id="6260" w:name="_Toc202536320"/>
            <w:bookmarkStart w:id="6261" w:name="_Toc202537002"/>
            <w:bookmarkStart w:id="6262" w:name="_Toc202537753"/>
            <w:r w:rsidRPr="0056208B">
              <w:rPr>
                <w:rFonts w:ascii="Aptos" w:hAnsi="Aptos"/>
                <w:sz w:val="18"/>
                <w:szCs w:val="18"/>
              </w:rPr>
              <w:t>SCK CEN/39550252</w:t>
            </w:r>
            <w:bookmarkEnd w:id="6260"/>
            <w:bookmarkEnd w:id="6261"/>
            <w:bookmarkEnd w:id="6262"/>
          </w:p>
        </w:tc>
      </w:tr>
      <w:tr w:rsidR="007C27AF" w:rsidRPr="0056208B" w:rsidDel="0067541D" w14:paraId="732119FC" w14:textId="77777777" w:rsidTr="0003012A">
        <w:trPr>
          <w:trHeight w:val="567"/>
        </w:trPr>
        <w:tc>
          <w:tcPr>
            <w:tcW w:w="7110" w:type="dxa"/>
          </w:tcPr>
          <w:p w14:paraId="59288DC7" w14:textId="77777777" w:rsidR="007C27AF" w:rsidRPr="0056208B" w:rsidRDefault="007C27AF" w:rsidP="0003012A">
            <w:pPr>
              <w:pStyle w:val="ReferenceList"/>
              <w:rPr>
                <w:rFonts w:ascii="Aptos" w:hAnsi="Aptos"/>
                <w:sz w:val="18"/>
                <w:szCs w:val="18"/>
              </w:rPr>
            </w:pPr>
            <w:r w:rsidRPr="0056208B">
              <w:rPr>
                <w:rFonts w:ascii="Aptos" w:hAnsi="Aptos"/>
                <w:sz w:val="18"/>
                <w:szCs w:val="18"/>
              </w:rPr>
              <w:t>AD 20 MIT architecture</w:t>
            </w:r>
          </w:p>
        </w:tc>
        <w:tc>
          <w:tcPr>
            <w:tcW w:w="2160" w:type="dxa"/>
          </w:tcPr>
          <w:p w14:paraId="03D3E5BC" w14:textId="77777777" w:rsidR="007C27AF" w:rsidRPr="0056208B" w:rsidRDefault="007C27AF" w:rsidP="0003012A">
            <w:pPr>
              <w:pStyle w:val="Subtitle"/>
              <w:rPr>
                <w:rFonts w:ascii="Aptos" w:hAnsi="Aptos"/>
                <w:sz w:val="18"/>
                <w:szCs w:val="18"/>
              </w:rPr>
            </w:pPr>
            <w:bookmarkStart w:id="6263" w:name="_Toc202536321"/>
            <w:bookmarkStart w:id="6264" w:name="_Toc202537003"/>
            <w:bookmarkStart w:id="6265" w:name="_Toc202537754"/>
            <w:r w:rsidRPr="0056208B">
              <w:rPr>
                <w:rFonts w:ascii="Aptos" w:hAnsi="Aptos"/>
                <w:sz w:val="18"/>
                <w:szCs w:val="18"/>
              </w:rPr>
              <w:t>SCK CEN/39553304</w:t>
            </w:r>
            <w:bookmarkEnd w:id="6263"/>
            <w:bookmarkEnd w:id="6264"/>
            <w:bookmarkEnd w:id="6265"/>
          </w:p>
        </w:tc>
      </w:tr>
      <w:tr w:rsidR="007C27AF" w:rsidRPr="0056208B" w:rsidDel="0067541D" w14:paraId="1BCCA848" w14:textId="77777777" w:rsidTr="0003012A">
        <w:trPr>
          <w:trHeight w:val="567"/>
        </w:trPr>
        <w:tc>
          <w:tcPr>
            <w:tcW w:w="7110" w:type="dxa"/>
          </w:tcPr>
          <w:p w14:paraId="57EEDDB1" w14:textId="77777777" w:rsidR="007C27AF" w:rsidRPr="0056208B" w:rsidRDefault="007C27AF" w:rsidP="0003012A">
            <w:pPr>
              <w:pStyle w:val="ReferenceList"/>
              <w:rPr>
                <w:rFonts w:ascii="Aptos" w:hAnsi="Aptos"/>
                <w:sz w:val="18"/>
                <w:szCs w:val="18"/>
              </w:rPr>
            </w:pPr>
            <w:r w:rsidRPr="0056208B">
              <w:rPr>
                <w:rFonts w:ascii="Aptos" w:hAnsi="Aptos"/>
                <w:sz w:val="18"/>
                <w:szCs w:val="18"/>
              </w:rPr>
              <w:t>AD 21 MCS Interface Catalogue</w:t>
            </w:r>
          </w:p>
        </w:tc>
        <w:tc>
          <w:tcPr>
            <w:tcW w:w="2160" w:type="dxa"/>
          </w:tcPr>
          <w:p w14:paraId="01BBC6F7" w14:textId="77777777" w:rsidR="007C27AF" w:rsidRPr="0056208B" w:rsidRDefault="007C27AF" w:rsidP="0003012A">
            <w:pPr>
              <w:pStyle w:val="Subtitle"/>
              <w:rPr>
                <w:rFonts w:ascii="Aptos" w:hAnsi="Aptos"/>
                <w:sz w:val="18"/>
                <w:szCs w:val="18"/>
              </w:rPr>
            </w:pPr>
            <w:bookmarkStart w:id="6266" w:name="_Toc202536322"/>
            <w:bookmarkStart w:id="6267" w:name="_Toc202537004"/>
            <w:bookmarkStart w:id="6268" w:name="_Toc202537755"/>
            <w:r w:rsidRPr="0056208B">
              <w:rPr>
                <w:rFonts w:ascii="Aptos" w:hAnsi="Aptos"/>
                <w:sz w:val="18"/>
                <w:szCs w:val="18"/>
              </w:rPr>
              <w:t>SCK CEN/48276492</w:t>
            </w:r>
            <w:bookmarkEnd w:id="6266"/>
            <w:bookmarkEnd w:id="6267"/>
            <w:bookmarkEnd w:id="6268"/>
          </w:p>
        </w:tc>
      </w:tr>
      <w:tr w:rsidR="007C27AF" w:rsidRPr="0056208B" w:rsidDel="0067541D" w14:paraId="73982E3E" w14:textId="77777777" w:rsidTr="0003012A">
        <w:trPr>
          <w:trHeight w:val="567"/>
        </w:trPr>
        <w:tc>
          <w:tcPr>
            <w:tcW w:w="7110" w:type="dxa"/>
          </w:tcPr>
          <w:p w14:paraId="15608EA1" w14:textId="77777777" w:rsidR="007C27AF" w:rsidRPr="0056208B" w:rsidRDefault="007C27AF" w:rsidP="0003012A">
            <w:pPr>
              <w:pStyle w:val="ReferenceList"/>
              <w:rPr>
                <w:rFonts w:ascii="Aptos" w:hAnsi="Aptos"/>
                <w:sz w:val="18"/>
                <w:szCs w:val="18"/>
              </w:rPr>
            </w:pPr>
            <w:r w:rsidRPr="0056208B">
              <w:rPr>
                <w:rFonts w:ascii="Aptos" w:hAnsi="Aptos"/>
                <w:sz w:val="18"/>
                <w:szCs w:val="18"/>
              </w:rPr>
              <w:t>AD 22 Slow interlock interface document</w:t>
            </w:r>
          </w:p>
        </w:tc>
        <w:tc>
          <w:tcPr>
            <w:tcW w:w="2160" w:type="dxa"/>
          </w:tcPr>
          <w:p w14:paraId="344C7102" w14:textId="77777777" w:rsidR="007C27AF" w:rsidRPr="0056208B" w:rsidRDefault="007C27AF" w:rsidP="0003012A">
            <w:pPr>
              <w:pStyle w:val="Subtitle"/>
              <w:rPr>
                <w:rFonts w:ascii="Aptos" w:hAnsi="Aptos"/>
                <w:sz w:val="18"/>
                <w:szCs w:val="18"/>
              </w:rPr>
            </w:pPr>
            <w:bookmarkStart w:id="6269" w:name="_Toc202536323"/>
            <w:bookmarkStart w:id="6270" w:name="_Toc202537005"/>
            <w:bookmarkStart w:id="6271" w:name="_Toc202537756"/>
            <w:r w:rsidRPr="0056208B">
              <w:rPr>
                <w:rFonts w:ascii="Aptos" w:hAnsi="Aptos"/>
                <w:sz w:val="18"/>
                <w:szCs w:val="18"/>
              </w:rPr>
              <w:t>SCK CEN/48282970</w:t>
            </w:r>
            <w:bookmarkEnd w:id="6269"/>
            <w:bookmarkEnd w:id="6270"/>
            <w:bookmarkEnd w:id="6271"/>
          </w:p>
        </w:tc>
      </w:tr>
      <w:tr w:rsidR="007C27AF" w:rsidRPr="0056208B" w:rsidDel="0067541D" w14:paraId="62CB26E8" w14:textId="77777777" w:rsidTr="0003012A">
        <w:trPr>
          <w:trHeight w:val="567"/>
        </w:trPr>
        <w:tc>
          <w:tcPr>
            <w:tcW w:w="7110" w:type="dxa"/>
          </w:tcPr>
          <w:p w14:paraId="3032FC88" w14:textId="77777777" w:rsidR="007C27AF" w:rsidRPr="0056208B" w:rsidRDefault="007C27AF" w:rsidP="0003012A">
            <w:pPr>
              <w:pStyle w:val="ReferenceList"/>
              <w:rPr>
                <w:rFonts w:ascii="Aptos" w:hAnsi="Aptos"/>
                <w:sz w:val="18"/>
                <w:szCs w:val="18"/>
              </w:rPr>
            </w:pPr>
            <w:r w:rsidRPr="0056208B">
              <w:rPr>
                <w:rFonts w:ascii="Aptos" w:hAnsi="Aptos"/>
                <w:sz w:val="18"/>
                <w:szCs w:val="18"/>
              </w:rPr>
              <w:t>AD 24 MIT Interface Catalogue</w:t>
            </w:r>
          </w:p>
        </w:tc>
        <w:tc>
          <w:tcPr>
            <w:tcW w:w="2160" w:type="dxa"/>
          </w:tcPr>
          <w:p w14:paraId="2F0EB890" w14:textId="77777777" w:rsidR="007C27AF" w:rsidRPr="0056208B" w:rsidRDefault="007C27AF" w:rsidP="0003012A">
            <w:pPr>
              <w:pStyle w:val="Subtitle"/>
              <w:rPr>
                <w:rFonts w:ascii="Aptos" w:hAnsi="Aptos"/>
                <w:sz w:val="18"/>
                <w:szCs w:val="18"/>
              </w:rPr>
            </w:pPr>
            <w:bookmarkStart w:id="6272" w:name="_Toc202536324"/>
            <w:bookmarkStart w:id="6273" w:name="_Toc202537006"/>
            <w:bookmarkStart w:id="6274" w:name="_Toc202537757"/>
            <w:r w:rsidRPr="0056208B">
              <w:rPr>
                <w:rFonts w:ascii="Aptos" w:hAnsi="Aptos"/>
                <w:sz w:val="18"/>
                <w:szCs w:val="18"/>
              </w:rPr>
              <w:t>SCK CEN/55564083</w:t>
            </w:r>
            <w:bookmarkEnd w:id="6272"/>
            <w:bookmarkEnd w:id="6273"/>
            <w:bookmarkEnd w:id="6274"/>
          </w:p>
        </w:tc>
      </w:tr>
      <w:tr w:rsidR="007C27AF" w:rsidRPr="0056208B" w:rsidDel="0067541D" w14:paraId="59CA6DCF" w14:textId="77777777" w:rsidTr="0003012A">
        <w:trPr>
          <w:trHeight w:val="567"/>
        </w:trPr>
        <w:tc>
          <w:tcPr>
            <w:tcW w:w="7110" w:type="dxa"/>
            <w:vAlign w:val="center"/>
          </w:tcPr>
          <w:p w14:paraId="26A06DC5" w14:textId="01C7DAAE" w:rsidR="007C27AF" w:rsidRPr="0056208B" w:rsidRDefault="007C27AF" w:rsidP="0003012A">
            <w:pPr>
              <w:pStyle w:val="ReferenceList"/>
              <w:rPr>
                <w:rFonts w:ascii="Aptos" w:hAnsi="Aptos"/>
                <w:sz w:val="18"/>
                <w:szCs w:val="18"/>
              </w:rPr>
            </w:pPr>
            <w:bookmarkStart w:id="6275" w:name="_Ref190772436"/>
            <w:bookmarkStart w:id="6276" w:name="_Toc200492740"/>
            <w:bookmarkStart w:id="6277" w:name="_Toc202185057"/>
            <w:r w:rsidRPr="0056208B">
              <w:rPr>
                <w:rFonts w:ascii="Aptos" w:hAnsi="Aptos"/>
                <w:sz w:val="18"/>
                <w:szCs w:val="18"/>
              </w:rPr>
              <w:t xml:space="preserve">AD </w:t>
            </w:r>
            <w:r w:rsidRPr="0056208B">
              <w:rPr>
                <w:rFonts w:ascii="Aptos" w:hAnsi="Aptos"/>
                <w:sz w:val="18"/>
                <w:szCs w:val="18"/>
              </w:rPr>
              <w:fldChar w:fldCharType="begin"/>
            </w:r>
            <w:r w:rsidRPr="0056208B">
              <w:rPr>
                <w:rFonts w:ascii="Aptos" w:hAnsi="Aptos"/>
                <w:sz w:val="18"/>
                <w:szCs w:val="18"/>
              </w:rPr>
              <w:instrText xml:space="preserve"> SEQ AD \* ARABIC </w:instrText>
            </w:r>
            <w:r w:rsidRPr="0056208B">
              <w:rPr>
                <w:rFonts w:ascii="Aptos" w:hAnsi="Aptos"/>
                <w:sz w:val="18"/>
                <w:szCs w:val="18"/>
              </w:rPr>
              <w:fldChar w:fldCharType="separate"/>
            </w:r>
            <w:r w:rsidR="00D62D30">
              <w:rPr>
                <w:rFonts w:ascii="Aptos" w:hAnsi="Aptos"/>
                <w:noProof/>
                <w:sz w:val="18"/>
                <w:szCs w:val="18"/>
              </w:rPr>
              <w:t>2</w:t>
            </w:r>
            <w:r w:rsidRPr="0056208B">
              <w:rPr>
                <w:rFonts w:ascii="Aptos" w:hAnsi="Aptos"/>
                <w:sz w:val="18"/>
                <w:szCs w:val="18"/>
              </w:rPr>
              <w:fldChar w:fldCharType="end"/>
            </w:r>
            <w:bookmarkEnd w:id="6275"/>
            <w:r w:rsidRPr="0056208B">
              <w:rPr>
                <w:rFonts w:ascii="Aptos" w:hAnsi="Aptos"/>
                <w:sz w:val="18"/>
                <w:szCs w:val="18"/>
              </w:rPr>
              <w:t xml:space="preserve"> MCS Secondary Interface Catalogue: Profibus DP</w:t>
            </w:r>
            <w:bookmarkEnd w:id="6276"/>
            <w:bookmarkEnd w:id="6277"/>
          </w:p>
        </w:tc>
        <w:tc>
          <w:tcPr>
            <w:tcW w:w="2160" w:type="dxa"/>
            <w:vAlign w:val="center"/>
          </w:tcPr>
          <w:p w14:paraId="739FF016" w14:textId="77777777" w:rsidR="007C27AF" w:rsidRPr="0056208B" w:rsidRDefault="007C27AF" w:rsidP="0003012A">
            <w:pPr>
              <w:pStyle w:val="Subtitle"/>
              <w:rPr>
                <w:rFonts w:ascii="Aptos" w:hAnsi="Aptos"/>
                <w:sz w:val="18"/>
                <w:szCs w:val="18"/>
              </w:rPr>
            </w:pPr>
            <w:bookmarkStart w:id="6278" w:name="_Toc200492741"/>
            <w:bookmarkStart w:id="6279" w:name="_Toc202185058"/>
            <w:bookmarkStart w:id="6280" w:name="_Toc202536325"/>
            <w:bookmarkStart w:id="6281" w:name="_Toc202537007"/>
            <w:bookmarkStart w:id="6282" w:name="_Toc202537758"/>
            <w:r w:rsidRPr="0056208B">
              <w:rPr>
                <w:rFonts w:ascii="Aptos" w:hAnsi="Aptos"/>
                <w:sz w:val="18"/>
                <w:szCs w:val="18"/>
              </w:rPr>
              <w:t>SCK CEN/48483448</w:t>
            </w:r>
            <w:bookmarkEnd w:id="6278"/>
            <w:bookmarkEnd w:id="6279"/>
            <w:bookmarkEnd w:id="6280"/>
            <w:bookmarkEnd w:id="6281"/>
            <w:bookmarkEnd w:id="6282"/>
          </w:p>
        </w:tc>
      </w:tr>
      <w:tr w:rsidR="007C27AF" w:rsidRPr="0056208B" w:rsidDel="0067541D" w14:paraId="7268FB89" w14:textId="77777777" w:rsidTr="0003012A">
        <w:trPr>
          <w:trHeight w:val="567"/>
        </w:trPr>
        <w:tc>
          <w:tcPr>
            <w:tcW w:w="7110" w:type="dxa"/>
            <w:vAlign w:val="center"/>
          </w:tcPr>
          <w:p w14:paraId="45E374BE" w14:textId="7D3A31AC" w:rsidR="007C27AF" w:rsidRPr="0056208B" w:rsidRDefault="007C27AF" w:rsidP="0003012A">
            <w:pPr>
              <w:pStyle w:val="ReferenceList"/>
              <w:rPr>
                <w:rFonts w:ascii="Aptos" w:hAnsi="Aptos"/>
                <w:sz w:val="18"/>
                <w:szCs w:val="18"/>
              </w:rPr>
            </w:pPr>
            <w:bookmarkStart w:id="6283" w:name="_Ref190772428"/>
            <w:bookmarkStart w:id="6284" w:name="_Toc200492742"/>
            <w:bookmarkStart w:id="6285" w:name="_Toc202185059"/>
            <w:r w:rsidRPr="0056208B">
              <w:rPr>
                <w:rFonts w:ascii="Aptos" w:hAnsi="Aptos"/>
                <w:sz w:val="18"/>
                <w:szCs w:val="18"/>
              </w:rPr>
              <w:t xml:space="preserve">AD </w:t>
            </w:r>
            <w:r w:rsidRPr="0056208B">
              <w:rPr>
                <w:rFonts w:ascii="Aptos" w:hAnsi="Aptos"/>
                <w:sz w:val="18"/>
                <w:szCs w:val="18"/>
              </w:rPr>
              <w:fldChar w:fldCharType="begin"/>
            </w:r>
            <w:r w:rsidRPr="0056208B">
              <w:rPr>
                <w:rFonts w:ascii="Aptos" w:hAnsi="Aptos"/>
                <w:sz w:val="18"/>
                <w:szCs w:val="18"/>
              </w:rPr>
              <w:instrText xml:space="preserve"> SEQ AD \* ARABIC </w:instrText>
            </w:r>
            <w:r w:rsidRPr="0056208B">
              <w:rPr>
                <w:rFonts w:ascii="Aptos" w:hAnsi="Aptos"/>
                <w:sz w:val="18"/>
                <w:szCs w:val="18"/>
              </w:rPr>
              <w:fldChar w:fldCharType="separate"/>
            </w:r>
            <w:r w:rsidR="00D62D30">
              <w:rPr>
                <w:rFonts w:ascii="Aptos" w:hAnsi="Aptos"/>
                <w:noProof/>
                <w:sz w:val="18"/>
                <w:szCs w:val="18"/>
              </w:rPr>
              <w:t>3</w:t>
            </w:r>
            <w:r w:rsidRPr="0056208B">
              <w:rPr>
                <w:rFonts w:ascii="Aptos" w:hAnsi="Aptos"/>
                <w:sz w:val="18"/>
                <w:szCs w:val="18"/>
              </w:rPr>
              <w:fldChar w:fldCharType="end"/>
            </w:r>
            <w:bookmarkEnd w:id="6283"/>
            <w:r w:rsidRPr="0056208B">
              <w:rPr>
                <w:rFonts w:ascii="Aptos" w:hAnsi="Aptos"/>
                <w:sz w:val="18"/>
                <w:szCs w:val="18"/>
              </w:rPr>
              <w:t xml:space="preserve"> MCS Slow Control OPC UA Interface</w:t>
            </w:r>
            <w:bookmarkEnd w:id="6284"/>
            <w:bookmarkEnd w:id="6285"/>
          </w:p>
        </w:tc>
        <w:tc>
          <w:tcPr>
            <w:tcW w:w="2160" w:type="dxa"/>
            <w:vAlign w:val="center"/>
          </w:tcPr>
          <w:p w14:paraId="42026EFF" w14:textId="77777777" w:rsidR="007C27AF" w:rsidRPr="0056208B" w:rsidRDefault="007C27AF" w:rsidP="0003012A">
            <w:pPr>
              <w:pStyle w:val="Subtitle"/>
              <w:rPr>
                <w:rFonts w:ascii="Aptos" w:hAnsi="Aptos"/>
                <w:sz w:val="18"/>
                <w:szCs w:val="18"/>
              </w:rPr>
            </w:pPr>
            <w:bookmarkStart w:id="6286" w:name="_Toc200492743"/>
            <w:bookmarkStart w:id="6287" w:name="_Toc202185060"/>
            <w:bookmarkStart w:id="6288" w:name="_Toc202536326"/>
            <w:bookmarkStart w:id="6289" w:name="_Toc202537008"/>
            <w:bookmarkStart w:id="6290" w:name="_Toc202537759"/>
            <w:r w:rsidRPr="0056208B">
              <w:rPr>
                <w:rFonts w:ascii="Aptos" w:hAnsi="Aptos"/>
                <w:sz w:val="18"/>
                <w:szCs w:val="18"/>
              </w:rPr>
              <w:t>SCK CEN/56163474</w:t>
            </w:r>
            <w:bookmarkEnd w:id="6286"/>
            <w:bookmarkEnd w:id="6287"/>
            <w:bookmarkEnd w:id="6288"/>
            <w:bookmarkEnd w:id="6289"/>
            <w:bookmarkEnd w:id="6290"/>
          </w:p>
        </w:tc>
      </w:tr>
      <w:tr w:rsidR="007C27AF" w:rsidRPr="0056208B" w:rsidDel="0067541D" w14:paraId="4C51EE61" w14:textId="77777777" w:rsidTr="0003012A">
        <w:trPr>
          <w:trHeight w:val="567"/>
        </w:trPr>
        <w:tc>
          <w:tcPr>
            <w:tcW w:w="7110" w:type="dxa"/>
            <w:vAlign w:val="center"/>
          </w:tcPr>
          <w:p w14:paraId="40869AE0" w14:textId="7DC6A1D8" w:rsidR="007C27AF" w:rsidRPr="0056208B" w:rsidRDefault="007C27AF" w:rsidP="0003012A">
            <w:pPr>
              <w:pStyle w:val="ReferenceList"/>
              <w:rPr>
                <w:rFonts w:ascii="Aptos" w:hAnsi="Aptos"/>
                <w:sz w:val="18"/>
                <w:szCs w:val="18"/>
              </w:rPr>
            </w:pPr>
            <w:bookmarkStart w:id="6291" w:name="_Ref190772419"/>
            <w:bookmarkStart w:id="6292" w:name="_Toc200492744"/>
            <w:bookmarkStart w:id="6293" w:name="_Toc202185061"/>
            <w:r w:rsidRPr="0056208B">
              <w:rPr>
                <w:rFonts w:ascii="Aptos" w:hAnsi="Aptos"/>
                <w:sz w:val="18"/>
                <w:szCs w:val="18"/>
              </w:rPr>
              <w:t xml:space="preserve">AD </w:t>
            </w:r>
            <w:r w:rsidRPr="0056208B">
              <w:rPr>
                <w:rFonts w:ascii="Aptos" w:hAnsi="Aptos"/>
                <w:sz w:val="18"/>
                <w:szCs w:val="18"/>
              </w:rPr>
              <w:fldChar w:fldCharType="begin"/>
            </w:r>
            <w:r w:rsidRPr="0056208B">
              <w:rPr>
                <w:rFonts w:ascii="Aptos" w:hAnsi="Aptos"/>
                <w:sz w:val="18"/>
                <w:szCs w:val="18"/>
              </w:rPr>
              <w:instrText xml:space="preserve"> SEQ AD \* ARABIC </w:instrText>
            </w:r>
            <w:r w:rsidRPr="0056208B">
              <w:rPr>
                <w:rFonts w:ascii="Aptos" w:hAnsi="Aptos"/>
                <w:sz w:val="18"/>
                <w:szCs w:val="18"/>
              </w:rPr>
              <w:fldChar w:fldCharType="separate"/>
            </w:r>
            <w:r w:rsidR="00D62D30">
              <w:rPr>
                <w:rFonts w:ascii="Aptos" w:hAnsi="Aptos"/>
                <w:noProof/>
                <w:sz w:val="18"/>
                <w:szCs w:val="18"/>
              </w:rPr>
              <w:t>4</w:t>
            </w:r>
            <w:r w:rsidRPr="0056208B">
              <w:rPr>
                <w:rFonts w:ascii="Aptos" w:hAnsi="Aptos"/>
                <w:sz w:val="18"/>
                <w:szCs w:val="18"/>
              </w:rPr>
              <w:fldChar w:fldCharType="end"/>
            </w:r>
            <w:bookmarkEnd w:id="6291"/>
            <w:r w:rsidRPr="0056208B">
              <w:rPr>
                <w:rFonts w:ascii="Aptos" w:hAnsi="Aptos"/>
                <w:sz w:val="18"/>
                <w:szCs w:val="18"/>
              </w:rPr>
              <w:t xml:space="preserve"> MCS Slow Control PROFINET Interface</w:t>
            </w:r>
            <w:bookmarkEnd w:id="6292"/>
            <w:bookmarkEnd w:id="6293"/>
          </w:p>
        </w:tc>
        <w:tc>
          <w:tcPr>
            <w:tcW w:w="2160" w:type="dxa"/>
            <w:vAlign w:val="center"/>
          </w:tcPr>
          <w:p w14:paraId="06F050A1" w14:textId="77777777" w:rsidR="007C27AF" w:rsidRPr="0056208B" w:rsidRDefault="007C27AF" w:rsidP="0003012A">
            <w:pPr>
              <w:pStyle w:val="Subtitle"/>
              <w:rPr>
                <w:rFonts w:ascii="Aptos" w:hAnsi="Aptos"/>
                <w:sz w:val="18"/>
                <w:szCs w:val="18"/>
              </w:rPr>
            </w:pPr>
            <w:bookmarkStart w:id="6294" w:name="_Toc200492745"/>
            <w:bookmarkStart w:id="6295" w:name="_Toc202185062"/>
            <w:bookmarkStart w:id="6296" w:name="_Toc202536327"/>
            <w:bookmarkStart w:id="6297" w:name="_Toc202537009"/>
            <w:bookmarkStart w:id="6298" w:name="_Toc202537760"/>
            <w:r w:rsidRPr="0056208B">
              <w:rPr>
                <w:rFonts w:ascii="Aptos" w:hAnsi="Aptos"/>
                <w:sz w:val="18"/>
                <w:szCs w:val="18"/>
              </w:rPr>
              <w:t>SCK CEN/55190851</w:t>
            </w:r>
            <w:bookmarkEnd w:id="6294"/>
            <w:bookmarkEnd w:id="6295"/>
            <w:bookmarkEnd w:id="6296"/>
            <w:bookmarkEnd w:id="6297"/>
            <w:bookmarkEnd w:id="6298"/>
          </w:p>
        </w:tc>
      </w:tr>
      <w:tr w:rsidR="007C27AF" w:rsidRPr="0056208B" w:rsidDel="0067541D" w14:paraId="10E4339D" w14:textId="77777777" w:rsidTr="0003012A">
        <w:trPr>
          <w:trHeight w:val="567"/>
        </w:trPr>
        <w:tc>
          <w:tcPr>
            <w:tcW w:w="7110" w:type="dxa"/>
            <w:vAlign w:val="center"/>
          </w:tcPr>
          <w:p w14:paraId="7E32DA6C" w14:textId="032AEB17" w:rsidR="007C27AF" w:rsidRPr="0056208B" w:rsidRDefault="007C27AF" w:rsidP="0003012A">
            <w:pPr>
              <w:pStyle w:val="ReferenceList"/>
              <w:rPr>
                <w:rFonts w:ascii="Aptos" w:hAnsi="Aptos"/>
                <w:sz w:val="18"/>
                <w:szCs w:val="18"/>
              </w:rPr>
            </w:pPr>
            <w:bookmarkStart w:id="6299" w:name="_Ref190772565"/>
            <w:bookmarkStart w:id="6300" w:name="_Toc200492746"/>
            <w:bookmarkStart w:id="6301" w:name="_Toc202185063"/>
            <w:r w:rsidRPr="0056208B">
              <w:rPr>
                <w:rFonts w:ascii="Aptos" w:hAnsi="Aptos"/>
                <w:sz w:val="18"/>
                <w:szCs w:val="18"/>
              </w:rPr>
              <w:t xml:space="preserve">AD </w:t>
            </w:r>
            <w:r w:rsidRPr="0056208B">
              <w:rPr>
                <w:rFonts w:ascii="Aptos" w:hAnsi="Aptos"/>
                <w:sz w:val="18"/>
                <w:szCs w:val="18"/>
              </w:rPr>
              <w:fldChar w:fldCharType="begin"/>
            </w:r>
            <w:r w:rsidRPr="0056208B">
              <w:rPr>
                <w:rFonts w:ascii="Aptos" w:hAnsi="Aptos"/>
                <w:sz w:val="18"/>
                <w:szCs w:val="18"/>
              </w:rPr>
              <w:instrText xml:space="preserve"> SEQ AD \* ARABIC </w:instrText>
            </w:r>
            <w:r w:rsidRPr="0056208B">
              <w:rPr>
                <w:rFonts w:ascii="Aptos" w:hAnsi="Aptos"/>
                <w:sz w:val="18"/>
                <w:szCs w:val="18"/>
              </w:rPr>
              <w:fldChar w:fldCharType="separate"/>
            </w:r>
            <w:r w:rsidR="00D62D30">
              <w:rPr>
                <w:rFonts w:ascii="Aptos" w:hAnsi="Aptos"/>
                <w:noProof/>
                <w:sz w:val="18"/>
                <w:szCs w:val="18"/>
              </w:rPr>
              <w:t>5</w:t>
            </w:r>
            <w:r w:rsidRPr="0056208B">
              <w:rPr>
                <w:rFonts w:ascii="Aptos" w:hAnsi="Aptos"/>
                <w:sz w:val="18"/>
                <w:szCs w:val="18"/>
              </w:rPr>
              <w:fldChar w:fldCharType="end"/>
            </w:r>
            <w:bookmarkEnd w:id="6299"/>
            <w:r w:rsidRPr="0056208B">
              <w:rPr>
                <w:rFonts w:ascii="Aptos" w:hAnsi="Aptos"/>
                <w:sz w:val="18"/>
                <w:szCs w:val="18"/>
              </w:rPr>
              <w:t xml:space="preserve"> General Software and Hardware Requirements for Contractors</w:t>
            </w:r>
            <w:bookmarkEnd w:id="6300"/>
            <w:bookmarkEnd w:id="6301"/>
          </w:p>
        </w:tc>
        <w:tc>
          <w:tcPr>
            <w:tcW w:w="2160" w:type="dxa"/>
            <w:vAlign w:val="center"/>
          </w:tcPr>
          <w:p w14:paraId="7FF2639B" w14:textId="77777777" w:rsidR="007C27AF" w:rsidRPr="0056208B" w:rsidRDefault="007C27AF" w:rsidP="0003012A">
            <w:pPr>
              <w:pStyle w:val="Subtitle"/>
              <w:rPr>
                <w:rFonts w:ascii="Aptos" w:hAnsi="Aptos"/>
                <w:sz w:val="18"/>
                <w:szCs w:val="18"/>
              </w:rPr>
            </w:pPr>
            <w:bookmarkStart w:id="6302" w:name="_Toc200492747"/>
            <w:bookmarkStart w:id="6303" w:name="_Toc202185064"/>
            <w:bookmarkStart w:id="6304" w:name="_Toc202536328"/>
            <w:bookmarkStart w:id="6305" w:name="_Toc202537010"/>
            <w:bookmarkStart w:id="6306" w:name="_Toc202537761"/>
            <w:r w:rsidRPr="0056208B">
              <w:rPr>
                <w:rFonts w:ascii="Aptos" w:hAnsi="Aptos"/>
                <w:sz w:val="18"/>
                <w:szCs w:val="18"/>
              </w:rPr>
              <w:t>SCK CEN/55310227</w:t>
            </w:r>
            <w:bookmarkEnd w:id="6302"/>
            <w:bookmarkEnd w:id="6303"/>
            <w:bookmarkEnd w:id="6304"/>
            <w:bookmarkEnd w:id="6305"/>
            <w:bookmarkEnd w:id="6306"/>
          </w:p>
        </w:tc>
      </w:tr>
      <w:tr w:rsidR="007C27AF" w:rsidRPr="0056208B" w:rsidDel="0067541D" w14:paraId="2EE8BABA" w14:textId="77777777" w:rsidTr="0003012A">
        <w:trPr>
          <w:trHeight w:val="567"/>
        </w:trPr>
        <w:tc>
          <w:tcPr>
            <w:tcW w:w="7110" w:type="dxa"/>
          </w:tcPr>
          <w:p w14:paraId="1D9CBCB8" w14:textId="77777777" w:rsidR="007C27AF" w:rsidRPr="0056208B" w:rsidRDefault="007C27AF" w:rsidP="0003012A">
            <w:pPr>
              <w:pStyle w:val="Heading2"/>
              <w:numPr>
                <w:ilvl w:val="0"/>
                <w:numId w:val="0"/>
              </w:numPr>
              <w:rPr>
                <w:rFonts w:ascii="Aptos" w:hAnsi="Aptos"/>
                <w:sz w:val="18"/>
                <w:szCs w:val="18"/>
              </w:rPr>
            </w:pPr>
          </w:p>
        </w:tc>
        <w:tc>
          <w:tcPr>
            <w:tcW w:w="2160" w:type="dxa"/>
          </w:tcPr>
          <w:p w14:paraId="2100988A" w14:textId="77777777" w:rsidR="007C27AF" w:rsidRPr="0056208B" w:rsidRDefault="007C27AF" w:rsidP="0003012A">
            <w:pPr>
              <w:pStyle w:val="Subtitle"/>
              <w:rPr>
                <w:rFonts w:ascii="Aptos" w:hAnsi="Aptos"/>
                <w:sz w:val="18"/>
                <w:szCs w:val="18"/>
              </w:rPr>
            </w:pPr>
          </w:p>
        </w:tc>
      </w:tr>
    </w:tbl>
    <w:tbl>
      <w:tblPr>
        <w:tblStyle w:val="TableGrid"/>
        <w:tblW w:w="8926" w:type="dxa"/>
        <w:jc w:val="center"/>
        <w:tblLayout w:type="fixed"/>
        <w:tblCellMar>
          <w:top w:w="85" w:type="dxa"/>
          <w:bottom w:w="85" w:type="dxa"/>
        </w:tblCellMar>
        <w:tblLook w:val="04A0" w:firstRow="1" w:lastRow="0" w:firstColumn="1" w:lastColumn="0" w:noHBand="0" w:noVBand="1"/>
      </w:tblPr>
      <w:tblGrid>
        <w:gridCol w:w="1980"/>
        <w:gridCol w:w="1701"/>
        <w:gridCol w:w="1701"/>
        <w:gridCol w:w="1417"/>
        <w:gridCol w:w="284"/>
        <w:gridCol w:w="1843"/>
      </w:tblGrid>
      <w:tr w:rsidR="001D3C59" w:rsidRPr="0056208B" w14:paraId="41F810E0" w14:textId="77777777" w:rsidTr="007A02BC">
        <w:trPr>
          <w:jc w:val="center"/>
        </w:trPr>
        <w:tc>
          <w:tcPr>
            <w:tcW w:w="8926" w:type="dxa"/>
            <w:gridSpan w:val="6"/>
            <w:tcBorders>
              <w:top w:val="nil"/>
              <w:left w:val="nil"/>
              <w:bottom w:val="single" w:sz="4" w:space="0" w:color="auto"/>
              <w:right w:val="nil"/>
            </w:tcBorders>
            <w:shd w:val="clear" w:color="auto" w:fill="FFFFFF" w:themeFill="background1"/>
            <w:vAlign w:val="center"/>
          </w:tcPr>
          <w:p w14:paraId="22A57EA4" w14:textId="015385E3" w:rsidR="001D3C59" w:rsidRPr="0056208B" w:rsidRDefault="001D3C59" w:rsidP="007A02BC">
            <w:pPr>
              <w:pStyle w:val="TableCaption"/>
              <w:rPr>
                <w:lang w:val="en-GB"/>
              </w:rPr>
            </w:pPr>
            <w:bookmarkStart w:id="6307" w:name="_Ref190768474"/>
            <w:bookmarkStart w:id="6308" w:name="_Toc200492748"/>
            <w:bookmarkStart w:id="6309" w:name="_Toc202536331"/>
            <w:bookmarkStart w:id="6310" w:name="_Toc209530046"/>
            <w:commentRangeStart w:id="6311"/>
            <w:r w:rsidRPr="0056208B">
              <w:rPr>
                <w:lang w:val="en-GB"/>
              </w:rPr>
              <w:t>Cold</w:t>
            </w:r>
            <w:commentRangeEnd w:id="6311"/>
            <w:r w:rsidR="00D1681B">
              <w:rPr>
                <w:rStyle w:val="CommentReference"/>
                <w:rFonts w:ascii="Segoe UI" w:hAnsi="Segoe UI" w:cs="Times New Roman"/>
                <w:iCs w:val="0"/>
                <w:color w:val="auto"/>
                <w:lang w:val="en-GB"/>
              </w:rPr>
              <w:commentReference w:id="6311"/>
            </w:r>
            <w:r w:rsidRPr="0056208B">
              <w:rPr>
                <w:lang w:val="en-GB"/>
              </w:rPr>
              <w:t xml:space="preserve"> masses of Cryogenic Users and Cryogenic Distribution</w:t>
            </w:r>
            <w:bookmarkStart w:id="6312" w:name="_Ref107922495"/>
            <w:bookmarkStart w:id="6313" w:name="_Toc201310433"/>
            <w:bookmarkEnd w:id="6307"/>
            <w:bookmarkEnd w:id="6308"/>
            <w:r w:rsidR="00460C76" w:rsidRPr="0056208B">
              <w:rPr>
                <w:lang w:val="en-GB"/>
              </w:rPr>
              <w:t xml:space="preserve"> </w:t>
            </w:r>
            <w:r w:rsidRPr="0056208B">
              <w:rPr>
                <w:lang w:val="en-GB"/>
              </w:rPr>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28</w:t>
            </w:r>
            <w:r w:rsidRPr="0056208B">
              <w:rPr>
                <w:lang w:val="en-GB"/>
              </w:rPr>
              <w:fldChar w:fldCharType="end"/>
            </w:r>
            <w:bookmarkEnd w:id="6312"/>
            <w:r w:rsidRPr="0056208B">
              <w:rPr>
                <w:lang w:val="en-GB"/>
              </w:rPr>
              <w:t> Cold masses at 4.5 K / 2 K</w:t>
            </w:r>
            <w:bookmarkEnd w:id="6309"/>
            <w:bookmarkEnd w:id="6310"/>
            <w:bookmarkEnd w:id="6313"/>
          </w:p>
        </w:tc>
      </w:tr>
      <w:tr w:rsidR="001D3C59" w:rsidRPr="0056208B" w14:paraId="4BDF21B1" w14:textId="77777777" w:rsidTr="007A02BC">
        <w:trPr>
          <w:jc w:val="center"/>
        </w:trPr>
        <w:tc>
          <w:tcPr>
            <w:tcW w:w="1980" w:type="dxa"/>
            <w:tcBorders>
              <w:top w:val="single" w:sz="4" w:space="0" w:color="auto"/>
            </w:tcBorders>
            <w:vAlign w:val="center"/>
          </w:tcPr>
          <w:p w14:paraId="64AC48A9" w14:textId="77777777" w:rsidR="001D3C59" w:rsidRPr="0056208B" w:rsidRDefault="001D3C59" w:rsidP="007A02BC">
            <w:pPr>
              <w:pStyle w:val="AASemiBold"/>
              <w:spacing w:before="60" w:after="40" w:line="20" w:lineRule="atLeast"/>
            </w:pPr>
            <w:r w:rsidRPr="0056208B">
              <w:t>Estimated weight</w:t>
            </w:r>
          </w:p>
        </w:tc>
        <w:tc>
          <w:tcPr>
            <w:tcW w:w="1701" w:type="dxa"/>
            <w:tcBorders>
              <w:top w:val="single" w:sz="4" w:space="0" w:color="auto"/>
            </w:tcBorders>
          </w:tcPr>
          <w:p w14:paraId="406C777A" w14:textId="77777777" w:rsidR="001D3C59" w:rsidRPr="0056208B" w:rsidRDefault="001D3C59" w:rsidP="007A02BC">
            <w:pPr>
              <w:pStyle w:val="AASemiBold"/>
              <w:spacing w:before="60" w:after="40" w:line="20" w:lineRule="atLeast"/>
            </w:pPr>
            <w:r w:rsidRPr="0056208B">
              <w:t>Cryomodule (QM)</w:t>
            </w:r>
          </w:p>
          <w:p w14:paraId="1C30555F" w14:textId="77777777" w:rsidR="001D3C59" w:rsidRPr="0056208B" w:rsidRDefault="001D3C59" w:rsidP="007A02BC">
            <w:pPr>
              <w:pStyle w:val="AASemiBold"/>
              <w:spacing w:before="60" w:after="40" w:line="20" w:lineRule="atLeast"/>
            </w:pPr>
            <w:r w:rsidRPr="0056208B">
              <w:t>For 1 QM</w:t>
            </w:r>
          </w:p>
        </w:tc>
        <w:tc>
          <w:tcPr>
            <w:tcW w:w="1701" w:type="dxa"/>
            <w:tcBorders>
              <w:top w:val="single" w:sz="4" w:space="0" w:color="auto"/>
            </w:tcBorders>
          </w:tcPr>
          <w:p w14:paraId="0547CD05" w14:textId="77777777" w:rsidR="001D3C59" w:rsidRPr="0056208B" w:rsidRDefault="001D3C59" w:rsidP="007A02BC">
            <w:pPr>
              <w:pStyle w:val="AASemiBold"/>
              <w:spacing w:before="60" w:after="40" w:line="20" w:lineRule="atLeast"/>
            </w:pPr>
            <w:r w:rsidRPr="0056208B">
              <w:t>Cold Valve Box (QVB)</w:t>
            </w:r>
          </w:p>
          <w:p w14:paraId="2E90F270" w14:textId="77777777" w:rsidR="001D3C59" w:rsidRPr="0056208B" w:rsidRDefault="001D3C59" w:rsidP="007A02BC">
            <w:pPr>
              <w:pStyle w:val="AASemiBold"/>
              <w:spacing w:before="60" w:after="40" w:line="20" w:lineRule="atLeast"/>
            </w:pPr>
            <w:r w:rsidRPr="0056208B">
              <w:t>For 1 QM</w:t>
            </w:r>
          </w:p>
        </w:tc>
        <w:tc>
          <w:tcPr>
            <w:tcW w:w="1417" w:type="dxa"/>
            <w:tcBorders>
              <w:top w:val="single" w:sz="4" w:space="0" w:color="auto"/>
            </w:tcBorders>
          </w:tcPr>
          <w:p w14:paraId="09B18051" w14:textId="77777777" w:rsidR="001D3C59" w:rsidRPr="0056208B" w:rsidRDefault="001D3C59" w:rsidP="007A02BC">
            <w:pPr>
              <w:pStyle w:val="AASemiBold"/>
              <w:spacing w:before="60" w:after="40" w:line="20" w:lineRule="atLeast"/>
            </w:pPr>
            <w:r w:rsidRPr="0056208B">
              <w:t>Cryogenic lines 4.5 K pipes</w:t>
            </w:r>
          </w:p>
        </w:tc>
        <w:tc>
          <w:tcPr>
            <w:tcW w:w="2127" w:type="dxa"/>
            <w:gridSpan w:val="2"/>
            <w:tcBorders>
              <w:top w:val="single" w:sz="4" w:space="0" w:color="auto"/>
            </w:tcBorders>
            <w:shd w:val="clear" w:color="auto" w:fill="EBD9ED" w:themeFill="accent2" w:themeFillTint="33"/>
          </w:tcPr>
          <w:p w14:paraId="79945DCB" w14:textId="77777777" w:rsidR="001D3C59" w:rsidRPr="0056208B" w:rsidRDefault="001D3C59" w:rsidP="007A02BC">
            <w:pPr>
              <w:pStyle w:val="AASemiBold"/>
              <w:spacing w:before="60" w:after="40" w:line="20" w:lineRule="atLeast"/>
            </w:pPr>
            <w:r w:rsidRPr="0056208B">
              <w:t>TOTAL cold mass for 30 cryomodules (4.5 K-2 K)</w:t>
            </w:r>
          </w:p>
        </w:tc>
      </w:tr>
      <w:tr w:rsidR="001D3C59" w:rsidRPr="0056208B" w14:paraId="16DB4219" w14:textId="77777777" w:rsidTr="007A02BC">
        <w:trPr>
          <w:jc w:val="center"/>
        </w:trPr>
        <w:tc>
          <w:tcPr>
            <w:tcW w:w="1980" w:type="dxa"/>
          </w:tcPr>
          <w:p w14:paraId="4A1C6156" w14:textId="77777777" w:rsidR="001D3C59" w:rsidRPr="0056208B" w:rsidRDefault="001D3C59" w:rsidP="007A02BC">
            <w:pPr>
              <w:pStyle w:val="AASemiBold"/>
              <w:spacing w:before="60" w:after="40" w:line="20" w:lineRule="atLeast"/>
              <w:rPr>
                <w:rFonts w:cs="Segoe UI"/>
              </w:rPr>
            </w:pPr>
            <w:r w:rsidRPr="0056208B">
              <w:rPr>
                <w:rFonts w:cs="Segoe UI"/>
              </w:rPr>
              <w:t>Stainless Steel (kg)</w:t>
            </w:r>
          </w:p>
        </w:tc>
        <w:tc>
          <w:tcPr>
            <w:tcW w:w="1701" w:type="dxa"/>
          </w:tcPr>
          <w:p w14:paraId="3DCEF882" w14:textId="77777777" w:rsidR="001D3C59" w:rsidRPr="0056208B" w:rsidRDefault="001D3C59" w:rsidP="007A02BC">
            <w:pPr>
              <w:spacing w:before="60" w:after="40" w:line="20" w:lineRule="atLeast"/>
              <w:rPr>
                <w:rFonts w:cs="Segoe UI"/>
              </w:rPr>
            </w:pPr>
            <w:r w:rsidRPr="0056208B">
              <w:rPr>
                <w:rFonts w:cs="Segoe UI"/>
              </w:rPr>
              <w:t>80</w:t>
            </w:r>
          </w:p>
        </w:tc>
        <w:tc>
          <w:tcPr>
            <w:tcW w:w="1701" w:type="dxa"/>
          </w:tcPr>
          <w:p w14:paraId="48206C04" w14:textId="77777777" w:rsidR="001D3C59" w:rsidRPr="0056208B" w:rsidRDefault="001D3C59" w:rsidP="007A02BC">
            <w:pPr>
              <w:spacing w:before="60" w:after="40" w:line="20" w:lineRule="atLeast"/>
              <w:rPr>
                <w:rFonts w:cs="Segoe UI"/>
              </w:rPr>
            </w:pPr>
            <w:r w:rsidRPr="0056208B">
              <w:rPr>
                <w:rFonts w:cs="Segoe UI"/>
              </w:rPr>
              <w:t>60</w:t>
            </w:r>
          </w:p>
        </w:tc>
        <w:tc>
          <w:tcPr>
            <w:tcW w:w="1417" w:type="dxa"/>
          </w:tcPr>
          <w:p w14:paraId="1EDCB8A9" w14:textId="77777777" w:rsidR="001D3C59" w:rsidRPr="0056208B" w:rsidRDefault="001D3C59" w:rsidP="007A02BC">
            <w:pPr>
              <w:spacing w:before="60" w:after="40" w:line="20" w:lineRule="atLeast"/>
              <w:rPr>
                <w:rFonts w:cs="Segoe UI"/>
              </w:rPr>
            </w:pPr>
            <w:r w:rsidRPr="0056208B">
              <w:rPr>
                <w:rFonts w:cs="Segoe UI"/>
              </w:rPr>
              <w:t>2 800</w:t>
            </w:r>
          </w:p>
        </w:tc>
        <w:tc>
          <w:tcPr>
            <w:tcW w:w="2127" w:type="dxa"/>
            <w:gridSpan w:val="2"/>
            <w:shd w:val="clear" w:color="auto" w:fill="EBD9ED" w:themeFill="accent2" w:themeFillTint="33"/>
          </w:tcPr>
          <w:p w14:paraId="14A4F1C1" w14:textId="77777777" w:rsidR="001D3C59" w:rsidRPr="0056208B" w:rsidRDefault="001D3C59" w:rsidP="007A02BC">
            <w:pPr>
              <w:spacing w:before="60" w:after="40" w:line="20" w:lineRule="atLeast"/>
              <w:rPr>
                <w:rFonts w:cs="Segoe UI"/>
                <w:b/>
              </w:rPr>
            </w:pPr>
            <w:r w:rsidRPr="0056208B">
              <w:rPr>
                <w:rFonts w:cs="Segoe UI"/>
              </w:rPr>
              <w:t>7 000</w:t>
            </w:r>
          </w:p>
        </w:tc>
      </w:tr>
      <w:tr w:rsidR="001D3C59" w:rsidRPr="0056208B" w14:paraId="6471E95C" w14:textId="77777777" w:rsidTr="007A02BC">
        <w:trPr>
          <w:jc w:val="center"/>
        </w:trPr>
        <w:tc>
          <w:tcPr>
            <w:tcW w:w="1980" w:type="dxa"/>
          </w:tcPr>
          <w:p w14:paraId="74836968" w14:textId="77777777" w:rsidR="001D3C59" w:rsidRPr="0056208B" w:rsidRDefault="001D3C59" w:rsidP="007A02BC">
            <w:pPr>
              <w:pStyle w:val="AASemiBold"/>
              <w:spacing w:before="60" w:after="40" w:line="20" w:lineRule="atLeast"/>
              <w:rPr>
                <w:rFonts w:cs="Segoe UI"/>
              </w:rPr>
            </w:pPr>
            <w:r w:rsidRPr="0056208B">
              <w:rPr>
                <w:rFonts w:cs="Segoe UI"/>
              </w:rPr>
              <w:t>Niobium (kg)</w:t>
            </w:r>
          </w:p>
        </w:tc>
        <w:tc>
          <w:tcPr>
            <w:tcW w:w="1701" w:type="dxa"/>
          </w:tcPr>
          <w:p w14:paraId="706FC10D" w14:textId="77777777" w:rsidR="001D3C59" w:rsidRPr="0056208B" w:rsidRDefault="001D3C59" w:rsidP="007A02BC">
            <w:pPr>
              <w:spacing w:before="60" w:after="40" w:line="20" w:lineRule="atLeast"/>
              <w:rPr>
                <w:rFonts w:cs="Segoe UI"/>
              </w:rPr>
            </w:pPr>
            <w:r w:rsidRPr="0056208B">
              <w:rPr>
                <w:rFonts w:cs="Segoe UI"/>
              </w:rPr>
              <w:t>80</w:t>
            </w:r>
          </w:p>
        </w:tc>
        <w:tc>
          <w:tcPr>
            <w:tcW w:w="1701" w:type="dxa"/>
          </w:tcPr>
          <w:p w14:paraId="0A4DFCBF" w14:textId="77777777" w:rsidR="001D3C59" w:rsidRPr="0056208B" w:rsidRDefault="001D3C59" w:rsidP="007A02BC">
            <w:pPr>
              <w:spacing w:before="60" w:after="40" w:line="20" w:lineRule="atLeast"/>
              <w:rPr>
                <w:rFonts w:cs="Segoe UI"/>
              </w:rPr>
            </w:pPr>
            <w:r w:rsidRPr="0056208B">
              <w:rPr>
                <w:rFonts w:cs="Segoe UI"/>
              </w:rPr>
              <w:t>NA</w:t>
            </w:r>
          </w:p>
        </w:tc>
        <w:tc>
          <w:tcPr>
            <w:tcW w:w="1417" w:type="dxa"/>
          </w:tcPr>
          <w:p w14:paraId="6CE5E9F3" w14:textId="77777777" w:rsidR="001D3C59" w:rsidRPr="0056208B" w:rsidRDefault="001D3C59" w:rsidP="007A02BC">
            <w:pPr>
              <w:spacing w:before="60" w:after="40" w:line="20" w:lineRule="atLeast"/>
              <w:rPr>
                <w:rFonts w:cs="Segoe UI"/>
              </w:rPr>
            </w:pPr>
            <w:r w:rsidRPr="0056208B">
              <w:rPr>
                <w:rFonts w:cs="Segoe UI"/>
              </w:rPr>
              <w:t>NA</w:t>
            </w:r>
          </w:p>
        </w:tc>
        <w:tc>
          <w:tcPr>
            <w:tcW w:w="2127" w:type="dxa"/>
            <w:gridSpan w:val="2"/>
            <w:shd w:val="clear" w:color="auto" w:fill="EBD9ED" w:themeFill="accent2" w:themeFillTint="33"/>
          </w:tcPr>
          <w:p w14:paraId="4B4D02D1" w14:textId="77777777" w:rsidR="001D3C59" w:rsidRPr="0056208B" w:rsidRDefault="001D3C59" w:rsidP="007A02BC">
            <w:pPr>
              <w:spacing w:before="60" w:after="40" w:line="20" w:lineRule="atLeast"/>
              <w:rPr>
                <w:rFonts w:cs="Segoe UI"/>
              </w:rPr>
            </w:pPr>
            <w:r w:rsidRPr="0056208B">
              <w:rPr>
                <w:rFonts w:cs="Segoe UI"/>
              </w:rPr>
              <w:t>2 400</w:t>
            </w:r>
          </w:p>
        </w:tc>
      </w:tr>
      <w:tr w:rsidR="001D3C59" w:rsidRPr="0056208B" w14:paraId="106F0913" w14:textId="77777777" w:rsidTr="007A02BC">
        <w:trPr>
          <w:jc w:val="center"/>
        </w:trPr>
        <w:tc>
          <w:tcPr>
            <w:tcW w:w="1980" w:type="dxa"/>
          </w:tcPr>
          <w:p w14:paraId="01125BAC" w14:textId="77777777" w:rsidR="001D3C59" w:rsidRPr="0056208B" w:rsidRDefault="001D3C59" w:rsidP="007A02BC">
            <w:pPr>
              <w:pStyle w:val="AASemiBold"/>
              <w:spacing w:before="60" w:after="40" w:line="20" w:lineRule="atLeast"/>
              <w:rPr>
                <w:rFonts w:cs="Segoe UI"/>
              </w:rPr>
            </w:pPr>
            <w:r w:rsidRPr="0056208B">
              <w:rPr>
                <w:rFonts w:cs="Segoe UI"/>
              </w:rPr>
              <w:t>Titanium (kg)</w:t>
            </w:r>
          </w:p>
        </w:tc>
        <w:tc>
          <w:tcPr>
            <w:tcW w:w="1701" w:type="dxa"/>
          </w:tcPr>
          <w:p w14:paraId="38538284" w14:textId="77777777" w:rsidR="001D3C59" w:rsidRPr="0056208B" w:rsidRDefault="001D3C59" w:rsidP="007A02BC">
            <w:pPr>
              <w:spacing w:before="60" w:after="40" w:line="20" w:lineRule="atLeast"/>
              <w:rPr>
                <w:rFonts w:cs="Segoe UI"/>
              </w:rPr>
            </w:pPr>
            <w:r w:rsidRPr="0056208B">
              <w:rPr>
                <w:rFonts w:cs="Segoe UI"/>
              </w:rPr>
              <w:t>40</w:t>
            </w:r>
          </w:p>
        </w:tc>
        <w:tc>
          <w:tcPr>
            <w:tcW w:w="1701" w:type="dxa"/>
          </w:tcPr>
          <w:p w14:paraId="76C2E229" w14:textId="77777777" w:rsidR="001D3C59" w:rsidRPr="0056208B" w:rsidRDefault="001D3C59" w:rsidP="007A02BC">
            <w:pPr>
              <w:spacing w:before="60" w:after="40" w:line="20" w:lineRule="atLeast"/>
              <w:rPr>
                <w:rFonts w:cs="Segoe UI"/>
              </w:rPr>
            </w:pPr>
            <w:r w:rsidRPr="0056208B">
              <w:rPr>
                <w:rFonts w:cs="Segoe UI"/>
              </w:rPr>
              <w:t>NA</w:t>
            </w:r>
          </w:p>
        </w:tc>
        <w:tc>
          <w:tcPr>
            <w:tcW w:w="1417" w:type="dxa"/>
          </w:tcPr>
          <w:p w14:paraId="2D6B2CE4" w14:textId="77777777" w:rsidR="001D3C59" w:rsidRPr="0056208B" w:rsidRDefault="001D3C59" w:rsidP="007A02BC">
            <w:pPr>
              <w:spacing w:before="60" w:after="40" w:line="20" w:lineRule="atLeast"/>
              <w:rPr>
                <w:rFonts w:cs="Segoe UI"/>
              </w:rPr>
            </w:pPr>
            <w:r w:rsidRPr="0056208B">
              <w:rPr>
                <w:rFonts w:cs="Segoe UI"/>
              </w:rPr>
              <w:t>NA</w:t>
            </w:r>
          </w:p>
        </w:tc>
        <w:tc>
          <w:tcPr>
            <w:tcW w:w="2127" w:type="dxa"/>
            <w:gridSpan w:val="2"/>
            <w:shd w:val="clear" w:color="auto" w:fill="EBD9ED" w:themeFill="accent2" w:themeFillTint="33"/>
          </w:tcPr>
          <w:p w14:paraId="03A5F32F" w14:textId="77777777" w:rsidR="001D3C59" w:rsidRPr="0056208B" w:rsidRDefault="001D3C59" w:rsidP="007A02BC">
            <w:pPr>
              <w:spacing w:before="60" w:after="40" w:line="20" w:lineRule="atLeast"/>
              <w:rPr>
                <w:rFonts w:cs="Segoe UI"/>
              </w:rPr>
            </w:pPr>
            <w:r w:rsidRPr="0056208B">
              <w:rPr>
                <w:rFonts w:cs="Segoe UI"/>
              </w:rPr>
              <w:t>1 200</w:t>
            </w:r>
          </w:p>
        </w:tc>
      </w:tr>
      <w:tr w:rsidR="001D3C59" w:rsidRPr="0056208B" w14:paraId="523D6A46" w14:textId="77777777" w:rsidTr="007A02BC">
        <w:trPr>
          <w:jc w:val="center"/>
        </w:trPr>
        <w:tc>
          <w:tcPr>
            <w:tcW w:w="1980" w:type="dxa"/>
          </w:tcPr>
          <w:p w14:paraId="0EBBDDD2" w14:textId="77777777" w:rsidR="001D3C59" w:rsidRPr="0056208B" w:rsidRDefault="001D3C59" w:rsidP="007A02BC">
            <w:pPr>
              <w:pStyle w:val="AASemiBold"/>
              <w:spacing w:before="60" w:after="40" w:line="20" w:lineRule="atLeast"/>
              <w:rPr>
                <w:rFonts w:cs="Segoe UI"/>
                <w:b/>
              </w:rPr>
            </w:pPr>
            <w:r w:rsidRPr="0056208B">
              <w:rPr>
                <w:rFonts w:cs="Segoe UI"/>
                <w:b/>
              </w:rPr>
              <w:t>Total (kg)</w:t>
            </w:r>
          </w:p>
        </w:tc>
        <w:tc>
          <w:tcPr>
            <w:tcW w:w="1701" w:type="dxa"/>
          </w:tcPr>
          <w:p w14:paraId="58397271" w14:textId="77777777" w:rsidR="001D3C59" w:rsidRPr="0056208B" w:rsidRDefault="001D3C59" w:rsidP="007A02BC">
            <w:pPr>
              <w:pStyle w:val="AASemiBold"/>
              <w:spacing w:before="60" w:after="40" w:line="20" w:lineRule="atLeast"/>
              <w:rPr>
                <w:b/>
              </w:rPr>
            </w:pPr>
            <w:r w:rsidRPr="0056208B">
              <w:rPr>
                <w:b/>
              </w:rPr>
              <w:t>200</w:t>
            </w:r>
          </w:p>
        </w:tc>
        <w:tc>
          <w:tcPr>
            <w:tcW w:w="1701" w:type="dxa"/>
          </w:tcPr>
          <w:p w14:paraId="2EE838E3" w14:textId="77777777" w:rsidR="001D3C59" w:rsidRPr="0056208B" w:rsidRDefault="001D3C59" w:rsidP="007A02BC">
            <w:pPr>
              <w:pStyle w:val="AASemiBold"/>
              <w:spacing w:before="60" w:after="40" w:line="20" w:lineRule="atLeast"/>
              <w:rPr>
                <w:b/>
              </w:rPr>
            </w:pPr>
            <w:r w:rsidRPr="0056208B">
              <w:rPr>
                <w:b/>
              </w:rPr>
              <w:t>60</w:t>
            </w:r>
          </w:p>
        </w:tc>
        <w:tc>
          <w:tcPr>
            <w:tcW w:w="1417" w:type="dxa"/>
          </w:tcPr>
          <w:p w14:paraId="1DDB1C28" w14:textId="77777777" w:rsidR="001D3C59" w:rsidRPr="0056208B" w:rsidRDefault="001D3C59" w:rsidP="007A02BC">
            <w:pPr>
              <w:pStyle w:val="AASemiBold"/>
              <w:spacing w:before="60" w:after="40" w:line="20" w:lineRule="atLeast"/>
              <w:rPr>
                <w:b/>
              </w:rPr>
            </w:pPr>
            <w:r w:rsidRPr="0056208B">
              <w:rPr>
                <w:b/>
              </w:rPr>
              <w:t>2 800</w:t>
            </w:r>
          </w:p>
        </w:tc>
        <w:tc>
          <w:tcPr>
            <w:tcW w:w="2127" w:type="dxa"/>
            <w:gridSpan w:val="2"/>
            <w:shd w:val="clear" w:color="auto" w:fill="EBD9ED" w:themeFill="accent2" w:themeFillTint="33"/>
          </w:tcPr>
          <w:p w14:paraId="79D3ED24" w14:textId="77777777" w:rsidR="001D3C59" w:rsidRPr="0056208B" w:rsidRDefault="001D3C59" w:rsidP="007A02BC">
            <w:pPr>
              <w:pStyle w:val="AASemiBold"/>
              <w:spacing w:before="60" w:after="40" w:line="20" w:lineRule="atLeast"/>
              <w:rPr>
                <w:b/>
              </w:rPr>
            </w:pPr>
            <w:r w:rsidRPr="0056208B">
              <w:rPr>
                <w:b/>
              </w:rPr>
              <w:t>10 600</w:t>
            </w:r>
          </w:p>
        </w:tc>
      </w:tr>
      <w:tr w:rsidR="001D3C59" w:rsidRPr="0056208B" w14:paraId="00C94CDF" w14:textId="77777777" w:rsidTr="007A02BC">
        <w:trPr>
          <w:jc w:val="center"/>
        </w:trPr>
        <w:tc>
          <w:tcPr>
            <w:tcW w:w="8926" w:type="dxa"/>
            <w:gridSpan w:val="6"/>
            <w:tcBorders>
              <w:top w:val="nil"/>
              <w:left w:val="nil"/>
              <w:right w:val="nil"/>
            </w:tcBorders>
            <w:shd w:val="clear" w:color="auto" w:fill="FFFFFF" w:themeFill="background1"/>
            <w:vAlign w:val="center"/>
          </w:tcPr>
          <w:p w14:paraId="6A9F6A99" w14:textId="749FCA8B" w:rsidR="001D3C59" w:rsidRPr="0056208B" w:rsidRDefault="001D3C59" w:rsidP="007A02BC">
            <w:pPr>
              <w:pStyle w:val="TableCaption"/>
              <w:rPr>
                <w:lang w:val="en-GB"/>
              </w:rPr>
            </w:pPr>
            <w:bookmarkStart w:id="6314" w:name="_Ref107922506"/>
            <w:bookmarkStart w:id="6315" w:name="_Toc201310434"/>
            <w:bookmarkStart w:id="6316" w:name="_Toc209530047"/>
            <w:r w:rsidRPr="0056208B">
              <w:rPr>
                <w:lang w:val="en-GB"/>
              </w:rPr>
              <w:lastRenderedPageBreak/>
              <w:t xml:space="preserve">Table </w:t>
            </w:r>
            <w:r w:rsidRPr="0056208B">
              <w:rPr>
                <w:lang w:val="en-GB"/>
              </w:rPr>
              <w:fldChar w:fldCharType="begin"/>
            </w:r>
            <w:r w:rsidRPr="0056208B">
              <w:rPr>
                <w:lang w:val="en-GB"/>
              </w:rPr>
              <w:instrText xml:space="preserve"> SEQ Table \* ARABIC </w:instrText>
            </w:r>
            <w:r w:rsidRPr="0056208B">
              <w:rPr>
                <w:lang w:val="en-GB"/>
              </w:rPr>
              <w:fldChar w:fldCharType="separate"/>
            </w:r>
            <w:r w:rsidR="00D62D30">
              <w:rPr>
                <w:noProof/>
                <w:lang w:val="en-GB"/>
              </w:rPr>
              <w:t>29</w:t>
            </w:r>
            <w:r w:rsidRPr="0056208B">
              <w:rPr>
                <w:lang w:val="en-GB"/>
              </w:rPr>
              <w:fldChar w:fldCharType="end"/>
            </w:r>
            <w:bookmarkEnd w:id="6314"/>
            <w:r w:rsidRPr="0056208B">
              <w:rPr>
                <w:lang w:val="en-GB"/>
              </w:rPr>
              <w:t> Cold masses at 40 K / 60 K</w:t>
            </w:r>
            <w:bookmarkEnd w:id="6315"/>
            <w:bookmarkEnd w:id="6316"/>
          </w:p>
        </w:tc>
      </w:tr>
      <w:tr w:rsidR="001D3C59" w:rsidRPr="0056208B" w14:paraId="038BB44B" w14:textId="77777777" w:rsidTr="007A02BC">
        <w:trPr>
          <w:jc w:val="center"/>
        </w:trPr>
        <w:tc>
          <w:tcPr>
            <w:tcW w:w="1980" w:type="dxa"/>
            <w:vAlign w:val="center"/>
          </w:tcPr>
          <w:p w14:paraId="4596BFF5" w14:textId="77777777" w:rsidR="001D3C59" w:rsidRPr="0056208B" w:rsidRDefault="001D3C59" w:rsidP="007A02BC">
            <w:pPr>
              <w:pStyle w:val="AASemiBold"/>
              <w:spacing w:before="60" w:after="40"/>
              <w:contextualSpacing/>
            </w:pPr>
            <w:r w:rsidRPr="0056208B">
              <w:t>Estimated weight</w:t>
            </w:r>
          </w:p>
        </w:tc>
        <w:tc>
          <w:tcPr>
            <w:tcW w:w="1701" w:type="dxa"/>
            <w:vAlign w:val="center"/>
          </w:tcPr>
          <w:p w14:paraId="434EF5A4" w14:textId="77777777" w:rsidR="001D3C59" w:rsidRPr="0056208B" w:rsidRDefault="001D3C59" w:rsidP="007A02BC">
            <w:pPr>
              <w:pStyle w:val="AASemiBold"/>
              <w:spacing w:before="60" w:after="40"/>
              <w:contextualSpacing/>
            </w:pPr>
            <w:r w:rsidRPr="0056208B">
              <w:t>Cryomodule (QM) Thermal Shields</w:t>
            </w:r>
          </w:p>
          <w:p w14:paraId="47327F80" w14:textId="77777777" w:rsidR="001D3C59" w:rsidRPr="0056208B" w:rsidRDefault="001D3C59" w:rsidP="007A02BC">
            <w:pPr>
              <w:pStyle w:val="AASemiBold"/>
              <w:spacing w:before="60" w:after="40"/>
              <w:contextualSpacing/>
            </w:pPr>
            <w:r w:rsidRPr="0056208B">
              <w:t>For 1 QM</w:t>
            </w:r>
          </w:p>
        </w:tc>
        <w:tc>
          <w:tcPr>
            <w:tcW w:w="1701" w:type="dxa"/>
            <w:vAlign w:val="center"/>
          </w:tcPr>
          <w:p w14:paraId="7752330E" w14:textId="77777777" w:rsidR="001D3C59" w:rsidRPr="0056208B" w:rsidRDefault="001D3C59" w:rsidP="007A02BC">
            <w:pPr>
              <w:pStyle w:val="AASemiBold"/>
              <w:spacing w:before="60" w:after="40"/>
              <w:contextualSpacing/>
            </w:pPr>
            <w:r w:rsidRPr="0056208B">
              <w:t>Cold Valve Box (QVB) Thermal Shields</w:t>
            </w:r>
          </w:p>
          <w:p w14:paraId="277D8CF5" w14:textId="77777777" w:rsidR="001D3C59" w:rsidRPr="0056208B" w:rsidRDefault="001D3C59" w:rsidP="007A02BC">
            <w:pPr>
              <w:pStyle w:val="AASemiBold"/>
              <w:spacing w:before="60" w:after="40"/>
              <w:contextualSpacing/>
            </w:pPr>
            <w:r w:rsidRPr="0056208B">
              <w:t>For 1 QM</w:t>
            </w:r>
          </w:p>
        </w:tc>
        <w:tc>
          <w:tcPr>
            <w:tcW w:w="1701" w:type="dxa"/>
            <w:gridSpan w:val="2"/>
            <w:vAlign w:val="center"/>
          </w:tcPr>
          <w:p w14:paraId="16956A00" w14:textId="77777777" w:rsidR="001D3C59" w:rsidRPr="0056208B" w:rsidRDefault="001D3C59" w:rsidP="007A02BC">
            <w:pPr>
              <w:pStyle w:val="AASemiBold"/>
              <w:spacing w:before="60" w:after="40"/>
              <w:contextualSpacing/>
            </w:pPr>
            <w:r w:rsidRPr="0056208B">
              <w:t>Thermal Shields</w:t>
            </w:r>
          </w:p>
          <w:p w14:paraId="7D10310D" w14:textId="77777777" w:rsidR="001D3C59" w:rsidRPr="0056208B" w:rsidRDefault="001D3C59" w:rsidP="007A02BC">
            <w:pPr>
              <w:pStyle w:val="AASemiBold"/>
              <w:spacing w:before="60" w:after="40"/>
              <w:contextualSpacing/>
            </w:pPr>
            <w:r w:rsidRPr="0056208B">
              <w:t>(in cryogenic lines)</w:t>
            </w:r>
          </w:p>
        </w:tc>
        <w:tc>
          <w:tcPr>
            <w:tcW w:w="1843" w:type="dxa"/>
            <w:shd w:val="clear" w:color="auto" w:fill="EBD9ED" w:themeFill="accent2" w:themeFillTint="33"/>
            <w:vAlign w:val="center"/>
          </w:tcPr>
          <w:p w14:paraId="7136C29F" w14:textId="77777777" w:rsidR="001D3C59" w:rsidRPr="0056208B" w:rsidRDefault="001D3C59" w:rsidP="007A02BC">
            <w:pPr>
              <w:pStyle w:val="AASemiBold"/>
              <w:spacing w:before="60" w:after="40"/>
              <w:contextualSpacing/>
            </w:pPr>
            <w:r w:rsidRPr="0056208B">
              <w:t>TOTAL cold mass</w:t>
            </w:r>
          </w:p>
          <w:p w14:paraId="5CD53430" w14:textId="77777777" w:rsidR="001D3C59" w:rsidRPr="0056208B" w:rsidRDefault="001D3C59" w:rsidP="007A02BC">
            <w:pPr>
              <w:pStyle w:val="AASemiBold"/>
              <w:spacing w:before="60" w:after="40"/>
              <w:contextualSpacing/>
            </w:pPr>
            <w:r w:rsidRPr="0056208B">
              <w:t>for 30 cryomodules</w:t>
            </w:r>
          </w:p>
          <w:p w14:paraId="7A3FFAF6" w14:textId="77777777" w:rsidR="001D3C59" w:rsidRPr="0056208B" w:rsidRDefault="001D3C59" w:rsidP="007A02BC">
            <w:pPr>
              <w:pStyle w:val="AASemiBold"/>
              <w:spacing w:before="60" w:after="40"/>
              <w:contextualSpacing/>
            </w:pPr>
            <w:r w:rsidRPr="0056208B">
              <w:t>(40-60 K)</w:t>
            </w:r>
          </w:p>
        </w:tc>
      </w:tr>
      <w:tr w:rsidR="001D3C59" w:rsidRPr="0056208B" w14:paraId="6CDF9D0B" w14:textId="77777777" w:rsidTr="007A02BC">
        <w:trPr>
          <w:jc w:val="center"/>
        </w:trPr>
        <w:tc>
          <w:tcPr>
            <w:tcW w:w="1980" w:type="dxa"/>
            <w:vAlign w:val="center"/>
          </w:tcPr>
          <w:p w14:paraId="21905DB7" w14:textId="77777777" w:rsidR="001D3C59" w:rsidRPr="0056208B" w:rsidRDefault="001D3C59" w:rsidP="007A02BC">
            <w:pPr>
              <w:pStyle w:val="AASemiBold"/>
              <w:spacing w:before="60" w:after="40"/>
              <w:contextualSpacing/>
              <w:rPr>
                <w:rFonts w:cs="Segoe UI"/>
              </w:rPr>
            </w:pPr>
            <w:r w:rsidRPr="0056208B">
              <w:rPr>
                <w:rFonts w:cs="Segoe UI"/>
              </w:rPr>
              <w:t>Stainless Steel (kg)</w:t>
            </w:r>
          </w:p>
        </w:tc>
        <w:tc>
          <w:tcPr>
            <w:tcW w:w="1701" w:type="dxa"/>
            <w:vAlign w:val="center"/>
          </w:tcPr>
          <w:p w14:paraId="3A67FF5C" w14:textId="77777777" w:rsidR="001D3C59" w:rsidRPr="0056208B" w:rsidRDefault="001D3C59" w:rsidP="007A02BC">
            <w:pPr>
              <w:spacing w:before="60" w:after="40"/>
              <w:contextualSpacing/>
              <w:rPr>
                <w:rFonts w:cs="Segoe UI"/>
              </w:rPr>
            </w:pPr>
            <w:r w:rsidRPr="0056208B">
              <w:rPr>
                <w:rFonts w:cs="Segoe UI"/>
              </w:rPr>
              <w:t>30</w:t>
            </w:r>
          </w:p>
        </w:tc>
        <w:tc>
          <w:tcPr>
            <w:tcW w:w="1701" w:type="dxa"/>
            <w:vAlign w:val="center"/>
          </w:tcPr>
          <w:p w14:paraId="42BC4A02" w14:textId="77777777" w:rsidR="001D3C59" w:rsidRPr="0056208B" w:rsidRDefault="001D3C59" w:rsidP="007A02BC">
            <w:pPr>
              <w:spacing w:before="60" w:after="40"/>
              <w:contextualSpacing/>
              <w:rPr>
                <w:rFonts w:cs="Segoe UI"/>
              </w:rPr>
            </w:pPr>
            <w:r w:rsidRPr="0056208B">
              <w:rPr>
                <w:rFonts w:cs="Segoe UI"/>
              </w:rPr>
              <w:t>20</w:t>
            </w:r>
          </w:p>
        </w:tc>
        <w:tc>
          <w:tcPr>
            <w:tcW w:w="1701" w:type="dxa"/>
            <w:gridSpan w:val="2"/>
            <w:vAlign w:val="center"/>
          </w:tcPr>
          <w:p w14:paraId="4C70038C" w14:textId="77777777" w:rsidR="001D3C59" w:rsidRPr="0056208B" w:rsidRDefault="001D3C59" w:rsidP="007A02BC">
            <w:pPr>
              <w:spacing w:before="60" w:after="40"/>
              <w:contextualSpacing/>
              <w:rPr>
                <w:rFonts w:cs="Segoe UI"/>
              </w:rPr>
            </w:pPr>
            <w:r w:rsidRPr="0056208B">
              <w:rPr>
                <w:rFonts w:cs="Segoe UI"/>
              </w:rPr>
              <w:t>1 000</w:t>
            </w:r>
          </w:p>
        </w:tc>
        <w:tc>
          <w:tcPr>
            <w:tcW w:w="1843" w:type="dxa"/>
            <w:shd w:val="clear" w:color="auto" w:fill="EBD9ED" w:themeFill="accent2" w:themeFillTint="33"/>
            <w:vAlign w:val="center"/>
          </w:tcPr>
          <w:p w14:paraId="0044DD04" w14:textId="77777777" w:rsidR="001D3C59" w:rsidRPr="0056208B" w:rsidRDefault="001D3C59" w:rsidP="007A02BC">
            <w:pPr>
              <w:spacing w:before="60" w:after="40"/>
              <w:contextualSpacing/>
              <w:rPr>
                <w:rFonts w:cs="Segoe UI"/>
              </w:rPr>
            </w:pPr>
            <w:r w:rsidRPr="0056208B">
              <w:rPr>
                <w:rFonts w:cs="Segoe UI"/>
              </w:rPr>
              <w:t>2 500</w:t>
            </w:r>
          </w:p>
        </w:tc>
      </w:tr>
      <w:tr w:rsidR="001D3C59" w:rsidRPr="0056208B" w14:paraId="3015B961" w14:textId="77777777" w:rsidTr="007A02BC">
        <w:trPr>
          <w:jc w:val="center"/>
        </w:trPr>
        <w:tc>
          <w:tcPr>
            <w:tcW w:w="1980" w:type="dxa"/>
            <w:vAlign w:val="center"/>
          </w:tcPr>
          <w:p w14:paraId="5998B0D9" w14:textId="77777777" w:rsidR="001D3C59" w:rsidRPr="0056208B" w:rsidRDefault="001D3C59" w:rsidP="007A02BC">
            <w:pPr>
              <w:pStyle w:val="AASemiBold"/>
              <w:spacing w:before="60" w:after="40"/>
              <w:contextualSpacing/>
              <w:rPr>
                <w:rFonts w:cs="Segoe UI"/>
              </w:rPr>
            </w:pPr>
            <w:r w:rsidRPr="0056208B">
              <w:rPr>
                <w:rFonts w:cs="Segoe UI"/>
              </w:rPr>
              <w:t>Copper (kg)</w:t>
            </w:r>
          </w:p>
        </w:tc>
        <w:tc>
          <w:tcPr>
            <w:tcW w:w="1701" w:type="dxa"/>
            <w:vAlign w:val="center"/>
          </w:tcPr>
          <w:p w14:paraId="51C554D0" w14:textId="77777777" w:rsidR="001D3C59" w:rsidRPr="0056208B" w:rsidRDefault="001D3C59" w:rsidP="007A02BC">
            <w:pPr>
              <w:spacing w:before="60" w:after="40"/>
              <w:contextualSpacing/>
              <w:rPr>
                <w:rFonts w:cs="Segoe UI"/>
              </w:rPr>
            </w:pPr>
            <w:r w:rsidRPr="0056208B">
              <w:rPr>
                <w:rFonts w:cs="Segoe UI"/>
              </w:rPr>
              <w:t>120</w:t>
            </w:r>
          </w:p>
        </w:tc>
        <w:tc>
          <w:tcPr>
            <w:tcW w:w="1701" w:type="dxa"/>
            <w:vAlign w:val="center"/>
          </w:tcPr>
          <w:p w14:paraId="1A53A38E" w14:textId="77777777" w:rsidR="001D3C59" w:rsidRPr="0056208B" w:rsidRDefault="001D3C59" w:rsidP="007A02BC">
            <w:pPr>
              <w:spacing w:before="60" w:after="40"/>
              <w:contextualSpacing/>
              <w:rPr>
                <w:rFonts w:cs="Segoe UI"/>
              </w:rPr>
            </w:pPr>
            <w:r w:rsidRPr="0056208B">
              <w:rPr>
                <w:rFonts w:cs="Segoe UI"/>
              </w:rPr>
              <w:t>80</w:t>
            </w:r>
          </w:p>
        </w:tc>
        <w:tc>
          <w:tcPr>
            <w:tcW w:w="1701" w:type="dxa"/>
            <w:gridSpan w:val="2"/>
            <w:vAlign w:val="center"/>
          </w:tcPr>
          <w:p w14:paraId="15B638F5" w14:textId="77777777" w:rsidR="001D3C59" w:rsidRPr="0056208B" w:rsidRDefault="001D3C59" w:rsidP="007A02BC">
            <w:pPr>
              <w:spacing w:before="60" w:after="40"/>
              <w:contextualSpacing/>
              <w:rPr>
                <w:rFonts w:cs="Segoe UI"/>
              </w:rPr>
            </w:pPr>
            <w:r w:rsidRPr="0056208B">
              <w:rPr>
                <w:rFonts w:cs="Segoe UI"/>
              </w:rPr>
              <w:t>To be refined</w:t>
            </w:r>
          </w:p>
        </w:tc>
        <w:tc>
          <w:tcPr>
            <w:tcW w:w="1843" w:type="dxa"/>
            <w:shd w:val="clear" w:color="auto" w:fill="EBD9ED" w:themeFill="accent2" w:themeFillTint="33"/>
            <w:vAlign w:val="center"/>
          </w:tcPr>
          <w:p w14:paraId="0AB3D597" w14:textId="77777777" w:rsidR="001D3C59" w:rsidRPr="0056208B" w:rsidRDefault="001D3C59" w:rsidP="007A02BC">
            <w:pPr>
              <w:spacing w:before="60" w:after="40"/>
              <w:contextualSpacing/>
              <w:rPr>
                <w:rFonts w:cs="Segoe UI"/>
              </w:rPr>
            </w:pPr>
            <w:r w:rsidRPr="0056208B">
              <w:rPr>
                <w:rFonts w:cs="Segoe UI"/>
              </w:rPr>
              <w:t>6 000</w:t>
            </w:r>
          </w:p>
        </w:tc>
      </w:tr>
      <w:tr w:rsidR="001D3C59" w:rsidRPr="0056208B" w14:paraId="1B7BC24E" w14:textId="77777777" w:rsidTr="007A02BC">
        <w:trPr>
          <w:jc w:val="center"/>
        </w:trPr>
        <w:tc>
          <w:tcPr>
            <w:tcW w:w="1980" w:type="dxa"/>
            <w:vAlign w:val="center"/>
          </w:tcPr>
          <w:p w14:paraId="4C758891" w14:textId="77777777" w:rsidR="001D3C59" w:rsidRPr="0056208B" w:rsidRDefault="001D3C59" w:rsidP="007A02BC">
            <w:pPr>
              <w:pStyle w:val="AASemiBold"/>
              <w:spacing w:before="60" w:after="40"/>
              <w:contextualSpacing/>
              <w:rPr>
                <w:rFonts w:cs="Segoe UI"/>
              </w:rPr>
            </w:pPr>
            <w:r w:rsidRPr="0056208B">
              <w:rPr>
                <w:rFonts w:cs="Segoe UI"/>
              </w:rPr>
              <w:t>Aluminium (kg)</w:t>
            </w:r>
          </w:p>
        </w:tc>
        <w:tc>
          <w:tcPr>
            <w:tcW w:w="1701" w:type="dxa"/>
            <w:vAlign w:val="center"/>
          </w:tcPr>
          <w:p w14:paraId="540503B5" w14:textId="77777777" w:rsidR="001D3C59" w:rsidRPr="0056208B" w:rsidRDefault="001D3C59" w:rsidP="007A02BC">
            <w:pPr>
              <w:spacing w:before="60" w:after="40"/>
              <w:contextualSpacing/>
              <w:rPr>
                <w:rFonts w:cs="Segoe UI"/>
              </w:rPr>
            </w:pPr>
          </w:p>
        </w:tc>
        <w:tc>
          <w:tcPr>
            <w:tcW w:w="1701" w:type="dxa"/>
            <w:vAlign w:val="center"/>
          </w:tcPr>
          <w:p w14:paraId="5F6C1935" w14:textId="77777777" w:rsidR="001D3C59" w:rsidRPr="0056208B" w:rsidRDefault="001D3C59" w:rsidP="007A02BC">
            <w:pPr>
              <w:spacing w:before="60" w:after="40"/>
              <w:contextualSpacing/>
              <w:rPr>
                <w:rFonts w:cs="Segoe UI"/>
              </w:rPr>
            </w:pPr>
          </w:p>
        </w:tc>
        <w:tc>
          <w:tcPr>
            <w:tcW w:w="1701" w:type="dxa"/>
            <w:gridSpan w:val="2"/>
            <w:vAlign w:val="center"/>
          </w:tcPr>
          <w:p w14:paraId="510FFA04" w14:textId="77777777" w:rsidR="001D3C59" w:rsidRPr="0056208B" w:rsidRDefault="001D3C59" w:rsidP="007A02BC">
            <w:pPr>
              <w:spacing w:before="60" w:after="40"/>
              <w:contextualSpacing/>
              <w:rPr>
                <w:rFonts w:cs="Segoe UI"/>
              </w:rPr>
            </w:pPr>
            <w:r w:rsidRPr="0056208B">
              <w:rPr>
                <w:rFonts w:cs="Segoe UI"/>
              </w:rPr>
              <w:t>2 000</w:t>
            </w:r>
          </w:p>
          <w:p w14:paraId="6CF75DA4" w14:textId="77777777" w:rsidR="001D3C59" w:rsidRPr="0056208B" w:rsidRDefault="001D3C59" w:rsidP="007A02BC">
            <w:pPr>
              <w:spacing w:before="60" w:after="40"/>
              <w:contextualSpacing/>
              <w:rPr>
                <w:rFonts w:cs="Segoe UI"/>
              </w:rPr>
            </w:pPr>
            <w:r w:rsidRPr="0056208B">
              <w:rPr>
                <w:rFonts w:cs="Segoe UI"/>
                <w:sz w:val="18"/>
                <w:szCs w:val="20"/>
              </w:rPr>
              <w:t>(thickness 3 mm for the TS)</w:t>
            </w:r>
          </w:p>
        </w:tc>
        <w:tc>
          <w:tcPr>
            <w:tcW w:w="1843" w:type="dxa"/>
            <w:shd w:val="clear" w:color="auto" w:fill="EBD9ED" w:themeFill="accent2" w:themeFillTint="33"/>
            <w:vAlign w:val="center"/>
          </w:tcPr>
          <w:p w14:paraId="68D055E3" w14:textId="77777777" w:rsidR="001D3C59" w:rsidRPr="0056208B" w:rsidRDefault="001D3C59" w:rsidP="007A02BC">
            <w:pPr>
              <w:spacing w:before="60" w:after="40"/>
              <w:contextualSpacing/>
              <w:rPr>
                <w:rFonts w:cs="Segoe UI"/>
              </w:rPr>
            </w:pPr>
            <w:r w:rsidRPr="0056208B">
              <w:rPr>
                <w:rFonts w:cs="Segoe UI"/>
              </w:rPr>
              <w:t>2 000</w:t>
            </w:r>
          </w:p>
        </w:tc>
      </w:tr>
      <w:tr w:rsidR="001D3C59" w:rsidRPr="0056208B" w14:paraId="30686D3F" w14:textId="77777777" w:rsidTr="007A02BC">
        <w:trPr>
          <w:trHeight w:val="179"/>
          <w:jc w:val="center"/>
        </w:trPr>
        <w:tc>
          <w:tcPr>
            <w:tcW w:w="1980" w:type="dxa"/>
            <w:vAlign w:val="center"/>
          </w:tcPr>
          <w:p w14:paraId="75D9DFD5" w14:textId="77777777" w:rsidR="001D3C59" w:rsidRPr="0056208B" w:rsidRDefault="001D3C59" w:rsidP="007A02BC">
            <w:pPr>
              <w:pStyle w:val="AASemiBold"/>
              <w:rPr>
                <w:b/>
                <w:bCs/>
              </w:rPr>
            </w:pPr>
            <w:r w:rsidRPr="0056208B">
              <w:rPr>
                <w:b/>
                <w:bCs/>
              </w:rPr>
              <w:t>Total (kg)</w:t>
            </w:r>
          </w:p>
        </w:tc>
        <w:tc>
          <w:tcPr>
            <w:tcW w:w="1701" w:type="dxa"/>
            <w:vAlign w:val="center"/>
          </w:tcPr>
          <w:p w14:paraId="426CE2BE" w14:textId="77777777" w:rsidR="001D3C59" w:rsidRPr="0056208B" w:rsidRDefault="001D3C59" w:rsidP="007A02BC">
            <w:pPr>
              <w:pStyle w:val="AASemiBold"/>
              <w:rPr>
                <w:b/>
                <w:bCs/>
              </w:rPr>
            </w:pPr>
            <w:r w:rsidRPr="0056208B">
              <w:rPr>
                <w:b/>
                <w:bCs/>
              </w:rPr>
              <w:t>150</w:t>
            </w:r>
          </w:p>
        </w:tc>
        <w:tc>
          <w:tcPr>
            <w:tcW w:w="1701" w:type="dxa"/>
            <w:vAlign w:val="center"/>
          </w:tcPr>
          <w:p w14:paraId="6643704F" w14:textId="77777777" w:rsidR="001D3C59" w:rsidRPr="0056208B" w:rsidRDefault="001D3C59" w:rsidP="007A02BC">
            <w:pPr>
              <w:pStyle w:val="AASemiBold"/>
              <w:rPr>
                <w:b/>
                <w:bCs/>
              </w:rPr>
            </w:pPr>
            <w:r w:rsidRPr="0056208B">
              <w:rPr>
                <w:b/>
                <w:bCs/>
              </w:rPr>
              <w:t>100</w:t>
            </w:r>
          </w:p>
        </w:tc>
        <w:tc>
          <w:tcPr>
            <w:tcW w:w="1701" w:type="dxa"/>
            <w:gridSpan w:val="2"/>
            <w:vAlign w:val="center"/>
          </w:tcPr>
          <w:p w14:paraId="44386602" w14:textId="77777777" w:rsidR="001D3C59" w:rsidRPr="0056208B" w:rsidRDefault="001D3C59" w:rsidP="007A02BC">
            <w:pPr>
              <w:pStyle w:val="AASemiBold"/>
              <w:rPr>
                <w:b/>
                <w:bCs/>
              </w:rPr>
            </w:pPr>
            <w:r w:rsidRPr="0056208B">
              <w:rPr>
                <w:b/>
                <w:bCs/>
              </w:rPr>
              <w:t>3 000</w:t>
            </w:r>
          </w:p>
        </w:tc>
        <w:tc>
          <w:tcPr>
            <w:tcW w:w="1843" w:type="dxa"/>
            <w:shd w:val="clear" w:color="auto" w:fill="EBD9ED" w:themeFill="accent2" w:themeFillTint="33"/>
            <w:vAlign w:val="center"/>
          </w:tcPr>
          <w:p w14:paraId="42AE365D" w14:textId="77777777" w:rsidR="001D3C59" w:rsidRPr="0056208B" w:rsidRDefault="001D3C59" w:rsidP="007A02BC">
            <w:pPr>
              <w:pStyle w:val="AASemiBold"/>
              <w:rPr>
                <w:b/>
                <w:bCs/>
              </w:rPr>
            </w:pPr>
            <w:r w:rsidRPr="0056208B">
              <w:rPr>
                <w:b/>
                <w:bCs/>
              </w:rPr>
              <w:t>10 500</w:t>
            </w:r>
          </w:p>
        </w:tc>
      </w:tr>
    </w:tbl>
    <w:p w14:paraId="3967C0EF" w14:textId="77777777" w:rsidR="001D3C59" w:rsidRPr="0056208B" w:rsidRDefault="001D3C59" w:rsidP="001D3C59">
      <w:pPr>
        <w:spacing w:after="160" w:line="259" w:lineRule="auto"/>
        <w:rPr>
          <w:rFonts w:ascii="Segoe UI Semibold" w:eastAsia="Times New Roman" w:hAnsi="Segoe UI Semibold"/>
          <w:bCs/>
          <w:color w:val="562873"/>
          <w:sz w:val="24"/>
          <w:szCs w:val="26"/>
          <w:shd w:val="clear" w:color="auto" w:fill="FFFFFF"/>
        </w:rPr>
      </w:pPr>
      <w:r w:rsidRPr="0056208B">
        <w:br w:type="page"/>
      </w:r>
    </w:p>
    <w:p w14:paraId="5C6160FF" w14:textId="77777777" w:rsidR="001D3C59" w:rsidRPr="0056208B" w:rsidRDefault="001D3C59" w:rsidP="001D3C59">
      <w:pPr>
        <w:pStyle w:val="Heading2numbered"/>
      </w:pPr>
      <w:bookmarkStart w:id="6317" w:name="_Toc200492749"/>
      <w:bookmarkStart w:id="6318" w:name="_Toc202536332"/>
      <w:r w:rsidRPr="0056208B">
        <w:lastRenderedPageBreak/>
        <w:t xml:space="preserve">PFD of the QVE </w:t>
      </w:r>
      <w:r w:rsidRPr="0056208B">
        <w:rPr>
          <w:color w:val="auto"/>
        </w:rPr>
        <w:t>(</w:t>
      </w:r>
      <w:r w:rsidRPr="0056208B">
        <w:rPr>
          <w:rFonts w:ascii="Segoe UI" w:hAnsi="Segoe UI" w:cs="Segoe UI"/>
          <w:color w:val="auto"/>
        </w:rPr>
        <w:t>not included in the QPLANT procurement</w:t>
      </w:r>
      <w:r w:rsidRPr="0056208B">
        <w:rPr>
          <w:color w:val="auto"/>
        </w:rPr>
        <w:t>)</w:t>
      </w:r>
      <w:bookmarkEnd w:id="6317"/>
      <w:bookmarkEnd w:id="6318"/>
    </w:p>
    <w:p w14:paraId="1ED2FE1D" w14:textId="77777777" w:rsidR="001D3C59" w:rsidRPr="0056208B" w:rsidRDefault="001D3C59" w:rsidP="001D3C59">
      <w:pPr>
        <w:rPr>
          <w:rFonts w:cs="Segoe UI"/>
          <w:i/>
        </w:rPr>
      </w:pPr>
      <w:r w:rsidRPr="0056208B">
        <w:object w:dxaOrig="7621" w:dyaOrig="3252" w14:anchorId="7354FE31">
          <v:shape id="_x0000_i1026" type="#_x0000_t75" style="width:467.3pt;height:230.95pt" o:ole="">
            <v:imagedata r:id="rId49" o:title="" cropright="9558f"/>
          </v:shape>
          <o:OLEObject Type="Embed" ProgID="Visio.Drawing.15" ShapeID="_x0000_i1026" DrawAspect="Content" ObjectID="_1820307850" r:id="rId50"/>
        </w:object>
      </w:r>
    </w:p>
    <w:p w14:paraId="1F6B7275" w14:textId="4A2E806D" w:rsidR="001D3C59" w:rsidRPr="0056208B" w:rsidRDefault="001D3C59" w:rsidP="001D3C59">
      <w:pPr>
        <w:pStyle w:val="Caption"/>
        <w:jc w:val="left"/>
      </w:pPr>
      <w:bookmarkStart w:id="6319" w:name="_Ref187146957"/>
      <w:bookmarkStart w:id="6320" w:name="_Toc190680906"/>
      <w:bookmarkStart w:id="6321" w:name="_Toc201752435"/>
      <w:bookmarkStart w:id="6322" w:name="_Toc209526855"/>
      <w:r w:rsidRPr="0056208B">
        <w:t xml:space="preserve">Figure </w:t>
      </w:r>
      <w:r w:rsidRPr="0056208B">
        <w:fldChar w:fldCharType="begin"/>
      </w:r>
      <w:r w:rsidRPr="0056208B">
        <w:instrText xml:space="preserve"> SEQ Figure \* ARABIC </w:instrText>
      </w:r>
      <w:r w:rsidRPr="0056208B">
        <w:fldChar w:fldCharType="separate"/>
      </w:r>
      <w:r w:rsidR="00D62D30">
        <w:rPr>
          <w:noProof/>
        </w:rPr>
        <w:t>13</w:t>
      </w:r>
      <w:r w:rsidRPr="0056208B">
        <w:fldChar w:fldCharType="end"/>
      </w:r>
      <w:bookmarkEnd w:id="6319"/>
      <w:r w:rsidRPr="0056208B">
        <w:t xml:space="preserve"> General PFD of the QVE (end box) with interfaces</w:t>
      </w:r>
      <w:bookmarkEnd w:id="6320"/>
      <w:bookmarkEnd w:id="6321"/>
      <w:bookmarkEnd w:id="6322"/>
    </w:p>
    <w:p w14:paraId="1BE4D59C" w14:textId="77777777" w:rsidR="001D3C59" w:rsidRPr="0056208B" w:rsidRDefault="001D3C59" w:rsidP="001D3C59">
      <w:r w:rsidRPr="0056208B">
        <w:br w:type="page"/>
      </w:r>
    </w:p>
    <w:p w14:paraId="34E37EAA" w14:textId="77777777" w:rsidR="001D3C59" w:rsidRPr="0056208B" w:rsidRDefault="001D3C59" w:rsidP="001D3C59">
      <w:pPr>
        <w:pStyle w:val="regular"/>
      </w:pPr>
    </w:p>
    <w:p w14:paraId="167F1F8E" w14:textId="77777777" w:rsidR="001D3C59" w:rsidRPr="0056208B" w:rsidRDefault="001D3C59">
      <w:pPr>
        <w:pStyle w:val="Heading1"/>
        <w:numPr>
          <w:ilvl w:val="0"/>
          <w:numId w:val="37"/>
        </w:numPr>
      </w:pPr>
      <w:bookmarkStart w:id="6323" w:name="_Toc97036592"/>
      <w:bookmarkStart w:id="6324" w:name="_Toc200492750"/>
      <w:bookmarkStart w:id="6325" w:name="_Toc202536333"/>
      <w:r w:rsidRPr="0056208B">
        <w:t>Annexes</w:t>
      </w:r>
      <w:bookmarkEnd w:id="6323"/>
      <w:bookmarkEnd w:id="6324"/>
      <w:bookmarkEnd w:id="6325"/>
    </w:p>
    <w:p w14:paraId="1BB381DC" w14:textId="3FC0A5F1" w:rsidR="001F30BC" w:rsidRPr="0056208B" w:rsidRDefault="001F30BC" w:rsidP="001F30BC">
      <w:pPr>
        <w:pStyle w:val="03SemiBold"/>
        <w:keepNext/>
        <w:keepLines/>
        <w:ind w:left="-11"/>
        <w:rPr>
          <w:rStyle w:val="Strong"/>
        </w:rPr>
      </w:pPr>
      <w:r w:rsidRPr="0056208B">
        <w:rPr>
          <w:rStyle w:val="Strong"/>
        </w:rPr>
        <w:t>Background information on transient states:</w:t>
      </w:r>
    </w:p>
    <w:p w14:paraId="50898673" w14:textId="77777777" w:rsidR="001F30BC" w:rsidRPr="0056208B" w:rsidRDefault="001F30BC" w:rsidP="001F30BC">
      <w:pPr>
        <w:pStyle w:val="regular"/>
        <w:rPr>
          <w:sz w:val="22"/>
          <w:szCs w:val="24"/>
        </w:rPr>
      </w:pPr>
      <w:r w:rsidRPr="0056208B">
        <w:rPr>
          <w:sz w:val="22"/>
          <w:szCs w:val="24"/>
        </w:rPr>
        <w:t>Following contract award, SCK CEN shall provide specific user-side input data required for interface modelling.  The content and application of this data are detailed in the post-award documentation package and include:</w:t>
      </w:r>
    </w:p>
    <w:p w14:paraId="46F7C617" w14:textId="77777777" w:rsidR="001F30BC" w:rsidRPr="0056208B" w:rsidRDefault="001F30BC" w:rsidP="001F30BC">
      <w:pPr>
        <w:pStyle w:val="BulletListNormal"/>
        <w:ind w:left="714" w:hanging="357"/>
        <w:contextualSpacing/>
        <w:rPr>
          <w:i/>
          <w:sz w:val="20"/>
          <w:szCs w:val="24"/>
          <w:lang w:val="en-GB"/>
        </w:rPr>
      </w:pPr>
      <w:r w:rsidRPr="0056208B">
        <w:rPr>
          <w:sz w:val="20"/>
          <w:szCs w:val="24"/>
          <w:lang w:val="en-GB"/>
        </w:rPr>
        <w:t>Static heat load as a function of temperature, Q_static = f(T), for each relevant circuit</w:t>
      </w:r>
    </w:p>
    <w:p w14:paraId="2A7731CE" w14:textId="77777777" w:rsidR="001F30BC" w:rsidRPr="0056208B" w:rsidRDefault="001F30BC" w:rsidP="001F30BC">
      <w:pPr>
        <w:pStyle w:val="BulletListNormal"/>
        <w:ind w:left="714" w:hanging="357"/>
        <w:contextualSpacing/>
        <w:rPr>
          <w:i/>
          <w:sz w:val="20"/>
          <w:szCs w:val="24"/>
          <w:lang w:val="en-GB"/>
        </w:rPr>
      </w:pPr>
      <w:r w:rsidRPr="0056208B">
        <w:rPr>
          <w:sz w:val="20"/>
          <w:szCs w:val="24"/>
          <w:lang w:val="en-GB"/>
        </w:rPr>
        <w:t>Total energy to be extracted, E_extract = f(T)</w:t>
      </w:r>
    </w:p>
    <w:p w14:paraId="39BE7052" w14:textId="77777777" w:rsidR="001F30BC" w:rsidRPr="0056208B" w:rsidRDefault="001F30BC" w:rsidP="001F30BC">
      <w:pPr>
        <w:pStyle w:val="BulletListNormal"/>
        <w:ind w:left="714" w:hanging="357"/>
        <w:contextualSpacing/>
        <w:rPr>
          <w:i/>
          <w:sz w:val="20"/>
          <w:szCs w:val="24"/>
          <w:lang w:val="en-GB"/>
        </w:rPr>
      </w:pPr>
      <w:r w:rsidRPr="0056208B">
        <w:rPr>
          <w:sz w:val="20"/>
          <w:szCs w:val="24"/>
          <w:lang w:val="en-GB"/>
        </w:rPr>
        <w:t>Acceptable cooldown rate to 50 K of up to 20 K/h (~12 hours)</w:t>
      </w:r>
    </w:p>
    <w:p w14:paraId="59E7D460" w14:textId="77777777" w:rsidR="001F30BC" w:rsidRPr="0056208B" w:rsidRDefault="001F30BC" w:rsidP="001F30BC">
      <w:pPr>
        <w:pStyle w:val="BulletListNormal"/>
        <w:ind w:left="714" w:hanging="357"/>
        <w:contextualSpacing/>
        <w:rPr>
          <w:i/>
          <w:sz w:val="20"/>
          <w:szCs w:val="24"/>
          <w:lang w:val="en-GB"/>
        </w:rPr>
      </w:pPr>
      <w:r w:rsidRPr="0056208B">
        <w:rPr>
          <w:sz w:val="20"/>
          <w:szCs w:val="24"/>
          <w:lang w:val="en-GB"/>
        </w:rPr>
        <w:t>No constraint on cooldown speed to reach 4.5 K</w:t>
      </w:r>
    </w:p>
    <w:p w14:paraId="2DCB57DE" w14:textId="77777777" w:rsidR="001F30BC" w:rsidRPr="0056208B" w:rsidRDefault="001F30BC" w:rsidP="001F30BC">
      <w:pPr>
        <w:pStyle w:val="BulletListNormal"/>
        <w:ind w:left="714" w:hanging="357"/>
        <w:contextualSpacing/>
        <w:rPr>
          <w:i/>
          <w:sz w:val="20"/>
          <w:szCs w:val="24"/>
          <w:lang w:val="en-GB"/>
        </w:rPr>
      </w:pPr>
      <w:r w:rsidRPr="0056208B">
        <w:rPr>
          <w:sz w:val="20"/>
          <w:szCs w:val="24"/>
          <w:lang w:val="en-GB"/>
        </w:rPr>
        <w:t>Cooling power required for a 4 K/h rate (~72 hours) is provided in Appendix 10.1</w:t>
      </w:r>
    </w:p>
    <w:p w14:paraId="5CA75D4F" w14:textId="77777777" w:rsidR="001F30BC" w:rsidRPr="0056208B" w:rsidRDefault="001F30BC" w:rsidP="001F30BC"/>
    <w:p w14:paraId="4821B161" w14:textId="77777777" w:rsidR="001D3C59" w:rsidRPr="0056208B" w:rsidRDefault="001D3C59" w:rsidP="001D3C59">
      <w:pPr>
        <w:spacing w:after="160" w:line="259" w:lineRule="auto"/>
      </w:pPr>
      <w:r w:rsidRPr="0056208B">
        <w:br w:type="page"/>
      </w:r>
    </w:p>
    <w:p w14:paraId="4F9EC282" w14:textId="77777777" w:rsidR="001D3C59" w:rsidRPr="0056208B" w:rsidRDefault="001D3C59" w:rsidP="001D3C59">
      <w:pPr>
        <w:pStyle w:val="BulletListNormal"/>
        <w:rPr>
          <w:rStyle w:val="AASemiBoldChar"/>
          <w:rFonts w:ascii="Segoe UI" w:eastAsia="MS Mincho" w:hAnsi="Segoe UI" w:cs="Segoe UI"/>
          <w:color w:val="auto"/>
          <w:szCs w:val="20"/>
          <w:highlight w:val="yellow"/>
        </w:rPr>
      </w:pPr>
    </w:p>
    <w:p w14:paraId="1898E120" w14:textId="77777777" w:rsidR="001D3C59" w:rsidRPr="0056208B" w:rsidRDefault="001D3C59" w:rsidP="001D3C59">
      <w:pPr>
        <w:pStyle w:val="BulletListNormal"/>
        <w:numPr>
          <w:ilvl w:val="0"/>
          <w:numId w:val="0"/>
        </w:numPr>
        <w:spacing w:before="0" w:line="240" w:lineRule="auto"/>
        <w:ind w:left="720" w:firstLine="360"/>
        <w:rPr>
          <w:rStyle w:val="AASemiBoldChar"/>
          <w:rFonts w:ascii="Segoe UI" w:eastAsia="MS Mincho" w:hAnsi="Segoe UI" w:cs="Segoe UI"/>
          <w:color w:val="auto"/>
          <w:szCs w:val="20"/>
          <w:highlight w:val="yellow"/>
        </w:rPr>
      </w:pPr>
      <w:r w:rsidRPr="0056208B">
        <w:rPr>
          <w:rStyle w:val="AASemiBoldChar"/>
          <w:rFonts w:ascii="Segoe UI" w:eastAsia="MS Mincho" w:hAnsi="Segoe UI" w:cs="Segoe UI"/>
          <w:color w:val="auto"/>
          <w:szCs w:val="20"/>
          <w:highlight w:val="yellow"/>
        </w:rPr>
        <w:t>Operational and maintenance expected needs over a defined period of 5 years including:</w:t>
      </w:r>
    </w:p>
    <w:p w14:paraId="3C0151AE" w14:textId="77777777" w:rsidR="001D3C59" w:rsidRPr="0056208B" w:rsidRDefault="001D3C59" w:rsidP="00575005">
      <w:pPr>
        <w:pStyle w:val="BulletListNormal"/>
        <w:numPr>
          <w:ilvl w:val="1"/>
          <w:numId w:val="4"/>
        </w:numPr>
        <w:spacing w:line="240" w:lineRule="auto"/>
        <w:ind w:left="1620"/>
        <w:rPr>
          <w:rStyle w:val="AASemiBoldChar"/>
          <w:rFonts w:ascii="Segoe UI" w:eastAsia="MS Mincho" w:hAnsi="Segoe UI" w:cs="Segoe UI"/>
          <w:color w:val="auto"/>
          <w:szCs w:val="20"/>
          <w:highlight w:val="yellow"/>
        </w:rPr>
      </w:pPr>
      <w:r w:rsidRPr="0056208B">
        <w:rPr>
          <w:rStyle w:val="AASemiBoldChar"/>
          <w:rFonts w:ascii="Segoe UI" w:eastAsia="MS Mincho" w:hAnsi="Segoe UI" w:cs="Segoe UI"/>
          <w:color w:val="auto"/>
          <w:szCs w:val="20"/>
          <w:highlight w:val="yellow"/>
        </w:rPr>
        <w:t>Preventive and corrective maintenance activities, software updates, calibration, compliance re-certifications, and energy efficiency optimization.  Specific assumptions apply for forecasted OPEX:</w:t>
      </w:r>
    </w:p>
    <w:p w14:paraId="19A75DE0" w14:textId="77777777" w:rsidR="001D3C59" w:rsidRPr="0056208B" w:rsidRDefault="001D3C59" w:rsidP="0057500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56208B">
        <w:rPr>
          <w:rStyle w:val="AASemiBoldChar"/>
          <w:rFonts w:ascii="Segoe UI" w:eastAsia="MS Mincho" w:hAnsi="Segoe UI" w:cs="Segoe UI"/>
          <w:color w:val="auto"/>
          <w:szCs w:val="20"/>
          <w:highlight w:val="yellow"/>
        </w:rPr>
        <w:t>Nitrogen cost: 250€/ton</w:t>
      </w:r>
    </w:p>
    <w:p w14:paraId="44C90FCD" w14:textId="77777777" w:rsidR="001D3C59" w:rsidRPr="0056208B" w:rsidRDefault="001D3C59" w:rsidP="0057500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56208B">
        <w:rPr>
          <w:rStyle w:val="AASemiBoldChar"/>
          <w:rFonts w:ascii="Segoe UI" w:eastAsia="MS Mincho" w:hAnsi="Segoe UI" w:cs="Segoe UI"/>
          <w:color w:val="auto"/>
          <w:szCs w:val="20"/>
          <w:highlight w:val="yellow"/>
        </w:rPr>
        <w:t>Electricity cost: 142 €/MWh</w:t>
      </w:r>
    </w:p>
    <w:p w14:paraId="706FF281" w14:textId="77777777" w:rsidR="001D3C59" w:rsidRPr="0056208B" w:rsidRDefault="001D3C59" w:rsidP="00575005">
      <w:pPr>
        <w:pStyle w:val="ListParagraph"/>
        <w:numPr>
          <w:ilvl w:val="0"/>
          <w:numId w:val="6"/>
        </w:numPr>
        <w:tabs>
          <w:tab w:val="left" w:pos="180"/>
        </w:tabs>
        <w:spacing w:before="120" w:line="240" w:lineRule="auto"/>
        <w:ind w:left="2250" w:hanging="180"/>
        <w:contextualSpacing w:val="0"/>
        <w:rPr>
          <w:rStyle w:val="AASemiBoldChar"/>
          <w:rFonts w:ascii="Segoe UI" w:eastAsia="MS Mincho" w:hAnsi="Segoe UI" w:cs="Segoe UI"/>
          <w:color w:val="auto"/>
          <w:szCs w:val="20"/>
          <w:highlight w:val="yellow"/>
        </w:rPr>
      </w:pPr>
      <w:r w:rsidRPr="0056208B">
        <w:rPr>
          <w:rStyle w:val="AASemiBoldChar"/>
          <w:rFonts w:ascii="Segoe UI" w:eastAsia="MS Mincho" w:hAnsi="Segoe UI" w:cs="Segoe UI"/>
          <w:color w:val="auto"/>
          <w:szCs w:val="20"/>
          <w:highlight w:val="yellow"/>
        </w:rPr>
        <w:t>Helium inventory: 250 €/kg (annual losses to be defined the Applicant)</w:t>
      </w:r>
    </w:p>
    <w:p w14:paraId="11B72033" w14:textId="77777777" w:rsidR="001D3C59" w:rsidRPr="0056208B" w:rsidRDefault="001D3C59" w:rsidP="001D3C59"/>
    <w:p w14:paraId="37D6E862" w14:textId="77777777" w:rsidR="001D3C59" w:rsidRPr="0056208B" w:rsidRDefault="001D3C59" w:rsidP="00F92CB1">
      <w:pPr>
        <w:pStyle w:val="regular"/>
      </w:pPr>
    </w:p>
    <w:p w14:paraId="246FE29A" w14:textId="77777777" w:rsidR="001D3C59" w:rsidRPr="0056208B" w:rsidRDefault="001D3C59" w:rsidP="00F92CB1">
      <w:pPr>
        <w:pStyle w:val="regular"/>
      </w:pPr>
    </w:p>
    <w:p w14:paraId="4CE69C40" w14:textId="45C4ACCB" w:rsidR="00F92CB1" w:rsidRPr="0056208B" w:rsidRDefault="00DA4309" w:rsidP="00575005">
      <w:pPr>
        <w:pStyle w:val="RequirementList"/>
        <w:numPr>
          <w:ilvl w:val="0"/>
          <w:numId w:val="0"/>
        </w:numPr>
        <w:ind w:left="720"/>
        <w:sectPr w:rsidR="00F92CB1" w:rsidRPr="0056208B" w:rsidSect="00AD1A2B">
          <w:pgSz w:w="11906" w:h="16838" w:code="9"/>
          <w:pgMar w:top="720" w:right="720" w:bottom="720" w:left="720" w:header="624" w:footer="147" w:gutter="0"/>
          <w:cols w:space="708"/>
          <w:formProt w:val="0"/>
          <w:docGrid w:linePitch="360"/>
        </w:sectPr>
      </w:pPr>
      <w:r w:rsidRPr="0056208B">
        <w:t>ter</w:t>
      </w:r>
    </w:p>
    <w:p w14:paraId="3BC43914" w14:textId="0C836F95" w:rsidR="00792D94" w:rsidRPr="0056208B" w:rsidRDefault="001F30BC" w:rsidP="001D3C59">
      <w:pPr>
        <w:pStyle w:val="Heading1numbered"/>
        <w:ind w:left="-180"/>
      </w:pPr>
      <w:bookmarkStart w:id="6326" w:name="_Toc192762751"/>
      <w:bookmarkStart w:id="6327" w:name="_Toc192765325"/>
      <w:bookmarkStart w:id="6328" w:name="_Toc192765936"/>
      <w:bookmarkStart w:id="6329" w:name="_Toc192782488"/>
      <w:bookmarkStart w:id="6330" w:name="_Toc192783096"/>
      <w:bookmarkStart w:id="6331" w:name="_Toc192851015"/>
      <w:bookmarkStart w:id="6332" w:name="_Toc192929502"/>
      <w:bookmarkStart w:id="6333" w:name="_Toc192935190"/>
      <w:bookmarkStart w:id="6334" w:name="_Toc193016538"/>
      <w:bookmarkStart w:id="6335" w:name="_Toc192762752"/>
      <w:bookmarkStart w:id="6336" w:name="_Toc192765326"/>
      <w:bookmarkStart w:id="6337" w:name="_Toc192765937"/>
      <w:bookmarkStart w:id="6338" w:name="_Toc192782489"/>
      <w:bookmarkStart w:id="6339" w:name="_Toc192783097"/>
      <w:bookmarkStart w:id="6340" w:name="_Toc192851016"/>
      <w:bookmarkStart w:id="6341" w:name="_Toc192929503"/>
      <w:bookmarkStart w:id="6342" w:name="_Toc192935191"/>
      <w:bookmarkStart w:id="6343" w:name="_Toc193016539"/>
      <w:bookmarkStart w:id="6344" w:name="_Toc192762822"/>
      <w:bookmarkStart w:id="6345" w:name="_Toc192765396"/>
      <w:bookmarkStart w:id="6346" w:name="_Toc192766007"/>
      <w:bookmarkStart w:id="6347" w:name="_Toc192782559"/>
      <w:bookmarkStart w:id="6348" w:name="_Toc192783167"/>
      <w:bookmarkStart w:id="6349" w:name="_Toc192851086"/>
      <w:bookmarkStart w:id="6350" w:name="_Toc192929573"/>
      <w:bookmarkStart w:id="6351" w:name="_Toc192935261"/>
      <w:bookmarkStart w:id="6352" w:name="_Toc193016609"/>
      <w:bookmarkStart w:id="6353" w:name="_Toc192762823"/>
      <w:bookmarkStart w:id="6354" w:name="_Toc192765397"/>
      <w:bookmarkStart w:id="6355" w:name="_Toc192766008"/>
      <w:bookmarkStart w:id="6356" w:name="_Toc192782560"/>
      <w:bookmarkStart w:id="6357" w:name="_Toc192783168"/>
      <w:bookmarkStart w:id="6358" w:name="_Toc192851087"/>
      <w:bookmarkStart w:id="6359" w:name="_Toc192929574"/>
      <w:bookmarkStart w:id="6360" w:name="_Toc192935262"/>
      <w:bookmarkStart w:id="6361" w:name="_Toc193016610"/>
      <w:bookmarkStart w:id="6362" w:name="_Toc192762824"/>
      <w:bookmarkStart w:id="6363" w:name="_Toc192765398"/>
      <w:bookmarkStart w:id="6364" w:name="_Toc192766009"/>
      <w:bookmarkStart w:id="6365" w:name="_Toc192782561"/>
      <w:bookmarkStart w:id="6366" w:name="_Toc192783169"/>
      <w:bookmarkStart w:id="6367" w:name="_Toc192851088"/>
      <w:bookmarkStart w:id="6368" w:name="_Toc192929575"/>
      <w:bookmarkStart w:id="6369" w:name="_Toc192935263"/>
      <w:bookmarkStart w:id="6370" w:name="_Toc193016611"/>
      <w:bookmarkEnd w:id="3552"/>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r w:rsidRPr="0056208B">
        <w:lastRenderedPageBreak/>
        <w:t>TO be seen where/if to include:</w:t>
      </w:r>
    </w:p>
    <w:tbl>
      <w:tblPr>
        <w:tblW w:w="9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8"/>
        <w:gridCol w:w="1808"/>
        <w:gridCol w:w="1738"/>
      </w:tblGrid>
      <w:tr w:rsidR="00F46735" w:rsidRPr="0056208B" w14:paraId="3197815A" w14:textId="77777777" w:rsidTr="0003012A">
        <w:trPr>
          <w:jc w:val="center"/>
        </w:trPr>
        <w:tc>
          <w:tcPr>
            <w:tcW w:w="5798" w:type="dxa"/>
            <w:shd w:val="clear" w:color="auto" w:fill="auto"/>
            <w:vAlign w:val="center"/>
          </w:tcPr>
          <w:p w14:paraId="796156D3" w14:textId="77777777" w:rsidR="00F46735" w:rsidRPr="0056208B" w:rsidRDefault="00F46735" w:rsidP="0003012A">
            <w:pPr>
              <w:spacing w:before="40" w:after="20" w:line="240" w:lineRule="auto"/>
              <w:rPr>
                <w:rFonts w:ascii="Aptos" w:hAnsi="Aptos"/>
                <w:sz w:val="16"/>
                <w:szCs w:val="18"/>
              </w:rPr>
            </w:pPr>
            <w:r w:rsidRPr="0056208B">
              <w:rPr>
                <w:rFonts w:ascii="Aptos" w:hAnsi="Aptos"/>
                <w:sz w:val="16"/>
                <w:szCs w:val="18"/>
              </w:rPr>
              <w:t>Total leakage of air into the vacuum vessels</w:t>
            </w:r>
          </w:p>
        </w:tc>
        <w:tc>
          <w:tcPr>
            <w:tcW w:w="1808" w:type="dxa"/>
            <w:shd w:val="clear" w:color="auto" w:fill="auto"/>
            <w:vAlign w:val="center"/>
          </w:tcPr>
          <w:p w14:paraId="264CE134" w14:textId="77777777" w:rsidR="00F46735" w:rsidRPr="0056208B" w:rsidRDefault="00F46735" w:rsidP="0003012A">
            <w:pPr>
              <w:spacing w:before="40" w:after="20" w:line="240" w:lineRule="auto"/>
              <w:jc w:val="center"/>
              <w:rPr>
                <w:rFonts w:ascii="Aptos" w:hAnsi="Aptos"/>
                <w:sz w:val="16"/>
                <w:szCs w:val="18"/>
              </w:rPr>
            </w:pPr>
            <w:r w:rsidRPr="0056208B">
              <w:rPr>
                <w:rFonts w:ascii="Aptos" w:hAnsi="Aptos"/>
                <w:sz w:val="16"/>
                <w:szCs w:val="18"/>
              </w:rPr>
              <w:t>1×10</w:t>
            </w:r>
            <w:r w:rsidRPr="0056208B">
              <w:rPr>
                <w:rFonts w:ascii="Cambria Math" w:hAnsi="Cambria Math" w:cs="Cambria Math"/>
                <w:sz w:val="16"/>
                <w:szCs w:val="18"/>
              </w:rPr>
              <w:t>⁻</w:t>
            </w:r>
            <w:r w:rsidRPr="0056208B">
              <w:rPr>
                <w:rFonts w:ascii="Aptos" w:hAnsi="Aptos" w:cs="Aptos"/>
                <w:sz w:val="16"/>
                <w:szCs w:val="18"/>
              </w:rPr>
              <w:t>⁵</w:t>
            </w:r>
            <w:r w:rsidRPr="0056208B">
              <w:rPr>
                <w:rFonts w:ascii="Aptos" w:hAnsi="Aptos"/>
                <w:sz w:val="16"/>
                <w:szCs w:val="18"/>
              </w:rPr>
              <w:t xml:space="preserve"> mbar</w:t>
            </w:r>
            <w:r w:rsidRPr="0056208B">
              <w:rPr>
                <w:rFonts w:ascii="Aptos" w:hAnsi="Aptos" w:cs="Aptos"/>
                <w:sz w:val="16"/>
                <w:szCs w:val="18"/>
              </w:rPr>
              <w:t>·</w:t>
            </w:r>
            <w:r w:rsidRPr="0056208B">
              <w:rPr>
                <w:rFonts w:ascii="Aptos" w:hAnsi="Aptos"/>
                <w:sz w:val="16"/>
                <w:szCs w:val="18"/>
              </w:rPr>
              <w:t>L/s</w:t>
            </w:r>
          </w:p>
        </w:tc>
        <w:tc>
          <w:tcPr>
            <w:tcW w:w="1738" w:type="dxa"/>
            <w:vAlign w:val="center"/>
          </w:tcPr>
          <w:p w14:paraId="6E6847CD" w14:textId="77777777" w:rsidR="00F46735" w:rsidRPr="0056208B" w:rsidRDefault="00F46735" w:rsidP="0003012A">
            <w:pPr>
              <w:spacing w:before="40" w:after="20" w:line="240" w:lineRule="auto"/>
              <w:jc w:val="center"/>
              <w:rPr>
                <w:rFonts w:ascii="Aptos" w:hAnsi="Aptos"/>
                <w:b/>
                <w:bCs/>
                <w:color w:val="000000" w:themeColor="text1"/>
                <w:sz w:val="16"/>
                <w:szCs w:val="18"/>
              </w:rPr>
            </w:pPr>
            <w:r w:rsidRPr="0056208B">
              <w:rPr>
                <w:rStyle w:val="Strong"/>
                <w:rFonts w:ascii="Aptos" w:hAnsi="Aptos"/>
                <w:b w:val="0"/>
                <w:bCs/>
                <w:color w:val="000000" w:themeColor="text1"/>
                <w:sz w:val="16"/>
                <w:szCs w:val="18"/>
              </w:rPr>
              <w:t>5.04 g/year</w:t>
            </w:r>
          </w:p>
        </w:tc>
      </w:tr>
    </w:tbl>
    <w:p w14:paraId="5A4B8F99" w14:textId="77777777" w:rsidR="001F30BC" w:rsidRPr="0056208B" w:rsidRDefault="001F30BC" w:rsidP="001F30BC">
      <w:pPr>
        <w:pStyle w:val="regular"/>
      </w:pPr>
    </w:p>
    <w:sectPr w:rsidR="001F30BC" w:rsidRPr="0056208B" w:rsidSect="00AD1A2B">
      <w:type w:val="continuous"/>
      <w:pgSz w:w="11906" w:h="16838" w:code="9"/>
      <w:pgMar w:top="1418" w:right="1134" w:bottom="990" w:left="1418" w:header="624" w:footer="14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Dorda Ulrich" w:date="2025-08-22T16:42:00Z" w:initials="UD">
    <w:p w14:paraId="7873F479" w14:textId="77777777" w:rsidR="007F171A" w:rsidRPr="001D6005" w:rsidRDefault="007F171A" w:rsidP="007F171A">
      <w:pPr>
        <w:pStyle w:val="CommentText"/>
      </w:pPr>
      <w:r w:rsidRPr="001D6005">
        <w:rPr>
          <w:rStyle w:val="CommentReference"/>
        </w:rPr>
        <w:annotationRef/>
      </w:r>
      <w:r w:rsidRPr="001D6005">
        <w:t>Check for correct alphabetical sorting</w:t>
      </w:r>
    </w:p>
  </w:comment>
  <w:comment w:id="15" w:author="Dorda Ulrich" w:date="2025-08-14T16:37:00Z" w:initials="UD">
    <w:p w14:paraId="2CC04B76" w14:textId="77777777" w:rsidR="00527FA5" w:rsidRPr="001D6005" w:rsidRDefault="00527FA5" w:rsidP="00596D06">
      <w:pPr>
        <w:pStyle w:val="CommentText"/>
      </w:pPr>
      <w:r w:rsidRPr="001D6005">
        <w:rPr>
          <w:rStyle w:val="CommentReference"/>
        </w:rPr>
        <w:annotationRef/>
      </w:r>
      <w:r w:rsidRPr="001D6005">
        <w:t>Fix formatting</w:t>
      </w:r>
    </w:p>
  </w:comment>
  <w:comment w:id="16" w:author="Dorda Ulrich" w:date="2025-08-14T16:38:00Z" w:initials="UD">
    <w:p w14:paraId="1FCC5223" w14:textId="77777777" w:rsidR="00527FA5" w:rsidRPr="001D6005" w:rsidRDefault="00527FA5" w:rsidP="00B67487">
      <w:pPr>
        <w:pStyle w:val="CommentText"/>
      </w:pPr>
      <w:r w:rsidRPr="001D6005">
        <w:rPr>
          <w:rStyle w:val="CommentReference"/>
        </w:rPr>
        <w:annotationRef/>
      </w:r>
      <w:r w:rsidRPr="001D6005">
        <w:t>Fix formatting</w:t>
      </w:r>
    </w:p>
  </w:comment>
  <w:comment w:id="37" w:author="Dorda Ulrich" w:date="2025-08-22T16:35:00Z" w:initials="UD">
    <w:p w14:paraId="28F81765" w14:textId="06A208A5" w:rsidR="00860E9E" w:rsidRPr="001D6005" w:rsidRDefault="00321654" w:rsidP="00860E9E">
      <w:pPr>
        <w:pStyle w:val="CommentText"/>
      </w:pPr>
      <w:r w:rsidRPr="001D6005">
        <w:rPr>
          <w:rStyle w:val="CommentReference"/>
        </w:rPr>
        <w:annotationRef/>
      </w:r>
      <w:r w:rsidR="00860E9E" w:rsidRPr="001D6005">
        <w:t xml:space="preserve">Add as vector graphics </w:t>
      </w:r>
    </w:p>
    <w:p w14:paraId="50A63D01" w14:textId="77777777" w:rsidR="00860E9E" w:rsidRPr="001D6005" w:rsidRDefault="00860E9E" w:rsidP="00860E9E">
      <w:pPr>
        <w:pStyle w:val="CommentText"/>
      </w:pPr>
      <w:r w:rsidRPr="001D6005">
        <w:t>Make dedicate page in ladscape mode to maximize size,</w:t>
      </w:r>
    </w:p>
    <w:p w14:paraId="147F3BDD" w14:textId="77777777" w:rsidR="00860E9E" w:rsidRPr="001D6005" w:rsidRDefault="00860E9E" w:rsidP="00860E9E">
      <w:pPr>
        <w:pStyle w:val="CommentText"/>
      </w:pPr>
      <w:r w:rsidRPr="001D6005">
        <w:t>Try to make the text (e.g. S-line) bigger</w:t>
      </w:r>
    </w:p>
    <w:p w14:paraId="7028415C" w14:textId="77777777" w:rsidR="00860E9E" w:rsidRPr="001D6005" w:rsidRDefault="00860E9E" w:rsidP="00860E9E">
      <w:pPr>
        <w:pStyle w:val="CommentText"/>
      </w:pPr>
      <w:r w:rsidRPr="001D6005">
        <w:t>Add scope boundry line</w:t>
      </w:r>
    </w:p>
    <w:p w14:paraId="3C1E2E5E" w14:textId="77777777" w:rsidR="00860E9E" w:rsidRPr="001D6005" w:rsidRDefault="00860E9E" w:rsidP="00860E9E">
      <w:pPr>
        <w:pStyle w:val="CommentText"/>
      </w:pPr>
      <w:r w:rsidRPr="001D6005">
        <w:t>Use/Add correct names e.g. QINFRA-S and QRB-S</w:t>
      </w:r>
    </w:p>
  </w:comment>
  <w:comment w:id="38" w:author="Bonthuys Gerkotze" w:date="2025-09-23T13:25:00Z" w:initials="GB">
    <w:p w14:paraId="778039E1" w14:textId="77777777" w:rsidR="002B49EE" w:rsidRDefault="002B49EE" w:rsidP="002B49EE">
      <w:pPr>
        <w:pStyle w:val="CommentText"/>
      </w:pPr>
      <w:r>
        <w:rPr>
          <w:rStyle w:val="CommentReference"/>
        </w:rPr>
        <w:annotationRef/>
      </w:r>
      <w:r>
        <w:rPr>
          <w:lang w:val="en-US"/>
        </w:rPr>
        <w:t>NAMES to change to QINFRA.S + QRB.S avoid conflict</w:t>
      </w:r>
    </w:p>
  </w:comment>
  <w:comment w:id="43" w:author="Dorda Ulrich" w:date="2025-09-23T14:34:00Z" w:initials="UD">
    <w:p w14:paraId="6C81228D" w14:textId="77777777" w:rsidR="002C248A" w:rsidRDefault="002C248A" w:rsidP="002C248A">
      <w:pPr>
        <w:pStyle w:val="CommentText"/>
      </w:pPr>
      <w:r>
        <w:rPr>
          <w:rStyle w:val="CommentReference"/>
        </w:rPr>
        <w:annotationRef/>
      </w:r>
      <w:r>
        <w:rPr>
          <w:lang w:val="en-US"/>
        </w:rPr>
        <w:t>Correct naming and use vector graphics</w:t>
      </w:r>
    </w:p>
  </w:comment>
  <w:comment w:id="56" w:author="Dekempeneer Erik" w:date="2025-07-12T10:20:00Z" w:initials="ED">
    <w:p w14:paraId="62714247" w14:textId="2BB1C37C" w:rsidR="00B56A6A" w:rsidRPr="001D6005" w:rsidRDefault="0063419D" w:rsidP="00B56A6A">
      <w:pPr>
        <w:pStyle w:val="CommentText"/>
        <w:ind w:left="300"/>
      </w:pPr>
      <w:r w:rsidRPr="001D6005">
        <w:rPr>
          <w:rStyle w:val="CommentReference"/>
        </w:rPr>
        <w:annotationRef/>
      </w:r>
      <w:r w:rsidR="00B56A6A" w:rsidRPr="001D6005">
        <w:t>After starting to read 3.4 (interfaces), I begin to suspect that you make a difference between QRB-A (interface at QRB) and A (line in QLM). Is this correct ? If yes, then Table 1 is misleading: 1</w:t>
      </w:r>
      <w:r w:rsidR="00B56A6A" w:rsidRPr="001D6005">
        <w:rPr>
          <w:vertAlign w:val="superscript"/>
        </w:rPr>
        <w:t>st</w:t>
      </w:r>
      <w:r w:rsidR="00B56A6A" w:rsidRPr="001D6005">
        <w:t xml:space="preserve"> column mentions Cryogenic distribution ‘lines’, 2</w:t>
      </w:r>
      <w:r w:rsidR="00B56A6A" w:rsidRPr="001D6005">
        <w:rPr>
          <w:vertAlign w:val="superscript"/>
        </w:rPr>
        <w:t>nd</w:t>
      </w:r>
      <w:r w:rsidR="00B56A6A" w:rsidRPr="001D6005">
        <w:t xml:space="preserve"> column mentions ‘QRB-A, …’ as constituents. Please make this more clear.  </w:t>
      </w:r>
    </w:p>
    <w:p w14:paraId="5D2136CE" w14:textId="77777777" w:rsidR="00B56A6A" w:rsidRPr="001D6005" w:rsidRDefault="00B56A6A" w:rsidP="00B56A6A">
      <w:pPr>
        <w:pStyle w:val="CommentText"/>
        <w:ind w:left="300"/>
      </w:pPr>
      <w:r w:rsidRPr="001D6005">
        <w:t>Idem for U,W,S it seems</w:t>
      </w:r>
    </w:p>
  </w:comment>
  <w:comment w:id="57" w:author="Bonthuys Gerkotze" w:date="2025-07-16T09:37:00Z" w:initials="GB">
    <w:p w14:paraId="5488E36C" w14:textId="77777777" w:rsidR="00D92DF5" w:rsidRPr="001D6005" w:rsidRDefault="00D92DF5" w:rsidP="00D92DF5">
      <w:pPr>
        <w:pStyle w:val="CommentText"/>
      </w:pPr>
      <w:r w:rsidRPr="001D6005">
        <w:rPr>
          <w:rStyle w:val="CommentReference"/>
        </w:rPr>
        <w:annotationRef/>
      </w:r>
      <w:r w:rsidRPr="001D6005">
        <w:t>Updated with new table for explanation</w:t>
      </w:r>
    </w:p>
  </w:comment>
  <w:comment w:id="59" w:author="Dorda Ulrich" w:date="2025-07-15T17:05:00Z" w:initials="UD">
    <w:p w14:paraId="6973E0B2" w14:textId="691FE9C2" w:rsidR="007503B5" w:rsidRPr="001D6005" w:rsidRDefault="007503B5" w:rsidP="007503B5">
      <w:pPr>
        <w:pStyle w:val="CommentText"/>
      </w:pPr>
      <w:r w:rsidRPr="001D6005">
        <w:rPr>
          <w:rStyle w:val="CommentReference"/>
        </w:rPr>
        <w:annotationRef/>
      </w:r>
      <w:r w:rsidRPr="001D6005">
        <w:t>Replace everywhere with CIS</w:t>
      </w:r>
    </w:p>
  </w:comment>
  <w:comment w:id="60" w:author="Bonthuys Gerkotze" w:date="2025-07-16T09:39:00Z" w:initials="GB">
    <w:p w14:paraId="0ECEFC38" w14:textId="77777777" w:rsidR="00D97476" w:rsidRPr="001D6005" w:rsidRDefault="00D97476" w:rsidP="00D97476">
      <w:pPr>
        <w:pStyle w:val="CommentText"/>
      </w:pPr>
      <w:r w:rsidRPr="001D6005">
        <w:rPr>
          <w:rStyle w:val="CommentReference"/>
        </w:rPr>
        <w:annotationRef/>
      </w:r>
      <w:r w:rsidRPr="001D6005">
        <w:t>Done</w:t>
      </w:r>
    </w:p>
  </w:comment>
  <w:comment w:id="61" w:author="Dorda Ulrich" w:date="2025-07-15T16:35:00Z" w:initials="UD">
    <w:p w14:paraId="5FD71CAE" w14:textId="487A6AD4" w:rsidR="005E67FD" w:rsidRPr="001D6005" w:rsidRDefault="005E67FD" w:rsidP="005E67FD">
      <w:pPr>
        <w:pStyle w:val="CommentText"/>
      </w:pPr>
      <w:r w:rsidRPr="001D6005">
        <w:rPr>
          <w:rStyle w:val="CommentReference"/>
        </w:rPr>
        <w:annotationRef/>
      </w:r>
      <w:r w:rsidRPr="001D6005">
        <w:t>@Daniel: pl. give an example for a cryo user interlock.</w:t>
      </w:r>
    </w:p>
  </w:comment>
  <w:comment w:id="62" w:author="Bonthuys Gerkotze" w:date="2025-07-16T16:50:00Z" w:initials="GB">
    <w:p w14:paraId="63EC01B4" w14:textId="77777777" w:rsidR="00345262" w:rsidRPr="001D6005" w:rsidRDefault="00345262" w:rsidP="00345262">
      <w:pPr>
        <w:pStyle w:val="CommentText"/>
      </w:pPr>
      <w:r w:rsidRPr="001D6005">
        <w:rPr>
          <w:rStyle w:val="CommentReference"/>
        </w:rPr>
        <w:annotationRef/>
      </w:r>
      <w:r w:rsidRPr="001D6005">
        <w:t>Example OK by daniel</w:t>
      </w:r>
    </w:p>
  </w:comment>
  <w:comment w:id="63" w:author="Dorda Ulrich" w:date="2025-07-15T17:08:00Z" w:initials="UD">
    <w:p w14:paraId="7F3C5F64" w14:textId="59D96621" w:rsidR="002D2C29" w:rsidRPr="001D6005" w:rsidRDefault="002D2C29" w:rsidP="002D2C29">
      <w:pPr>
        <w:pStyle w:val="CommentText"/>
      </w:pPr>
      <w:r w:rsidRPr="001D6005">
        <w:rPr>
          <w:rStyle w:val="CommentReference"/>
        </w:rPr>
        <w:annotationRef/>
      </w:r>
      <w:r w:rsidRPr="001D6005">
        <w:t>Add DIS and PEPS to abbreviations</w:t>
      </w:r>
    </w:p>
  </w:comment>
  <w:comment w:id="64" w:author="Bonthuys Gerkotze" w:date="2025-07-16T09:40:00Z" w:initials="GB">
    <w:p w14:paraId="57AAC10A" w14:textId="77777777" w:rsidR="00895ABD" w:rsidRPr="001D6005" w:rsidRDefault="00895ABD" w:rsidP="00895ABD">
      <w:pPr>
        <w:pStyle w:val="CommentText"/>
      </w:pPr>
      <w:r w:rsidRPr="001D6005">
        <w:rPr>
          <w:rStyle w:val="CommentReference"/>
        </w:rPr>
        <w:annotationRef/>
      </w:r>
      <w:r w:rsidRPr="001D6005">
        <w:t>Done</w:t>
      </w:r>
    </w:p>
  </w:comment>
  <w:comment w:id="65" w:author="Dorda Ulrich" w:date="2025-07-15T17:15:00Z" w:initials="UD">
    <w:p w14:paraId="0325AA85" w14:textId="36D2B617" w:rsidR="004F0224" w:rsidRPr="001D6005" w:rsidRDefault="004F0224" w:rsidP="004F0224">
      <w:pPr>
        <w:pStyle w:val="CommentText"/>
      </w:pPr>
      <w:r w:rsidRPr="001D6005">
        <w:rPr>
          <w:rStyle w:val="CommentReference"/>
        </w:rPr>
        <w:annotationRef/>
      </w:r>
      <w:r w:rsidRPr="001D6005">
        <w:t>Change Fig to not show NFS interfaces</w:t>
      </w:r>
    </w:p>
    <w:p w14:paraId="570B52B5" w14:textId="77777777" w:rsidR="004F0224" w:rsidRPr="001D6005" w:rsidRDefault="004F0224" w:rsidP="004F0224">
      <w:pPr>
        <w:pStyle w:val="CommentText"/>
      </w:pPr>
    </w:p>
    <w:p w14:paraId="444E9FF5" w14:textId="77777777" w:rsidR="004F0224" w:rsidRPr="001D6005" w:rsidRDefault="004F0224" w:rsidP="004F0224">
      <w:pPr>
        <w:pStyle w:val="CommentText"/>
      </w:pPr>
      <w:r w:rsidRPr="001D6005">
        <w:t>Make MCS and MIS on same level</w:t>
      </w:r>
    </w:p>
  </w:comment>
  <w:comment w:id="82" w:author="Dorda Ulrich" w:date="2025-07-17T11:13:00Z" w:initials="UD">
    <w:p w14:paraId="767AF233" w14:textId="77777777" w:rsidR="0097346B" w:rsidRPr="001D6005" w:rsidRDefault="00BA40D4" w:rsidP="0097346B">
      <w:pPr>
        <w:pStyle w:val="CommentText"/>
      </w:pPr>
      <w:r w:rsidRPr="001D6005">
        <w:rPr>
          <w:rStyle w:val="CommentReference"/>
        </w:rPr>
        <w:annotationRef/>
      </w:r>
      <w:r w:rsidR="0097346B" w:rsidRPr="001D6005">
        <w:t>DSBT estimate based on comparatble offers: 0.5ME.</w:t>
      </w:r>
    </w:p>
    <w:p w14:paraId="65AA89A2" w14:textId="77777777" w:rsidR="0097346B" w:rsidRPr="001D6005" w:rsidRDefault="0097346B" w:rsidP="0097346B">
      <w:pPr>
        <w:pStyle w:val="CommentText"/>
      </w:pPr>
      <w:r w:rsidRPr="001D6005">
        <w:t>In the pre-study the two companies estimated 2.5ME. We must make sure that we do not have a problematic situation as we have to evaluate the price including all options/contingent parts. Ideas:</w:t>
      </w:r>
    </w:p>
    <w:p w14:paraId="5A6EF679" w14:textId="77777777" w:rsidR="0097346B" w:rsidRPr="001D6005" w:rsidRDefault="0097346B" w:rsidP="0097346B">
      <w:pPr>
        <w:pStyle w:val="CommentText"/>
        <w:ind w:left="300"/>
      </w:pPr>
      <w:r w:rsidRPr="001D6005">
        <w:t>Take the risk</w:t>
      </w:r>
    </w:p>
    <w:p w14:paraId="6DF26C00" w14:textId="77777777" w:rsidR="0097346B" w:rsidRPr="001D6005" w:rsidRDefault="0097346B" w:rsidP="0097346B">
      <w:pPr>
        <w:pStyle w:val="CommentText"/>
        <w:ind w:left="300"/>
      </w:pPr>
      <w:r w:rsidRPr="001D6005">
        <w:t>Leave in here but remove via corrigendum if prices are unreasonable</w:t>
      </w:r>
    </w:p>
    <w:p w14:paraId="4C0C2E7C" w14:textId="77777777" w:rsidR="0097346B" w:rsidRPr="001D6005" w:rsidRDefault="0097346B" w:rsidP="0097346B">
      <w:pPr>
        <w:pStyle w:val="CommentText"/>
        <w:ind w:left="300"/>
      </w:pPr>
      <w:r w:rsidRPr="001D6005">
        <w:t>Split into lots (but this may have the issue that formally vessel-providers could complain that they could not offer for this lot. A risk that we might accept</w:t>
      </w:r>
    </w:p>
  </w:comment>
  <w:comment w:id="86" w:author="Dorda Ulrich" w:date="2025-08-13T10:49:00Z" w:initials="UD">
    <w:p w14:paraId="0E4BF816" w14:textId="77777777" w:rsidR="0097346B" w:rsidRPr="001D6005" w:rsidRDefault="0097346B" w:rsidP="0097346B">
      <w:pPr>
        <w:pStyle w:val="CommentText"/>
      </w:pPr>
      <w:r w:rsidRPr="001D6005">
        <w:rPr>
          <w:rStyle w:val="CommentReference"/>
        </w:rPr>
        <w:annotationRef/>
      </w:r>
      <w:r w:rsidRPr="001D6005">
        <w:t>GKO Fix for consistent use of fonts</w:t>
      </w:r>
    </w:p>
  </w:comment>
  <w:comment w:id="3025" w:author="Dorda Ulrich" w:date="2025-09-25T11:41:00Z" w:initials="UD">
    <w:p w14:paraId="59E7B083" w14:textId="77777777" w:rsidR="002D2F57" w:rsidRDefault="002D2F57" w:rsidP="002D2F57">
      <w:pPr>
        <w:pStyle w:val="CommentText"/>
      </w:pPr>
      <w:r>
        <w:rPr>
          <w:rStyle w:val="CommentReference"/>
        </w:rPr>
        <w:annotationRef/>
      </w:r>
      <w:r>
        <w:rPr>
          <w:lang w:val="en-US"/>
        </w:rPr>
        <w:t>Replace ONCE to agreed figure. Check caption correctness</w:t>
      </w:r>
    </w:p>
  </w:comment>
  <w:comment w:id="3026" w:author="Dorda Ulrich" w:date="2025-08-13T14:10:00Z" w:initials="UD">
    <w:p w14:paraId="70BC9403" w14:textId="4B59CD1C" w:rsidR="00E47F9F" w:rsidRPr="001D6005" w:rsidRDefault="00E47F9F" w:rsidP="00E47F9F">
      <w:pPr>
        <w:pStyle w:val="CommentText"/>
      </w:pPr>
      <w:r w:rsidRPr="001D6005">
        <w:rPr>
          <w:rStyle w:val="CommentReference"/>
        </w:rPr>
        <w:annotationRef/>
      </w:r>
      <w:r w:rsidRPr="001D6005">
        <w:t>Update to make steady state scenarios boxes full figure width</w:t>
      </w:r>
    </w:p>
    <w:p w14:paraId="0D873BCB" w14:textId="77777777" w:rsidR="00E47F9F" w:rsidRPr="001D6005" w:rsidRDefault="00E47F9F" w:rsidP="00E47F9F">
      <w:pPr>
        <w:pStyle w:val="CommentText"/>
      </w:pPr>
    </w:p>
    <w:p w14:paraId="4FD377B3" w14:textId="77777777" w:rsidR="00E47F9F" w:rsidRPr="001D6005" w:rsidRDefault="00E47F9F" w:rsidP="00E47F9F">
      <w:pPr>
        <w:pStyle w:val="CommentText"/>
      </w:pPr>
      <w:r w:rsidRPr="001D6005">
        <w:t>+ add pathway (in grey) to show the warmup tp 4.5K without emptying LHe</w:t>
      </w:r>
    </w:p>
  </w:comment>
  <w:comment w:id="3034" w:author="Dekempeneer Erik" w:date="2025-07-11T08:39:00Z" w:initials="ED">
    <w:p w14:paraId="4F8CA462" w14:textId="594A0712" w:rsidR="00BB0867" w:rsidRPr="001D6005" w:rsidRDefault="00BB0867" w:rsidP="00BB0867">
      <w:pPr>
        <w:pStyle w:val="CommentText"/>
        <w:ind w:left="300"/>
      </w:pPr>
      <w:r w:rsidRPr="001D6005">
        <w:rPr>
          <w:rStyle w:val="CommentReference"/>
        </w:rPr>
        <w:annotationRef/>
      </w:r>
      <w:r w:rsidRPr="001D6005">
        <w:t>QCELL or QVB ?</w:t>
      </w:r>
    </w:p>
  </w:comment>
  <w:comment w:id="3035" w:author="Bonthuys Gerkotze" w:date="2025-07-16T09:23:00Z" w:initials="GB">
    <w:p w14:paraId="618B1D84" w14:textId="77777777" w:rsidR="00BB0867" w:rsidRPr="001D6005" w:rsidRDefault="00BB0867" w:rsidP="00BB0867">
      <w:pPr>
        <w:pStyle w:val="CommentText"/>
      </w:pPr>
      <w:r w:rsidRPr="001D6005">
        <w:rPr>
          <w:rStyle w:val="CommentReference"/>
        </w:rPr>
        <w:annotationRef/>
      </w:r>
      <w:r w:rsidRPr="001D6005">
        <w:t>QVB - but we focus only on QCELL</w:t>
      </w:r>
    </w:p>
  </w:comment>
  <w:comment w:id="3036" w:author="Dekempeneer Erik" w:date="2025-07-11T08:46:00Z" w:initials="ED">
    <w:p w14:paraId="30F82998" w14:textId="77777777" w:rsidR="00BB0867" w:rsidRPr="001D6005" w:rsidRDefault="00BB0867" w:rsidP="00BB0867">
      <w:pPr>
        <w:pStyle w:val="CommentText"/>
        <w:ind w:left="300"/>
      </w:pPr>
      <w:r w:rsidRPr="001D6005">
        <w:rPr>
          <w:rStyle w:val="CommentReference"/>
        </w:rPr>
        <w:annotationRef/>
      </w:r>
      <w:r w:rsidRPr="001D6005">
        <w:t xml:space="preserve">Do we explain somewhere ‘How’ this is done ? If the ‘How’ is not clear, I wander if the applicant will be able to figure out what it means for him. </w:t>
      </w:r>
    </w:p>
    <w:p w14:paraId="3B60817D" w14:textId="77777777" w:rsidR="00BB0867" w:rsidRPr="001D6005" w:rsidRDefault="00BB0867" w:rsidP="00BB0867">
      <w:pPr>
        <w:pStyle w:val="CommentText"/>
        <w:ind w:left="300"/>
      </w:pPr>
      <w:r w:rsidRPr="001D6005">
        <w:t>Is there only a ‘cooldown speed’ constraint ? If yes, better move RTM-05 under section ‘Cool-down’</w:t>
      </w:r>
    </w:p>
  </w:comment>
  <w:comment w:id="3037" w:author="Bonthuys Gerkotze" w:date="2025-07-16T09:31:00Z" w:initials="GB">
    <w:p w14:paraId="00546704" w14:textId="77777777" w:rsidR="00BB0867" w:rsidRPr="001D6005" w:rsidRDefault="00BB0867" w:rsidP="00BB0867">
      <w:pPr>
        <w:pStyle w:val="CommentText"/>
      </w:pPr>
      <w:r w:rsidRPr="001D6005">
        <w:rPr>
          <w:rStyle w:val="CommentReference"/>
        </w:rPr>
        <w:annotationRef/>
      </w:r>
      <w:r w:rsidRPr="001D6005">
        <w:t>Moved - this is understood</w:t>
      </w:r>
    </w:p>
  </w:comment>
  <w:comment w:id="3049" w:author="Dorda Ulrich" w:date="2025-08-13T11:43:00Z" w:initials="UD">
    <w:p w14:paraId="5927A629" w14:textId="77777777" w:rsidR="000D34C6" w:rsidRPr="001D6005" w:rsidRDefault="000D34C6" w:rsidP="000D34C6">
      <w:pPr>
        <w:pStyle w:val="CommentText"/>
      </w:pPr>
      <w:r w:rsidRPr="001D6005">
        <w:rPr>
          <w:rStyle w:val="CommentReference"/>
        </w:rPr>
        <w:annotationRef/>
      </w:r>
      <w:r w:rsidRPr="001D6005">
        <w:t>@PUR: We allow it but it will be seen as a slight, minor disadvantage in the evaluation compared to an automatic system. Is this clear from this formulation?</w:t>
      </w:r>
    </w:p>
  </w:comment>
  <w:comment w:id="3050" w:author="Dekempeneer Erik" w:date="2025-07-11T11:00:00Z" w:initials="ED">
    <w:p w14:paraId="42FA560C" w14:textId="2426ADFE" w:rsidR="00F81D52" w:rsidRPr="001D6005" w:rsidRDefault="00F81D52" w:rsidP="00F81D52">
      <w:pPr>
        <w:pStyle w:val="CommentText"/>
      </w:pPr>
      <w:r w:rsidRPr="001D6005">
        <w:rPr>
          <w:rStyle w:val="CommentReference"/>
        </w:rPr>
        <w:annotationRef/>
      </w:r>
      <w:r w:rsidRPr="001D6005">
        <w:t>Overlap with RTM-021 and 022</w:t>
      </w:r>
    </w:p>
  </w:comment>
  <w:comment w:id="3051" w:author="Bonthuys Gerkotze" w:date="2025-08-22T09:11:00Z" w:initials="GB">
    <w:p w14:paraId="1E0B08F7" w14:textId="77777777" w:rsidR="00EE76C7" w:rsidRPr="001D6005" w:rsidRDefault="00EE76C7" w:rsidP="00EE76C7">
      <w:pPr>
        <w:pStyle w:val="CommentText"/>
      </w:pPr>
      <w:r w:rsidRPr="001D6005">
        <w:rPr>
          <w:rStyle w:val="CommentReference"/>
        </w:rPr>
        <w:annotationRef/>
      </w:r>
      <w:r w:rsidRPr="001D6005">
        <w:t>Reworded with UDO - there was a duplication</w:t>
      </w:r>
    </w:p>
  </w:comment>
  <w:comment w:id="3052" w:author="Bonthuys Gerkotze" w:date="2025-08-13T14:00:00Z" w:initials="GB">
    <w:p w14:paraId="5EECB996" w14:textId="6449E9B3" w:rsidR="00F81D52" w:rsidRPr="001D6005" w:rsidRDefault="00F81D52" w:rsidP="00F81D52">
      <w:pPr>
        <w:pStyle w:val="CommentText"/>
      </w:pPr>
      <w:r w:rsidRPr="001D6005">
        <w:rPr>
          <w:rStyle w:val="CommentReference"/>
        </w:rPr>
        <w:annotationRef/>
      </w:r>
      <w:r w:rsidRPr="001D6005">
        <w:t>Please confirm with DBE/CLH if header</w:t>
      </w:r>
    </w:p>
  </w:comment>
  <w:comment w:id="3055" w:author="Dorda Ulrich" w:date="2025-08-22T15:00:00Z" w:initials="UD">
    <w:p w14:paraId="592C111B" w14:textId="77777777" w:rsidR="002B4D6D" w:rsidRPr="001D6005" w:rsidRDefault="002B4D6D" w:rsidP="002B4D6D">
      <w:pPr>
        <w:pStyle w:val="CommentText"/>
      </w:pPr>
      <w:r w:rsidRPr="001D6005">
        <w:rPr>
          <w:rStyle w:val="CommentReference"/>
        </w:rPr>
        <w:annotationRef/>
      </w:r>
      <w:r w:rsidRPr="001D6005">
        <w:t>Adapt text to newly introduced 4.5K standby filled</w:t>
      </w:r>
    </w:p>
  </w:comment>
  <w:comment w:id="3064" w:author="Dekempeneer Erik" w:date="2025-07-11T11:13:00Z" w:initials="ED">
    <w:p w14:paraId="4DD4D87A" w14:textId="77777777" w:rsidR="007A02BC" w:rsidRPr="001D6005" w:rsidRDefault="007A02BC" w:rsidP="00404C21">
      <w:pPr>
        <w:pStyle w:val="CommentText"/>
      </w:pPr>
      <w:r w:rsidRPr="001D6005">
        <w:rPr>
          <w:rStyle w:val="CommentReference"/>
        </w:rPr>
        <w:annotationRef/>
      </w:r>
      <w:r w:rsidRPr="001D6005">
        <w:t>Probably a stupid question from a non-expert, but is it logic that cooling power is lower than the sum of the heat loads ?</w:t>
      </w:r>
    </w:p>
  </w:comment>
  <w:comment w:id="3065" w:author="Bonthuys Gerkotze" w:date="2025-08-13T13:46:00Z" w:initials="GB">
    <w:p w14:paraId="41FDCE2E" w14:textId="77777777" w:rsidR="007A02BC" w:rsidRPr="001D6005" w:rsidRDefault="007A02BC" w:rsidP="00A068BF">
      <w:pPr>
        <w:pStyle w:val="CommentText"/>
      </w:pPr>
      <w:r w:rsidRPr="001D6005">
        <w:rPr>
          <w:rStyle w:val="CommentReference"/>
        </w:rPr>
        <w:annotationRef/>
      </w:r>
      <w:r w:rsidRPr="001D6005">
        <w:t>This related back to an Equivalent heat load - all are referenced back to 4.5 K (to compare apples with apples). Each heat load is valid and correct for the specific temperature, but for the total it needs to be converted</w:t>
      </w:r>
    </w:p>
  </w:comment>
  <w:comment w:id="3066" w:author="Dekempeneer Erik" w:date="2025-07-11T11:35:00Z" w:initials="ED">
    <w:p w14:paraId="7A2E02AB" w14:textId="6AB04F7E" w:rsidR="008A1DD5" w:rsidRPr="001D6005" w:rsidRDefault="008A1DD5" w:rsidP="004E1F0C">
      <w:pPr>
        <w:pStyle w:val="CommentText"/>
      </w:pPr>
      <w:r w:rsidRPr="001D6005">
        <w:rPr>
          <w:rStyle w:val="CommentReference"/>
        </w:rPr>
        <w:annotationRef/>
      </w:r>
      <w:r w:rsidRPr="001D6005">
        <w:t>I think footnote 3 is not applicable to this number. Please check. (in the past, 560 W was the static heat load ?)</w:t>
      </w:r>
    </w:p>
  </w:comment>
  <w:comment w:id="3067" w:author="Bonthuys Gerkotze" w:date="2025-08-22T12:48:00Z" w:initials="GB">
    <w:p w14:paraId="3E9CBAAF" w14:textId="77777777" w:rsidR="00D84FE8" w:rsidRPr="001D6005" w:rsidRDefault="00D84FE8" w:rsidP="00D84FE8">
      <w:pPr>
        <w:pStyle w:val="CommentText"/>
      </w:pPr>
      <w:r w:rsidRPr="001D6005">
        <w:rPr>
          <w:rStyle w:val="CommentReference"/>
        </w:rPr>
        <w:annotationRef/>
      </w:r>
      <w:r w:rsidRPr="001D6005">
        <w:t>That was wrong - the value is for 2K standbye</w:t>
      </w:r>
    </w:p>
  </w:comment>
  <w:comment w:id="3083" w:author="Dorda Ulrich" w:date="2025-08-19T10:12:00Z" w:initials="UD">
    <w:p w14:paraId="3323C6B7" w14:textId="5D94FADC" w:rsidR="00DE0934" w:rsidRPr="001D6005" w:rsidRDefault="00DE0934" w:rsidP="00DE0934">
      <w:pPr>
        <w:pStyle w:val="CommentText"/>
      </w:pPr>
      <w:r w:rsidRPr="001D6005">
        <w:rPr>
          <w:rStyle w:val="CommentReference"/>
        </w:rPr>
        <w:annotationRef/>
      </w:r>
      <w:r w:rsidRPr="001D6005">
        <w:t>Can this format really store metadata, material properties, …?</w:t>
      </w:r>
    </w:p>
  </w:comment>
  <w:comment w:id="3084" w:author="Kounadis Diamantis" w:date="2025-08-19T16:40:00Z" w:initials="DK">
    <w:p w14:paraId="7E8B3A9C" w14:textId="77777777" w:rsidR="00DE0934" w:rsidRPr="001D6005" w:rsidRDefault="00DE0934" w:rsidP="00DE0934">
      <w:pPr>
        <w:pStyle w:val="CommentText"/>
      </w:pPr>
      <w:r w:rsidRPr="001D6005">
        <w:rPr>
          <w:rStyle w:val="CommentReference"/>
        </w:rPr>
        <w:annotationRef/>
      </w:r>
      <w:r w:rsidRPr="001D6005">
        <w:t>Yes, AP242 supports storage of metadata</w:t>
      </w:r>
    </w:p>
  </w:comment>
  <w:comment w:id="3085" w:author="Kounadis Diamantis" w:date="2025-08-19T16:43:00Z" w:initials="DK">
    <w:p w14:paraId="3E547499" w14:textId="77777777" w:rsidR="00DE0934" w:rsidRPr="001D6005" w:rsidRDefault="00DE0934" w:rsidP="00DE0934">
      <w:pPr>
        <w:pStyle w:val="CommentText"/>
      </w:pPr>
      <w:r w:rsidRPr="001D6005">
        <w:rPr>
          <w:rStyle w:val="CommentReference"/>
        </w:rPr>
        <w:annotationRef/>
      </w:r>
      <w:r w:rsidRPr="001D6005">
        <w:t>information</w:t>
      </w:r>
    </w:p>
  </w:comment>
  <w:comment w:id="3086" w:author="Kounadis Diamantis" w:date="2025-08-19T16:39:00Z" w:initials="DK">
    <w:p w14:paraId="4909EA39" w14:textId="77777777" w:rsidR="00DE0934" w:rsidRPr="001D6005" w:rsidRDefault="00DE0934" w:rsidP="00DE0934">
      <w:pPr>
        <w:pStyle w:val="CommentText"/>
      </w:pPr>
      <w:r w:rsidRPr="001D6005">
        <w:rPr>
          <w:rStyle w:val="CommentReference"/>
        </w:rPr>
        <w:annotationRef/>
      </w:r>
      <w:r w:rsidRPr="001D6005">
        <w:t>Is the contractor responsible for the construction of the QPLANT? In this case I think we also need a LOD 500 (operational/as built model)</w:t>
      </w:r>
    </w:p>
  </w:comment>
  <w:comment w:id="3088" w:author="Dorda Ulrich" w:date="2025-04-16T15:28:00Z" w:initials="UD">
    <w:p w14:paraId="19FB0CD5" w14:textId="509DD392" w:rsidR="00272E66" w:rsidRPr="001D6005" w:rsidRDefault="00272E66" w:rsidP="00272E66">
      <w:pPr>
        <w:pStyle w:val="CommentText"/>
      </w:pPr>
      <w:r w:rsidRPr="001D6005">
        <w:rPr>
          <w:rStyle w:val="CommentReference"/>
        </w:rPr>
        <w:annotationRef/>
      </w:r>
      <w:r w:rsidRPr="001D6005">
        <w:t>Legal / PUR!! - check carefully, change, move etc. This is crucial, as it may have a significant financial impact (our electricity cost) etc.</w:t>
      </w:r>
    </w:p>
  </w:comment>
  <w:comment w:id="3093" w:author="Dorda Ulrich" w:date="2025-08-14T16:50:00Z" w:initials="UD">
    <w:p w14:paraId="53289E67" w14:textId="77777777" w:rsidR="00D24795" w:rsidRPr="001D6005" w:rsidRDefault="00D24795" w:rsidP="00D24795">
      <w:pPr>
        <w:pStyle w:val="CommentText"/>
      </w:pPr>
      <w:r w:rsidRPr="001D6005">
        <w:rPr>
          <w:rStyle w:val="CommentReference"/>
        </w:rPr>
        <w:annotationRef/>
      </w:r>
      <w:r w:rsidRPr="001D6005">
        <w:t>Wrong doc link</w:t>
      </w:r>
    </w:p>
  </w:comment>
  <w:comment w:id="3117" w:author="Dorda Ulrich" w:date="2025-08-26T13:41:00Z" w:initials="UD">
    <w:p w14:paraId="1EE62A18" w14:textId="06AD3B3D" w:rsidR="00C82900" w:rsidRDefault="00C82900" w:rsidP="00C82900">
      <w:pPr>
        <w:pStyle w:val="CommentText"/>
      </w:pPr>
      <w:r>
        <w:rPr>
          <w:rStyle w:val="CommentReference"/>
        </w:rPr>
        <w:annotationRef/>
      </w:r>
      <w:r>
        <w:rPr>
          <w:lang w:val="en-US"/>
        </w:rPr>
        <w:t>Make correct reference</w:t>
      </w:r>
    </w:p>
  </w:comment>
  <w:comment w:id="3119" w:author="Dorda Ulrich" w:date="2025-09-25T11:53:00Z" w:initials="UD">
    <w:p w14:paraId="4EF38E46" w14:textId="77777777" w:rsidR="00B00862" w:rsidRDefault="00B00862" w:rsidP="00B00862">
      <w:pPr>
        <w:pStyle w:val="CommentText"/>
      </w:pPr>
      <w:r>
        <w:rPr>
          <w:rStyle w:val="CommentReference"/>
        </w:rPr>
        <w:annotationRef/>
      </w:r>
      <w:r>
        <w:rPr>
          <w:lang w:val="en-US"/>
        </w:rPr>
        <w:t>To be seen with Daniel if this is required or anyway obvious</w:t>
      </w:r>
    </w:p>
  </w:comment>
  <w:comment w:id="3158" w:author="Dorda Ulrich" w:date="2025-08-26T14:10:00Z" w:initials="UD">
    <w:p w14:paraId="55807AF8" w14:textId="77777777" w:rsidR="00F03E65" w:rsidRDefault="0077288D" w:rsidP="00F03E65">
      <w:pPr>
        <w:pStyle w:val="CommentText"/>
      </w:pPr>
      <w:r>
        <w:rPr>
          <w:rStyle w:val="CommentReference"/>
        </w:rPr>
        <w:annotationRef/>
      </w:r>
      <w:r w:rsidR="00F03E65">
        <w:t>Change to requesting to document it in a deliverable (which we need to approve) [Check this in general in the whole document]</w:t>
      </w:r>
    </w:p>
  </w:comment>
  <w:comment w:id="3174" w:author="Dorda Ulrich" w:date="2025-08-26T14:41:00Z" w:initials="UD">
    <w:p w14:paraId="7D1D66EC" w14:textId="77777777" w:rsidR="00995F47" w:rsidRDefault="00995F47" w:rsidP="00995F47">
      <w:pPr>
        <w:pStyle w:val="CommentText"/>
      </w:pPr>
      <w:r>
        <w:rPr>
          <w:rStyle w:val="CommentReference"/>
        </w:rPr>
        <w:annotationRef/>
      </w:r>
      <w:r>
        <w:rPr>
          <w:lang w:val="en-US"/>
        </w:rPr>
        <w:t>Write: document in a deliverable (which we then approve)</w:t>
      </w:r>
    </w:p>
  </w:comment>
  <w:comment w:id="3177" w:author="Dorda Ulrich" w:date="2025-08-26T14:46:00Z" w:initials="UD">
    <w:p w14:paraId="103245CC" w14:textId="77777777" w:rsidR="003E2632" w:rsidRDefault="003E2632" w:rsidP="003E2632">
      <w:pPr>
        <w:pStyle w:val="CommentText"/>
      </w:pPr>
      <w:r>
        <w:rPr>
          <w:rStyle w:val="CommentReference"/>
        </w:rPr>
        <w:annotationRef/>
      </w:r>
      <w:r>
        <w:rPr>
          <w:lang w:val="en-US"/>
        </w:rPr>
        <w:t>Let’s iterate again later</w:t>
      </w:r>
    </w:p>
  </w:comment>
  <w:comment w:id="3184" w:author="Dorda Ulrich" w:date="2025-08-27T16:30:00Z" w:initials="UD">
    <w:p w14:paraId="24872451" w14:textId="77777777" w:rsidR="006B773D" w:rsidRDefault="006B773D" w:rsidP="006B773D">
      <w:pPr>
        <w:pStyle w:val="CommentText"/>
      </w:pPr>
      <w:r>
        <w:rPr>
          <w:rStyle w:val="CommentReference"/>
        </w:rPr>
        <w:annotationRef/>
      </w:r>
      <w:r>
        <w:rPr>
          <w:lang w:val="en-US"/>
        </w:rPr>
        <w:t>Talk to Vladimir</w:t>
      </w:r>
    </w:p>
  </w:comment>
  <w:comment w:id="3191" w:author="Dorda Ulrich" w:date="2025-08-19T09:15:00Z" w:initials="UD">
    <w:p w14:paraId="71D85E07" w14:textId="6B47C244" w:rsidR="00754E2A" w:rsidRPr="001D6005" w:rsidRDefault="00754E2A" w:rsidP="00754E2A">
      <w:pPr>
        <w:pStyle w:val="CommentText"/>
      </w:pPr>
      <w:r w:rsidRPr="001D6005">
        <w:rPr>
          <w:rStyle w:val="CommentReference"/>
        </w:rPr>
        <w:annotationRef/>
      </w:r>
      <w:r w:rsidRPr="001D6005">
        <w:t>@GKO: Check where name is defined, check where nominal pressure parameters are defined,</w:t>
      </w:r>
    </w:p>
  </w:comment>
  <w:comment w:id="3211" w:author="Dorda Ulrich" w:date="2025-08-27T15:32:00Z" w:initials="UD">
    <w:p w14:paraId="2695900D" w14:textId="06B68C15" w:rsidR="00736F00" w:rsidRDefault="00736F00" w:rsidP="00736F00">
      <w:pPr>
        <w:pStyle w:val="CommentText"/>
      </w:pPr>
      <w:r>
        <w:rPr>
          <w:rStyle w:val="CommentReference"/>
        </w:rPr>
        <w:annotationRef/>
      </w:r>
      <w:r>
        <w:t>Check whole table with Daniel</w:t>
      </w:r>
    </w:p>
  </w:comment>
  <w:comment w:id="3219" w:author="Dekempeneer Erik" w:date="2025-07-11T14:25:00Z" w:initials="ED">
    <w:p w14:paraId="02BB98BB" w14:textId="2132D11E" w:rsidR="002221A8" w:rsidRPr="001D6005" w:rsidRDefault="002221A8" w:rsidP="002221A8">
      <w:pPr>
        <w:pStyle w:val="CommentText"/>
      </w:pPr>
      <w:r w:rsidRPr="001D6005">
        <w:rPr>
          <w:rStyle w:val="CommentReference"/>
        </w:rPr>
        <w:annotationRef/>
      </w:r>
      <w:r w:rsidRPr="001D6005">
        <w:t>The user requirement is not clear to me?</w:t>
      </w:r>
    </w:p>
  </w:comment>
  <w:comment w:id="3220" w:author="Dorda Ulrich" w:date="2025-08-22T17:11:00Z" w:initials="UD">
    <w:p w14:paraId="1C5A0730" w14:textId="77777777" w:rsidR="00AB251D" w:rsidRPr="001D6005" w:rsidRDefault="00AB251D" w:rsidP="00AB251D">
      <w:pPr>
        <w:pStyle w:val="CommentText"/>
      </w:pPr>
      <w:r w:rsidRPr="001D6005">
        <w:rPr>
          <w:rStyle w:val="CommentReference"/>
        </w:rPr>
        <w:annotationRef/>
      </w:r>
      <w:r w:rsidRPr="001D6005">
        <w:t>End  joint UDO-GKO review</w:t>
      </w:r>
    </w:p>
  </w:comment>
  <w:comment w:id="3594" w:author="Dorda Ulrich" w:date="2025-08-25T12:44:00Z" w:initials="UD">
    <w:p w14:paraId="112E81ED" w14:textId="77777777" w:rsidR="00A3209F" w:rsidRDefault="00A3209F" w:rsidP="00A3209F">
      <w:pPr>
        <w:pStyle w:val="CommentText"/>
      </w:pPr>
      <w:r>
        <w:rPr>
          <w:rStyle w:val="CommentReference"/>
        </w:rPr>
        <w:annotationRef/>
      </w:r>
      <w:r>
        <w:rPr>
          <w:lang w:val="en-US"/>
        </w:rPr>
        <w:t>Reconsider where to move (standards?)</w:t>
      </w:r>
    </w:p>
  </w:comment>
  <w:comment w:id="3596" w:author="Dekempeneer Erik" w:date="2025-07-11T16:29:00Z" w:initials="ED">
    <w:p w14:paraId="403B20B6" w14:textId="77777777" w:rsidR="00A3209F" w:rsidRPr="001D6005" w:rsidRDefault="00A3209F" w:rsidP="00A3209F">
      <w:pPr>
        <w:pStyle w:val="CommentText"/>
      </w:pPr>
      <w:r w:rsidRPr="001D6005">
        <w:rPr>
          <w:rStyle w:val="CommentReference"/>
        </w:rPr>
        <w:annotationRef/>
      </w:r>
      <w:r w:rsidRPr="001D6005">
        <w:t>Do you mean cabinets ?</w:t>
      </w:r>
    </w:p>
  </w:comment>
  <w:comment w:id="3602" w:author="Dekempeneer Erik" w:date="2025-07-12T11:13:00Z" w:initials="ED">
    <w:p w14:paraId="4EBB6C65" w14:textId="77777777" w:rsidR="004E62BD" w:rsidRPr="001D6005" w:rsidRDefault="0080415C" w:rsidP="004E62BD">
      <w:pPr>
        <w:pStyle w:val="CommentText"/>
        <w:ind w:left="300"/>
      </w:pPr>
      <w:r w:rsidRPr="001D6005">
        <w:rPr>
          <w:rStyle w:val="CommentReference"/>
        </w:rPr>
        <w:annotationRef/>
      </w:r>
      <w:r w:rsidR="004E62BD" w:rsidRPr="001D6005">
        <w:t>This title is not OK. Should we call it ‘Process line interfaces’ (following example of other subsections) ?</w:t>
      </w:r>
    </w:p>
    <w:p w14:paraId="083EB758" w14:textId="77777777" w:rsidR="004E62BD" w:rsidRPr="001D6005" w:rsidRDefault="004E62BD" w:rsidP="004E62BD">
      <w:pPr>
        <w:pStyle w:val="CommentText"/>
        <w:ind w:left="300"/>
      </w:pPr>
      <w:r w:rsidRPr="001D6005">
        <w:t>This whole section is very confusing and needs to be looked at carefully</w:t>
      </w:r>
    </w:p>
  </w:comment>
  <w:comment w:id="3604" w:author="Dekempeneer Erik" w:date="2025-07-12T10:37:00Z" w:initials="ED">
    <w:p w14:paraId="52CBD9A5" w14:textId="606C4182" w:rsidR="007E0CFD" w:rsidRPr="001D6005" w:rsidRDefault="007E0CFD" w:rsidP="007E0CFD">
      <w:pPr>
        <w:pStyle w:val="CommentText"/>
      </w:pPr>
      <w:r w:rsidRPr="001D6005">
        <w:rPr>
          <w:rStyle w:val="CommentReference"/>
        </w:rPr>
        <w:annotationRef/>
      </w:r>
      <w:r w:rsidRPr="001D6005">
        <w:t>In the text there is no reference to this table 13.</w:t>
      </w:r>
    </w:p>
  </w:comment>
  <w:comment w:id="3605" w:author="Dekempeneer Erik" w:date="2025-07-12T10:35:00Z" w:initials="ED">
    <w:p w14:paraId="54ED8192" w14:textId="50826339" w:rsidR="00493633" w:rsidRPr="001D6005" w:rsidRDefault="00493633" w:rsidP="00493633">
      <w:pPr>
        <w:pStyle w:val="CommentText"/>
      </w:pPr>
      <w:r w:rsidRPr="001D6005">
        <w:rPr>
          <w:rStyle w:val="CommentReference"/>
        </w:rPr>
        <w:annotationRef/>
      </w:r>
      <w:r w:rsidRPr="001D6005">
        <w:t xml:space="preserve">It would become less confusing if you call this Interface ID. Save the term ‘line’ for what is inside the QLM </w:t>
      </w:r>
    </w:p>
  </w:comment>
  <w:comment w:id="3620" w:author="Dekempeneer Erik" w:date="2025-07-12T11:01:00Z" w:initials="ED">
    <w:p w14:paraId="7E0F5A6D" w14:textId="77777777" w:rsidR="00A71B98" w:rsidRPr="001D6005" w:rsidRDefault="00A71B98" w:rsidP="00A71B98">
      <w:pPr>
        <w:pStyle w:val="CommentText"/>
      </w:pPr>
      <w:r w:rsidRPr="001D6005">
        <w:rPr>
          <w:rStyle w:val="CommentReference"/>
        </w:rPr>
        <w:annotationRef/>
      </w:r>
      <w:r w:rsidRPr="001D6005">
        <w:t>This is confusing: earlier it is written that QINFRA are interfaces between QRB and site utilities.</w:t>
      </w:r>
    </w:p>
  </w:comment>
  <w:comment w:id="3621" w:author="Dekempeneer Erik" w:date="2025-07-12T11:38:00Z" w:initials="ED">
    <w:p w14:paraId="4DEF2A71" w14:textId="77777777" w:rsidR="00B15E7C" w:rsidRPr="001D6005" w:rsidRDefault="00B15E7C" w:rsidP="00B15E7C">
      <w:pPr>
        <w:pStyle w:val="CommentText"/>
      </w:pPr>
      <w:r w:rsidRPr="001D6005">
        <w:rPr>
          <w:rStyle w:val="CommentReference"/>
        </w:rPr>
        <w:annotationRef/>
      </w:r>
      <w:r w:rsidRPr="001D6005">
        <w:t>VLP stage, VLP compression ? What does this mean ? From table 16, I would tend to conclude that you should write ‘VLP header’</w:t>
      </w:r>
    </w:p>
  </w:comment>
  <w:comment w:id="3622" w:author="Dekempeneer Erik" w:date="2025-07-12T11:21:00Z" w:initials="ED">
    <w:p w14:paraId="163854EF" w14:textId="7510BCD6" w:rsidR="00565755" w:rsidRPr="001D6005" w:rsidRDefault="00565755" w:rsidP="00565755">
      <w:pPr>
        <w:pStyle w:val="CommentText"/>
      </w:pPr>
      <w:r w:rsidRPr="001D6005">
        <w:rPr>
          <w:rStyle w:val="CommentReference"/>
        </w:rPr>
        <w:annotationRef/>
      </w:r>
      <w:r w:rsidRPr="001D6005">
        <w:t>Not clear</w:t>
      </w:r>
    </w:p>
  </w:comment>
  <w:comment w:id="3623" w:author="Dekempeneer Erik" w:date="2025-07-12T11:06:00Z" w:initials="ED">
    <w:p w14:paraId="519E2AFC" w14:textId="0165A116" w:rsidR="00A71B98" w:rsidRPr="001D6005" w:rsidRDefault="00A71B98" w:rsidP="00A71B98">
      <w:pPr>
        <w:pStyle w:val="CommentText"/>
      </w:pPr>
      <w:r w:rsidRPr="001D6005">
        <w:rPr>
          <w:rStyle w:val="CommentReference"/>
        </w:rPr>
        <w:annotationRef/>
      </w:r>
      <w:r w:rsidRPr="001D6005">
        <w:t>Phrasing not correct</w:t>
      </w:r>
    </w:p>
  </w:comment>
  <w:comment w:id="3625" w:author="Dekempeneer Erik" w:date="2025-07-12T11:33:00Z" w:initials="ED">
    <w:p w14:paraId="086F8804" w14:textId="77777777" w:rsidR="00B15E7C" w:rsidRPr="001D6005" w:rsidRDefault="00B15E7C" w:rsidP="00B15E7C">
      <w:pPr>
        <w:pStyle w:val="CommentText"/>
      </w:pPr>
      <w:r w:rsidRPr="001D6005">
        <w:rPr>
          <w:rStyle w:val="CommentReference"/>
        </w:rPr>
        <w:annotationRef/>
      </w:r>
      <w:r w:rsidRPr="001D6005">
        <w:t>??</w:t>
      </w:r>
    </w:p>
  </w:comment>
  <w:comment w:id="3619" w:author="Dekempeneer Erik" w:date="2025-07-12T11:29:00Z" w:initials="ED">
    <w:p w14:paraId="4E07F019" w14:textId="7AB960B0" w:rsidR="0099094C" w:rsidRPr="001D6005" w:rsidRDefault="0099094C" w:rsidP="0099094C">
      <w:pPr>
        <w:pStyle w:val="CommentText"/>
      </w:pPr>
      <w:r w:rsidRPr="001D6005">
        <w:rPr>
          <w:rStyle w:val="CommentReference"/>
        </w:rPr>
        <w:annotationRef/>
      </w:r>
      <w:r w:rsidRPr="001D6005">
        <w:t>This part does not fit under the section ‘Main Cryogenic Line interfaces’</w:t>
      </w:r>
    </w:p>
  </w:comment>
  <w:comment w:id="3635" w:author="Dekempeneer Erik" w:date="2025-07-12T11:43:00Z" w:initials="ED">
    <w:p w14:paraId="1CD1E4A5" w14:textId="77777777" w:rsidR="005267D3" w:rsidRPr="001D6005" w:rsidRDefault="005267D3" w:rsidP="005267D3">
      <w:pPr>
        <w:pStyle w:val="CommentText"/>
      </w:pPr>
      <w:r w:rsidRPr="001D6005">
        <w:rPr>
          <w:rStyle w:val="CommentReference"/>
        </w:rPr>
        <w:annotationRef/>
      </w:r>
      <w:r w:rsidRPr="001D6005">
        <w:t>You mentioned 3 locations: LTU, cold box room and CCB. It is not clear what you mean with ‘2 buildings (rooms inside)’</w:t>
      </w:r>
    </w:p>
  </w:comment>
  <w:comment w:id="3641" w:author="Dekempeneer Erik" w:date="2025-07-12T11:57:00Z" w:initials="ED">
    <w:p w14:paraId="1F1D761F" w14:textId="77777777" w:rsidR="00EA7164" w:rsidRPr="001D6005" w:rsidRDefault="00EA7164" w:rsidP="00EA7164">
      <w:pPr>
        <w:pStyle w:val="CommentText"/>
      </w:pPr>
      <w:r w:rsidRPr="001D6005">
        <w:rPr>
          <w:rStyle w:val="CommentReference"/>
        </w:rPr>
        <w:annotationRef/>
      </w:r>
      <w:r w:rsidRPr="001D6005">
        <w:t>This is vague. How shall the Contractor define this ?</w:t>
      </w:r>
    </w:p>
  </w:comment>
  <w:comment w:id="3647" w:author="Dekempeneer Erik" w:date="2025-07-12T12:04:00Z" w:initials="ED">
    <w:p w14:paraId="011F37C1" w14:textId="77777777" w:rsidR="00873633" w:rsidRPr="001D6005" w:rsidRDefault="00873633" w:rsidP="00873633">
      <w:pPr>
        <w:pStyle w:val="CommentText"/>
      </w:pPr>
      <w:r w:rsidRPr="001D6005">
        <w:rPr>
          <w:rStyle w:val="CommentReference"/>
        </w:rPr>
        <w:annotationRef/>
      </w:r>
      <w:r w:rsidRPr="001D6005">
        <w:t>This is not clear</w:t>
      </w:r>
    </w:p>
  </w:comment>
  <w:comment w:id="3648" w:author="Dekempeneer Erik" w:date="2025-07-12T12:04:00Z" w:initials="ED">
    <w:p w14:paraId="2BB6F4DA" w14:textId="77777777" w:rsidR="00873633" w:rsidRPr="001D6005" w:rsidRDefault="00873633" w:rsidP="00873633">
      <w:pPr>
        <w:pStyle w:val="CommentText"/>
      </w:pPr>
      <w:r w:rsidRPr="001D6005">
        <w:rPr>
          <w:rStyle w:val="CommentReference"/>
        </w:rPr>
        <w:annotationRef/>
      </w:r>
      <w:r w:rsidRPr="001D6005">
        <w:t>Not clear</w:t>
      </w:r>
    </w:p>
  </w:comment>
  <w:comment w:id="3646" w:author="Dekempeneer Erik" w:date="2025-07-12T12:09:00Z" w:initials="ED">
    <w:p w14:paraId="045AFE3F" w14:textId="77777777" w:rsidR="00C438B0" w:rsidRPr="001D6005" w:rsidRDefault="00C438B0" w:rsidP="00C438B0">
      <w:pPr>
        <w:pStyle w:val="CommentText"/>
      </w:pPr>
      <w:r w:rsidRPr="001D6005">
        <w:rPr>
          <w:rStyle w:val="CommentReference"/>
        </w:rPr>
        <w:annotationRef/>
      </w:r>
      <w:r w:rsidRPr="001D6005">
        <w:t>Has to move to the subsection below</w:t>
      </w:r>
    </w:p>
  </w:comment>
  <w:comment w:id="3649" w:author="Dekempeneer Erik" w:date="2025-07-12T12:02:00Z" w:initials="ED">
    <w:p w14:paraId="1AEC4629" w14:textId="4CCFEB31" w:rsidR="00873633" w:rsidRPr="001D6005" w:rsidRDefault="00873633" w:rsidP="00873633">
      <w:pPr>
        <w:pStyle w:val="CommentText"/>
      </w:pPr>
      <w:r w:rsidRPr="001D6005">
        <w:rPr>
          <w:rStyle w:val="CommentReference"/>
        </w:rPr>
        <w:annotationRef/>
      </w:r>
      <w:r w:rsidRPr="001D6005">
        <w:t>Specify the deliverable</w:t>
      </w:r>
    </w:p>
  </w:comment>
  <w:comment w:id="3654" w:author="Dekempeneer Erik" w:date="2025-07-12T12:05:00Z" w:initials="ED">
    <w:p w14:paraId="7A1B5085" w14:textId="77777777" w:rsidR="00873633" w:rsidRPr="001D6005" w:rsidRDefault="00873633" w:rsidP="00873633">
      <w:pPr>
        <w:pStyle w:val="CommentText"/>
      </w:pPr>
      <w:r w:rsidRPr="001D6005">
        <w:rPr>
          <w:rStyle w:val="CommentReference"/>
        </w:rPr>
        <w:annotationRef/>
      </w:r>
      <w:r w:rsidRPr="001D6005">
        <w:t>??</w:t>
      </w:r>
    </w:p>
  </w:comment>
  <w:comment w:id="3655" w:author="Dekempeneer Erik" w:date="2025-07-12T12:13:00Z" w:initials="ED">
    <w:p w14:paraId="6F2BA81E" w14:textId="77777777" w:rsidR="00F33E77" w:rsidRPr="001D6005" w:rsidRDefault="00F33E77" w:rsidP="00F33E77">
      <w:pPr>
        <w:pStyle w:val="CommentText"/>
      </w:pPr>
      <w:r w:rsidRPr="001D6005">
        <w:rPr>
          <w:rStyle w:val="CommentReference"/>
        </w:rPr>
        <w:annotationRef/>
      </w:r>
      <w:r w:rsidRPr="001D6005">
        <w:t>This is in contradiction with RTM-0125 which says 1 analyser in compressor room and 1 analyser in cold box room</w:t>
      </w:r>
    </w:p>
  </w:comment>
  <w:comment w:id="3668" w:author="Dekempeneer Erik" w:date="2025-07-12T12:21:00Z" w:initials="ED">
    <w:p w14:paraId="2A32027C" w14:textId="77777777" w:rsidR="007E3FF4" w:rsidRPr="001D6005" w:rsidRDefault="007E3FF4" w:rsidP="007E3FF4">
      <w:pPr>
        <w:pStyle w:val="CommentText"/>
      </w:pPr>
      <w:r w:rsidRPr="001D6005">
        <w:rPr>
          <w:rStyle w:val="CommentReference"/>
        </w:rPr>
        <w:annotationRef/>
      </w:r>
      <w:r w:rsidRPr="001D6005">
        <w:t>Something went wrong here</w:t>
      </w:r>
    </w:p>
  </w:comment>
  <w:comment w:id="3669" w:author="Dekempeneer Erik" w:date="2025-07-12T12:31:00Z" w:initials="ED">
    <w:p w14:paraId="3F868352" w14:textId="77777777" w:rsidR="00D82834" w:rsidRPr="001D6005" w:rsidRDefault="00D82834" w:rsidP="00D82834">
      <w:pPr>
        <w:pStyle w:val="CommentText"/>
      </w:pPr>
      <w:r w:rsidRPr="001D6005">
        <w:rPr>
          <w:rStyle w:val="CommentReference"/>
        </w:rPr>
        <w:annotationRef/>
      </w:r>
      <w:r w:rsidRPr="001D6005">
        <w:t xml:space="preserve">Where do these numbers come from ? </w:t>
      </w:r>
    </w:p>
  </w:comment>
  <w:comment w:id="3673" w:author="Dekempeneer Erik" w:date="2025-07-12T12:41:00Z" w:initials="ED">
    <w:p w14:paraId="26361D94" w14:textId="77777777" w:rsidR="002F187A" w:rsidRPr="001D6005" w:rsidRDefault="00C51CE2" w:rsidP="002F187A">
      <w:pPr>
        <w:pStyle w:val="CommentText"/>
      </w:pPr>
      <w:r w:rsidRPr="001D6005">
        <w:rPr>
          <w:rStyle w:val="CommentReference"/>
        </w:rPr>
        <w:annotationRef/>
      </w:r>
      <w:r w:rsidR="002F187A" w:rsidRPr="001D6005">
        <w:t xml:space="preserve">This is not clear. Are these interface points on the QPLANT equipment and do we connect to them or are these terminal points somewhere in the buildings and does the Contractor connect to them ?  </w:t>
      </w:r>
    </w:p>
  </w:comment>
  <w:comment w:id="3675" w:author="Dekempeneer Erik" w:date="2025-07-12T12:34:00Z" w:initials="ED">
    <w:p w14:paraId="4C5B3320" w14:textId="02FB12B5" w:rsidR="00D82834" w:rsidRPr="001D6005" w:rsidRDefault="00D82834" w:rsidP="00D82834">
      <w:pPr>
        <w:pStyle w:val="CommentText"/>
      </w:pPr>
      <w:r w:rsidRPr="001D6005">
        <w:rPr>
          <w:rStyle w:val="CommentReference"/>
        </w:rPr>
        <w:annotationRef/>
      </w:r>
      <w:r w:rsidRPr="001D6005">
        <w:t>Cabinets ?</w:t>
      </w:r>
    </w:p>
  </w:comment>
  <w:comment w:id="3676" w:author="Dekempeneer Erik" w:date="2025-07-12T12:45:00Z" w:initials="ED">
    <w:p w14:paraId="03D78E03" w14:textId="77777777" w:rsidR="00C51CE2" w:rsidRPr="001D6005" w:rsidRDefault="00C51CE2" w:rsidP="00C51CE2">
      <w:pPr>
        <w:pStyle w:val="CommentText"/>
      </w:pPr>
      <w:r w:rsidRPr="001D6005">
        <w:rPr>
          <w:rStyle w:val="CommentReference"/>
        </w:rPr>
        <w:annotationRef/>
      </w:r>
      <w:r w:rsidRPr="001D6005">
        <w:t>Is that allowed ? At my home, water and electricity had to be separated</w:t>
      </w:r>
    </w:p>
  </w:comment>
  <w:comment w:id="3677" w:author="Dekempeneer Erik" w:date="2025-07-12T12:48:00Z" w:initials="ED">
    <w:p w14:paraId="795165BA" w14:textId="77777777" w:rsidR="00C51CE2" w:rsidRPr="001D6005" w:rsidRDefault="00C51CE2" w:rsidP="00C51CE2">
      <w:pPr>
        <w:pStyle w:val="CommentText"/>
      </w:pPr>
      <w:r w:rsidRPr="001D6005">
        <w:rPr>
          <w:rStyle w:val="CommentReference"/>
        </w:rPr>
        <w:annotationRef/>
      </w:r>
      <w:r w:rsidRPr="001D6005">
        <w:t>Earlier in the document (under Helium recovery …) we have specified the available back up power. Why do we leave it open here ?</w:t>
      </w:r>
    </w:p>
  </w:comment>
  <w:comment w:id="3678" w:author="Dekempeneer Erik" w:date="2025-07-12T14:01:00Z" w:initials="ED">
    <w:p w14:paraId="2A6F75F9" w14:textId="77777777" w:rsidR="002F187A" w:rsidRPr="001D6005" w:rsidRDefault="002F187A" w:rsidP="002F187A">
      <w:pPr>
        <w:pStyle w:val="CommentText"/>
        <w:ind w:left="300"/>
      </w:pPr>
      <w:r w:rsidRPr="001D6005">
        <w:rPr>
          <w:rStyle w:val="CommentReference"/>
        </w:rPr>
        <w:annotationRef/>
      </w:r>
      <w:r w:rsidRPr="001D6005">
        <w:t>SLD is not defined</w:t>
      </w:r>
    </w:p>
    <w:p w14:paraId="110D8B3B" w14:textId="77777777" w:rsidR="002F187A" w:rsidRPr="001D6005" w:rsidRDefault="002F187A" w:rsidP="002F187A">
      <w:pPr>
        <w:pStyle w:val="CommentText"/>
        <w:ind w:left="300"/>
      </w:pPr>
      <w:r w:rsidRPr="001D6005">
        <w:t>What is a ‘protection coordination study’ ?</w:t>
      </w:r>
    </w:p>
    <w:p w14:paraId="046CDDA6" w14:textId="77777777" w:rsidR="002F187A" w:rsidRPr="001D6005" w:rsidRDefault="002F187A" w:rsidP="002F187A">
      <w:pPr>
        <w:pStyle w:val="CommentText"/>
        <w:ind w:left="300"/>
      </w:pPr>
      <w:r w:rsidRPr="001D6005">
        <w:t>What does that mean: studies aligned to the building structure … ?</w:t>
      </w:r>
    </w:p>
  </w:comment>
  <w:comment w:id="3686" w:author="Dekempeneer Erik" w:date="2025-07-12T14:13:00Z" w:initials="ED">
    <w:p w14:paraId="23326D2F" w14:textId="77777777" w:rsidR="00465869" w:rsidRPr="001D6005" w:rsidRDefault="00465869" w:rsidP="00465869">
      <w:pPr>
        <w:pStyle w:val="CommentText"/>
      </w:pPr>
      <w:r w:rsidRPr="001D6005">
        <w:rPr>
          <w:rStyle w:val="CommentReference"/>
        </w:rPr>
        <w:annotationRef/>
      </w:r>
      <w:r w:rsidRPr="001D6005">
        <w:t xml:space="preserve">‘will be’ or ‘is estimated to be’ ? Will SCK CEN adapt if the required water consumption turns out to be more than these estimates. This is not clear </w:t>
      </w:r>
    </w:p>
  </w:comment>
  <w:comment w:id="3714" w:author="Dekempeneer Erik" w:date="2025-07-12T14:29:00Z" w:initials="ED">
    <w:p w14:paraId="2EFFE23A" w14:textId="77777777" w:rsidR="00F46A4B" w:rsidRPr="001D6005" w:rsidRDefault="00F46A4B" w:rsidP="00F46A4B">
      <w:pPr>
        <w:pStyle w:val="CommentText"/>
      </w:pPr>
      <w:r w:rsidRPr="001D6005">
        <w:rPr>
          <w:rStyle w:val="CommentReference"/>
        </w:rPr>
        <w:annotationRef/>
      </w:r>
      <w:r w:rsidRPr="001D6005">
        <w:t>with the Compressor Room ‘HVAC’ system’ ?</w:t>
      </w:r>
    </w:p>
  </w:comment>
  <w:comment w:id="3715" w:author="Dekempeneer Erik" w:date="2025-07-12T14:31:00Z" w:initials="ED">
    <w:p w14:paraId="6E01D354" w14:textId="77777777" w:rsidR="00F46A4B" w:rsidRPr="001D6005" w:rsidRDefault="00F46A4B" w:rsidP="00F46A4B">
      <w:pPr>
        <w:pStyle w:val="CommentText"/>
      </w:pPr>
      <w:r w:rsidRPr="001D6005">
        <w:rPr>
          <w:rStyle w:val="CommentReference"/>
        </w:rPr>
        <w:annotationRef/>
      </w:r>
      <w:r w:rsidRPr="001D6005">
        <w:t>Does his mean ‘outside of ducts’ ?</w:t>
      </w:r>
    </w:p>
  </w:comment>
  <w:comment w:id="3719" w:author="Dekempeneer Erik" w:date="2025-07-12T14:35:00Z" w:initials="ED">
    <w:p w14:paraId="6883051F" w14:textId="77777777" w:rsidR="004B7310" w:rsidRPr="001D6005" w:rsidRDefault="004B7310" w:rsidP="004B7310">
      <w:pPr>
        <w:pStyle w:val="CommentText"/>
      </w:pPr>
      <w:r w:rsidRPr="001D6005">
        <w:rPr>
          <w:rStyle w:val="CommentReference"/>
        </w:rPr>
        <w:annotationRef/>
      </w:r>
      <w:r w:rsidRPr="001D6005">
        <w:t>Sentence is not right</w:t>
      </w:r>
    </w:p>
  </w:comment>
  <w:comment w:id="3720" w:author="Dekempeneer Erik" w:date="2025-07-12T14:36:00Z" w:initials="ED">
    <w:p w14:paraId="4C1E6765" w14:textId="77777777" w:rsidR="004B7310" w:rsidRPr="001D6005" w:rsidRDefault="004B7310" w:rsidP="004B7310">
      <w:pPr>
        <w:pStyle w:val="CommentText"/>
      </w:pPr>
      <w:r w:rsidRPr="001D6005">
        <w:rPr>
          <w:rStyle w:val="CommentReference"/>
        </w:rPr>
        <w:annotationRef/>
      </w:r>
      <w:r w:rsidRPr="001D6005">
        <w:t>This seems to be lost here ??</w:t>
      </w:r>
    </w:p>
  </w:comment>
  <w:comment w:id="3726" w:author="Dekempeneer Erik" w:date="2025-07-12T14:37:00Z" w:initials="ED">
    <w:p w14:paraId="6F1E891D" w14:textId="77777777" w:rsidR="004B7310" w:rsidRPr="001D6005" w:rsidRDefault="004B7310" w:rsidP="004B7310">
      <w:pPr>
        <w:pStyle w:val="CommentText"/>
      </w:pPr>
      <w:r w:rsidRPr="001D6005">
        <w:rPr>
          <w:rStyle w:val="CommentReference"/>
        </w:rPr>
        <w:annotationRef/>
      </w:r>
      <w:r w:rsidRPr="001D6005">
        <w:t>Did you already define a line for that ? If yes, add the line ID here</w:t>
      </w:r>
    </w:p>
  </w:comment>
  <w:comment w:id="3727" w:author="Dekempeneer Erik" w:date="2025-07-12T14:38:00Z" w:initials="ED">
    <w:p w14:paraId="39F35CE6" w14:textId="77777777" w:rsidR="004B7310" w:rsidRPr="001D6005" w:rsidRDefault="004B7310" w:rsidP="004B7310">
      <w:pPr>
        <w:pStyle w:val="CommentText"/>
      </w:pPr>
      <w:r w:rsidRPr="001D6005">
        <w:rPr>
          <w:rStyle w:val="CommentReference"/>
        </w:rPr>
        <w:annotationRef/>
      </w:r>
      <w:r w:rsidRPr="001D6005">
        <w:t>For vacuum outlet outlet only ? Please specify</w:t>
      </w:r>
    </w:p>
  </w:comment>
  <w:comment w:id="3732" w:author="Dekempeneer Erik" w:date="2025-07-12T14:40:00Z" w:initials="ED">
    <w:p w14:paraId="1FB3071E" w14:textId="77777777" w:rsidR="004B7310" w:rsidRPr="001D6005" w:rsidRDefault="004B7310" w:rsidP="004B7310">
      <w:pPr>
        <w:pStyle w:val="CommentText"/>
      </w:pPr>
      <w:r w:rsidRPr="001D6005">
        <w:rPr>
          <w:rStyle w:val="CommentReference"/>
        </w:rPr>
        <w:annotationRef/>
      </w:r>
      <w:r w:rsidRPr="001D6005">
        <w:t>This is ambiguous. Do you mean ‘total impurity level’ ?</w:t>
      </w:r>
    </w:p>
  </w:comment>
  <w:comment w:id="3733" w:author="Bonthuys Gerkotze" w:date="2025-08-22T13:48:00Z" w:initials="GB">
    <w:p w14:paraId="6D3F3521" w14:textId="77777777" w:rsidR="00E51307" w:rsidRPr="001D6005" w:rsidRDefault="00E51307" w:rsidP="00E51307">
      <w:pPr>
        <w:pStyle w:val="CommentText"/>
      </w:pPr>
      <w:r w:rsidRPr="001D6005">
        <w:rPr>
          <w:rStyle w:val="CommentReference"/>
        </w:rPr>
        <w:annotationRef/>
      </w:r>
      <w:r w:rsidRPr="001D6005">
        <w:t>yes</w:t>
      </w:r>
    </w:p>
  </w:comment>
  <w:comment w:id="3735" w:author="Dekempeneer Erik" w:date="2025-07-12T15:47:00Z" w:initials="ED">
    <w:p w14:paraId="17F4BB42" w14:textId="36959545" w:rsidR="00D21F94" w:rsidRPr="001D6005" w:rsidRDefault="00D21F94" w:rsidP="00D21F94">
      <w:pPr>
        <w:pStyle w:val="CommentText"/>
      </w:pPr>
      <w:r w:rsidRPr="001D6005">
        <w:rPr>
          <w:rStyle w:val="CommentReference"/>
        </w:rPr>
        <w:annotationRef/>
      </w:r>
      <w:r w:rsidRPr="001D6005">
        <w:t>This phase is not defined</w:t>
      </w:r>
    </w:p>
  </w:comment>
  <w:comment w:id="3731" w:author="Dekempeneer Erik" w:date="2025-07-12T15:35:00Z" w:initials="ED">
    <w:p w14:paraId="096DFEAE" w14:textId="532C86EC" w:rsidR="007F06DB" w:rsidRPr="001D6005" w:rsidRDefault="007F06DB" w:rsidP="007F06DB">
      <w:pPr>
        <w:pStyle w:val="CommentText"/>
      </w:pPr>
      <w:r w:rsidRPr="001D6005">
        <w:rPr>
          <w:rStyle w:val="CommentReference"/>
        </w:rPr>
        <w:annotationRef/>
      </w:r>
      <w:r w:rsidRPr="001D6005">
        <w:t>Not aligned with scope definition !</w:t>
      </w:r>
    </w:p>
  </w:comment>
  <w:comment w:id="3739" w:author="Dekempeneer Erik" w:date="2025-07-12T14:40:00Z" w:initials="ED">
    <w:p w14:paraId="70E18942" w14:textId="79F67BEE" w:rsidR="004B7310" w:rsidRPr="001D6005" w:rsidRDefault="004B7310" w:rsidP="004B7310">
      <w:pPr>
        <w:pStyle w:val="CommentText"/>
      </w:pPr>
      <w:r w:rsidRPr="001D6005">
        <w:rPr>
          <w:rStyle w:val="CommentReference"/>
        </w:rPr>
        <w:annotationRef/>
      </w:r>
      <w:r w:rsidRPr="001D6005">
        <w:t>If there’s none, delete it</w:t>
      </w:r>
    </w:p>
  </w:comment>
  <w:comment w:id="3744" w:author="Dekempeneer Erik" w:date="2025-07-12T14:42:00Z" w:initials="ED">
    <w:p w14:paraId="1101A772" w14:textId="77777777" w:rsidR="004B7310" w:rsidRPr="001D6005" w:rsidRDefault="004B7310" w:rsidP="004B7310">
      <w:pPr>
        <w:pStyle w:val="CommentText"/>
      </w:pPr>
      <w:r w:rsidRPr="001D6005">
        <w:rPr>
          <w:rStyle w:val="CommentReference"/>
        </w:rPr>
        <w:annotationRef/>
      </w:r>
      <w:r w:rsidRPr="001D6005">
        <w:t>How does that link to LN2 ?</w:t>
      </w:r>
    </w:p>
  </w:comment>
  <w:comment w:id="3745" w:author="Dekempeneer Erik" w:date="2025-07-12T14:45:00Z" w:initials="ED">
    <w:p w14:paraId="4FB0ABCE" w14:textId="77777777" w:rsidR="007B5C45" w:rsidRPr="001D6005" w:rsidRDefault="007B5C45" w:rsidP="007B5C45">
      <w:pPr>
        <w:pStyle w:val="CommentText"/>
      </w:pPr>
      <w:r w:rsidRPr="001D6005">
        <w:rPr>
          <w:rStyle w:val="CommentReference"/>
        </w:rPr>
        <w:annotationRef/>
      </w:r>
      <w:r w:rsidRPr="001D6005">
        <w:t>Don’t mention this. Let them come forward with a question if needed</w:t>
      </w:r>
    </w:p>
  </w:comment>
  <w:comment w:id="3840" w:author="Dekempeneer Erik" w:date="2025-07-12T15:44:00Z" w:initials="ED">
    <w:p w14:paraId="49FAEFA7" w14:textId="77777777" w:rsidR="00D21F94" w:rsidRPr="001D6005" w:rsidRDefault="00D21F94" w:rsidP="00D21F94">
      <w:pPr>
        <w:pStyle w:val="CommentText"/>
      </w:pPr>
      <w:r w:rsidRPr="001D6005">
        <w:rPr>
          <w:rStyle w:val="CommentReference"/>
        </w:rPr>
        <w:annotationRef/>
      </w:r>
      <w:r w:rsidRPr="001D6005">
        <w:t>Why differentiate assembly and installation ? In 3.6.1 and 3.6.2 we refer to inspection and assembly (and not anymore to installation). I suggest to simplify and limit to ‘Inspection’ and ‘Installation’.</w:t>
      </w:r>
    </w:p>
  </w:comment>
  <w:comment w:id="3841" w:author="Dekempeneer Erik" w:date="2025-07-11T13:58:00Z" w:initials="ED">
    <w:p w14:paraId="18C265B4" w14:textId="77777777" w:rsidR="00E9394F" w:rsidRPr="001D6005" w:rsidRDefault="00E9394F" w:rsidP="00E9394F">
      <w:pPr>
        <w:pStyle w:val="CommentText"/>
      </w:pPr>
      <w:r w:rsidRPr="001D6005">
        <w:rPr>
          <w:rStyle w:val="CommentReference"/>
        </w:rPr>
        <w:annotationRef/>
      </w:r>
      <w:r w:rsidRPr="001D6005">
        <w:t>Is there no permanent vacuum system in the QPLANT? If there is one, than start 3.3.5 with describing specs for the permanent vacuum system and move the spec related with this temporary system to the end. Otherwise, the following requirements will be confusing</w:t>
      </w:r>
    </w:p>
  </w:comment>
  <w:comment w:id="3868" w:author="Dekempeneer Erik" w:date="2025-07-12T15:38:00Z" w:initials="ED">
    <w:p w14:paraId="3FCFB6F1" w14:textId="77777777" w:rsidR="007F06DB" w:rsidRPr="001D6005" w:rsidRDefault="007F06DB" w:rsidP="007F06DB">
      <w:pPr>
        <w:pStyle w:val="CommentText"/>
      </w:pPr>
      <w:r w:rsidRPr="001D6005">
        <w:rPr>
          <w:rStyle w:val="CommentReference"/>
        </w:rPr>
        <w:annotationRef/>
      </w:r>
      <w:r w:rsidRPr="001D6005">
        <w:t>Which deliverable ?</w:t>
      </w:r>
    </w:p>
  </w:comment>
  <w:comment w:id="3881" w:author="Dekempeneer Erik" w:date="2025-07-12T15:56:00Z" w:initials="ED">
    <w:p w14:paraId="15FAD6F7" w14:textId="77777777" w:rsidR="00D85D1E" w:rsidRPr="001D6005" w:rsidRDefault="00D85D1E" w:rsidP="00D85D1E">
      <w:pPr>
        <w:pStyle w:val="CommentText"/>
      </w:pPr>
      <w:r w:rsidRPr="001D6005">
        <w:rPr>
          <w:rStyle w:val="CommentReference"/>
        </w:rPr>
        <w:annotationRef/>
      </w:r>
      <w:r w:rsidRPr="001D6005">
        <w:t>We receive an assembly test report but no installation report. Or is the same ?</w:t>
      </w:r>
    </w:p>
  </w:comment>
  <w:comment w:id="3887" w:author="Dekempeneer Erik" w:date="2025-07-12T15:48:00Z" w:initials="ED">
    <w:p w14:paraId="0DEA165F" w14:textId="30F6A538" w:rsidR="00D21F94" w:rsidRPr="001D6005" w:rsidRDefault="00D21F94" w:rsidP="00D21F94">
      <w:pPr>
        <w:pStyle w:val="CommentText"/>
      </w:pPr>
      <w:r w:rsidRPr="001D6005">
        <w:rPr>
          <w:rStyle w:val="CommentReference"/>
        </w:rPr>
        <w:annotationRef/>
      </w:r>
      <w:r w:rsidRPr="001D6005">
        <w:t>What is that ?</w:t>
      </w:r>
    </w:p>
  </w:comment>
  <w:comment w:id="3888" w:author="Dekempeneer Erik" w:date="2025-07-12T15:47:00Z" w:initials="ED">
    <w:p w14:paraId="1CF428D0" w14:textId="539DB711" w:rsidR="00D21F94" w:rsidRPr="001D6005" w:rsidRDefault="00D21F94" w:rsidP="00D21F94">
      <w:pPr>
        <w:pStyle w:val="CommentText"/>
      </w:pPr>
      <w:r w:rsidRPr="001D6005">
        <w:rPr>
          <w:rStyle w:val="CommentReference"/>
        </w:rPr>
        <w:annotationRef/>
      </w:r>
      <w:r w:rsidRPr="001D6005">
        <w:t>Not aligned with 3.4.6</w:t>
      </w:r>
    </w:p>
  </w:comment>
  <w:comment w:id="3894" w:author="Dekempeneer Erik" w:date="2025-07-12T15:49:00Z" w:initials="ED">
    <w:p w14:paraId="105DD4EB" w14:textId="77777777" w:rsidR="00D21F94" w:rsidRPr="001D6005" w:rsidRDefault="00D21F94" w:rsidP="00D21F94">
      <w:pPr>
        <w:pStyle w:val="CommentText"/>
      </w:pPr>
      <w:r w:rsidRPr="001D6005">
        <w:rPr>
          <w:rStyle w:val="CommentReference"/>
        </w:rPr>
        <w:annotationRef/>
      </w:r>
      <w:r w:rsidRPr="001D6005">
        <w:t>??</w:t>
      </w:r>
    </w:p>
  </w:comment>
  <w:comment w:id="3906" w:author="Dekempeneer Erik" w:date="2025-07-12T16:05:00Z" w:initials="ED">
    <w:p w14:paraId="51FA0407" w14:textId="77777777" w:rsidR="006E5A19" w:rsidRPr="001D6005" w:rsidRDefault="00251ED1" w:rsidP="006E5A19">
      <w:pPr>
        <w:pStyle w:val="CommentText"/>
      </w:pPr>
      <w:r w:rsidRPr="001D6005">
        <w:rPr>
          <w:rStyle w:val="CommentReference"/>
        </w:rPr>
        <w:annotationRef/>
      </w:r>
      <w:r w:rsidR="006E5A19" w:rsidRPr="001D6005">
        <w:t>I don’t understand this list nor its purpose. The Contractor has to commission a complete plant. Let them provide a commissioning plan and at the end a commissioning report. No need to define what they can do best.</w:t>
      </w:r>
    </w:p>
  </w:comment>
  <w:comment w:id="3927" w:author="Dekempeneer Erik" w:date="2025-07-12T17:05:00Z" w:initials="ED">
    <w:p w14:paraId="6B520EAB" w14:textId="77777777" w:rsidR="006E5A19" w:rsidRPr="001D6005" w:rsidRDefault="006E5A19" w:rsidP="006E5A19">
      <w:pPr>
        <w:pStyle w:val="CommentText"/>
      </w:pPr>
      <w:r w:rsidRPr="001D6005">
        <w:rPr>
          <w:rStyle w:val="CommentReference"/>
        </w:rPr>
        <w:annotationRef/>
      </w:r>
      <w:r w:rsidRPr="001D6005">
        <w:t>Sub-title is unnecessary</w:t>
      </w:r>
    </w:p>
  </w:comment>
  <w:comment w:id="3928" w:author="Bonthuys Gerkotze" w:date="2025-08-22T13:47:00Z" w:initials="GB">
    <w:p w14:paraId="289E5749" w14:textId="77777777" w:rsidR="00E51307" w:rsidRPr="001D6005" w:rsidRDefault="00E51307" w:rsidP="00E51307">
      <w:pPr>
        <w:pStyle w:val="CommentText"/>
      </w:pPr>
      <w:r w:rsidRPr="001D6005">
        <w:rPr>
          <w:rStyle w:val="CommentReference"/>
        </w:rPr>
        <w:annotationRef/>
      </w:r>
      <w:r w:rsidRPr="001D6005">
        <w:t>Agree</w:t>
      </w:r>
    </w:p>
  </w:comment>
  <w:comment w:id="3929" w:author="Dorda Ulrich" w:date="2025-08-13T11:32:00Z" w:initials="UD">
    <w:p w14:paraId="74AF0727" w14:textId="2A124E17" w:rsidR="007D4CF9" w:rsidRPr="001D6005" w:rsidRDefault="007D4CF9" w:rsidP="007D4CF9">
      <w:pPr>
        <w:pStyle w:val="CommentText"/>
      </w:pPr>
      <w:r w:rsidRPr="001D6005">
        <w:rPr>
          <w:rStyle w:val="CommentReference"/>
        </w:rPr>
        <w:annotationRef/>
      </w:r>
      <w:r w:rsidRPr="001D6005">
        <w:t>To be integrated somewhere: The design and sizing shall assume full simultaneous cooldown of both QPLANT and cryogenic users) as the enveloping condition for acceptance testing.</w:t>
      </w:r>
    </w:p>
  </w:comment>
  <w:comment w:id="3933" w:author="Dekempeneer Erik" w:date="2025-07-12T17:07:00Z" w:initials="ED">
    <w:p w14:paraId="0138B474" w14:textId="77777777" w:rsidR="00DE7EB5" w:rsidRPr="001D6005" w:rsidRDefault="00DE7EB5" w:rsidP="00DE7EB5">
      <w:pPr>
        <w:pStyle w:val="CommentText"/>
      </w:pPr>
      <w:r w:rsidRPr="001D6005">
        <w:rPr>
          <w:rStyle w:val="CommentReference"/>
        </w:rPr>
        <w:annotationRef/>
      </w:r>
      <w:r w:rsidRPr="001D6005">
        <w:t>Is this supposed to be RTM-0477 ?</w:t>
      </w:r>
    </w:p>
  </w:comment>
  <w:comment w:id="3943" w:author="Dekempeneer Erik" w:date="2025-07-12T17:23:00Z" w:initials="ED">
    <w:p w14:paraId="65EA93F8" w14:textId="67890A84" w:rsidR="00A27B06" w:rsidRPr="001D6005" w:rsidRDefault="00A27B06" w:rsidP="00A27B06">
      <w:pPr>
        <w:pStyle w:val="CommentText"/>
      </w:pPr>
      <w:r w:rsidRPr="001D6005">
        <w:rPr>
          <w:rStyle w:val="CommentReference"/>
        </w:rPr>
        <w:annotationRef/>
      </w:r>
      <w:r w:rsidRPr="001D6005">
        <w:t>??</w:t>
      </w:r>
    </w:p>
  </w:comment>
  <w:comment w:id="3948" w:author="Dekempeneer Erik" w:date="2025-07-12T17:42:00Z" w:initials="ED">
    <w:p w14:paraId="068F983E" w14:textId="77777777" w:rsidR="008B532A" w:rsidRPr="001D6005" w:rsidRDefault="008B532A" w:rsidP="008B532A">
      <w:pPr>
        <w:pStyle w:val="CommentText"/>
      </w:pPr>
      <w:r w:rsidRPr="001D6005">
        <w:rPr>
          <w:rStyle w:val="CommentReference"/>
        </w:rPr>
        <w:annotationRef/>
      </w:r>
      <w:r w:rsidRPr="001D6005">
        <w:t>Acceptance criteria ?</w:t>
      </w:r>
    </w:p>
  </w:comment>
  <w:comment w:id="3969" w:author="Dorda Ulrich" w:date="2025-08-13T11:22:00Z" w:initials="UD">
    <w:p w14:paraId="0915274D" w14:textId="77777777" w:rsidR="00BE5863" w:rsidRPr="001D6005" w:rsidRDefault="00BE5863" w:rsidP="00BE5863">
      <w:pPr>
        <w:pStyle w:val="CommentText"/>
        <w:ind w:left="720"/>
      </w:pPr>
      <w:r w:rsidRPr="001D6005">
        <w:rPr>
          <w:rStyle w:val="CommentReference"/>
        </w:rPr>
        <w:annotationRef/>
      </w:r>
      <w:r w:rsidRPr="001D6005">
        <w:t xml:space="preserve">To add (was deleted above): </w:t>
      </w:r>
      <w:r w:rsidRPr="001D6005">
        <w:rPr>
          <w:b/>
          <w:bCs/>
          <w:color w:val="034694"/>
        </w:rPr>
        <w:t>RTM-01</w:t>
      </w:r>
      <w:r w:rsidRPr="001D6005">
        <w:rPr>
          <w:b/>
          <w:bCs/>
          <w:color w:val="034694"/>
        </w:rPr>
        <w:tab/>
      </w:r>
      <w:r w:rsidRPr="001D6005">
        <w:t>This configuration shall serve as the enveloping case for acceptance testing.</w:t>
      </w:r>
    </w:p>
  </w:comment>
  <w:comment w:id="3985" w:author="Dekempeneer Erik" w:date="2025-07-12T17:46:00Z" w:initials="ED">
    <w:p w14:paraId="69F26656" w14:textId="1B486FC7" w:rsidR="008B532A" w:rsidRPr="001D6005" w:rsidRDefault="008B532A" w:rsidP="008B532A">
      <w:pPr>
        <w:pStyle w:val="CommentText"/>
      </w:pPr>
      <w:r w:rsidRPr="001D6005">
        <w:rPr>
          <w:rStyle w:val="CommentReference"/>
        </w:rPr>
        <w:annotationRef/>
      </w:r>
      <w:r w:rsidRPr="001D6005">
        <w:t>Where are they specified ?</w:t>
      </w:r>
    </w:p>
  </w:comment>
  <w:comment w:id="4044" w:author="Dekempeneer Erik" w:date="2025-07-12T16:27:00Z" w:initials="ED">
    <w:p w14:paraId="3CA19F12" w14:textId="2BE9A63C" w:rsidR="009012EF" w:rsidRPr="001D6005" w:rsidRDefault="009012EF" w:rsidP="009012EF">
      <w:pPr>
        <w:pStyle w:val="CommentText"/>
      </w:pPr>
      <w:r w:rsidRPr="001D6005">
        <w:rPr>
          <w:rStyle w:val="CommentReference"/>
        </w:rPr>
        <w:annotationRef/>
      </w:r>
      <w:r w:rsidRPr="001D6005">
        <w:t>Delete. This will be part of the PUR contractual &amp; admin part</w:t>
      </w:r>
    </w:p>
  </w:comment>
  <w:comment w:id="4045" w:author="Bonthuys Gerkotze" w:date="2025-07-14T07:29:00Z" w:initials="GB">
    <w:p w14:paraId="55BCF44C" w14:textId="77777777" w:rsidR="004A2073" w:rsidRPr="001D6005" w:rsidRDefault="004A2073" w:rsidP="004A2073">
      <w:pPr>
        <w:pStyle w:val="CommentText"/>
      </w:pPr>
      <w:r w:rsidRPr="001D6005">
        <w:rPr>
          <w:rStyle w:val="CommentReference"/>
        </w:rPr>
        <w:annotationRef/>
      </w:r>
      <w:r w:rsidRPr="001D6005">
        <w:t>Agree</w:t>
      </w:r>
    </w:p>
  </w:comment>
  <w:comment w:id="4046" w:author="Dekempeneer Erik" w:date="2025-07-12T16:29:00Z" w:initials="ED">
    <w:p w14:paraId="60173DFD" w14:textId="756124F5" w:rsidR="009012EF" w:rsidRPr="001D6005" w:rsidRDefault="009012EF" w:rsidP="009012EF">
      <w:pPr>
        <w:pStyle w:val="CommentText"/>
      </w:pPr>
      <w:r w:rsidRPr="001D6005">
        <w:rPr>
          <w:rStyle w:val="CommentReference"/>
        </w:rPr>
        <w:annotationRef/>
      </w:r>
      <w:r w:rsidRPr="001D6005">
        <w:t>No. Scope of option must be fixed upfront</w:t>
      </w:r>
    </w:p>
  </w:comment>
  <w:comment w:id="4047" w:author="Dekempeneer Erik" w:date="2025-07-12T16:34:00Z" w:initials="ED">
    <w:p w14:paraId="72B75B50" w14:textId="77777777" w:rsidR="009012EF" w:rsidRPr="001D6005" w:rsidRDefault="009012EF" w:rsidP="009012EF">
      <w:pPr>
        <w:pStyle w:val="CommentText"/>
      </w:pPr>
      <w:r w:rsidRPr="001D6005">
        <w:rPr>
          <w:rStyle w:val="CommentReference"/>
        </w:rPr>
        <w:annotationRef/>
      </w:r>
      <w:r w:rsidRPr="001D6005">
        <w:t>I don’t understand this:</w:t>
      </w:r>
    </w:p>
    <w:p w14:paraId="7F36EEBD" w14:textId="77777777" w:rsidR="009012EF" w:rsidRPr="001D6005" w:rsidRDefault="009012EF">
      <w:pPr>
        <w:pStyle w:val="CommentText"/>
        <w:numPr>
          <w:ilvl w:val="0"/>
          <w:numId w:val="77"/>
        </w:numPr>
      </w:pPr>
      <w:r w:rsidRPr="001D6005">
        <w:t>What is the purpose of 1 or 2 years post- commissioning operational support if it excludes end-user participation ?</w:t>
      </w:r>
    </w:p>
    <w:p w14:paraId="134099F4" w14:textId="77777777" w:rsidR="009012EF" w:rsidRPr="001D6005" w:rsidRDefault="009012EF">
      <w:pPr>
        <w:pStyle w:val="CommentText"/>
        <w:numPr>
          <w:ilvl w:val="0"/>
          <w:numId w:val="77"/>
        </w:numPr>
      </w:pPr>
      <w:r w:rsidRPr="001D6005">
        <w:t xml:space="preserve">Once the QPLANT is commissioned and accepted, we will need to start commissioning QDIST (which is an end-user). </w:t>
      </w:r>
    </w:p>
  </w:comment>
  <w:comment w:id="4050" w:author="Dekempeneer Erik" w:date="2025-07-12T16:35:00Z" w:initials="ED">
    <w:p w14:paraId="11BE61FD" w14:textId="77777777" w:rsidR="009012EF" w:rsidRPr="001D6005" w:rsidRDefault="009012EF" w:rsidP="009012EF">
      <w:pPr>
        <w:pStyle w:val="CommentText"/>
      </w:pPr>
      <w:r w:rsidRPr="001D6005">
        <w:rPr>
          <w:rStyle w:val="CommentReference"/>
        </w:rPr>
        <w:annotationRef/>
      </w:r>
      <w:r w:rsidRPr="001D6005">
        <w:t>No. We will activate Option 3 during contract execution</w:t>
      </w:r>
    </w:p>
  </w:comment>
  <w:comment w:id="4091" w:author="Dekempeneer Erik" w:date="2025-07-11T12:00:00Z" w:initials="ED">
    <w:p w14:paraId="4F89D38F" w14:textId="77777777" w:rsidR="0050020C" w:rsidRPr="001D6005" w:rsidRDefault="0050020C" w:rsidP="0050020C">
      <w:pPr>
        <w:pStyle w:val="CommentText"/>
      </w:pPr>
      <w:r w:rsidRPr="001D6005">
        <w:rPr>
          <w:rStyle w:val="CommentReference"/>
        </w:rPr>
        <w:annotationRef/>
      </w:r>
      <w:r w:rsidRPr="001D6005">
        <w:t xml:space="preserve">If you specify this as a requirement, than why do you still specify RTM-030, which is a far lesser requirement ? </w:t>
      </w:r>
    </w:p>
  </w:comment>
  <w:comment w:id="4098" w:author="Dorda Ulrich" w:date="2025-08-22T15:01:00Z" w:initials="UD">
    <w:p w14:paraId="1D0B2E85" w14:textId="77777777" w:rsidR="00387495" w:rsidRPr="001D6005" w:rsidRDefault="00387495" w:rsidP="00387495">
      <w:pPr>
        <w:pStyle w:val="CommentText"/>
      </w:pPr>
      <w:r w:rsidRPr="001D6005">
        <w:rPr>
          <w:rStyle w:val="CommentReference"/>
        </w:rPr>
        <w:annotationRef/>
      </w:r>
      <w:r w:rsidRPr="001D6005">
        <w:t>Move to safety</w:t>
      </w:r>
    </w:p>
  </w:comment>
  <w:comment w:id="4099" w:author="Dorda Ulrich" w:date="2025-08-27T15:12:00Z" w:initials="UD">
    <w:p w14:paraId="510453D2" w14:textId="77777777" w:rsidR="00387495" w:rsidRDefault="00387495" w:rsidP="00387495">
      <w:pPr>
        <w:pStyle w:val="CommentText"/>
      </w:pPr>
      <w:r>
        <w:rPr>
          <w:rStyle w:val="CommentReference"/>
        </w:rPr>
        <w:annotationRef/>
      </w:r>
      <w:r>
        <w:rPr>
          <w:lang w:val="en-US"/>
        </w:rPr>
        <w:t>For any 3</w:t>
      </w:r>
      <w:r>
        <w:rPr>
          <w:vertAlign w:val="superscript"/>
          <w:lang w:val="en-US"/>
        </w:rPr>
        <w:t>rd</w:t>
      </w:r>
      <w:r>
        <w:rPr>
          <w:lang w:val="en-US"/>
        </w:rPr>
        <w:t xml:space="preserve"> party that is required for authorities that they need to contract for getting the certificates</w:t>
      </w:r>
    </w:p>
  </w:comment>
  <w:comment w:id="4100" w:author="Dekempeneer Erik" w:date="2025-07-11T15:26:00Z" w:initials="ED">
    <w:p w14:paraId="2E107F46" w14:textId="77777777" w:rsidR="00387495" w:rsidRPr="001D6005" w:rsidRDefault="00387495" w:rsidP="00387495">
      <w:pPr>
        <w:pStyle w:val="CommentText"/>
      </w:pPr>
      <w:r w:rsidRPr="001D6005">
        <w:rPr>
          <w:rStyle w:val="CommentReference"/>
        </w:rPr>
        <w:annotationRef/>
      </w:r>
      <w:r w:rsidRPr="001D6005">
        <w:t>To do what ? Not clear to me</w:t>
      </w:r>
    </w:p>
  </w:comment>
  <w:comment w:id="4101" w:author="Bonthuys Gerkotze" w:date="2025-07-14T09:23:00Z" w:initials="GB">
    <w:p w14:paraId="49EF6E0E" w14:textId="77777777" w:rsidR="00387495" w:rsidRPr="001D6005" w:rsidRDefault="00387495" w:rsidP="00387495">
      <w:pPr>
        <w:pStyle w:val="CommentText"/>
      </w:pPr>
      <w:r w:rsidRPr="001D6005">
        <w:rPr>
          <w:rStyle w:val="CommentReference"/>
        </w:rPr>
        <w:annotationRef/>
      </w:r>
      <w:r w:rsidRPr="001D6005">
        <w:t>This is a safety requirement, I will move to 5.1 (General Safety Section)</w:t>
      </w:r>
    </w:p>
  </w:comment>
  <w:comment w:id="4102" w:author="Bonthuys Gerkotze" w:date="2025-08-22T13:06:00Z" w:initials="GB">
    <w:p w14:paraId="015DEFD3" w14:textId="77777777" w:rsidR="00387495" w:rsidRPr="001D6005" w:rsidRDefault="00387495" w:rsidP="00387495">
      <w:pPr>
        <w:pStyle w:val="CommentText"/>
      </w:pPr>
      <w:r w:rsidRPr="001D6005">
        <w:rPr>
          <w:rStyle w:val="CommentReference"/>
        </w:rPr>
        <w:annotationRef/>
      </w:r>
      <w:r w:rsidRPr="001D6005">
        <w:t>Possible freezing</w:t>
      </w:r>
    </w:p>
  </w:comment>
  <w:comment w:id="4116" w:author="Dekempeneer Erik" w:date="2025-07-11T15:31:00Z" w:initials="ED">
    <w:p w14:paraId="25A6303C" w14:textId="71FDC867" w:rsidR="009248B1" w:rsidRPr="001D6005" w:rsidRDefault="009248B1" w:rsidP="009248B1">
      <w:pPr>
        <w:pStyle w:val="CommentText"/>
      </w:pPr>
      <w:r w:rsidRPr="001D6005">
        <w:rPr>
          <w:rStyle w:val="CommentReference"/>
        </w:rPr>
        <w:annotationRef/>
      </w:r>
      <w:r w:rsidRPr="001D6005">
        <w:t>Is schedule the right word here ? Do you mean ‘schematic’ ?</w:t>
      </w:r>
    </w:p>
  </w:comment>
  <w:comment w:id="4130" w:author="Dekempeneer Erik" w:date="2025-07-11T16:25:00Z" w:initials="ED">
    <w:p w14:paraId="6DD42BB2" w14:textId="77777777" w:rsidR="00CE20A0" w:rsidRPr="001D6005" w:rsidRDefault="00CE20A0" w:rsidP="00CE20A0">
      <w:pPr>
        <w:pStyle w:val="CommentText"/>
      </w:pPr>
      <w:r w:rsidRPr="001D6005">
        <w:rPr>
          <w:rStyle w:val="CommentReference"/>
        </w:rPr>
        <w:annotationRef/>
      </w:r>
      <w:r w:rsidRPr="001D6005">
        <w:t>Where is this defined ?</w:t>
      </w:r>
    </w:p>
  </w:comment>
  <w:comment w:id="4131" w:author="Dekempeneer Erik" w:date="2025-07-11T16:26:00Z" w:initials="ED">
    <w:p w14:paraId="7F9D3828" w14:textId="77777777" w:rsidR="00CE20A0" w:rsidRPr="001D6005" w:rsidRDefault="00CE20A0" w:rsidP="00CE20A0">
      <w:pPr>
        <w:pStyle w:val="CommentText"/>
      </w:pPr>
      <w:r w:rsidRPr="001D6005">
        <w:rPr>
          <w:rStyle w:val="CommentReference"/>
        </w:rPr>
        <w:annotationRef/>
      </w:r>
      <w:r w:rsidRPr="001D6005">
        <w:t>Something went wrong in the formatting here</w:t>
      </w:r>
    </w:p>
  </w:comment>
  <w:comment w:id="4338" w:author="Dekempeneer Erik" w:date="2025-03-13T10:03:00Z" w:initials="ED">
    <w:p w14:paraId="06EFDD88" w14:textId="5D57BB3D" w:rsidR="001D3C59" w:rsidRPr="001D6005" w:rsidRDefault="001D3C59" w:rsidP="001D3C59">
      <w:pPr>
        <w:pStyle w:val="CommentText"/>
      </w:pPr>
      <w:r w:rsidRPr="001D6005">
        <w:rPr>
          <w:rStyle w:val="CommentReference"/>
        </w:rPr>
        <w:annotationRef/>
      </w:r>
      <w:r w:rsidRPr="001D6005">
        <w:t>FYI (logic behind the table)</w:t>
      </w:r>
    </w:p>
    <w:p w14:paraId="3B126E11" w14:textId="77777777" w:rsidR="001D3C59" w:rsidRPr="001D6005" w:rsidRDefault="001D3C59" w:rsidP="00575005">
      <w:pPr>
        <w:pStyle w:val="CommentText"/>
        <w:numPr>
          <w:ilvl w:val="0"/>
          <w:numId w:val="9"/>
        </w:numPr>
        <w:ind w:left="300"/>
      </w:pPr>
      <w:r w:rsidRPr="001D6005">
        <w:t>MS dates indicated as ‘T</w:t>
      </w:r>
      <w:r w:rsidRPr="001D6005">
        <w:rPr>
          <w:vertAlign w:val="subscript"/>
        </w:rPr>
        <w:t>0</w:t>
      </w:r>
      <w:r w:rsidRPr="001D6005">
        <w:t xml:space="preserve"> + x’ are based on outcome of industrial pre-studies (see DSBT summary report).</w:t>
      </w:r>
    </w:p>
    <w:p w14:paraId="4D155CD7" w14:textId="77777777" w:rsidR="001D3C59" w:rsidRPr="001D6005" w:rsidRDefault="001D3C59" w:rsidP="00575005">
      <w:pPr>
        <w:pStyle w:val="CommentText"/>
        <w:numPr>
          <w:ilvl w:val="0"/>
          <w:numId w:val="9"/>
        </w:numPr>
      </w:pPr>
      <w:r w:rsidRPr="001D6005">
        <w:t>Additional MS dates are limited to what I consider being critical for us (e.g. M22 is critical because we need enough time to prepare start of installation M32).</w:t>
      </w:r>
    </w:p>
    <w:p w14:paraId="479775B4" w14:textId="77777777" w:rsidR="001D3C59" w:rsidRPr="001D6005" w:rsidRDefault="001D3C59" w:rsidP="00575005">
      <w:pPr>
        <w:pStyle w:val="CommentText"/>
        <w:numPr>
          <w:ilvl w:val="0"/>
          <w:numId w:val="9"/>
        </w:numPr>
      </w:pPr>
      <w:r w:rsidRPr="001D6005">
        <w:t>MSs without a date are there because I think we want them to appear in the detailed schedule, but the exact date is to be defined by the Contractor</w:t>
      </w:r>
    </w:p>
    <w:p w14:paraId="188B4CD1" w14:textId="77777777" w:rsidR="001D3C59" w:rsidRPr="001D6005" w:rsidRDefault="001D3C59" w:rsidP="001D3C59">
      <w:pPr>
        <w:pStyle w:val="CommentText"/>
      </w:pPr>
      <w:r w:rsidRPr="001D6005">
        <w:t xml:space="preserve"> </w:t>
      </w:r>
    </w:p>
  </w:comment>
  <w:comment w:id="5789" w:author="Dorda Ulrich" w:date="2025-04-23T12:49:00Z" w:initials="UD">
    <w:p w14:paraId="330E99E9" w14:textId="77777777" w:rsidR="001D3C59" w:rsidRPr="001D6005" w:rsidRDefault="001D3C59" w:rsidP="001D3C59">
      <w:pPr>
        <w:pStyle w:val="CommentText"/>
      </w:pPr>
      <w:r w:rsidRPr="001D6005">
        <w:rPr>
          <w:rStyle w:val="CommentReference"/>
        </w:rPr>
        <w:annotationRef/>
      </w:r>
      <w:r w:rsidRPr="001D6005">
        <w:t>@PUR: Did you check this?</w:t>
      </w:r>
    </w:p>
  </w:comment>
  <w:comment w:id="5794" w:author="Dorda Ulrich" w:date="2025-04-23T12:51:00Z" w:initials="UD">
    <w:p w14:paraId="52334B06" w14:textId="77777777" w:rsidR="001D3C59" w:rsidRPr="001D6005" w:rsidRDefault="001D3C59" w:rsidP="001D3C59">
      <w:pPr>
        <w:pStyle w:val="CommentText"/>
      </w:pPr>
      <w:r w:rsidRPr="001D6005">
        <w:rPr>
          <w:rStyle w:val="CommentReference"/>
        </w:rPr>
        <w:annotationRef/>
      </w:r>
      <w:r w:rsidRPr="001D6005">
        <w:t xml:space="preserve">@PUR: Did you check that? </w:t>
      </w:r>
    </w:p>
  </w:comment>
  <w:comment w:id="6121" w:author="Dekempeneer Erik" w:date="2025-03-14T12:15:00Z" w:initials="ED">
    <w:p w14:paraId="14D1F4AE" w14:textId="77777777" w:rsidR="001D3C59" w:rsidRPr="001D6005" w:rsidRDefault="001D3C59" w:rsidP="001D3C59">
      <w:pPr>
        <w:pStyle w:val="CommentText"/>
      </w:pPr>
      <w:r w:rsidRPr="001D6005">
        <w:rPr>
          <w:rStyle w:val="CommentReference"/>
        </w:rPr>
        <w:annotationRef/>
      </w:r>
      <w:r w:rsidRPr="001D6005">
        <w:t>@PCO</w:t>
      </w:r>
    </w:p>
    <w:p w14:paraId="55A48656" w14:textId="77777777" w:rsidR="001D3C59" w:rsidRPr="001D6005" w:rsidRDefault="001D3C59" w:rsidP="001D3C59">
      <w:pPr>
        <w:pStyle w:val="CommentText"/>
      </w:pPr>
      <w:r w:rsidRPr="001D6005">
        <w:t>This does not seem to make much sense since we impose 2 years. Shouldn’t we omit the phrase or replace applicant’s offer with ‘Contract’ ?</w:t>
      </w:r>
    </w:p>
  </w:comment>
  <w:comment w:id="6122" w:author="Courtheyn Peter" w:date="2025-03-25T10:50:00Z" w:initials="PC">
    <w:p w14:paraId="23C263E4" w14:textId="77777777" w:rsidR="001D3C59" w:rsidRPr="001D6005" w:rsidRDefault="001D3C59" w:rsidP="001D3C59">
      <w:pPr>
        <w:pStyle w:val="CommentText"/>
      </w:pPr>
      <w:r w:rsidRPr="001D6005">
        <w:rPr>
          <w:rStyle w:val="CommentReference"/>
        </w:rPr>
        <w:annotationRef/>
      </w:r>
      <w:r w:rsidRPr="001D6005">
        <w:t>Cross - Check with addendum I is needed here:</w:t>
      </w:r>
    </w:p>
    <w:p w14:paraId="737EE2B7" w14:textId="77777777" w:rsidR="001D3C59" w:rsidRPr="001D6005" w:rsidRDefault="001D3C59" w:rsidP="001D3C59">
      <w:pPr>
        <w:pStyle w:val="CommentText"/>
      </w:pPr>
      <w:r w:rsidRPr="001D6005">
        <w:t xml:space="preserve">“The Warranty Period for the </w:t>
      </w:r>
      <w:r w:rsidRPr="001D6005">
        <w:rPr>
          <w:highlight w:val="yellow"/>
        </w:rPr>
        <w:t>CRYOPLANT shall be three (3) years from</w:t>
      </w:r>
      <w:r w:rsidRPr="001D6005">
        <w:t xml:space="preserve"> the date of the issuance of the Provisional Acceptance Certificate. In-warranty repairs and/or replacement parts shall be warranted for at least one (1) year after execution, or for the unexpired portion of the original Warranty Period of the CRYOPLANT, whichever is longest. Notwithstanding the foregoing, the Warranty Period is suspended for the duration between formal notice by the Contracting Authority to the Contractor on the defect and resolving of said defect by the Contractor.  </w:t>
      </w:r>
    </w:p>
    <w:p w14:paraId="65CC6BDB" w14:textId="77777777" w:rsidR="001D3C59" w:rsidRPr="001D6005" w:rsidRDefault="001D3C59" w:rsidP="001D3C59">
      <w:pPr>
        <w:pStyle w:val="CommentText"/>
      </w:pPr>
    </w:p>
    <w:p w14:paraId="6E52A79E" w14:textId="77777777" w:rsidR="001D3C59" w:rsidRPr="001D6005" w:rsidRDefault="001D3C59" w:rsidP="001D3C59">
      <w:pPr>
        <w:pStyle w:val="CommentText"/>
      </w:pPr>
      <w:r w:rsidRPr="001D6005">
        <w:t>If the Contractor fails to fulfil its obligations under the warranty, so that final acceptance cannot take place at the scheduled time, the Warranty Period shall be automatically extended, without any right to compensation for the Contractor, until final acceptance takes place.”</w:t>
      </w:r>
    </w:p>
  </w:comment>
  <w:comment w:id="6131" w:author="Dorda Ulrich" w:date="2025-08-14T16:48:00Z" w:initials="UD">
    <w:p w14:paraId="24F7FE0C" w14:textId="77777777" w:rsidR="00A64A1F" w:rsidRPr="001D6005" w:rsidRDefault="00A64A1F" w:rsidP="00A64A1F">
      <w:pPr>
        <w:pStyle w:val="CommentText"/>
      </w:pPr>
      <w:r w:rsidRPr="001D6005">
        <w:rPr>
          <w:rStyle w:val="CommentReference"/>
        </w:rPr>
        <w:annotationRef/>
      </w:r>
      <w:r w:rsidRPr="001D6005">
        <w:t xml:space="preserve"> Clean up 9 and 10.</w:t>
      </w:r>
    </w:p>
  </w:comment>
  <w:comment w:id="6137" w:author="Dekempeneer Erik" w:date="2025-07-11T09:11:00Z" w:initials="ED">
    <w:p w14:paraId="5EB73A9C" w14:textId="187088BA" w:rsidR="006A2232" w:rsidRDefault="00AB2064" w:rsidP="006A2232">
      <w:pPr>
        <w:pStyle w:val="CommentText"/>
      </w:pPr>
      <w:r w:rsidRPr="001D6005">
        <w:rPr>
          <w:rStyle w:val="CommentReference"/>
        </w:rPr>
        <w:annotationRef/>
      </w:r>
      <w:r w:rsidR="006A2232" w:rsidRPr="001D6005">
        <w:t>Heat capacity is not expressed in W but J/K. What is this ? Without clear definitions, the figures and tables below are hard to understand.</w:t>
      </w:r>
    </w:p>
  </w:comment>
  <w:comment w:id="6311" w:author="Dorda Ulrich" w:date="2025-09-23T14:27:00Z" w:initials="UD">
    <w:p w14:paraId="2BAC510E" w14:textId="77777777" w:rsidR="00D1681B" w:rsidRDefault="00D1681B" w:rsidP="00D1681B">
      <w:pPr>
        <w:pStyle w:val="CommentText"/>
      </w:pPr>
      <w:r>
        <w:rPr>
          <w:rStyle w:val="CommentReference"/>
        </w:rPr>
        <w:annotationRef/>
      </w:r>
      <w:r>
        <w:rPr>
          <w:lang w:val="en-US"/>
        </w:rPr>
        <w:t>“Table 28” is missing and weird in TOC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73F479" w15:done="1"/>
  <w15:commentEx w15:paraId="2CC04B76" w15:done="1"/>
  <w15:commentEx w15:paraId="1FCC5223" w15:done="1"/>
  <w15:commentEx w15:paraId="3C1E2E5E" w15:done="1"/>
  <w15:commentEx w15:paraId="778039E1" w15:paraIdParent="3C1E2E5E" w15:done="1"/>
  <w15:commentEx w15:paraId="6C81228D" w15:done="1"/>
  <w15:commentEx w15:paraId="5D2136CE" w15:done="1"/>
  <w15:commentEx w15:paraId="5488E36C" w15:paraIdParent="5D2136CE" w15:done="1"/>
  <w15:commentEx w15:paraId="6973E0B2" w15:done="1"/>
  <w15:commentEx w15:paraId="0ECEFC38" w15:paraIdParent="6973E0B2" w15:done="1"/>
  <w15:commentEx w15:paraId="5FD71CAE" w15:done="1"/>
  <w15:commentEx w15:paraId="63EC01B4" w15:paraIdParent="5FD71CAE" w15:done="1"/>
  <w15:commentEx w15:paraId="7F3C5F64" w15:done="1"/>
  <w15:commentEx w15:paraId="57AAC10A" w15:paraIdParent="7F3C5F64" w15:done="1"/>
  <w15:commentEx w15:paraId="444E9FF5" w15:done="1"/>
  <w15:commentEx w15:paraId="4C0C2E7C" w15:done="0"/>
  <w15:commentEx w15:paraId="0E4BF816" w15:done="1"/>
  <w15:commentEx w15:paraId="59E7B083" w15:done="0"/>
  <w15:commentEx w15:paraId="4FD377B3" w15:done="1"/>
  <w15:commentEx w15:paraId="4F8CA462" w15:done="1"/>
  <w15:commentEx w15:paraId="618B1D84" w15:paraIdParent="4F8CA462" w15:done="1"/>
  <w15:commentEx w15:paraId="3B60817D" w15:done="1"/>
  <w15:commentEx w15:paraId="00546704" w15:paraIdParent="3B60817D" w15:done="1"/>
  <w15:commentEx w15:paraId="5927A629" w15:done="0"/>
  <w15:commentEx w15:paraId="42FA560C" w15:done="1"/>
  <w15:commentEx w15:paraId="1E0B08F7" w15:paraIdParent="42FA560C" w15:done="1"/>
  <w15:commentEx w15:paraId="5EECB996" w15:done="1"/>
  <w15:commentEx w15:paraId="592C111B" w15:done="1"/>
  <w15:commentEx w15:paraId="4DD4D87A" w15:done="1"/>
  <w15:commentEx w15:paraId="41FDCE2E" w15:paraIdParent="4DD4D87A" w15:done="1"/>
  <w15:commentEx w15:paraId="7A2E02AB" w15:done="1"/>
  <w15:commentEx w15:paraId="3E9CBAAF" w15:paraIdParent="7A2E02AB" w15:done="1"/>
  <w15:commentEx w15:paraId="3323C6B7" w15:done="1"/>
  <w15:commentEx w15:paraId="7E8B3A9C" w15:paraIdParent="3323C6B7" w15:done="1"/>
  <w15:commentEx w15:paraId="3E547499" w15:done="1"/>
  <w15:commentEx w15:paraId="4909EA39" w15:done="1"/>
  <w15:commentEx w15:paraId="19FB0CD5" w15:done="0"/>
  <w15:commentEx w15:paraId="53289E67" w15:done="0"/>
  <w15:commentEx w15:paraId="1EE62A18" w15:done="0"/>
  <w15:commentEx w15:paraId="4EF38E46" w15:done="0"/>
  <w15:commentEx w15:paraId="55807AF8" w15:done="0"/>
  <w15:commentEx w15:paraId="7D1D66EC" w15:done="0"/>
  <w15:commentEx w15:paraId="103245CC" w15:done="0"/>
  <w15:commentEx w15:paraId="24872451" w15:done="0"/>
  <w15:commentEx w15:paraId="71D85E07" w15:done="0"/>
  <w15:commentEx w15:paraId="2695900D" w15:done="0"/>
  <w15:commentEx w15:paraId="02BB98BB" w15:done="0"/>
  <w15:commentEx w15:paraId="1C5A0730" w15:done="0"/>
  <w15:commentEx w15:paraId="112E81ED" w15:done="0"/>
  <w15:commentEx w15:paraId="403B20B6" w15:done="0"/>
  <w15:commentEx w15:paraId="083EB758" w15:done="0"/>
  <w15:commentEx w15:paraId="52CBD9A5" w15:done="0"/>
  <w15:commentEx w15:paraId="54ED8192" w15:done="1"/>
  <w15:commentEx w15:paraId="7E0F5A6D" w15:done="0"/>
  <w15:commentEx w15:paraId="4DEF2A71" w15:done="0"/>
  <w15:commentEx w15:paraId="163854EF" w15:done="0"/>
  <w15:commentEx w15:paraId="519E2AFC" w15:done="0"/>
  <w15:commentEx w15:paraId="086F8804" w15:done="0"/>
  <w15:commentEx w15:paraId="4E07F019" w15:done="0"/>
  <w15:commentEx w15:paraId="1CD1E4A5" w15:done="0"/>
  <w15:commentEx w15:paraId="1F1D761F" w15:done="0"/>
  <w15:commentEx w15:paraId="011F37C1" w15:done="0"/>
  <w15:commentEx w15:paraId="2BB6F4DA" w15:done="0"/>
  <w15:commentEx w15:paraId="045AFE3F" w15:done="0"/>
  <w15:commentEx w15:paraId="1AEC4629" w15:done="0"/>
  <w15:commentEx w15:paraId="7A1B5085" w15:done="0"/>
  <w15:commentEx w15:paraId="6F2BA81E" w15:done="0"/>
  <w15:commentEx w15:paraId="2A32027C" w15:done="0"/>
  <w15:commentEx w15:paraId="3F868352" w15:done="0"/>
  <w15:commentEx w15:paraId="26361D94" w15:done="0"/>
  <w15:commentEx w15:paraId="4C5B3320" w15:done="0"/>
  <w15:commentEx w15:paraId="03D78E03" w15:done="0"/>
  <w15:commentEx w15:paraId="795165BA" w15:done="0"/>
  <w15:commentEx w15:paraId="046CDDA6" w15:done="0"/>
  <w15:commentEx w15:paraId="23326D2F" w15:done="0"/>
  <w15:commentEx w15:paraId="2EFFE23A" w15:done="0"/>
  <w15:commentEx w15:paraId="6E01D354" w15:done="0"/>
  <w15:commentEx w15:paraId="6883051F" w15:done="0"/>
  <w15:commentEx w15:paraId="4C1E6765" w15:done="0"/>
  <w15:commentEx w15:paraId="6F1E891D" w15:done="0"/>
  <w15:commentEx w15:paraId="39F35CE6" w15:done="0"/>
  <w15:commentEx w15:paraId="1FB3071E" w15:done="1"/>
  <w15:commentEx w15:paraId="6D3F3521" w15:paraIdParent="1FB3071E" w15:done="1"/>
  <w15:commentEx w15:paraId="17F4BB42" w15:done="0"/>
  <w15:commentEx w15:paraId="096DFEAE" w15:done="0"/>
  <w15:commentEx w15:paraId="70E18942" w15:done="0"/>
  <w15:commentEx w15:paraId="1101A772" w15:done="0"/>
  <w15:commentEx w15:paraId="4FB0ABCE" w15:done="0"/>
  <w15:commentEx w15:paraId="49FAEFA7" w15:done="0"/>
  <w15:commentEx w15:paraId="18C265B4" w15:done="0"/>
  <w15:commentEx w15:paraId="3FCFB6F1" w15:done="0"/>
  <w15:commentEx w15:paraId="15FAD6F7" w15:done="0"/>
  <w15:commentEx w15:paraId="0DEA165F" w15:done="0"/>
  <w15:commentEx w15:paraId="1CF428D0" w15:done="0"/>
  <w15:commentEx w15:paraId="105DD4EB" w15:done="0"/>
  <w15:commentEx w15:paraId="51FA0407" w15:done="0"/>
  <w15:commentEx w15:paraId="6B520EAB" w15:done="0"/>
  <w15:commentEx w15:paraId="289E5749" w15:paraIdParent="6B520EAB" w15:done="0"/>
  <w15:commentEx w15:paraId="74AF0727" w15:done="0"/>
  <w15:commentEx w15:paraId="0138B474" w15:done="0"/>
  <w15:commentEx w15:paraId="65EA93F8" w15:done="0"/>
  <w15:commentEx w15:paraId="068F983E" w15:done="0"/>
  <w15:commentEx w15:paraId="0915274D" w15:done="0"/>
  <w15:commentEx w15:paraId="69F26656" w15:done="0"/>
  <w15:commentEx w15:paraId="3CA19F12" w15:done="1"/>
  <w15:commentEx w15:paraId="55BCF44C" w15:paraIdParent="3CA19F12" w15:done="1"/>
  <w15:commentEx w15:paraId="60173DFD" w15:done="0"/>
  <w15:commentEx w15:paraId="134099F4" w15:done="0"/>
  <w15:commentEx w15:paraId="11BE61FD" w15:done="0"/>
  <w15:commentEx w15:paraId="4F89D38F" w15:done="0"/>
  <w15:commentEx w15:paraId="1D0B2E85" w15:done="1"/>
  <w15:commentEx w15:paraId="510453D2" w15:done="0"/>
  <w15:commentEx w15:paraId="2E107F46" w15:done="1"/>
  <w15:commentEx w15:paraId="49EF6E0E" w15:paraIdParent="2E107F46" w15:done="1"/>
  <w15:commentEx w15:paraId="015DEFD3" w15:paraIdParent="2E107F46" w15:done="1"/>
  <w15:commentEx w15:paraId="25A6303C" w15:done="0"/>
  <w15:commentEx w15:paraId="6DD42BB2" w15:done="0"/>
  <w15:commentEx w15:paraId="7F9D3828" w15:done="0"/>
  <w15:commentEx w15:paraId="188B4CD1" w15:done="0"/>
  <w15:commentEx w15:paraId="330E99E9" w15:done="0"/>
  <w15:commentEx w15:paraId="52334B06" w15:done="0"/>
  <w15:commentEx w15:paraId="55A48656" w15:done="0"/>
  <w15:commentEx w15:paraId="6E52A79E" w15:paraIdParent="55A48656" w15:done="0"/>
  <w15:commentEx w15:paraId="24F7FE0C" w15:done="0"/>
  <w15:commentEx w15:paraId="5EB73A9C" w15:done="0"/>
  <w15:commentEx w15:paraId="2BAC51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DD210" w16cex:dateUtc="2025-08-22T14:42:00Z"/>
  <w16cex:commentExtensible w16cex:durableId="29B2D731" w16cex:dateUtc="2025-08-14T14:37:00Z"/>
  <w16cex:commentExtensible w16cex:durableId="342483A7" w16cex:dateUtc="2025-08-14T14:38:00Z"/>
  <w16cex:commentExtensible w16cex:durableId="092AFE55" w16cex:dateUtc="2025-08-22T14:35:00Z"/>
  <w16cex:commentExtensible w16cex:durableId="712333AA" w16cex:dateUtc="2025-09-23T11:25:00Z"/>
  <w16cex:commentExtensible w16cex:durableId="72101D20" w16cex:dateUtc="2025-09-23T12:34:00Z"/>
  <w16cex:commentExtensible w16cex:durableId="71D30B47" w16cex:dateUtc="2025-07-12T08:20:00Z"/>
  <w16cex:commentExtensible w16cex:durableId="03B09B11" w16cex:dateUtc="2025-07-16T07:37:00Z"/>
  <w16cex:commentExtensible w16cex:durableId="2051FB6F" w16cex:dateUtc="2025-07-15T15:05:00Z"/>
  <w16cex:commentExtensible w16cex:durableId="20E81D17" w16cex:dateUtc="2025-07-16T07:39:00Z"/>
  <w16cex:commentExtensible w16cex:durableId="0EAA65FD" w16cex:dateUtc="2025-07-15T14:35:00Z"/>
  <w16cex:commentExtensible w16cex:durableId="60A09C83" w16cex:dateUtc="2025-07-16T14:50:00Z"/>
  <w16cex:commentExtensible w16cex:durableId="38006CE4" w16cex:dateUtc="2025-07-15T15:08:00Z"/>
  <w16cex:commentExtensible w16cex:durableId="1CA3D30C" w16cex:dateUtc="2025-07-16T07:40:00Z"/>
  <w16cex:commentExtensible w16cex:durableId="5D5DC4C7" w16cex:dateUtc="2025-07-15T15:15:00Z"/>
  <w16cex:commentExtensible w16cex:durableId="244F6A1D" w16cex:dateUtc="2025-07-17T09:13:00Z"/>
  <w16cex:commentExtensible w16cex:durableId="5748F201" w16cex:dateUtc="2025-08-13T08:49:00Z"/>
  <w16cex:commentExtensible w16cex:durableId="693ACC64" w16cex:dateUtc="2025-09-25T09:41:00Z"/>
  <w16cex:commentExtensible w16cex:durableId="4D907511" w16cex:dateUtc="2025-08-13T12:10:00Z"/>
  <w16cex:commentExtensible w16cex:durableId="34984969" w16cex:dateUtc="2025-07-11T06:39:00Z"/>
  <w16cex:commentExtensible w16cex:durableId="595CD15F" w16cex:dateUtc="2025-07-16T07:23:00Z"/>
  <w16cex:commentExtensible w16cex:durableId="232FF7B5" w16cex:dateUtc="2025-07-11T06:46:00Z"/>
  <w16cex:commentExtensible w16cex:durableId="7028CC40" w16cex:dateUtc="2025-07-16T07:31:00Z"/>
  <w16cex:commentExtensible w16cex:durableId="60C86D5A" w16cex:dateUtc="2025-08-13T09:43:00Z"/>
  <w16cex:commentExtensible w16cex:durableId="15061C9D" w16cex:dateUtc="2025-07-11T09:00:00Z"/>
  <w16cex:commentExtensible w16cex:durableId="7867B6ED" w16cex:dateUtc="2025-08-22T07:11:00Z"/>
  <w16cex:commentExtensible w16cex:durableId="7702B1AB" w16cex:dateUtc="2025-08-13T12:00:00Z"/>
  <w16cex:commentExtensible w16cex:durableId="7BC45809" w16cex:dateUtc="2025-08-22T13:00:00Z"/>
  <w16cex:commentExtensible w16cex:durableId="79D8770A" w16cex:dateUtc="2025-07-11T09:13:00Z"/>
  <w16cex:commentExtensible w16cex:durableId="3ED2A04B" w16cex:dateUtc="2025-08-13T11:46:00Z"/>
  <w16cex:commentExtensible w16cex:durableId="693242AA" w16cex:dateUtc="2025-07-11T09:35:00Z"/>
  <w16cex:commentExtensible w16cex:durableId="0129A011" w16cex:dateUtc="2025-08-22T10:48:00Z"/>
  <w16cex:commentExtensible w16cex:durableId="44BBD7E2" w16cex:dateUtc="2025-08-19T08:12:00Z"/>
  <w16cex:commentExtensible w16cex:durableId="1E9AF322" w16cex:dateUtc="2025-08-19T14:40:00Z"/>
  <w16cex:commentExtensible w16cex:durableId="744D783D" w16cex:dateUtc="2025-08-19T14:43:00Z"/>
  <w16cex:commentExtensible w16cex:durableId="55569496" w16cex:dateUtc="2025-08-19T14:39:00Z"/>
  <w16cex:commentExtensible w16cex:durableId="039A3AA8" w16cex:dateUtc="2025-04-16T13:28:00Z"/>
  <w16cex:commentExtensible w16cex:durableId="1F48E2CB" w16cex:dateUtc="2025-08-14T14:50:00Z"/>
  <w16cex:commentExtensible w16cex:durableId="5FD7E413" w16cex:dateUtc="2025-08-26T11:41:00Z"/>
  <w16cex:commentExtensible w16cex:durableId="69F280A9" w16cex:dateUtc="2025-09-25T09:53:00Z"/>
  <w16cex:commentExtensible w16cex:durableId="56EC150B" w16cex:dateUtc="2025-08-26T12:10:00Z"/>
  <w16cex:commentExtensible w16cex:durableId="6DA27DB5" w16cex:dateUtc="2025-08-26T12:41:00Z"/>
  <w16cex:commentExtensible w16cex:durableId="733CF265" w16cex:dateUtc="2025-08-26T12:46:00Z"/>
  <w16cex:commentExtensible w16cex:durableId="06C49FC4" w16cex:dateUtc="2025-08-27T14:30:00Z"/>
  <w16cex:commentExtensible w16cex:durableId="73F63E32" w16cex:dateUtc="2025-08-19T07:15:00Z"/>
  <w16cex:commentExtensible w16cex:durableId="097EBE4C" w16cex:dateUtc="2025-08-27T13:32:00Z"/>
  <w16cex:commentExtensible w16cex:durableId="1C8BC3E2" w16cex:dateUtc="2025-07-11T12:25:00Z"/>
  <w16cex:commentExtensible w16cex:durableId="765E7289" w16cex:dateUtc="2025-08-22T15:11:00Z"/>
  <w16cex:commentExtensible w16cex:durableId="374E0E98" w16cex:dateUtc="2025-08-25T10:44:00Z"/>
  <w16cex:commentExtensible w16cex:durableId="0AC039CC" w16cex:dateUtc="2025-07-11T14:29:00Z"/>
  <w16cex:commentExtensible w16cex:durableId="22735CC5" w16cex:dateUtc="2025-07-12T09:13:00Z"/>
  <w16cex:commentExtensible w16cex:durableId="78F47DDD" w16cex:dateUtc="2025-07-12T08:37:00Z"/>
  <w16cex:commentExtensible w16cex:durableId="38013635" w16cex:dateUtc="2025-07-12T08:35:00Z"/>
  <w16cex:commentExtensible w16cex:durableId="22186E3D" w16cex:dateUtc="2025-07-12T09:01:00Z"/>
  <w16cex:commentExtensible w16cex:durableId="5F156396" w16cex:dateUtc="2025-07-12T09:38:00Z"/>
  <w16cex:commentExtensible w16cex:durableId="5CC8B2E0" w16cex:dateUtc="2025-07-12T09:21:00Z"/>
  <w16cex:commentExtensible w16cex:durableId="4CF733FB" w16cex:dateUtc="2025-07-12T09:06:00Z"/>
  <w16cex:commentExtensible w16cex:durableId="6C87FB1D" w16cex:dateUtc="2025-07-12T09:33:00Z"/>
  <w16cex:commentExtensible w16cex:durableId="609FDD3D" w16cex:dateUtc="2025-07-12T09:29:00Z"/>
  <w16cex:commentExtensible w16cex:durableId="44175CDE" w16cex:dateUtc="2025-07-12T09:43:00Z"/>
  <w16cex:commentExtensible w16cex:durableId="3FDEE1AD" w16cex:dateUtc="2025-07-12T09:57:00Z"/>
  <w16cex:commentExtensible w16cex:durableId="646EC9A1" w16cex:dateUtc="2025-07-12T10:04:00Z"/>
  <w16cex:commentExtensible w16cex:durableId="0AFDC013" w16cex:dateUtc="2025-07-12T10:04:00Z"/>
  <w16cex:commentExtensible w16cex:durableId="48A2C004" w16cex:dateUtc="2025-07-12T10:09:00Z"/>
  <w16cex:commentExtensible w16cex:durableId="5F890F09" w16cex:dateUtc="2025-07-12T10:02:00Z"/>
  <w16cex:commentExtensible w16cex:durableId="24519872" w16cex:dateUtc="2025-07-12T10:05:00Z"/>
  <w16cex:commentExtensible w16cex:durableId="204F239A" w16cex:dateUtc="2025-07-12T10:13:00Z"/>
  <w16cex:commentExtensible w16cex:durableId="6839EB18" w16cex:dateUtc="2025-07-12T10:21:00Z"/>
  <w16cex:commentExtensible w16cex:durableId="41E56C09" w16cex:dateUtc="2025-07-12T10:31:00Z"/>
  <w16cex:commentExtensible w16cex:durableId="4267D5A4" w16cex:dateUtc="2025-07-12T10:41:00Z"/>
  <w16cex:commentExtensible w16cex:durableId="600B7789" w16cex:dateUtc="2025-07-12T10:34:00Z"/>
  <w16cex:commentExtensible w16cex:durableId="66E12D0D" w16cex:dateUtc="2025-07-12T10:45:00Z"/>
  <w16cex:commentExtensible w16cex:durableId="146B28B7" w16cex:dateUtc="2025-07-12T10:48:00Z"/>
  <w16cex:commentExtensible w16cex:durableId="77AEB589" w16cex:dateUtc="2025-07-12T12:01:00Z"/>
  <w16cex:commentExtensible w16cex:durableId="6FAE9BE0" w16cex:dateUtc="2025-07-12T12:13:00Z"/>
  <w16cex:commentExtensible w16cex:durableId="47A633CF" w16cex:dateUtc="2025-07-12T12:29:00Z"/>
  <w16cex:commentExtensible w16cex:durableId="123E97CC" w16cex:dateUtc="2025-07-12T12:31:00Z"/>
  <w16cex:commentExtensible w16cex:durableId="1A9893F0" w16cex:dateUtc="2025-07-12T12:35:00Z"/>
  <w16cex:commentExtensible w16cex:durableId="7B772279" w16cex:dateUtc="2025-07-12T12:36:00Z"/>
  <w16cex:commentExtensible w16cex:durableId="405A9D9C" w16cex:dateUtc="2025-07-12T12:37:00Z"/>
  <w16cex:commentExtensible w16cex:durableId="0A1E36B2" w16cex:dateUtc="2025-07-12T12:38:00Z"/>
  <w16cex:commentExtensible w16cex:durableId="5EA1F77A" w16cex:dateUtc="2025-07-12T12:40:00Z"/>
  <w16cex:commentExtensible w16cex:durableId="18E2382A" w16cex:dateUtc="2025-08-22T11:48:00Z"/>
  <w16cex:commentExtensible w16cex:durableId="5DBB4058" w16cex:dateUtc="2025-07-12T13:47:00Z"/>
  <w16cex:commentExtensible w16cex:durableId="71E8B21C" w16cex:dateUtc="2025-07-12T13:35:00Z"/>
  <w16cex:commentExtensible w16cex:durableId="063DC48B" w16cex:dateUtc="2025-07-12T12:40:00Z"/>
  <w16cex:commentExtensible w16cex:durableId="7725BDC4" w16cex:dateUtc="2025-07-12T12:42:00Z"/>
  <w16cex:commentExtensible w16cex:durableId="5B639FA2" w16cex:dateUtc="2025-07-12T12:45:00Z"/>
  <w16cex:commentExtensible w16cex:durableId="303D03DC" w16cex:dateUtc="2025-07-12T13:44:00Z"/>
  <w16cex:commentExtensible w16cex:durableId="7A03ED51" w16cex:dateUtc="2025-07-11T11:58:00Z"/>
  <w16cex:commentExtensible w16cex:durableId="45C6C7F5" w16cex:dateUtc="2025-07-12T13:38:00Z"/>
  <w16cex:commentExtensible w16cex:durableId="2B9405AB" w16cex:dateUtc="2025-07-12T13:56:00Z"/>
  <w16cex:commentExtensible w16cex:durableId="702277CD" w16cex:dateUtc="2025-07-12T13:48:00Z"/>
  <w16cex:commentExtensible w16cex:durableId="0E6A54FF" w16cex:dateUtc="2025-07-12T13:47:00Z"/>
  <w16cex:commentExtensible w16cex:durableId="49CB3B28" w16cex:dateUtc="2025-07-12T13:49:00Z"/>
  <w16cex:commentExtensible w16cex:durableId="3C3D78E2" w16cex:dateUtc="2025-07-12T14:05:00Z"/>
  <w16cex:commentExtensible w16cex:durableId="012ECFE5" w16cex:dateUtc="2025-07-12T15:05:00Z"/>
  <w16cex:commentExtensible w16cex:durableId="6F53799D" w16cex:dateUtc="2025-08-22T11:47:00Z"/>
  <w16cex:commentExtensible w16cex:durableId="6063C021" w16cex:dateUtc="2025-08-13T09:32:00Z"/>
  <w16cex:commentExtensible w16cex:durableId="071D3D6D" w16cex:dateUtc="2025-07-12T15:07:00Z"/>
  <w16cex:commentExtensible w16cex:durableId="4D3EAF2B" w16cex:dateUtc="2025-07-12T15:23:00Z"/>
  <w16cex:commentExtensible w16cex:durableId="7C106701" w16cex:dateUtc="2025-07-12T15:42:00Z"/>
  <w16cex:commentExtensible w16cex:durableId="56162AFB" w16cex:dateUtc="2025-08-13T09:22:00Z"/>
  <w16cex:commentExtensible w16cex:durableId="3B98499C" w16cex:dateUtc="2025-07-12T15:46:00Z"/>
  <w16cex:commentExtensible w16cex:durableId="6B3A5E51" w16cex:dateUtc="2025-07-12T14:27:00Z"/>
  <w16cex:commentExtensible w16cex:durableId="3D4C1F1D" w16cex:dateUtc="2025-07-14T05:29:00Z"/>
  <w16cex:commentExtensible w16cex:durableId="1D2C436C" w16cex:dateUtc="2025-07-12T14:29:00Z"/>
  <w16cex:commentExtensible w16cex:durableId="0D1415B3" w16cex:dateUtc="2025-07-12T14:34:00Z"/>
  <w16cex:commentExtensible w16cex:durableId="191C0851" w16cex:dateUtc="2025-07-12T14:35:00Z"/>
  <w16cex:commentExtensible w16cex:durableId="3B383C5A" w16cex:dateUtc="2025-07-11T10:00:00Z"/>
  <w16cex:commentExtensible w16cex:durableId="790BD27D" w16cex:dateUtc="2025-08-22T13:01:00Z"/>
  <w16cex:commentExtensible w16cex:durableId="755FEE7D" w16cex:dateUtc="2025-08-27T13:12:00Z"/>
  <w16cex:commentExtensible w16cex:durableId="03A895E5" w16cex:dateUtc="2025-07-11T13:26:00Z"/>
  <w16cex:commentExtensible w16cex:durableId="5A6BE1FD" w16cex:dateUtc="2025-07-14T07:23:00Z"/>
  <w16cex:commentExtensible w16cex:durableId="69DF6666" w16cex:dateUtc="2025-08-22T11:06:00Z"/>
  <w16cex:commentExtensible w16cex:durableId="17DAB620" w16cex:dateUtc="2025-07-11T13:31:00Z"/>
  <w16cex:commentExtensible w16cex:durableId="601557A6" w16cex:dateUtc="2025-07-11T14:25:00Z"/>
  <w16cex:commentExtensible w16cex:durableId="61BFD59E" w16cex:dateUtc="2025-07-11T14:26:00Z"/>
  <w16cex:commentExtensible w16cex:durableId="5A034E1A" w16cex:dateUtc="2025-03-13T09:03:00Z"/>
  <w16cex:commentExtensible w16cex:durableId="50A9801E" w16cex:dateUtc="2025-04-23T10:49:00Z"/>
  <w16cex:commentExtensible w16cex:durableId="376378F1" w16cex:dateUtc="2025-04-23T10:51:00Z"/>
  <w16cex:commentExtensible w16cex:durableId="7E05FB54" w16cex:dateUtc="2025-03-14T11:15:00Z"/>
  <w16cex:commentExtensible w16cex:durableId="7B988C9C" w16cex:dateUtc="2025-03-25T09:50:00Z"/>
  <w16cex:commentExtensible w16cex:durableId="7EE00962" w16cex:dateUtc="2025-08-14T14:48:00Z"/>
  <w16cex:commentExtensible w16cex:durableId="2C28DA8C" w16cex:dateUtc="2025-07-11T07:11:00Z"/>
  <w16cex:commentExtensible w16cex:durableId="5973B658" w16cex:dateUtc="2025-09-23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73F479" w16cid:durableId="010DD210"/>
  <w16cid:commentId w16cid:paraId="2CC04B76" w16cid:durableId="29B2D731"/>
  <w16cid:commentId w16cid:paraId="1FCC5223" w16cid:durableId="342483A7"/>
  <w16cid:commentId w16cid:paraId="3C1E2E5E" w16cid:durableId="092AFE55"/>
  <w16cid:commentId w16cid:paraId="778039E1" w16cid:durableId="712333AA"/>
  <w16cid:commentId w16cid:paraId="6C81228D" w16cid:durableId="72101D20"/>
  <w16cid:commentId w16cid:paraId="5D2136CE" w16cid:durableId="71D30B47"/>
  <w16cid:commentId w16cid:paraId="5488E36C" w16cid:durableId="03B09B11"/>
  <w16cid:commentId w16cid:paraId="6973E0B2" w16cid:durableId="2051FB6F"/>
  <w16cid:commentId w16cid:paraId="0ECEFC38" w16cid:durableId="20E81D17"/>
  <w16cid:commentId w16cid:paraId="5FD71CAE" w16cid:durableId="0EAA65FD"/>
  <w16cid:commentId w16cid:paraId="63EC01B4" w16cid:durableId="60A09C83"/>
  <w16cid:commentId w16cid:paraId="7F3C5F64" w16cid:durableId="38006CE4"/>
  <w16cid:commentId w16cid:paraId="57AAC10A" w16cid:durableId="1CA3D30C"/>
  <w16cid:commentId w16cid:paraId="444E9FF5" w16cid:durableId="5D5DC4C7"/>
  <w16cid:commentId w16cid:paraId="4C0C2E7C" w16cid:durableId="244F6A1D"/>
  <w16cid:commentId w16cid:paraId="0E4BF816" w16cid:durableId="5748F201"/>
  <w16cid:commentId w16cid:paraId="59E7B083" w16cid:durableId="693ACC64"/>
  <w16cid:commentId w16cid:paraId="4FD377B3" w16cid:durableId="4D907511"/>
  <w16cid:commentId w16cid:paraId="4F8CA462" w16cid:durableId="34984969"/>
  <w16cid:commentId w16cid:paraId="618B1D84" w16cid:durableId="595CD15F"/>
  <w16cid:commentId w16cid:paraId="3B60817D" w16cid:durableId="232FF7B5"/>
  <w16cid:commentId w16cid:paraId="00546704" w16cid:durableId="7028CC40"/>
  <w16cid:commentId w16cid:paraId="5927A629" w16cid:durableId="60C86D5A"/>
  <w16cid:commentId w16cid:paraId="42FA560C" w16cid:durableId="15061C9D"/>
  <w16cid:commentId w16cid:paraId="1E0B08F7" w16cid:durableId="7867B6ED"/>
  <w16cid:commentId w16cid:paraId="5EECB996" w16cid:durableId="7702B1AB"/>
  <w16cid:commentId w16cid:paraId="592C111B" w16cid:durableId="7BC45809"/>
  <w16cid:commentId w16cid:paraId="4DD4D87A" w16cid:durableId="79D8770A"/>
  <w16cid:commentId w16cid:paraId="41FDCE2E" w16cid:durableId="3ED2A04B"/>
  <w16cid:commentId w16cid:paraId="7A2E02AB" w16cid:durableId="693242AA"/>
  <w16cid:commentId w16cid:paraId="3E9CBAAF" w16cid:durableId="0129A011"/>
  <w16cid:commentId w16cid:paraId="3323C6B7" w16cid:durableId="44BBD7E2"/>
  <w16cid:commentId w16cid:paraId="7E8B3A9C" w16cid:durableId="1E9AF322"/>
  <w16cid:commentId w16cid:paraId="3E547499" w16cid:durableId="744D783D"/>
  <w16cid:commentId w16cid:paraId="4909EA39" w16cid:durableId="55569496"/>
  <w16cid:commentId w16cid:paraId="19FB0CD5" w16cid:durableId="039A3AA8"/>
  <w16cid:commentId w16cid:paraId="53289E67" w16cid:durableId="1F48E2CB"/>
  <w16cid:commentId w16cid:paraId="1EE62A18" w16cid:durableId="5FD7E413"/>
  <w16cid:commentId w16cid:paraId="4EF38E46" w16cid:durableId="69F280A9"/>
  <w16cid:commentId w16cid:paraId="55807AF8" w16cid:durableId="56EC150B"/>
  <w16cid:commentId w16cid:paraId="7D1D66EC" w16cid:durableId="6DA27DB5"/>
  <w16cid:commentId w16cid:paraId="103245CC" w16cid:durableId="733CF265"/>
  <w16cid:commentId w16cid:paraId="24872451" w16cid:durableId="06C49FC4"/>
  <w16cid:commentId w16cid:paraId="71D85E07" w16cid:durableId="73F63E32"/>
  <w16cid:commentId w16cid:paraId="2695900D" w16cid:durableId="097EBE4C"/>
  <w16cid:commentId w16cid:paraId="02BB98BB" w16cid:durableId="1C8BC3E2"/>
  <w16cid:commentId w16cid:paraId="1C5A0730" w16cid:durableId="765E7289"/>
  <w16cid:commentId w16cid:paraId="112E81ED" w16cid:durableId="374E0E98"/>
  <w16cid:commentId w16cid:paraId="403B20B6" w16cid:durableId="0AC039CC"/>
  <w16cid:commentId w16cid:paraId="083EB758" w16cid:durableId="22735CC5"/>
  <w16cid:commentId w16cid:paraId="52CBD9A5" w16cid:durableId="78F47DDD"/>
  <w16cid:commentId w16cid:paraId="54ED8192" w16cid:durableId="38013635"/>
  <w16cid:commentId w16cid:paraId="7E0F5A6D" w16cid:durableId="22186E3D"/>
  <w16cid:commentId w16cid:paraId="4DEF2A71" w16cid:durableId="5F156396"/>
  <w16cid:commentId w16cid:paraId="163854EF" w16cid:durableId="5CC8B2E0"/>
  <w16cid:commentId w16cid:paraId="519E2AFC" w16cid:durableId="4CF733FB"/>
  <w16cid:commentId w16cid:paraId="086F8804" w16cid:durableId="6C87FB1D"/>
  <w16cid:commentId w16cid:paraId="4E07F019" w16cid:durableId="609FDD3D"/>
  <w16cid:commentId w16cid:paraId="1CD1E4A5" w16cid:durableId="44175CDE"/>
  <w16cid:commentId w16cid:paraId="1F1D761F" w16cid:durableId="3FDEE1AD"/>
  <w16cid:commentId w16cid:paraId="011F37C1" w16cid:durableId="646EC9A1"/>
  <w16cid:commentId w16cid:paraId="2BB6F4DA" w16cid:durableId="0AFDC013"/>
  <w16cid:commentId w16cid:paraId="045AFE3F" w16cid:durableId="48A2C004"/>
  <w16cid:commentId w16cid:paraId="1AEC4629" w16cid:durableId="5F890F09"/>
  <w16cid:commentId w16cid:paraId="7A1B5085" w16cid:durableId="24519872"/>
  <w16cid:commentId w16cid:paraId="6F2BA81E" w16cid:durableId="204F239A"/>
  <w16cid:commentId w16cid:paraId="2A32027C" w16cid:durableId="6839EB18"/>
  <w16cid:commentId w16cid:paraId="3F868352" w16cid:durableId="41E56C09"/>
  <w16cid:commentId w16cid:paraId="26361D94" w16cid:durableId="4267D5A4"/>
  <w16cid:commentId w16cid:paraId="4C5B3320" w16cid:durableId="600B7789"/>
  <w16cid:commentId w16cid:paraId="03D78E03" w16cid:durableId="66E12D0D"/>
  <w16cid:commentId w16cid:paraId="795165BA" w16cid:durableId="146B28B7"/>
  <w16cid:commentId w16cid:paraId="046CDDA6" w16cid:durableId="77AEB589"/>
  <w16cid:commentId w16cid:paraId="23326D2F" w16cid:durableId="6FAE9BE0"/>
  <w16cid:commentId w16cid:paraId="2EFFE23A" w16cid:durableId="47A633CF"/>
  <w16cid:commentId w16cid:paraId="6E01D354" w16cid:durableId="123E97CC"/>
  <w16cid:commentId w16cid:paraId="6883051F" w16cid:durableId="1A9893F0"/>
  <w16cid:commentId w16cid:paraId="4C1E6765" w16cid:durableId="7B772279"/>
  <w16cid:commentId w16cid:paraId="6F1E891D" w16cid:durableId="405A9D9C"/>
  <w16cid:commentId w16cid:paraId="39F35CE6" w16cid:durableId="0A1E36B2"/>
  <w16cid:commentId w16cid:paraId="1FB3071E" w16cid:durableId="5EA1F77A"/>
  <w16cid:commentId w16cid:paraId="6D3F3521" w16cid:durableId="18E2382A"/>
  <w16cid:commentId w16cid:paraId="17F4BB42" w16cid:durableId="5DBB4058"/>
  <w16cid:commentId w16cid:paraId="096DFEAE" w16cid:durableId="71E8B21C"/>
  <w16cid:commentId w16cid:paraId="70E18942" w16cid:durableId="063DC48B"/>
  <w16cid:commentId w16cid:paraId="1101A772" w16cid:durableId="7725BDC4"/>
  <w16cid:commentId w16cid:paraId="4FB0ABCE" w16cid:durableId="5B639FA2"/>
  <w16cid:commentId w16cid:paraId="49FAEFA7" w16cid:durableId="303D03DC"/>
  <w16cid:commentId w16cid:paraId="18C265B4" w16cid:durableId="7A03ED51"/>
  <w16cid:commentId w16cid:paraId="3FCFB6F1" w16cid:durableId="45C6C7F5"/>
  <w16cid:commentId w16cid:paraId="15FAD6F7" w16cid:durableId="2B9405AB"/>
  <w16cid:commentId w16cid:paraId="0DEA165F" w16cid:durableId="702277CD"/>
  <w16cid:commentId w16cid:paraId="1CF428D0" w16cid:durableId="0E6A54FF"/>
  <w16cid:commentId w16cid:paraId="105DD4EB" w16cid:durableId="49CB3B28"/>
  <w16cid:commentId w16cid:paraId="51FA0407" w16cid:durableId="3C3D78E2"/>
  <w16cid:commentId w16cid:paraId="6B520EAB" w16cid:durableId="012ECFE5"/>
  <w16cid:commentId w16cid:paraId="289E5749" w16cid:durableId="6F53799D"/>
  <w16cid:commentId w16cid:paraId="74AF0727" w16cid:durableId="6063C021"/>
  <w16cid:commentId w16cid:paraId="0138B474" w16cid:durableId="071D3D6D"/>
  <w16cid:commentId w16cid:paraId="65EA93F8" w16cid:durableId="4D3EAF2B"/>
  <w16cid:commentId w16cid:paraId="068F983E" w16cid:durableId="7C106701"/>
  <w16cid:commentId w16cid:paraId="0915274D" w16cid:durableId="56162AFB"/>
  <w16cid:commentId w16cid:paraId="69F26656" w16cid:durableId="3B98499C"/>
  <w16cid:commentId w16cid:paraId="3CA19F12" w16cid:durableId="6B3A5E51"/>
  <w16cid:commentId w16cid:paraId="55BCF44C" w16cid:durableId="3D4C1F1D"/>
  <w16cid:commentId w16cid:paraId="60173DFD" w16cid:durableId="1D2C436C"/>
  <w16cid:commentId w16cid:paraId="134099F4" w16cid:durableId="0D1415B3"/>
  <w16cid:commentId w16cid:paraId="11BE61FD" w16cid:durableId="191C0851"/>
  <w16cid:commentId w16cid:paraId="4F89D38F" w16cid:durableId="3B383C5A"/>
  <w16cid:commentId w16cid:paraId="1D0B2E85" w16cid:durableId="790BD27D"/>
  <w16cid:commentId w16cid:paraId="510453D2" w16cid:durableId="755FEE7D"/>
  <w16cid:commentId w16cid:paraId="2E107F46" w16cid:durableId="03A895E5"/>
  <w16cid:commentId w16cid:paraId="49EF6E0E" w16cid:durableId="5A6BE1FD"/>
  <w16cid:commentId w16cid:paraId="015DEFD3" w16cid:durableId="69DF6666"/>
  <w16cid:commentId w16cid:paraId="25A6303C" w16cid:durableId="17DAB620"/>
  <w16cid:commentId w16cid:paraId="6DD42BB2" w16cid:durableId="601557A6"/>
  <w16cid:commentId w16cid:paraId="7F9D3828" w16cid:durableId="61BFD59E"/>
  <w16cid:commentId w16cid:paraId="188B4CD1" w16cid:durableId="5A034E1A"/>
  <w16cid:commentId w16cid:paraId="330E99E9" w16cid:durableId="50A9801E"/>
  <w16cid:commentId w16cid:paraId="52334B06" w16cid:durableId="376378F1"/>
  <w16cid:commentId w16cid:paraId="55A48656" w16cid:durableId="7E05FB54"/>
  <w16cid:commentId w16cid:paraId="6E52A79E" w16cid:durableId="7B988C9C"/>
  <w16cid:commentId w16cid:paraId="24F7FE0C" w16cid:durableId="7EE00962"/>
  <w16cid:commentId w16cid:paraId="5EB73A9C" w16cid:durableId="2C28DA8C"/>
  <w16cid:commentId w16cid:paraId="2BAC510E" w16cid:durableId="5973B6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7BE2A" w14:textId="77777777" w:rsidR="00C307C5" w:rsidRPr="001D6005" w:rsidRDefault="00C307C5" w:rsidP="00822981">
      <w:r w:rsidRPr="001D6005">
        <w:separator/>
      </w:r>
    </w:p>
  </w:endnote>
  <w:endnote w:type="continuationSeparator" w:id="0">
    <w:p w14:paraId="1C3F1B45" w14:textId="77777777" w:rsidR="00C307C5" w:rsidRPr="001D6005" w:rsidRDefault="00C307C5" w:rsidP="00822981">
      <w:r w:rsidRPr="001D60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uxton Sketch">
    <w:charset w:val="00"/>
    <w:family w:val="script"/>
    <w:pitch w:val="variable"/>
    <w:sig w:usb0="A00002AF" w:usb1="400020D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arajita">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1475" w14:textId="77777777" w:rsidR="00990AC6" w:rsidRPr="001D6005" w:rsidRDefault="00990A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A1A6" w14:textId="658CD7E6" w:rsidR="006436A4" w:rsidRPr="001D6005"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b/>
        <w:i w:val="0"/>
        <w:szCs w:val="14"/>
      </w:rPr>
    </w:pPr>
    <w:r w:rsidRPr="001D6005">
      <w:rPr>
        <w:noProof/>
      </w:rPr>
      <w:drawing>
        <wp:anchor distT="0" distB="0" distL="114300" distR="114300" simplePos="0" relativeHeight="251657728" behindDoc="0" locked="0" layoutInCell="1" allowOverlap="1" wp14:anchorId="06AD491A" wp14:editId="40DA19BA">
          <wp:simplePos x="0" y="0"/>
          <wp:positionH relativeFrom="page">
            <wp:posOffset>280670</wp:posOffset>
          </wp:positionH>
          <wp:positionV relativeFrom="paragraph">
            <wp:posOffset>66040</wp:posOffset>
          </wp:positionV>
          <wp:extent cx="720090" cy="165735"/>
          <wp:effectExtent l="0" t="0" r="3810" b="5715"/>
          <wp:wrapNone/>
          <wp:docPr id="686467678" name="Picture 68646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165735"/>
                  </a:xfrm>
                  <a:prstGeom prst="rect">
                    <a:avLst/>
                  </a:prstGeom>
                  <a:noFill/>
                </pic:spPr>
              </pic:pic>
            </a:graphicData>
          </a:graphic>
          <wp14:sizeRelH relativeFrom="page">
            <wp14:pctWidth>0</wp14:pctWidth>
          </wp14:sizeRelH>
          <wp14:sizeRelV relativeFrom="page">
            <wp14:pctHeight>0</wp14:pctHeight>
          </wp14:sizeRelV>
        </wp:anchor>
      </w:drawing>
    </w:r>
    <w:r w:rsidRPr="001D6005">
      <w:rPr>
        <w:b/>
        <w:i w:val="0"/>
        <w:szCs w:val="14"/>
      </w:rPr>
      <w:fldChar w:fldCharType="begin"/>
    </w:r>
    <w:r w:rsidRPr="001D6005">
      <w:rPr>
        <w:b/>
        <w:i w:val="0"/>
        <w:szCs w:val="14"/>
      </w:rPr>
      <w:instrText xml:space="preserve"> DOCPROPERTY  Name  \* MERGEFORMAT </w:instrText>
    </w:r>
    <w:r w:rsidRPr="001D6005">
      <w:rPr>
        <w:b/>
        <w:i w:val="0"/>
        <w:szCs w:val="14"/>
      </w:rPr>
      <w:fldChar w:fldCharType="separate"/>
    </w:r>
    <w:r w:rsidR="00D62D30" w:rsidRPr="00D62D30">
      <w:rPr>
        <w:bCs/>
        <w:i w:val="0"/>
        <w:szCs w:val="14"/>
      </w:rPr>
      <w:t>Addendum II -  Cryoplant Technical Requirements</w:t>
    </w:r>
    <w:r w:rsidRPr="001D6005">
      <w:rPr>
        <w:b/>
        <w:i w:val="0"/>
        <w:szCs w:val="14"/>
      </w:rPr>
      <w:fldChar w:fldCharType="end"/>
    </w:r>
    <w:r w:rsidRPr="001D6005">
      <w:rPr>
        <w:b/>
        <w:i w:val="0"/>
        <w:sz w:val="12"/>
        <w:szCs w:val="14"/>
      </w:rPr>
      <w:tab/>
    </w:r>
    <w:r w:rsidRPr="001D6005">
      <w:rPr>
        <w:b/>
        <w:i w:val="0"/>
        <w:szCs w:val="14"/>
      </w:rPr>
      <w:t xml:space="preserve">p. </w:t>
    </w:r>
    <w:r w:rsidRPr="001D6005">
      <w:rPr>
        <w:b/>
        <w:i w:val="0"/>
        <w:szCs w:val="14"/>
      </w:rPr>
      <w:fldChar w:fldCharType="begin"/>
    </w:r>
    <w:r w:rsidRPr="001D6005">
      <w:rPr>
        <w:b/>
        <w:i w:val="0"/>
        <w:szCs w:val="14"/>
      </w:rPr>
      <w:instrText xml:space="preserve"> PAGE   \* CHARFORMAT </w:instrText>
    </w:r>
    <w:r w:rsidRPr="001D6005">
      <w:rPr>
        <w:b/>
        <w:i w:val="0"/>
        <w:szCs w:val="14"/>
      </w:rPr>
      <w:fldChar w:fldCharType="separate"/>
    </w:r>
    <w:r w:rsidR="0027611E" w:rsidRPr="001D6005">
      <w:rPr>
        <w:b/>
        <w:i w:val="0"/>
        <w:szCs w:val="14"/>
      </w:rPr>
      <w:t>50</w:t>
    </w:r>
    <w:r w:rsidRPr="001D6005">
      <w:rPr>
        <w:b/>
        <w:i w:val="0"/>
        <w:szCs w:val="14"/>
      </w:rPr>
      <w:fldChar w:fldCharType="end"/>
    </w:r>
    <w:r w:rsidRPr="001D6005">
      <w:rPr>
        <w:b/>
        <w:i w:val="0"/>
        <w:szCs w:val="14"/>
      </w:rPr>
      <w:t xml:space="preserve"> / </w:t>
    </w:r>
    <w:r w:rsidRPr="001D6005">
      <w:rPr>
        <w:b/>
        <w:i w:val="0"/>
        <w:szCs w:val="14"/>
      </w:rPr>
      <w:fldChar w:fldCharType="begin"/>
    </w:r>
    <w:r w:rsidRPr="001D6005">
      <w:rPr>
        <w:b/>
        <w:i w:val="0"/>
        <w:szCs w:val="14"/>
      </w:rPr>
      <w:instrText xml:space="preserve"> NUMPAGES  \* Arabic  \* CHARFORMAT </w:instrText>
    </w:r>
    <w:r w:rsidRPr="001D6005">
      <w:rPr>
        <w:b/>
        <w:i w:val="0"/>
        <w:szCs w:val="14"/>
      </w:rPr>
      <w:fldChar w:fldCharType="separate"/>
    </w:r>
    <w:r w:rsidR="0027611E" w:rsidRPr="001D6005">
      <w:rPr>
        <w:b/>
        <w:i w:val="0"/>
        <w:szCs w:val="14"/>
      </w:rPr>
      <w:t>117</w:t>
    </w:r>
    <w:r w:rsidRPr="001D6005">
      <w:rPr>
        <w:b/>
        <w:i w:val="0"/>
        <w:szCs w:val="14"/>
      </w:rPr>
      <w:fldChar w:fldCharType="end"/>
    </w:r>
  </w:p>
  <w:p w14:paraId="02121C19" w14:textId="0501B7AE" w:rsidR="006436A4" w:rsidRPr="001D6005" w:rsidRDefault="006436A4" w:rsidP="000612F1">
    <w:pPr>
      <w:pStyle w:val="AlexandriaFooter"/>
      <w:pBdr>
        <w:top w:val="none" w:sz="0" w:space="0" w:color="auto"/>
        <w:left w:val="single" w:sz="4" w:space="4" w:color="auto"/>
        <w:right w:val="single" w:sz="4" w:space="4" w:color="auto"/>
      </w:pBdr>
      <w:tabs>
        <w:tab w:val="clear" w:pos="4536"/>
        <w:tab w:val="clear" w:pos="9072"/>
        <w:tab w:val="right" w:pos="15168"/>
      </w:tabs>
      <w:ind w:left="2154" w:right="-510"/>
      <w:rPr>
        <w:i w:val="0"/>
        <w:sz w:val="12"/>
        <w:szCs w:val="14"/>
      </w:rPr>
    </w:pPr>
    <w:r w:rsidRPr="001D6005">
      <w:rPr>
        <w:i w:val="0"/>
        <w:sz w:val="12"/>
        <w:szCs w:val="14"/>
      </w:rPr>
      <w:fldChar w:fldCharType="begin"/>
    </w:r>
    <w:r w:rsidRPr="001D6005">
      <w:rPr>
        <w:i w:val="0"/>
        <w:sz w:val="12"/>
        <w:szCs w:val="14"/>
      </w:rPr>
      <w:instrText xml:space="preserve"> DOCPROPERTY \* CHARFORMAT "Common Attributes_Short Reference" </w:instrText>
    </w:r>
    <w:r w:rsidRPr="001D6005">
      <w:rPr>
        <w:i w:val="0"/>
        <w:sz w:val="12"/>
        <w:szCs w:val="14"/>
      </w:rPr>
      <w:fldChar w:fldCharType="separate"/>
    </w:r>
    <w:r w:rsidR="00D62D30">
      <w:rPr>
        <w:i w:val="0"/>
        <w:sz w:val="12"/>
        <w:szCs w:val="14"/>
      </w:rPr>
      <w:t>SCK CEN/90508872</w:t>
    </w:r>
    <w:r w:rsidRPr="001D6005">
      <w:rPr>
        <w:i w:val="0"/>
        <w:sz w:val="12"/>
        <w:szCs w:val="14"/>
      </w:rPr>
      <w:fldChar w:fldCharType="end"/>
    </w:r>
    <w:r w:rsidR="000612F1" w:rsidRPr="001D6005">
      <w:rPr>
        <w:i w:val="0"/>
        <w:sz w:val="12"/>
        <w:szCs w:val="14"/>
      </w:rPr>
      <w:t xml:space="preserve"> </w:t>
    </w:r>
    <w:r w:rsidRPr="001D6005">
      <w:rPr>
        <w:i w:val="0"/>
        <w:sz w:val="12"/>
        <w:szCs w:val="14"/>
      </w:rPr>
      <w:t xml:space="preserve">ISC: </w:t>
    </w:r>
    <w:r w:rsidRPr="001D6005">
      <w:rPr>
        <w:i w:val="0"/>
        <w:sz w:val="12"/>
        <w:szCs w:val="14"/>
      </w:rPr>
      <w:fldChar w:fldCharType="begin"/>
    </w:r>
    <w:r w:rsidRPr="001D6005">
      <w:rPr>
        <w:i w:val="0"/>
        <w:sz w:val="12"/>
        <w:szCs w:val="14"/>
      </w:rPr>
      <w:instrText xml:space="preserve"> DOCPROPERTY  "Common Attributes_Information Security Classification"  \* CHARFORMAT </w:instrText>
    </w:r>
    <w:r w:rsidRPr="001D6005">
      <w:rPr>
        <w:i w:val="0"/>
        <w:sz w:val="12"/>
        <w:szCs w:val="14"/>
      </w:rPr>
      <w:fldChar w:fldCharType="separate"/>
    </w:r>
    <w:r w:rsidR="00D62D30">
      <w:rPr>
        <w:i w:val="0"/>
        <w:sz w:val="12"/>
        <w:szCs w:val="14"/>
      </w:rPr>
      <w:t>Restricted</w:t>
    </w:r>
    <w:r w:rsidRPr="001D6005">
      <w:rPr>
        <w:i w:val="0"/>
        <w:sz w:val="12"/>
        <w:szCs w:val="14"/>
      </w:rPr>
      <w:fldChar w:fldCharType="end"/>
    </w:r>
    <w:r w:rsidR="000612F1" w:rsidRPr="001D6005">
      <w:rPr>
        <w:i w:val="0"/>
        <w:sz w:val="12"/>
        <w:szCs w:val="14"/>
      </w:rPr>
      <w:t xml:space="preserve"> (</w:t>
    </w:r>
    <w:r w:rsidRPr="001D6005">
      <w:rPr>
        <w:sz w:val="12"/>
        <w:szCs w:val="14"/>
      </w:rPr>
      <w:t xml:space="preserve">last saved on </w:t>
    </w:r>
    <w:r w:rsidRPr="001D6005">
      <w:rPr>
        <w:sz w:val="12"/>
        <w:szCs w:val="14"/>
      </w:rPr>
      <w:fldChar w:fldCharType="begin"/>
    </w:r>
    <w:r w:rsidRPr="001D6005">
      <w:rPr>
        <w:sz w:val="12"/>
        <w:szCs w:val="14"/>
      </w:rPr>
      <w:instrText xml:space="preserve"> SAVEDATE  \@ "d-MM-yy"  \* MERGEFORMAT </w:instrText>
    </w:r>
    <w:r w:rsidRPr="001D6005">
      <w:rPr>
        <w:sz w:val="12"/>
        <w:szCs w:val="14"/>
      </w:rPr>
      <w:fldChar w:fldCharType="separate"/>
    </w:r>
    <w:r w:rsidR="00D62D30">
      <w:rPr>
        <w:noProof/>
        <w:sz w:val="12"/>
        <w:szCs w:val="14"/>
      </w:rPr>
      <w:t>25-09-25</w:t>
    </w:r>
    <w:r w:rsidRPr="001D6005">
      <w:rPr>
        <w:sz w:val="12"/>
        <w:szCs w:val="14"/>
      </w:rPr>
      <w:fldChar w:fldCharType="end"/>
    </w:r>
    <w:r w:rsidR="000612F1" w:rsidRPr="001D6005">
      <w:rPr>
        <w:i w:val="0"/>
        <w:iCs/>
        <w:sz w:val="12"/>
        <w:szCs w:val="1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D766" w14:textId="4A442856" w:rsidR="006436A4" w:rsidRPr="001D6005" w:rsidRDefault="006436A4" w:rsidP="00FD141A">
    <w:pPr>
      <w:pStyle w:val="AlexandriaFooter"/>
      <w:pBdr>
        <w:top w:val="none" w:sz="0" w:space="0" w:color="auto"/>
      </w:pBdr>
      <w:tabs>
        <w:tab w:val="clear" w:pos="4536"/>
        <w:tab w:val="clear" w:pos="9072"/>
      </w:tabs>
      <w:ind w:left="-567" w:right="-595"/>
      <w:jc w:val="center"/>
      <w:rPr>
        <w:color w:val="FF0000"/>
        <w:sz w:val="12"/>
        <w:szCs w:val="12"/>
      </w:rPr>
    </w:pP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D62D30">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="Secret NUC" "GEHEIM - NUC / SECRET – NUC"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D62D30">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="Confidential NUC" "VERTROUWELIJK - NUC / CONFIDENTIEL – NUC"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D62D30">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="Restricted NUC" "BEPERKTE VERSPREIDING - NUC / DIFFUSION RESTREINTE - NUC"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t xml:space="preserve">  </w: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D62D30">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="Secret NUC" "  (Wet van 15 april 1994 / Loi du 15 avril 1994) "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D62D30">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="Confidential NUC" "(Wet van 15 april 1994 / Loi du 15 avril 1994)" </w:instrText>
    </w:r>
    <w:r w:rsidRPr="001D6005">
      <w:rPr>
        <w:color w:val="FF0000"/>
        <w:sz w:val="12"/>
        <w:szCs w:val="12"/>
      </w:rPr>
      <w:fldChar w:fldCharType="begin"/>
    </w:r>
    <w:r w:rsidRPr="001D6005">
      <w:rPr>
        <w:color w:val="FF0000"/>
        <w:sz w:val="12"/>
        <w:szCs w:val="12"/>
      </w:rPr>
      <w:instrText xml:space="preserve"> IF </w:instrText>
    </w:r>
    <w:r w:rsidRPr="001D6005">
      <w:rPr>
        <w:color w:val="FF0000"/>
        <w:sz w:val="12"/>
        <w:szCs w:val="12"/>
      </w:rPr>
      <w:fldChar w:fldCharType="begin"/>
    </w:r>
    <w:r w:rsidRPr="001D6005">
      <w:rPr>
        <w:color w:val="FF0000"/>
        <w:sz w:val="12"/>
        <w:szCs w:val="12"/>
      </w:rPr>
      <w:instrText xml:space="preserve"> DOCPROPERTY  "Common Attributes_Information Security Classification" </w:instrText>
    </w:r>
    <w:r w:rsidRPr="001D6005">
      <w:rPr>
        <w:color w:val="FF0000"/>
        <w:sz w:val="12"/>
        <w:szCs w:val="12"/>
      </w:rPr>
      <w:fldChar w:fldCharType="separate"/>
    </w:r>
    <w:r w:rsidR="00D62D30">
      <w:rPr>
        <w:color w:val="FF0000"/>
        <w:sz w:val="12"/>
        <w:szCs w:val="12"/>
      </w:rPr>
      <w:instrText>Restricted</w:instrText>
    </w:r>
    <w:r w:rsidRPr="001D6005">
      <w:rPr>
        <w:color w:val="FF0000"/>
        <w:sz w:val="12"/>
        <w:szCs w:val="12"/>
      </w:rPr>
      <w:fldChar w:fldCharType="end"/>
    </w:r>
    <w:r w:rsidRPr="001D6005">
      <w:rPr>
        <w:color w:val="FF0000"/>
        <w:sz w:val="12"/>
        <w:szCs w:val="12"/>
      </w:rPr>
      <w:instrText xml:space="preserve">="Restricted NUC" "(Wet van 15 april 1994 / Loi du 15 avril 1994)"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rPr>
        <w:color w:val="FF0000"/>
        <w:sz w:val="12"/>
        <w:szCs w:val="12"/>
      </w:rPr>
      <w:instrText xml:space="preserve"> </w:instrText>
    </w:r>
    <w:r w:rsidRPr="001D6005">
      <w:rPr>
        <w:color w:val="FF0000"/>
        <w:sz w:val="12"/>
        <w:szCs w:val="12"/>
      </w:rPr>
      <w:fldChar w:fldCharType="end"/>
    </w:r>
    <w:r w:rsidRPr="001D6005">
      <w:t xml:space="preserve"> </w:t>
    </w:r>
  </w:p>
  <w:p w14:paraId="247F351F" w14:textId="77777777" w:rsidR="006436A4" w:rsidRPr="001D6005" w:rsidRDefault="006436A4" w:rsidP="00FD141A">
    <w:pPr>
      <w:pStyle w:val="AlexandriaFooter"/>
      <w:pBdr>
        <w:top w:val="none" w:sz="0" w:space="0" w:color="auto"/>
      </w:pBdr>
      <w:tabs>
        <w:tab w:val="clear" w:pos="4536"/>
        <w:tab w:val="clear" w:pos="9072"/>
      </w:tabs>
      <w:ind w:left="-567" w:right="-595"/>
      <w:jc w:val="center"/>
      <w:rPr>
        <w:color w:val="FF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D2A7" w14:textId="77777777" w:rsidR="00C307C5" w:rsidRPr="001D6005" w:rsidRDefault="00C307C5" w:rsidP="00822981">
      <w:r w:rsidRPr="001D6005">
        <w:separator/>
      </w:r>
    </w:p>
  </w:footnote>
  <w:footnote w:type="continuationSeparator" w:id="0">
    <w:p w14:paraId="4C83118A" w14:textId="77777777" w:rsidR="00C307C5" w:rsidRPr="001D6005" w:rsidRDefault="00C307C5" w:rsidP="00822981">
      <w:r w:rsidRPr="001D6005">
        <w:continuationSeparator/>
      </w:r>
    </w:p>
  </w:footnote>
  <w:footnote w:id="1">
    <w:p w14:paraId="2999188C" w14:textId="77777777" w:rsidR="002F7F72" w:rsidRPr="001D6005" w:rsidRDefault="002F7F72" w:rsidP="0081510C">
      <w:pPr>
        <w:pStyle w:val="Caption"/>
        <w:contextualSpacing/>
        <w:jc w:val="left"/>
        <w:rPr>
          <w:color w:val="000000" w:themeColor="text1"/>
          <w:lang w:eastAsia="fr-FR"/>
        </w:rPr>
      </w:pPr>
      <w:r w:rsidRPr="001D6005">
        <w:rPr>
          <w:rStyle w:val="FootnoteReference"/>
          <w:color w:val="7030A0"/>
        </w:rPr>
        <w:footnoteRef/>
      </w:r>
      <w:r w:rsidRPr="001D6005">
        <w:rPr>
          <w:color w:val="000000" w:themeColor="text1"/>
        </w:rPr>
        <w:t xml:space="preserve"> </w:t>
      </w:r>
      <w:r w:rsidRPr="001D6005">
        <w:rPr>
          <w:color w:val="000000" w:themeColor="text1"/>
          <w:lang w:eastAsia="fr-FR"/>
        </w:rPr>
        <w:t>“</w:t>
      </w:r>
      <w:r w:rsidRPr="001D6005">
        <w:rPr>
          <w:i/>
          <w:iCs w:val="0"/>
          <w:color w:val="000000" w:themeColor="text1"/>
          <w:lang w:eastAsia="fr-FR"/>
        </w:rPr>
        <w:t>4.5 K Standby</w:t>
      </w:r>
      <w:r w:rsidRPr="001D6005">
        <w:rPr>
          <w:color w:val="000000" w:themeColor="text1"/>
          <w:lang w:eastAsia="fr-FR"/>
        </w:rPr>
        <w:t>” refers to saturated helium near 1 bara (~4.2–4.3 K), not a pressurized 4.5 K supply.  The label is retained for consistency with system mode naming.</w:t>
      </w:r>
    </w:p>
    <w:p w14:paraId="714F7757" w14:textId="77777777" w:rsidR="002F7F72" w:rsidRPr="001D6005" w:rsidRDefault="002F7F72">
      <w:pPr>
        <w:pStyle w:val="FootnoteText"/>
      </w:pPr>
    </w:p>
  </w:footnote>
  <w:footnote w:id="2">
    <w:p w14:paraId="10A2458F" w14:textId="77777777" w:rsidR="008A1DD5" w:rsidRPr="001D6005" w:rsidRDefault="008A1DD5" w:rsidP="009725B9">
      <w:pPr>
        <w:pStyle w:val="Caption"/>
        <w:keepNext/>
        <w:keepLines/>
        <w:contextualSpacing/>
        <w:jc w:val="left"/>
        <w:rPr>
          <w:color w:val="000000" w:themeColor="text1"/>
        </w:rPr>
      </w:pPr>
      <w:r w:rsidRPr="001D6005">
        <w:rPr>
          <w:rStyle w:val="FootnoteReference"/>
          <w:color w:val="7030A0"/>
        </w:rPr>
        <w:footnoteRef/>
      </w:r>
      <w:r w:rsidRPr="001D6005">
        <w:rPr>
          <w:rStyle w:val="FootnoteReference"/>
          <w:vertAlign w:val="baseline"/>
        </w:rPr>
        <w:t xml:space="preserve"> </w:t>
      </w:r>
      <w:r w:rsidRPr="001D6005">
        <w:rPr>
          <w:rStyle w:val="FootnoteReference"/>
          <w:color w:val="000000" w:themeColor="text1"/>
          <w:vertAlign w:val="baseline"/>
        </w:rPr>
        <w:t>This is referred to as ‘static heat load’ further in the text</w:t>
      </w:r>
    </w:p>
  </w:footnote>
  <w:footnote w:id="3">
    <w:p w14:paraId="6B0F4C48" w14:textId="77777777" w:rsidR="000527F7" w:rsidRPr="00CC1ECF" w:rsidRDefault="000527F7" w:rsidP="000527F7">
      <w:pPr>
        <w:pStyle w:val="FootnoteText"/>
        <w:rPr>
          <w:lang w:val="en-US"/>
        </w:rPr>
      </w:pPr>
      <w:r w:rsidRPr="001D6005">
        <w:rPr>
          <w:rStyle w:val="FootnoteReference"/>
        </w:rPr>
        <w:footnoteRef/>
      </w:r>
      <w:r w:rsidRPr="001D6005">
        <w:t xml:space="preserve"> The amount of valves (with helium fluid direct contact) thus constitutes ~0.5 kg/year.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E6E2" w14:textId="77777777" w:rsidR="00990AC6" w:rsidRPr="001D6005" w:rsidRDefault="00990A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A0FB" w14:textId="77777777" w:rsidR="00990AC6" w:rsidRPr="001D6005" w:rsidRDefault="00990A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5E51" w14:textId="77777777" w:rsidR="00990AC6" w:rsidRPr="001D6005" w:rsidRDefault="00990A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3967CA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7D7202F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D6A40B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170721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DE7264"/>
    <w:multiLevelType w:val="hybridMultilevel"/>
    <w:tmpl w:val="6E6825E4"/>
    <w:lvl w:ilvl="0" w:tplc="69E88094">
      <w:start w:val="1"/>
      <w:numFmt w:val="bullet"/>
      <w:lvlText w:val=""/>
      <w:lvlJc w:val="left"/>
      <w:pPr>
        <w:ind w:left="1069" w:hanging="360"/>
      </w:pPr>
      <w:rPr>
        <w:rFonts w:ascii="Wingdings" w:hAnsi="Wingdings" w:hint="default"/>
        <w:b/>
        <w:bCs/>
        <w:color w:val="034694" w:themeColor="accent4"/>
        <w:sz w:val="20"/>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05774D81"/>
    <w:multiLevelType w:val="multilevel"/>
    <w:tmpl w:val="74AC64CE"/>
    <w:lvl w:ilvl="0">
      <w:start w:val="15"/>
      <w:numFmt w:val="decimal"/>
      <w:pStyle w:val="ARCRYO-REQ"/>
      <w:lvlText w:val="{[%1]}"/>
      <w:lvlJc w:val="right"/>
      <w:pPr>
        <w:ind w:left="1440" w:hanging="360"/>
      </w:pPr>
      <w:rPr>
        <w:rFonts w:hint="default"/>
      </w:rPr>
    </w:lvl>
    <w:lvl w:ilvl="1">
      <w:start w:val="1"/>
      <w:numFmt w:val="none"/>
      <w:lvlText w:val="%2"/>
      <w:lvlJc w:val="left"/>
      <w:pPr>
        <w:ind w:left="1440" w:firstLine="0"/>
      </w:pPr>
      <w:rPr>
        <w:rFonts w:hint="default"/>
      </w:rPr>
    </w:lvl>
    <w:lvl w:ilvl="2">
      <w:start w:val="1"/>
      <w:numFmt w:val="bullet"/>
      <w:lvlText w:val=""/>
      <w:lvlJc w:val="left"/>
      <w:pPr>
        <w:ind w:left="2016" w:hanging="360"/>
      </w:pPr>
      <w:rPr>
        <w:rFonts w:ascii="Symbol" w:hAnsi="Symbol" w:hint="default"/>
        <w:color w:val="562873" w:themeColor="accent1"/>
      </w:rPr>
    </w:lvl>
    <w:lvl w:ilvl="3">
      <w:start w:val="1"/>
      <w:numFmt w:val="lowerRoman"/>
      <w:lvlText w:val="%4."/>
      <w:lvlJc w:val="left"/>
      <w:pPr>
        <w:ind w:left="1944" w:hanging="504"/>
      </w:pPr>
      <w:rPr>
        <w:rFonts w:hint="default"/>
      </w:rPr>
    </w:lvl>
    <w:lvl w:ilvl="4">
      <w:start w:val="1"/>
      <w:numFmt w:val="none"/>
      <w:lvlText w:val="%5"/>
      <w:lvlJc w:val="left"/>
      <w:pPr>
        <w:tabs>
          <w:tab w:val="num" w:pos="1944"/>
        </w:tabs>
        <w:ind w:left="1944" w:firstLine="0"/>
      </w:pPr>
      <w:rPr>
        <w:rFonts w:hint="default"/>
      </w:rPr>
    </w:lvl>
    <w:lvl w:ilvl="5">
      <w:start w:val="1"/>
      <w:numFmt w:val="bullet"/>
      <w:lvlText w:val=""/>
      <w:lvlJc w:val="left"/>
      <w:pPr>
        <w:ind w:left="2520" w:hanging="360"/>
      </w:pPr>
      <w:rPr>
        <w:rFonts w:ascii="Symbol" w:hAnsi="Symbol" w:hint="default"/>
        <w:color w:val="984A9C" w:themeColor="accent2"/>
      </w:rPr>
    </w:lvl>
    <w:lvl w:ilvl="6">
      <w:start w:val="1"/>
      <w:numFmt w:val="bullet"/>
      <w:lvlText w:val="▪"/>
      <w:lvlJc w:val="left"/>
      <w:pPr>
        <w:ind w:left="3384" w:hanging="504"/>
      </w:pPr>
      <w:rPr>
        <w:rFonts w:ascii="Buxton Sketch" w:hAnsi="Buxton Sketch" w:hint="default"/>
        <w:color w:val="984A9C" w:themeColor="accent2"/>
      </w:rPr>
    </w:lvl>
    <w:lvl w:ilvl="7">
      <w:start w:val="1"/>
      <w:numFmt w:val="lowerLetter"/>
      <w:lvlText w:val="%8.x"/>
      <w:lvlJc w:val="left"/>
      <w:pPr>
        <w:ind w:left="6667" w:hanging="360"/>
      </w:pPr>
      <w:rPr>
        <w:rFonts w:hint="default"/>
      </w:rPr>
    </w:lvl>
    <w:lvl w:ilvl="8">
      <w:start w:val="1"/>
      <w:numFmt w:val="lowerRoman"/>
      <w:lvlText w:val="%9.x"/>
      <w:lvlJc w:val="right"/>
      <w:pPr>
        <w:ind w:left="7387" w:hanging="180"/>
      </w:pPr>
      <w:rPr>
        <w:rFonts w:hint="default"/>
      </w:rPr>
    </w:lvl>
  </w:abstractNum>
  <w:abstractNum w:abstractNumId="6" w15:restartNumberingAfterBreak="0">
    <w:nsid w:val="0BE806ED"/>
    <w:multiLevelType w:val="multilevel"/>
    <w:tmpl w:val="E8D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722BD"/>
    <w:multiLevelType w:val="multilevel"/>
    <w:tmpl w:val="C70A3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D7325"/>
    <w:multiLevelType w:val="multilevel"/>
    <w:tmpl w:val="37D8AF18"/>
    <w:lvl w:ilvl="0">
      <w:start w:val="1"/>
      <w:numFmt w:val="decimal"/>
      <w:pStyle w:val="SysReq1"/>
      <w:lvlText w:val="QQQ_0%1."/>
      <w:lvlJc w:val="left"/>
      <w:pPr>
        <w:ind w:left="1077" w:hanging="357"/>
      </w:pPr>
      <w:rPr>
        <w:rFonts w:ascii="Century Gothic" w:eastAsia="Batang" w:hAnsi="Century Gothic" w:cs="Aparajita" w:hint="default"/>
        <w:b/>
        <w:bCs w:val="0"/>
        <w:i/>
        <w:iCs/>
        <w:color w:val="02346E" w:themeColor="accent4" w:themeShade="BF"/>
        <w:sz w:val="14"/>
        <w:szCs w:val="18"/>
      </w:rPr>
    </w:lvl>
    <w:lvl w:ilvl="1">
      <w:start w:val="1"/>
      <w:numFmt w:val="none"/>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9" w15:restartNumberingAfterBreak="0">
    <w:nsid w:val="0F375D70"/>
    <w:multiLevelType w:val="multilevel"/>
    <w:tmpl w:val="DC7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E3016"/>
    <w:multiLevelType w:val="hybridMultilevel"/>
    <w:tmpl w:val="0A42F816"/>
    <w:lvl w:ilvl="0" w:tplc="69E88094">
      <w:start w:val="1"/>
      <w:numFmt w:val="bullet"/>
      <w:lvlText w:val=""/>
      <w:lvlJc w:val="left"/>
      <w:pPr>
        <w:ind w:left="1440" w:hanging="360"/>
      </w:pPr>
      <w:rPr>
        <w:rFonts w:ascii="Wingdings" w:hAnsi="Wingdings" w:hint="default"/>
        <w:b/>
        <w:bCs/>
        <w:color w:val="034694" w:themeColor="accent4"/>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066DDC"/>
    <w:multiLevelType w:val="multilevel"/>
    <w:tmpl w:val="E028016A"/>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1B1244FD"/>
    <w:multiLevelType w:val="hybridMultilevel"/>
    <w:tmpl w:val="27E62D54"/>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485251"/>
    <w:multiLevelType w:val="hybridMultilevel"/>
    <w:tmpl w:val="5E9CE496"/>
    <w:lvl w:ilvl="0" w:tplc="2938BB02">
      <w:start w:val="1"/>
      <w:numFmt w:val="bullet"/>
      <w:lvlText w:val=""/>
      <w:lvlJc w:val="left"/>
      <w:pPr>
        <w:ind w:left="1080" w:hanging="360"/>
      </w:pPr>
      <w:rPr>
        <w:rFonts w:ascii="Wingdings" w:hAnsi="Wingdings" w:hint="default"/>
        <w:color w:val="562873" w:themeColor="accen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E544ED"/>
    <w:multiLevelType w:val="hybridMultilevel"/>
    <w:tmpl w:val="1E305AAA"/>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1CEC49AE"/>
    <w:multiLevelType w:val="multilevel"/>
    <w:tmpl w:val="A76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C7821"/>
    <w:multiLevelType w:val="hybridMultilevel"/>
    <w:tmpl w:val="95C4E8E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820D8B"/>
    <w:multiLevelType w:val="hybridMultilevel"/>
    <w:tmpl w:val="F1C83634"/>
    <w:lvl w:ilvl="0" w:tplc="04090003">
      <w:start w:val="1"/>
      <w:numFmt w:val="bullet"/>
      <w:lvlText w:val="o"/>
      <w:lvlJc w:val="left"/>
      <w:pPr>
        <w:ind w:left="1069" w:hanging="360"/>
      </w:pPr>
      <w:rPr>
        <w:rFonts w:ascii="Courier New" w:hAnsi="Courier New" w:cs="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238267CE"/>
    <w:multiLevelType w:val="hybridMultilevel"/>
    <w:tmpl w:val="2A64A774"/>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E20F3A"/>
    <w:multiLevelType w:val="hybridMultilevel"/>
    <w:tmpl w:val="AD0C3582"/>
    <w:lvl w:ilvl="0" w:tplc="24229F78">
      <w:start w:val="1"/>
      <w:numFmt w:val="decimal"/>
      <w:lvlText w:val="%1)"/>
      <w:lvlJc w:val="left"/>
      <w:pPr>
        <w:ind w:left="1020" w:hanging="360"/>
      </w:pPr>
    </w:lvl>
    <w:lvl w:ilvl="1" w:tplc="5620A15A">
      <w:start w:val="1"/>
      <w:numFmt w:val="decimal"/>
      <w:lvlText w:val="%2)"/>
      <w:lvlJc w:val="left"/>
      <w:pPr>
        <w:ind w:left="1020" w:hanging="360"/>
      </w:pPr>
    </w:lvl>
    <w:lvl w:ilvl="2" w:tplc="A51837A0">
      <w:start w:val="1"/>
      <w:numFmt w:val="decimal"/>
      <w:lvlText w:val="%3)"/>
      <w:lvlJc w:val="left"/>
      <w:pPr>
        <w:ind w:left="1020" w:hanging="360"/>
      </w:pPr>
    </w:lvl>
    <w:lvl w:ilvl="3" w:tplc="574443B2">
      <w:start w:val="1"/>
      <w:numFmt w:val="decimal"/>
      <w:lvlText w:val="%4)"/>
      <w:lvlJc w:val="left"/>
      <w:pPr>
        <w:ind w:left="1020" w:hanging="360"/>
      </w:pPr>
    </w:lvl>
    <w:lvl w:ilvl="4" w:tplc="95705034">
      <w:start w:val="1"/>
      <w:numFmt w:val="decimal"/>
      <w:lvlText w:val="%5)"/>
      <w:lvlJc w:val="left"/>
      <w:pPr>
        <w:ind w:left="1020" w:hanging="360"/>
      </w:pPr>
    </w:lvl>
    <w:lvl w:ilvl="5" w:tplc="59767C4C">
      <w:start w:val="1"/>
      <w:numFmt w:val="decimal"/>
      <w:lvlText w:val="%6)"/>
      <w:lvlJc w:val="left"/>
      <w:pPr>
        <w:ind w:left="1020" w:hanging="360"/>
      </w:pPr>
    </w:lvl>
    <w:lvl w:ilvl="6" w:tplc="E22C426A">
      <w:start w:val="1"/>
      <w:numFmt w:val="decimal"/>
      <w:lvlText w:val="%7)"/>
      <w:lvlJc w:val="left"/>
      <w:pPr>
        <w:ind w:left="1020" w:hanging="360"/>
      </w:pPr>
    </w:lvl>
    <w:lvl w:ilvl="7" w:tplc="540EFDF8">
      <w:start w:val="1"/>
      <w:numFmt w:val="decimal"/>
      <w:lvlText w:val="%8)"/>
      <w:lvlJc w:val="left"/>
      <w:pPr>
        <w:ind w:left="1020" w:hanging="360"/>
      </w:pPr>
    </w:lvl>
    <w:lvl w:ilvl="8" w:tplc="BB509E76">
      <w:start w:val="1"/>
      <w:numFmt w:val="decimal"/>
      <w:lvlText w:val="%9)"/>
      <w:lvlJc w:val="left"/>
      <w:pPr>
        <w:ind w:left="1020" w:hanging="360"/>
      </w:pPr>
    </w:lvl>
  </w:abstractNum>
  <w:abstractNum w:abstractNumId="20" w15:restartNumberingAfterBreak="0">
    <w:nsid w:val="292E08AC"/>
    <w:multiLevelType w:val="hybridMultilevel"/>
    <w:tmpl w:val="A822A14E"/>
    <w:lvl w:ilvl="0" w:tplc="45DA2C4A">
      <w:start w:val="1"/>
      <w:numFmt w:val="bullet"/>
      <w:lvlText w:val=""/>
      <w:lvlJc w:val="left"/>
      <w:pPr>
        <w:ind w:left="720" w:hanging="360"/>
      </w:pPr>
      <w:rPr>
        <w:rFonts w:ascii="Symbol" w:hAnsi="Symbol" w:hint="default"/>
        <w:color w:val="562873"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C6972F7"/>
    <w:multiLevelType w:val="hybridMultilevel"/>
    <w:tmpl w:val="1F7A0662"/>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2" w15:restartNumberingAfterBreak="0">
    <w:nsid w:val="2E756CC1"/>
    <w:multiLevelType w:val="hybridMultilevel"/>
    <w:tmpl w:val="27DEC6A8"/>
    <w:lvl w:ilvl="0" w:tplc="46F0D0C8">
      <w:start w:val="1"/>
      <w:numFmt w:val="bullet"/>
      <w:pStyle w:val="BulletListNormal"/>
      <w:lvlText w:val=""/>
      <w:lvlJc w:val="left"/>
      <w:pPr>
        <w:ind w:left="720" w:hanging="360"/>
      </w:pPr>
      <w:rPr>
        <w:rFonts w:ascii="Wingdings" w:hAnsi="Wingdings" w:hint="default"/>
        <w:color w:val="562873" w:themeColor="accent1"/>
      </w:rPr>
    </w:lvl>
    <w:lvl w:ilvl="1" w:tplc="2938BB02">
      <w:start w:val="1"/>
      <w:numFmt w:val="bullet"/>
      <w:lvlText w:val=""/>
      <w:lvlJc w:val="left"/>
      <w:pPr>
        <w:ind w:left="1440" w:hanging="360"/>
      </w:pPr>
      <w:rPr>
        <w:rFonts w:ascii="Wingdings" w:hAnsi="Wingdings" w:hint="default"/>
        <w:color w:val="562873" w:themeColor="accent1"/>
        <w:sz w:val="20"/>
      </w:rPr>
    </w:lvl>
    <w:lvl w:ilvl="2" w:tplc="2938BB02">
      <w:start w:val="1"/>
      <w:numFmt w:val="bullet"/>
      <w:lvlText w:val=""/>
      <w:lvlJc w:val="left"/>
      <w:pPr>
        <w:ind w:left="2160" w:hanging="360"/>
      </w:pPr>
      <w:rPr>
        <w:rFonts w:ascii="Wingdings" w:hAnsi="Wingdings" w:hint="default"/>
        <w:color w:val="562873" w:themeColor="accen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5B72CE"/>
    <w:multiLevelType w:val="hybridMultilevel"/>
    <w:tmpl w:val="8F02A6C8"/>
    <w:lvl w:ilvl="0" w:tplc="D1FE9206">
      <w:start w:val="1"/>
      <w:numFmt w:val="decimal"/>
      <w:pStyle w:val="ReferenceList"/>
      <w:lvlText w:val="[AD %1]"/>
      <w:lvlJc w:val="left"/>
      <w:pPr>
        <w:ind w:left="360" w:hanging="360"/>
      </w:pPr>
      <w:rPr>
        <w:rFonts w:hint="default"/>
        <w:b w:val="0"/>
        <w:bCs w:val="0"/>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24" w15:restartNumberingAfterBreak="0">
    <w:nsid w:val="2FAA3D63"/>
    <w:multiLevelType w:val="multilevel"/>
    <w:tmpl w:val="96780676"/>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15:restartNumberingAfterBreak="0">
    <w:nsid w:val="31135684"/>
    <w:multiLevelType w:val="multilevel"/>
    <w:tmpl w:val="BBE49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1214B4"/>
    <w:multiLevelType w:val="hybridMultilevel"/>
    <w:tmpl w:val="C02CF1DE"/>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684F1F"/>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332CA"/>
    <w:multiLevelType w:val="hybridMultilevel"/>
    <w:tmpl w:val="08EA3DE2"/>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35CC1887"/>
    <w:multiLevelType w:val="hybridMultilevel"/>
    <w:tmpl w:val="0582B9CE"/>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0" w15:restartNumberingAfterBreak="0">
    <w:nsid w:val="362B5E94"/>
    <w:multiLevelType w:val="hybridMultilevel"/>
    <w:tmpl w:val="528C146E"/>
    <w:lvl w:ilvl="0" w:tplc="2938BB02">
      <w:start w:val="1"/>
      <w:numFmt w:val="bullet"/>
      <w:lvlText w:val=""/>
      <w:lvlJc w:val="left"/>
      <w:pPr>
        <w:ind w:left="1069" w:hanging="360"/>
      </w:pPr>
      <w:rPr>
        <w:rFonts w:ascii="Wingdings" w:hAnsi="Wingdings" w:hint="default"/>
        <w:color w:val="562873" w:themeColor="accent1"/>
        <w:sz w:val="20"/>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367575AE"/>
    <w:multiLevelType w:val="hybridMultilevel"/>
    <w:tmpl w:val="9BE077DE"/>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7FE500B"/>
    <w:multiLevelType w:val="hybridMultilevel"/>
    <w:tmpl w:val="2D64CF06"/>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3" w15:restartNumberingAfterBreak="0">
    <w:nsid w:val="38166347"/>
    <w:multiLevelType w:val="multilevel"/>
    <w:tmpl w:val="2716CE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B213A"/>
    <w:multiLevelType w:val="hybridMultilevel"/>
    <w:tmpl w:val="8F844338"/>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15:restartNumberingAfterBreak="0">
    <w:nsid w:val="3DB03DBE"/>
    <w:multiLevelType w:val="multilevel"/>
    <w:tmpl w:val="829AE2E8"/>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
      <w:lvlJc w:val="left"/>
      <w:pPr>
        <w:ind w:left="1440" w:hanging="360"/>
      </w:pPr>
      <w:rPr>
        <w:rFonts w:ascii="Wingdings" w:hAnsi="Wingdings" w:hint="default"/>
        <w:b/>
        <w:bCs/>
        <w:color w:val="034694" w:themeColor="accent4"/>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C55386"/>
    <w:multiLevelType w:val="hybridMultilevel"/>
    <w:tmpl w:val="E730C74C"/>
    <w:lvl w:ilvl="0" w:tplc="2938BB02">
      <w:start w:val="1"/>
      <w:numFmt w:val="bullet"/>
      <w:lvlText w:val=""/>
      <w:lvlJc w:val="left"/>
      <w:pPr>
        <w:ind w:left="720" w:hanging="360"/>
      </w:pPr>
      <w:rPr>
        <w:rFonts w:ascii="Wingdings" w:hAnsi="Wingdings" w:hint="default"/>
        <w:color w:val="562873"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1C552A"/>
    <w:multiLevelType w:val="hybridMultilevel"/>
    <w:tmpl w:val="C89237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EE5CD0"/>
    <w:multiLevelType w:val="hybridMultilevel"/>
    <w:tmpl w:val="06B6C782"/>
    <w:lvl w:ilvl="0" w:tplc="69E88094">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9" w15:restartNumberingAfterBreak="0">
    <w:nsid w:val="3FFD7E8D"/>
    <w:multiLevelType w:val="hybridMultilevel"/>
    <w:tmpl w:val="81F075C8"/>
    <w:lvl w:ilvl="0" w:tplc="45DA2C4A">
      <w:start w:val="1"/>
      <w:numFmt w:val="bullet"/>
      <w:lvlText w:val=""/>
      <w:lvlJc w:val="left"/>
      <w:pPr>
        <w:ind w:left="720" w:hanging="360"/>
      </w:pPr>
      <w:rPr>
        <w:rFonts w:ascii="Symbol" w:hAnsi="Symbol" w:hint="default"/>
        <w:b/>
        <w:bCs/>
        <w:color w:val="034694"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07E54FD"/>
    <w:multiLevelType w:val="hybridMultilevel"/>
    <w:tmpl w:val="5D808FD8"/>
    <w:lvl w:ilvl="0" w:tplc="B77227EC">
      <w:start w:val="1"/>
      <w:numFmt w:val="decimal"/>
      <w:lvlText w:val="%1)"/>
      <w:lvlJc w:val="left"/>
      <w:pPr>
        <w:ind w:left="1020" w:hanging="360"/>
      </w:pPr>
    </w:lvl>
    <w:lvl w:ilvl="1" w:tplc="FA147642">
      <w:start w:val="1"/>
      <w:numFmt w:val="decimal"/>
      <w:lvlText w:val="%2)"/>
      <w:lvlJc w:val="left"/>
      <w:pPr>
        <w:ind w:left="1020" w:hanging="360"/>
      </w:pPr>
    </w:lvl>
    <w:lvl w:ilvl="2" w:tplc="3CCCDA66">
      <w:start w:val="1"/>
      <w:numFmt w:val="decimal"/>
      <w:lvlText w:val="%3)"/>
      <w:lvlJc w:val="left"/>
      <w:pPr>
        <w:ind w:left="1020" w:hanging="360"/>
      </w:pPr>
    </w:lvl>
    <w:lvl w:ilvl="3" w:tplc="31F8536A">
      <w:start w:val="1"/>
      <w:numFmt w:val="decimal"/>
      <w:lvlText w:val="%4)"/>
      <w:lvlJc w:val="left"/>
      <w:pPr>
        <w:ind w:left="1020" w:hanging="360"/>
      </w:pPr>
    </w:lvl>
    <w:lvl w:ilvl="4" w:tplc="7C684548">
      <w:start w:val="1"/>
      <w:numFmt w:val="decimal"/>
      <w:lvlText w:val="%5)"/>
      <w:lvlJc w:val="left"/>
      <w:pPr>
        <w:ind w:left="1020" w:hanging="360"/>
      </w:pPr>
    </w:lvl>
    <w:lvl w:ilvl="5" w:tplc="5108016A">
      <w:start w:val="1"/>
      <w:numFmt w:val="decimal"/>
      <w:lvlText w:val="%6)"/>
      <w:lvlJc w:val="left"/>
      <w:pPr>
        <w:ind w:left="1020" w:hanging="360"/>
      </w:pPr>
    </w:lvl>
    <w:lvl w:ilvl="6" w:tplc="9904D2BC">
      <w:start w:val="1"/>
      <w:numFmt w:val="decimal"/>
      <w:lvlText w:val="%7)"/>
      <w:lvlJc w:val="left"/>
      <w:pPr>
        <w:ind w:left="1020" w:hanging="360"/>
      </w:pPr>
    </w:lvl>
    <w:lvl w:ilvl="7" w:tplc="365E2AD8">
      <w:start w:val="1"/>
      <w:numFmt w:val="decimal"/>
      <w:lvlText w:val="%8)"/>
      <w:lvlJc w:val="left"/>
      <w:pPr>
        <w:ind w:left="1020" w:hanging="360"/>
      </w:pPr>
    </w:lvl>
    <w:lvl w:ilvl="8" w:tplc="034240AC">
      <w:start w:val="1"/>
      <w:numFmt w:val="decimal"/>
      <w:lvlText w:val="%9)"/>
      <w:lvlJc w:val="left"/>
      <w:pPr>
        <w:ind w:left="1020" w:hanging="360"/>
      </w:pPr>
    </w:lvl>
  </w:abstractNum>
  <w:abstractNum w:abstractNumId="41" w15:restartNumberingAfterBreak="0">
    <w:nsid w:val="43B53047"/>
    <w:multiLevelType w:val="hybridMultilevel"/>
    <w:tmpl w:val="45E02578"/>
    <w:lvl w:ilvl="0" w:tplc="69E88094">
      <w:start w:val="1"/>
      <w:numFmt w:val="bullet"/>
      <w:lvlText w:val=""/>
      <w:lvlJc w:val="left"/>
      <w:pPr>
        <w:ind w:left="1080" w:hanging="360"/>
      </w:pPr>
      <w:rPr>
        <w:rFonts w:ascii="Wingdings" w:hAnsi="Wingdings" w:hint="default"/>
        <w:b/>
        <w:bCs/>
        <w:color w:val="034694" w:themeColor="accent4"/>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440A7DFA"/>
    <w:multiLevelType w:val="hybridMultilevel"/>
    <w:tmpl w:val="5DA049C8"/>
    <w:lvl w:ilvl="0" w:tplc="10260836">
      <w:start w:val="1"/>
      <w:numFmt w:val="decimal"/>
      <w:pStyle w:val="RequirementList"/>
      <w:lvlText w:val="RTM-0%1"/>
      <w:lvlJc w:val="left"/>
      <w:pPr>
        <w:ind w:left="502" w:hanging="360"/>
      </w:pPr>
      <w:rPr>
        <w:b/>
        <w:bCs/>
        <w:strike w:val="0"/>
        <w:color w:val="034694" w:themeColor="accent4"/>
        <w:sz w:val="19"/>
        <w:szCs w:val="19"/>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5327D0"/>
    <w:multiLevelType w:val="multilevel"/>
    <w:tmpl w:val="96780676"/>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6B1468"/>
    <w:multiLevelType w:val="hybridMultilevel"/>
    <w:tmpl w:val="0346DDF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283E99"/>
    <w:multiLevelType w:val="multilevel"/>
    <w:tmpl w:val="FF04C1E0"/>
    <w:styleLink w:val="BulletsSCKCEN"/>
    <w:lvl w:ilvl="0">
      <w:start w:val="1"/>
      <w:numFmt w:val="bullet"/>
      <w:lvlText w:val=""/>
      <w:lvlJc w:val="left"/>
      <w:pPr>
        <w:ind w:left="227" w:hanging="227"/>
      </w:pPr>
      <w:rPr>
        <w:rFonts w:ascii="Symbol" w:hAnsi="Symbol" w:hint="default"/>
        <w:color w:val="984A9C" w:themeColor="accent2"/>
        <w:spacing w:val="0"/>
        <w:w w:val="100"/>
        <w:kern w:val="18"/>
        <w:position w:val="0"/>
        <w:sz w:val="18"/>
      </w:rPr>
    </w:lvl>
    <w:lvl w:ilvl="1">
      <w:start w:val="1"/>
      <w:numFmt w:val="bullet"/>
      <w:lvlText w:val=""/>
      <w:lvlJc w:val="left"/>
      <w:pPr>
        <w:ind w:left="454" w:hanging="227"/>
      </w:pPr>
      <w:rPr>
        <w:rFonts w:ascii="Symbol" w:hAnsi="Symbol" w:hint="default"/>
        <w:color w:val="562873" w:themeColor="accent1"/>
      </w:rPr>
    </w:lvl>
    <w:lvl w:ilvl="2">
      <w:start w:val="1"/>
      <w:numFmt w:val="bullet"/>
      <w:lvlText w:val=""/>
      <w:lvlJc w:val="left"/>
      <w:pPr>
        <w:ind w:left="680" w:hanging="226"/>
      </w:pPr>
      <w:rPr>
        <w:rFonts w:ascii="Symbol" w:hAnsi="Symbol" w:hint="default"/>
        <w:color w:val="034694" w:themeColor="accent4"/>
      </w:rPr>
    </w:lvl>
    <w:lvl w:ilvl="3">
      <w:start w:val="1"/>
      <w:numFmt w:val="bullet"/>
      <w:lvlText w:val=""/>
      <w:lvlJc w:val="left"/>
      <w:pPr>
        <w:ind w:left="907" w:hanging="226"/>
      </w:pPr>
      <w:rPr>
        <w:rFonts w:ascii="Symbol" w:hAnsi="Symbol" w:hint="default"/>
        <w:color w:val="8ED8F8" w:themeColor="accent3"/>
      </w:rPr>
    </w:lvl>
    <w:lvl w:ilvl="4">
      <w:start w:val="1"/>
      <w:numFmt w:val="bullet"/>
      <w:lvlText w:val=""/>
      <w:lvlJc w:val="left"/>
      <w:pPr>
        <w:ind w:left="1134" w:hanging="226"/>
      </w:pPr>
      <w:rPr>
        <w:rFonts w:ascii="Symbol" w:hAnsi="Symbol" w:hint="default"/>
        <w:color w:val="808080" w:themeColor="background1" w:themeShade="80"/>
      </w:rPr>
    </w:lvl>
    <w:lvl w:ilvl="5">
      <w:start w:val="1"/>
      <w:numFmt w:val="bullet"/>
      <w:lvlText w:val=""/>
      <w:lvlJc w:val="left"/>
      <w:pPr>
        <w:ind w:left="1362" w:hanging="227"/>
      </w:pPr>
      <w:rPr>
        <w:rFonts w:ascii="Symbol" w:hAnsi="Symbol" w:hint="default"/>
        <w:color w:val="A6A6A6" w:themeColor="background1" w:themeShade="A6"/>
      </w:rPr>
    </w:lvl>
    <w:lvl w:ilvl="6">
      <w:start w:val="1"/>
      <w:numFmt w:val="bullet"/>
      <w:lvlText w:val=""/>
      <w:lvlJc w:val="left"/>
      <w:pPr>
        <w:ind w:left="1589" w:hanging="227"/>
      </w:pPr>
      <w:rPr>
        <w:rFonts w:ascii="Symbol" w:hAnsi="Symbol" w:hint="default"/>
        <w:color w:val="BFBFBF" w:themeColor="background1" w:themeShade="BF"/>
      </w:rPr>
    </w:lvl>
    <w:lvl w:ilvl="7">
      <w:start w:val="1"/>
      <w:numFmt w:val="bullet"/>
      <w:lvlText w:val=""/>
      <w:lvlJc w:val="left"/>
      <w:pPr>
        <w:ind w:left="1816" w:hanging="227"/>
      </w:pPr>
      <w:rPr>
        <w:rFonts w:ascii="Symbol" w:hAnsi="Symbol" w:hint="default"/>
        <w:color w:val="D9D9D9" w:themeColor="background1" w:themeShade="D9"/>
      </w:rPr>
    </w:lvl>
    <w:lvl w:ilvl="8">
      <w:start w:val="1"/>
      <w:numFmt w:val="bullet"/>
      <w:lvlText w:val=""/>
      <w:lvlJc w:val="left"/>
      <w:pPr>
        <w:ind w:left="2043" w:hanging="227"/>
      </w:pPr>
      <w:rPr>
        <w:rFonts w:ascii="Symbol" w:hAnsi="Symbol" w:hint="default"/>
        <w:color w:val="F2F2F2" w:themeColor="background1" w:themeShade="F2"/>
      </w:rPr>
    </w:lvl>
  </w:abstractNum>
  <w:abstractNum w:abstractNumId="46" w15:restartNumberingAfterBreak="0">
    <w:nsid w:val="52BD6D97"/>
    <w:multiLevelType w:val="hybridMultilevel"/>
    <w:tmpl w:val="29D662E2"/>
    <w:lvl w:ilvl="0" w:tplc="2938BB02">
      <w:start w:val="1"/>
      <w:numFmt w:val="bullet"/>
      <w:lvlText w:val=""/>
      <w:lvlJc w:val="left"/>
      <w:pPr>
        <w:ind w:left="720" w:hanging="360"/>
      </w:pPr>
      <w:rPr>
        <w:rFonts w:ascii="Wingdings" w:hAnsi="Wingdings" w:hint="default"/>
        <w:color w:val="562873"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841607"/>
    <w:multiLevelType w:val="hybridMultilevel"/>
    <w:tmpl w:val="8C2AA010"/>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B1789C"/>
    <w:multiLevelType w:val="multilevel"/>
    <w:tmpl w:val="2B304386"/>
    <w:lvl w:ilvl="0">
      <w:start w:val="1"/>
      <w:numFmt w:val="bullet"/>
      <w:lvlText w:val=""/>
      <w:lvlJc w:val="left"/>
      <w:pPr>
        <w:tabs>
          <w:tab w:val="num" w:pos="1069"/>
        </w:tabs>
        <w:ind w:left="1069" w:hanging="360"/>
      </w:pPr>
      <w:rPr>
        <w:rFonts w:ascii="Wingdings" w:hAnsi="Wingdings" w:hint="default"/>
        <w:b/>
        <w:bCs/>
        <w:color w:val="034694" w:themeColor="accent4"/>
        <w:sz w:val="20"/>
      </w:rPr>
    </w:lvl>
    <w:lvl w:ilvl="1">
      <w:start w:val="1"/>
      <w:numFmt w:val="bullet"/>
      <w:lvlText w:val=""/>
      <w:lvlJc w:val="left"/>
      <w:pPr>
        <w:ind w:left="1789" w:hanging="360"/>
      </w:pPr>
      <w:rPr>
        <w:rFonts w:ascii="Wingdings" w:hAnsi="Wingdings" w:hint="default"/>
        <w:b/>
        <w:bCs/>
        <w:color w:val="034694" w:themeColor="accent4"/>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9" w15:restartNumberingAfterBreak="0">
    <w:nsid w:val="5814481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50" w15:restartNumberingAfterBreak="0">
    <w:nsid w:val="58347934"/>
    <w:multiLevelType w:val="hybridMultilevel"/>
    <w:tmpl w:val="E0A6C42E"/>
    <w:lvl w:ilvl="0" w:tplc="8C028B32">
      <w:start w:val="1"/>
      <w:numFmt w:val="bullet"/>
      <w:pStyle w:val="Style4"/>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904263"/>
    <w:multiLevelType w:val="hybridMultilevel"/>
    <w:tmpl w:val="8BAE06E4"/>
    <w:lvl w:ilvl="0" w:tplc="26A03C06">
      <w:start w:val="1"/>
      <w:numFmt w:val="bullet"/>
      <w:lvlText w:val=""/>
      <w:lvlJc w:val="left"/>
      <w:pPr>
        <w:ind w:left="1069" w:hanging="360"/>
      </w:pPr>
      <w:rPr>
        <w:rFonts w:ascii="Wingdings" w:hAnsi="Wingdings" w:hint="default"/>
        <w:b/>
        <w:bCs/>
        <w:color w:val="034694" w:themeColor="accent4"/>
        <w:sz w:val="20"/>
      </w:r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lowerRoman"/>
      <w:lvlText w:val="%6."/>
      <w:lvlJc w:val="right"/>
      <w:pPr>
        <w:ind w:left="4669" w:hanging="180"/>
      </w:pPr>
    </w:lvl>
    <w:lvl w:ilvl="6" w:tplc="FFFFFFFF">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2" w15:restartNumberingAfterBreak="0">
    <w:nsid w:val="5D66511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53" w15:restartNumberingAfterBreak="0">
    <w:nsid w:val="5DD03F26"/>
    <w:multiLevelType w:val="multilevel"/>
    <w:tmpl w:val="34EED9E4"/>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auto"/>
      </w:rPr>
    </w:lvl>
    <w:lvl w:ilvl="2">
      <w:start w:val="1"/>
      <w:numFmt w:val="lowerLetter"/>
      <w:lvlText w:val="%3."/>
      <w:lvlJc w:val="left"/>
      <w:pPr>
        <w:ind w:left="1440" w:hanging="360"/>
      </w:pPr>
      <w:rPr>
        <w:rFonts w:ascii="Segoe UI" w:hAnsi="Segoe UI" w:hint="default"/>
        <w:b w:val="0"/>
        <w:i w:val="0"/>
        <w:color w:val="auto"/>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54" w15:restartNumberingAfterBreak="0">
    <w:nsid w:val="5EDB4A02"/>
    <w:multiLevelType w:val="multilevel"/>
    <w:tmpl w:val="E028016A"/>
    <w:lvl w:ilvl="0">
      <w:start w:val="1"/>
      <w:numFmt w:val="bullet"/>
      <w:lvlText w:val=""/>
      <w:lvlJc w:val="left"/>
      <w:pPr>
        <w:tabs>
          <w:tab w:val="num" w:pos="720"/>
        </w:tabs>
        <w:ind w:left="720" w:hanging="360"/>
      </w:pPr>
      <w:rPr>
        <w:rFonts w:ascii="Wingdings" w:hAnsi="Wingdings" w:hint="default"/>
        <w:b/>
        <w:bCs/>
        <w:color w:val="034694" w:themeColor="accent4"/>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26924"/>
    <w:multiLevelType w:val="hybridMultilevel"/>
    <w:tmpl w:val="8DE4F914"/>
    <w:lvl w:ilvl="0" w:tplc="2938BB02">
      <w:start w:val="1"/>
      <w:numFmt w:val="bullet"/>
      <w:lvlText w:val=""/>
      <w:lvlJc w:val="left"/>
      <w:pPr>
        <w:ind w:left="1080" w:hanging="360"/>
      </w:pPr>
      <w:rPr>
        <w:rFonts w:ascii="Wingdings" w:hAnsi="Wingdings" w:hint="default"/>
        <w:color w:val="562873" w:themeColor="accen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1217E3E"/>
    <w:multiLevelType w:val="hybridMultilevel"/>
    <w:tmpl w:val="911202BE"/>
    <w:lvl w:ilvl="0" w:tplc="CAA83772">
      <w:numFmt w:val="bullet"/>
      <w:lvlText w:val=""/>
      <w:lvlJc w:val="left"/>
      <w:pPr>
        <w:ind w:left="720" w:hanging="360"/>
      </w:pPr>
      <w:rPr>
        <w:rFonts w:ascii="Wingdings" w:eastAsia="Calibr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2760CC3"/>
    <w:multiLevelType w:val="multilevel"/>
    <w:tmpl w:val="64D833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Calibr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47512E"/>
    <w:multiLevelType w:val="hybridMultilevel"/>
    <w:tmpl w:val="7D1E4BB8"/>
    <w:lvl w:ilvl="0" w:tplc="69C051CC">
      <w:start w:val="1"/>
      <w:numFmt w:val="bullet"/>
      <w:lvlText w:val=""/>
      <w:lvlJc w:val="left"/>
      <w:pPr>
        <w:ind w:left="1069" w:hanging="360"/>
      </w:pPr>
      <w:rPr>
        <w:rFonts w:ascii="Wingdings" w:hAnsi="Wingdings" w:hint="default"/>
        <w:b/>
        <w:bCs/>
        <w:i w:val="0"/>
        <w:iCs/>
        <w:color w:val="034694" w:themeColor="accent4"/>
        <w:sz w:val="20"/>
      </w:rPr>
    </w:lvl>
    <w:lvl w:ilvl="1" w:tplc="69E88094">
      <w:start w:val="1"/>
      <w:numFmt w:val="bullet"/>
      <w:lvlText w:val=""/>
      <w:lvlJc w:val="left"/>
      <w:pPr>
        <w:ind w:left="1789" w:hanging="360"/>
      </w:pPr>
      <w:rPr>
        <w:rFonts w:ascii="Wingdings" w:hAnsi="Wingdings" w:hint="default"/>
        <w:b/>
        <w:bCs/>
        <w:color w:val="034694" w:themeColor="accent4"/>
        <w:sz w:val="20"/>
      </w:rPr>
    </w:lvl>
    <w:lvl w:ilvl="2" w:tplc="FFFFFFFF">
      <w:start w:val="1"/>
      <w:numFmt w:val="lowerRoman"/>
      <w:lvlText w:val="%3."/>
      <w:lvlJc w:val="right"/>
      <w:pPr>
        <w:ind w:left="2509" w:hanging="180"/>
      </w:pPr>
    </w:lvl>
    <w:lvl w:ilvl="3" w:tplc="FFFFFFFF">
      <w:start w:val="1"/>
      <w:numFmt w:val="decimal"/>
      <w:lvlText w:val="%4."/>
      <w:lvlJc w:val="left"/>
      <w:pPr>
        <w:ind w:left="3229" w:hanging="360"/>
      </w:pPr>
    </w:lvl>
    <w:lvl w:ilvl="4" w:tplc="FFFFFFFF">
      <w:start w:val="1"/>
      <w:numFmt w:val="lowerLetter"/>
      <w:lvlText w:val="%5."/>
      <w:lvlJc w:val="left"/>
      <w:pPr>
        <w:ind w:left="3949" w:hanging="360"/>
      </w:pPr>
    </w:lvl>
    <w:lvl w:ilvl="5" w:tplc="FFFFFFFF">
      <w:start w:val="1"/>
      <w:numFmt w:val="bullet"/>
      <w:lvlText w:val=""/>
      <w:lvlJc w:val="left"/>
      <w:pPr>
        <w:ind w:left="4849" w:hanging="360"/>
      </w:pPr>
      <w:rPr>
        <w:rFonts w:ascii="Wingdings" w:hAnsi="Wingdings" w:hint="default"/>
        <w:b/>
        <w:bCs/>
        <w:color w:val="034694" w:themeColor="accent4"/>
        <w:sz w:val="20"/>
      </w:r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9" w15:restartNumberingAfterBreak="0">
    <w:nsid w:val="65A35D4C"/>
    <w:multiLevelType w:val="hybridMultilevel"/>
    <w:tmpl w:val="0C50BCD4"/>
    <w:lvl w:ilvl="0" w:tplc="78A4C594">
      <w:start w:val="1"/>
      <w:numFmt w:val="lowerRoman"/>
      <w:lvlText w:val="%1."/>
      <w:lvlJc w:val="righ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121EE6"/>
    <w:multiLevelType w:val="multilevel"/>
    <w:tmpl w:val="A7B079E2"/>
    <w:lvl w:ilvl="0">
      <w:start w:val="1"/>
      <w:numFmt w:val="decimalZero"/>
      <w:pStyle w:val="AD00"/>
      <w:lvlText w:val="AD%1"/>
      <w:lvlJc w:val="left"/>
      <w:pPr>
        <w:ind w:left="360" w:firstLine="0"/>
      </w:pPr>
      <w:rPr>
        <w:rFonts w:ascii="Segoe UI Semibold" w:hAnsi="Segoe UI Semibold" w:hint="default"/>
        <w:caps/>
        <w:strike w:val="0"/>
        <w:dstrike w:val="0"/>
        <w:vanish w:val="0"/>
        <w:color w:val="562873" w:themeColor="accent1"/>
        <w:sz w:val="20"/>
        <w:vertAlign w:val="baseline"/>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1" w15:restartNumberingAfterBreak="0">
    <w:nsid w:val="685424E5"/>
    <w:multiLevelType w:val="hybridMultilevel"/>
    <w:tmpl w:val="64A81C4E"/>
    <w:lvl w:ilvl="0" w:tplc="0409000F">
      <w:start w:val="1"/>
      <w:numFmt w:val="decimal"/>
      <w:lvlText w:val="%1."/>
      <w:lvlJc w:val="left"/>
      <w:pPr>
        <w:ind w:left="720" w:hanging="360"/>
      </w:pPr>
      <w:rPr>
        <w:rFonts w:hint="default"/>
        <w:color w:val="562873" w:themeColor="accent1"/>
      </w:rPr>
    </w:lvl>
    <w:lvl w:ilvl="1" w:tplc="FFFFFFFF">
      <w:start w:val="1"/>
      <w:numFmt w:val="bullet"/>
      <w:lvlText w:val=""/>
      <w:lvlJc w:val="left"/>
      <w:pPr>
        <w:ind w:left="1440" w:hanging="360"/>
      </w:pPr>
      <w:rPr>
        <w:rFonts w:ascii="Wingdings" w:hAnsi="Wingdings" w:hint="default"/>
        <w:color w:val="562873" w:themeColor="accent1"/>
        <w:sz w:val="20"/>
      </w:rPr>
    </w:lvl>
    <w:lvl w:ilvl="2" w:tplc="FFFFFFFF">
      <w:start w:val="1"/>
      <w:numFmt w:val="bullet"/>
      <w:lvlText w:val=""/>
      <w:lvlJc w:val="left"/>
      <w:pPr>
        <w:ind w:left="2160" w:hanging="360"/>
      </w:pPr>
      <w:rPr>
        <w:rFonts w:ascii="Wingdings" w:hAnsi="Wingdings" w:hint="default"/>
        <w:color w:val="562873" w:themeColor="accent1"/>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A8E2910"/>
    <w:multiLevelType w:val="multilevel"/>
    <w:tmpl w:val="C54A3618"/>
    <w:lvl w:ilvl="0">
      <w:start w:val="1"/>
      <w:numFmt w:val="decimal"/>
      <w:pStyle w:val="Heading1numbered"/>
      <w:lvlText w:val="%1"/>
      <w:lvlJc w:val="left"/>
      <w:pPr>
        <w:ind w:left="432" w:hanging="432"/>
      </w:pPr>
      <w:rPr>
        <w:rFonts w:hint="default"/>
        <w:color w:val="984A9C"/>
      </w:rPr>
    </w:lvl>
    <w:lvl w:ilvl="1">
      <w:start w:val="1"/>
      <w:numFmt w:val="decimal"/>
      <w:pStyle w:val="Heading2numbered"/>
      <w:lvlText w:val="%1.%2"/>
      <w:lvlJc w:val="left"/>
      <w:pPr>
        <w:ind w:left="576" w:hanging="576"/>
      </w:pPr>
      <w:rPr>
        <w:rFonts w:hint="default"/>
      </w:rPr>
    </w:lvl>
    <w:lvl w:ilvl="2">
      <w:start w:val="1"/>
      <w:numFmt w:val="decimal"/>
      <w:pStyle w:val="Heading3numbered"/>
      <w:lvlText w:val="%1.%2.%3"/>
      <w:lvlJc w:val="left"/>
      <w:pPr>
        <w:ind w:left="720" w:hanging="720"/>
      </w:pPr>
    </w:lvl>
    <w:lvl w:ilvl="3">
      <w:start w:val="1"/>
      <w:numFmt w:val="decimal"/>
      <w:pStyle w:val="Heading4numbered"/>
      <w:lvlText w:val="%1.%2.%3.%4"/>
      <w:lvlJc w:val="left"/>
      <w:pPr>
        <w:ind w:left="864" w:hanging="864"/>
      </w:pPr>
    </w:lvl>
    <w:lvl w:ilvl="4">
      <w:start w:val="1"/>
      <w:numFmt w:val="decimal"/>
      <w:pStyle w:val="Heading5numbered"/>
      <w:suff w:val="space"/>
      <w:lvlText w:val="%1.%2.%3.%4.%5"/>
      <w:lvlJc w:val="left"/>
      <w:pPr>
        <w:ind w:left="1008" w:hanging="1008"/>
      </w:pPr>
      <w:rPr>
        <w:rFonts w:hint="default"/>
      </w:rPr>
    </w:lvl>
    <w:lvl w:ilvl="5">
      <w:start w:val="1"/>
      <w:numFmt w:val="decimal"/>
      <w:pStyle w:val="Heading6numbered"/>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6B852CE9"/>
    <w:multiLevelType w:val="multilevel"/>
    <w:tmpl w:val="DB54D15E"/>
    <w:lvl w:ilvl="0">
      <w:start w:val="1"/>
      <w:numFmt w:val="decimal"/>
      <w:lvlText w:val="QQQ_0%1."/>
      <w:lvlJc w:val="left"/>
      <w:pPr>
        <w:ind w:left="1418" w:hanging="681"/>
      </w:pPr>
      <w:rPr>
        <w:rFonts w:ascii="Century Gothic" w:eastAsia="Batang" w:hAnsi="Century Gothic" w:cs="Aparajita" w:hint="default"/>
        <w:b/>
        <w:bCs w:val="0"/>
        <w:i/>
        <w:iCs/>
        <w:color w:val="02346E" w:themeColor="accent4" w:themeShade="BF"/>
        <w:sz w:val="14"/>
        <w:szCs w:val="18"/>
      </w:rPr>
    </w:lvl>
    <w:lvl w:ilvl="1">
      <w:start w:val="1"/>
      <w:numFmt w:val="none"/>
      <w:pStyle w:val="ICS"/>
      <w:lvlText w:val="%2"/>
      <w:lvlJc w:val="left"/>
      <w:pPr>
        <w:ind w:left="1236" w:hanging="357"/>
      </w:pPr>
      <w:rPr>
        <w:rFonts w:ascii="Segoe UI" w:hAnsi="Segoe UI" w:hint="default"/>
        <w:b w:val="0"/>
        <w:i w:val="0"/>
        <w:caps w:val="0"/>
        <w:strike w:val="0"/>
        <w:dstrike w:val="0"/>
        <w:vanish w:val="0"/>
        <w:color w:val="auto"/>
        <w:sz w:val="20"/>
        <w:vertAlign w:val="baseline"/>
      </w:rPr>
    </w:lvl>
    <w:lvl w:ilvl="2">
      <w:start w:val="1"/>
      <w:numFmt w:val="bullet"/>
      <w:lvlText w:val=""/>
      <w:lvlJc w:val="left"/>
      <w:pPr>
        <w:ind w:left="1395" w:hanging="357"/>
      </w:pPr>
      <w:rPr>
        <w:rFonts w:ascii="Symbol" w:hAnsi="Symbol" w:hint="default"/>
        <w:b w:val="0"/>
        <w:i w:val="0"/>
        <w:caps w:val="0"/>
        <w:strike w:val="0"/>
        <w:dstrike w:val="0"/>
        <w:vanish w:val="0"/>
        <w:color w:val="0070C0"/>
        <w:sz w:val="20"/>
        <w:vertAlign w:val="baseline"/>
      </w:rPr>
    </w:lvl>
    <w:lvl w:ilvl="3">
      <w:start w:val="1"/>
      <w:numFmt w:val="none"/>
      <w:lvlText w:val=""/>
      <w:lvlJc w:val="left"/>
      <w:pPr>
        <w:ind w:left="1554" w:hanging="357"/>
      </w:pPr>
      <w:rPr>
        <w:rFonts w:ascii="Segoe UI" w:hAnsi="Segoe UI" w:hint="default"/>
        <w:b w:val="0"/>
        <w:i/>
        <w:color w:val="auto"/>
        <w:sz w:val="20"/>
      </w:rPr>
    </w:lvl>
    <w:lvl w:ilvl="4">
      <w:start w:val="1"/>
      <w:numFmt w:val="bullet"/>
      <w:lvlText w:val=""/>
      <w:lvlJc w:val="left"/>
      <w:pPr>
        <w:ind w:left="1713" w:hanging="357"/>
      </w:pPr>
      <w:rPr>
        <w:rFonts w:ascii="Symbol" w:hAnsi="Symbol" w:hint="default"/>
        <w:b w:val="0"/>
        <w:i w:val="0"/>
        <w:caps w:val="0"/>
        <w:strike w:val="0"/>
        <w:dstrike w:val="0"/>
        <w:vanish w:val="0"/>
        <w:color w:val="7030A0"/>
        <w:sz w:val="20"/>
        <w:vertAlign w:val="baseline"/>
      </w:rPr>
    </w:lvl>
    <w:lvl w:ilvl="5">
      <w:start w:val="1"/>
      <w:numFmt w:val="none"/>
      <w:lvlText w:val=""/>
      <w:lvlJc w:val="left"/>
      <w:pPr>
        <w:ind w:left="1872" w:hanging="357"/>
      </w:pPr>
      <w:rPr>
        <w:rFonts w:hint="default"/>
        <w:b w:val="0"/>
        <w:i w:val="0"/>
        <w:sz w:val="20"/>
      </w:rPr>
    </w:lvl>
    <w:lvl w:ilvl="6">
      <w:start w:val="1"/>
      <w:numFmt w:val="bullet"/>
      <w:lvlText w:val="▪"/>
      <w:lvlJc w:val="left"/>
      <w:pPr>
        <w:ind w:left="2031" w:hanging="357"/>
      </w:pPr>
      <w:rPr>
        <w:rFonts w:ascii="Buxton Sketch" w:hAnsi="Buxton Sketch" w:hint="default"/>
        <w:b w:val="0"/>
        <w:i w:val="0"/>
        <w:caps w:val="0"/>
        <w:strike w:val="0"/>
        <w:dstrike w:val="0"/>
        <w:vanish w:val="0"/>
        <w:color w:val="562873" w:themeColor="accent1"/>
        <w:sz w:val="20"/>
        <w:vertAlign w:val="baseline"/>
      </w:rPr>
    </w:lvl>
    <w:lvl w:ilvl="7">
      <w:start w:val="1"/>
      <w:numFmt w:val="none"/>
      <w:lvlText w:val="%8 QQQ_0 ."/>
      <w:lvlJc w:val="left"/>
      <w:pPr>
        <w:ind w:left="2190" w:hanging="357"/>
      </w:pPr>
      <w:rPr>
        <w:rFonts w:ascii="Segoe UI" w:hAnsi="Segoe UI" w:hint="default"/>
        <w:color w:val="002060"/>
        <w:sz w:val="16"/>
      </w:rPr>
    </w:lvl>
    <w:lvl w:ilvl="8">
      <w:start w:val="1"/>
      <w:numFmt w:val="none"/>
      <w:lvlText w:val="%9"/>
      <w:lvlJc w:val="left"/>
      <w:pPr>
        <w:ind w:left="2349" w:hanging="357"/>
      </w:pPr>
      <w:rPr>
        <w:rFonts w:hint="default"/>
        <w:b w:val="0"/>
        <w:i w:val="0"/>
        <w:sz w:val="16"/>
      </w:rPr>
    </w:lvl>
  </w:abstractNum>
  <w:abstractNum w:abstractNumId="64" w15:restartNumberingAfterBreak="0">
    <w:nsid w:val="6BF56362"/>
    <w:multiLevelType w:val="hybridMultilevel"/>
    <w:tmpl w:val="1BC8491E"/>
    <w:lvl w:ilvl="0" w:tplc="95626EC0">
      <w:start w:val="1"/>
      <w:numFmt w:val="bullet"/>
      <w:pStyle w:val="RequirementBullet"/>
      <w:lvlText w:val=""/>
      <w:lvlJc w:val="left"/>
      <w:pPr>
        <w:ind w:left="720" w:hanging="360"/>
      </w:pPr>
      <w:rPr>
        <w:rFonts w:ascii="Symbol" w:hAnsi="Symbol" w:cs="Courier New" w:hint="default"/>
        <w:color w:val="984A9C" w:themeColor="accen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BF862C7"/>
    <w:multiLevelType w:val="multilevel"/>
    <w:tmpl w:val="5DB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0D042B"/>
    <w:multiLevelType w:val="hybridMultilevel"/>
    <w:tmpl w:val="719620EE"/>
    <w:lvl w:ilvl="0" w:tplc="69E88094">
      <w:start w:val="1"/>
      <w:numFmt w:val="bullet"/>
      <w:lvlText w:val=""/>
      <w:lvlJc w:val="left"/>
      <w:pPr>
        <w:ind w:left="1080" w:hanging="360"/>
      </w:pPr>
      <w:rPr>
        <w:rFonts w:ascii="Wingdings" w:hAnsi="Wingdings" w:hint="default"/>
        <w:b/>
        <w:bCs/>
        <w:color w:val="034694" w:themeColor="accent4"/>
        <w:sz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6DD72C61"/>
    <w:multiLevelType w:val="multilevel"/>
    <w:tmpl w:val="D42AF3C6"/>
    <w:lvl w:ilvl="0">
      <w:start w:val="1"/>
      <w:numFmt w:val="lowerRoman"/>
      <w:lvlText w:val="%1."/>
      <w:lvlJc w:val="right"/>
      <w:pPr>
        <w:ind w:left="1069" w:hanging="360"/>
      </w:pPr>
      <w:rPr>
        <w:rFonts w:hint="default"/>
        <w:b w:val="0"/>
        <w:i/>
        <w:color w:val="000000" w:themeColor="text1"/>
      </w:rPr>
    </w:lvl>
    <w:lvl w:ilvl="1">
      <w:start w:val="1"/>
      <w:numFmt w:val="lowerRoman"/>
      <w:lvlText w:val="%2."/>
      <w:lvlJc w:val="center"/>
      <w:pPr>
        <w:ind w:left="1429" w:hanging="288"/>
      </w:pPr>
      <w:rPr>
        <w:rFonts w:ascii="Segoe UI" w:hAnsi="Segoe UI" w:hint="default"/>
        <w:b w:val="0"/>
        <w:i/>
        <w:color w:val="7030A0"/>
      </w:rPr>
    </w:lvl>
    <w:lvl w:ilvl="2">
      <w:start w:val="1"/>
      <w:numFmt w:val="lowerLetter"/>
      <w:lvlText w:val="%3."/>
      <w:lvlJc w:val="left"/>
      <w:pPr>
        <w:ind w:left="1789" w:hanging="360"/>
      </w:pPr>
      <w:rPr>
        <w:rFonts w:ascii="Segoe UI" w:hAnsi="Segoe UI" w:hint="default"/>
        <w:b w:val="0"/>
        <w:i w:val="0"/>
        <w:color w:val="7030A0"/>
      </w:rPr>
    </w:lvl>
    <w:lvl w:ilvl="3">
      <w:start w:val="1"/>
      <w:numFmt w:val="bullet"/>
      <w:lvlText w:val=""/>
      <w:lvlJc w:val="left"/>
      <w:pPr>
        <w:ind w:left="1789" w:hanging="288"/>
      </w:pPr>
      <w:rPr>
        <w:rFonts w:ascii="Symbol" w:hAnsi="Symbol" w:hint="default"/>
        <w:color w:val="984A9C" w:themeColor="accent2"/>
      </w:rPr>
    </w:lvl>
    <w:lvl w:ilvl="4">
      <w:start w:val="1"/>
      <w:numFmt w:val="bullet"/>
      <w:lvlText w:val=""/>
      <w:lvlJc w:val="left"/>
      <w:pPr>
        <w:ind w:left="1645" w:hanging="216"/>
      </w:pPr>
      <w:rPr>
        <w:rFonts w:ascii="Symbol" w:hAnsi="Symbol" w:hint="default"/>
        <w:color w:val="7030A0"/>
      </w:rPr>
    </w:lvl>
    <w:lvl w:ilvl="5">
      <w:start w:val="1"/>
      <w:numFmt w:val="lowerRoman"/>
      <w:lvlText w:val="(%6.)"/>
      <w:lvlJc w:val="center"/>
      <w:pPr>
        <w:ind w:left="2365" w:hanging="432"/>
      </w:pPr>
      <w:rPr>
        <w:rFonts w:hint="default"/>
        <w:b w:val="0"/>
        <w:i/>
        <w:color w:val="7030A0"/>
      </w:rPr>
    </w:lvl>
    <w:lvl w:ilvl="6">
      <w:start w:val="1"/>
      <w:numFmt w:val="bullet"/>
      <w:lvlText w:val="▪"/>
      <w:lvlJc w:val="left"/>
      <w:pPr>
        <w:ind w:left="2365" w:hanging="288"/>
      </w:pPr>
      <w:rPr>
        <w:rFonts w:ascii="Buxton Sketch" w:hAnsi="Buxton Sketch" w:hint="default"/>
        <w:color w:val="984A9C" w:themeColor="accent2"/>
      </w:rPr>
    </w:lvl>
    <w:lvl w:ilvl="7">
      <w:start w:val="1"/>
      <w:numFmt w:val="bullet"/>
      <w:lvlText w:val=""/>
      <w:lvlJc w:val="left"/>
      <w:pPr>
        <w:ind w:left="1069" w:hanging="360"/>
      </w:pPr>
      <w:rPr>
        <w:rFonts w:ascii="Symbol" w:hAnsi="Symbol" w:hint="default"/>
        <w:color w:val="7030A0"/>
      </w:rPr>
    </w:lvl>
    <w:lvl w:ilvl="8">
      <w:start w:val="1"/>
      <w:numFmt w:val="bullet"/>
      <w:lvlText w:val=""/>
      <w:lvlJc w:val="left"/>
      <w:pPr>
        <w:ind w:left="1429" w:hanging="360"/>
      </w:pPr>
      <w:rPr>
        <w:rFonts w:ascii="Symbol" w:hAnsi="Symbol" w:hint="default"/>
        <w:color w:val="7030A0"/>
      </w:rPr>
    </w:lvl>
  </w:abstractNum>
  <w:abstractNum w:abstractNumId="68" w15:restartNumberingAfterBreak="0">
    <w:nsid w:val="707216F6"/>
    <w:multiLevelType w:val="multilevel"/>
    <w:tmpl w:val="7250061A"/>
    <w:lvl w:ilvl="0">
      <w:start w:val="1"/>
      <w:numFmt w:val="none"/>
      <w:lvlText w:val="%1"/>
      <w:lvlJc w:val="left"/>
      <w:pPr>
        <w:ind w:left="0" w:firstLine="0"/>
      </w:pPr>
      <w:rPr>
        <w:rFonts w:hint="default"/>
      </w:rPr>
    </w:lvl>
    <w:lvl w:ilvl="1">
      <w:start w:val="1"/>
      <w:numFmt w:val="lowerLetter"/>
      <w:lvlText w:val="%2)"/>
      <w:lvlJc w:val="left"/>
      <w:pPr>
        <w:ind w:left="360" w:hanging="360"/>
      </w:pPr>
      <w:rPr>
        <w:rFonts w:ascii="Segoe UI" w:hAnsi="Segoe UI" w:hint="default"/>
        <w:b w:val="0"/>
        <w:i/>
        <w:caps w:val="0"/>
        <w:strike w:val="0"/>
        <w:dstrike w:val="0"/>
        <w:vanish w:val="0"/>
        <w:color w:val="auto"/>
        <w:sz w:val="20"/>
        <w:vertAlign w:val="baseline"/>
      </w:rPr>
    </w:lvl>
    <w:lvl w:ilvl="2">
      <w:start w:val="1"/>
      <w:numFmt w:val="none"/>
      <w:lvlText w:val="%3"/>
      <w:lvlJc w:val="left"/>
      <w:pPr>
        <w:tabs>
          <w:tab w:val="num" w:pos="720"/>
        </w:tabs>
        <w:ind w:left="360" w:firstLine="0"/>
      </w:pPr>
      <w:rPr>
        <w:rFonts w:ascii="Segoe UI" w:hAnsi="Segoe UI" w:hint="default"/>
        <w:b w:val="0"/>
        <w:i/>
        <w:caps w:val="0"/>
        <w:strike w:val="0"/>
        <w:dstrike w:val="0"/>
        <w:vanish w:val="0"/>
        <w:color w:val="auto"/>
        <w:sz w:val="20"/>
        <w:vertAlign w:val="baseline"/>
      </w:rPr>
    </w:lvl>
    <w:lvl w:ilvl="3">
      <w:start w:val="1"/>
      <w:numFmt w:val="lowerRoman"/>
      <w:lvlText w:val="%4."/>
      <w:lvlJc w:val="center"/>
      <w:pPr>
        <w:ind w:left="792" w:hanging="288"/>
      </w:pPr>
      <w:rPr>
        <w:rFonts w:ascii="Segoe UI" w:hAnsi="Segoe UI" w:hint="default"/>
        <w:b w:val="0"/>
        <w:i/>
        <w:color w:val="auto"/>
        <w:sz w:val="20"/>
      </w:rPr>
    </w:lvl>
    <w:lvl w:ilvl="4">
      <w:start w:val="1"/>
      <w:numFmt w:val="bullet"/>
      <w:lvlText w:val=""/>
      <w:lvlJc w:val="left"/>
      <w:pPr>
        <w:ind w:left="720" w:hanging="360"/>
      </w:pPr>
      <w:rPr>
        <w:rFonts w:ascii="Symbol" w:hAnsi="Symbol" w:hint="default"/>
        <w:b w:val="0"/>
        <w:i w:val="0"/>
        <w:caps w:val="0"/>
        <w:strike w:val="0"/>
        <w:dstrike w:val="0"/>
        <w:vanish w:val="0"/>
        <w:color w:val="562873" w:themeColor="accent1"/>
        <w:sz w:val="20"/>
        <w:vertAlign w:val="baseline"/>
      </w:rPr>
    </w:lvl>
    <w:lvl w:ilvl="5">
      <w:start w:val="1"/>
      <w:numFmt w:val="bullet"/>
      <w:lvlText w:val=""/>
      <w:lvlJc w:val="left"/>
      <w:pPr>
        <w:tabs>
          <w:tab w:val="num" w:pos="1440"/>
        </w:tabs>
        <w:ind w:left="1080" w:hanging="288"/>
      </w:pPr>
      <w:rPr>
        <w:rFonts w:ascii="Symbol" w:hAnsi="Symbol" w:hint="default"/>
        <w:b w:val="0"/>
        <w:i w:val="0"/>
        <w:color w:val="984A9C" w:themeColor="accent2"/>
        <w:sz w:val="20"/>
      </w:rPr>
    </w:lvl>
    <w:lvl w:ilvl="6">
      <w:start w:val="1"/>
      <w:numFmt w:val="bullet"/>
      <w:lvlText w:val="▪"/>
      <w:lvlJc w:val="left"/>
      <w:pPr>
        <w:ind w:left="1440" w:hanging="288"/>
      </w:pPr>
      <w:rPr>
        <w:rFonts w:ascii="Buxton Sketch" w:hAnsi="Buxton Sketch" w:hint="default"/>
        <w:b w:val="0"/>
        <w:i w:val="0"/>
        <w:caps w:val="0"/>
        <w:strike w:val="0"/>
        <w:dstrike w:val="0"/>
        <w:vanish w:val="0"/>
        <w:color w:val="562873" w:themeColor="accent1"/>
        <w:sz w:val="28"/>
        <w:szCs w:val="32"/>
        <w:vertAlign w:val="baseline"/>
      </w:rPr>
    </w:lvl>
    <w:lvl w:ilvl="7">
      <w:start w:val="1"/>
      <w:numFmt w:val="lowerLetter"/>
      <w:lvlText w:val="%8"/>
      <w:lvlJc w:val="left"/>
      <w:pPr>
        <w:tabs>
          <w:tab w:val="num" w:pos="25920"/>
        </w:tabs>
        <w:ind w:left="1800" w:hanging="360"/>
      </w:pPr>
      <w:rPr>
        <w:rFonts w:hint="default"/>
        <w:color w:val="562873" w:themeColor="accent1"/>
      </w:rPr>
    </w:lvl>
    <w:lvl w:ilvl="8">
      <w:start w:val="1"/>
      <w:numFmt w:val="none"/>
      <w:lvlText w:val=""/>
      <w:lvlJc w:val="left"/>
      <w:pPr>
        <w:ind w:left="720" w:firstLine="0"/>
      </w:pPr>
      <w:rPr>
        <w:rFonts w:hint="default"/>
        <w:b w:val="0"/>
        <w:i w:val="0"/>
        <w:sz w:val="16"/>
      </w:rPr>
    </w:lvl>
  </w:abstractNum>
  <w:abstractNum w:abstractNumId="69" w15:restartNumberingAfterBreak="0">
    <w:nsid w:val="712E474D"/>
    <w:multiLevelType w:val="hybridMultilevel"/>
    <w:tmpl w:val="4BCADAFA"/>
    <w:lvl w:ilvl="0" w:tplc="45DA2C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38B70B2"/>
    <w:multiLevelType w:val="hybridMultilevel"/>
    <w:tmpl w:val="1ADCDFB6"/>
    <w:lvl w:ilvl="0" w:tplc="FFFFFFFF">
      <w:start w:val="1"/>
      <w:numFmt w:val="bullet"/>
      <w:lvlText w:val=""/>
      <w:lvlJc w:val="left"/>
      <w:pPr>
        <w:ind w:left="1080" w:hanging="360"/>
      </w:pPr>
      <w:rPr>
        <w:rFonts w:ascii="Wingdings" w:hAnsi="Wingdings" w:hint="default"/>
        <w:b/>
        <w:bCs/>
        <w:color w:val="034694" w:themeColor="accent4"/>
        <w:sz w:val="20"/>
      </w:rPr>
    </w:lvl>
    <w:lvl w:ilvl="1" w:tplc="E68649F2">
      <w:start w:val="1"/>
      <w:numFmt w:val="bullet"/>
      <w:lvlText w:val="-"/>
      <w:lvlJc w:val="left"/>
      <w:pPr>
        <w:ind w:left="1440" w:hanging="360"/>
      </w:pPr>
      <w:rPr>
        <w:rFonts w:ascii="Segoe UI" w:eastAsia="Calibri" w:hAnsi="Segoe UI" w:cs="Segoe UI" w:hint="default"/>
        <w:color w:val="034694" w:themeColor="accent4"/>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79A50908"/>
    <w:multiLevelType w:val="hybridMultilevel"/>
    <w:tmpl w:val="37901A16"/>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DF27CC"/>
    <w:multiLevelType w:val="hybridMultilevel"/>
    <w:tmpl w:val="EAE4B528"/>
    <w:lvl w:ilvl="0" w:tplc="45DA2C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8B68BA"/>
    <w:multiLevelType w:val="multilevel"/>
    <w:tmpl w:val="D42AF3C6"/>
    <w:lvl w:ilvl="0">
      <w:start w:val="1"/>
      <w:numFmt w:val="lowerRoman"/>
      <w:lvlText w:val="%1."/>
      <w:lvlJc w:val="right"/>
      <w:pPr>
        <w:ind w:left="720" w:hanging="360"/>
      </w:pPr>
      <w:rPr>
        <w:rFonts w:hint="default"/>
        <w:b w:val="0"/>
        <w:i/>
        <w:color w:val="000000" w:themeColor="text1"/>
      </w:rPr>
    </w:lvl>
    <w:lvl w:ilvl="1">
      <w:start w:val="1"/>
      <w:numFmt w:val="lowerRoman"/>
      <w:lvlText w:val="%2."/>
      <w:lvlJc w:val="center"/>
      <w:pPr>
        <w:ind w:left="1080" w:hanging="288"/>
      </w:pPr>
      <w:rPr>
        <w:rFonts w:ascii="Segoe UI" w:hAnsi="Segoe UI" w:hint="default"/>
        <w:b w:val="0"/>
        <w:i/>
        <w:color w:val="7030A0"/>
      </w:rPr>
    </w:lvl>
    <w:lvl w:ilvl="2">
      <w:start w:val="1"/>
      <w:numFmt w:val="lowerLetter"/>
      <w:lvlText w:val="%3."/>
      <w:lvlJc w:val="left"/>
      <w:pPr>
        <w:ind w:left="1440" w:hanging="360"/>
      </w:pPr>
      <w:rPr>
        <w:rFonts w:ascii="Segoe UI" w:hAnsi="Segoe UI" w:hint="default"/>
        <w:b w:val="0"/>
        <w:i w:val="0"/>
        <w:color w:val="7030A0"/>
      </w:rPr>
    </w:lvl>
    <w:lvl w:ilvl="3">
      <w:start w:val="1"/>
      <w:numFmt w:val="bullet"/>
      <w:lvlText w:val=""/>
      <w:lvlJc w:val="left"/>
      <w:pPr>
        <w:ind w:left="1440" w:hanging="288"/>
      </w:pPr>
      <w:rPr>
        <w:rFonts w:ascii="Symbol" w:hAnsi="Symbol" w:hint="default"/>
        <w:color w:val="984A9C" w:themeColor="accent2"/>
      </w:rPr>
    </w:lvl>
    <w:lvl w:ilvl="4">
      <w:start w:val="1"/>
      <w:numFmt w:val="bullet"/>
      <w:lvlText w:val=""/>
      <w:lvlJc w:val="left"/>
      <w:pPr>
        <w:ind w:left="1296" w:hanging="216"/>
      </w:pPr>
      <w:rPr>
        <w:rFonts w:ascii="Symbol" w:hAnsi="Symbol" w:hint="default"/>
        <w:color w:val="7030A0"/>
      </w:rPr>
    </w:lvl>
    <w:lvl w:ilvl="5">
      <w:start w:val="1"/>
      <w:numFmt w:val="lowerRoman"/>
      <w:lvlText w:val="(%6.)"/>
      <w:lvlJc w:val="center"/>
      <w:pPr>
        <w:ind w:left="2016" w:hanging="432"/>
      </w:pPr>
      <w:rPr>
        <w:rFonts w:hint="default"/>
        <w:b w:val="0"/>
        <w:i/>
        <w:color w:val="7030A0"/>
      </w:rPr>
    </w:lvl>
    <w:lvl w:ilvl="6">
      <w:start w:val="1"/>
      <w:numFmt w:val="bullet"/>
      <w:lvlText w:val="▪"/>
      <w:lvlJc w:val="left"/>
      <w:pPr>
        <w:ind w:left="2016" w:hanging="288"/>
      </w:pPr>
      <w:rPr>
        <w:rFonts w:ascii="Buxton Sketch" w:hAnsi="Buxton Sketch" w:hint="default"/>
        <w:color w:val="984A9C" w:themeColor="accent2"/>
      </w:rPr>
    </w:lvl>
    <w:lvl w:ilvl="7">
      <w:start w:val="1"/>
      <w:numFmt w:val="bullet"/>
      <w:lvlText w:val=""/>
      <w:lvlJc w:val="left"/>
      <w:pPr>
        <w:ind w:left="720" w:hanging="360"/>
      </w:pPr>
      <w:rPr>
        <w:rFonts w:ascii="Symbol" w:hAnsi="Symbol" w:hint="default"/>
        <w:color w:val="7030A0"/>
      </w:rPr>
    </w:lvl>
    <w:lvl w:ilvl="8">
      <w:start w:val="1"/>
      <w:numFmt w:val="bullet"/>
      <w:lvlText w:val=""/>
      <w:lvlJc w:val="left"/>
      <w:pPr>
        <w:ind w:left="1080" w:hanging="360"/>
      </w:pPr>
      <w:rPr>
        <w:rFonts w:ascii="Symbol" w:hAnsi="Symbol" w:hint="default"/>
        <w:color w:val="7030A0"/>
      </w:rPr>
    </w:lvl>
  </w:abstractNum>
  <w:abstractNum w:abstractNumId="74" w15:restartNumberingAfterBreak="0">
    <w:nsid w:val="7E461962"/>
    <w:multiLevelType w:val="multilevel"/>
    <w:tmpl w:val="FF8EAB3A"/>
    <w:lvl w:ilvl="0">
      <w:start w:val="1"/>
      <w:numFmt w:val="lowerLetter"/>
      <w:lvlText w:val="%1)"/>
      <w:lvlJc w:val="left"/>
      <w:pPr>
        <w:ind w:left="360" w:hanging="360"/>
      </w:pPr>
      <w:rPr>
        <w:rFonts w:hint="default"/>
        <w:color w:val="000000" w:themeColor="text1"/>
      </w:rPr>
    </w:lvl>
    <w:lvl w:ilvl="1">
      <w:start w:val="1"/>
      <w:numFmt w:val="lowerRoman"/>
      <w:lvlText w:val="%2."/>
      <w:lvlJc w:val="center"/>
      <w:pPr>
        <w:ind w:left="720" w:hanging="288"/>
      </w:pPr>
      <w:rPr>
        <w:rFonts w:ascii="Segoe UI" w:hAnsi="Segoe UI" w:hint="default"/>
        <w:b w:val="0"/>
        <w:i/>
        <w:color w:val="000000" w:themeColor="text1"/>
      </w:rPr>
    </w:lvl>
    <w:lvl w:ilvl="2">
      <w:start w:val="1"/>
      <w:numFmt w:val="lowerLetter"/>
      <w:lvlText w:val="%3."/>
      <w:lvlJc w:val="left"/>
      <w:pPr>
        <w:ind w:left="1080" w:hanging="360"/>
      </w:pPr>
      <w:rPr>
        <w:rFonts w:ascii="Segoe UI" w:hAnsi="Segoe UI" w:hint="default"/>
        <w:b w:val="0"/>
        <w:i w:val="0"/>
        <w:color w:val="7030A0"/>
      </w:rPr>
    </w:lvl>
    <w:lvl w:ilvl="3">
      <w:start w:val="1"/>
      <w:numFmt w:val="bullet"/>
      <w:lvlText w:val=""/>
      <w:lvlJc w:val="left"/>
      <w:pPr>
        <w:ind w:left="1080" w:hanging="288"/>
      </w:pPr>
      <w:rPr>
        <w:rFonts w:ascii="Symbol" w:hAnsi="Symbol" w:hint="default"/>
        <w:color w:val="984A9C" w:themeColor="accent2"/>
      </w:rPr>
    </w:lvl>
    <w:lvl w:ilvl="4">
      <w:start w:val="1"/>
      <w:numFmt w:val="bullet"/>
      <w:lvlText w:val=""/>
      <w:lvlJc w:val="left"/>
      <w:pPr>
        <w:ind w:left="936" w:hanging="216"/>
      </w:pPr>
      <w:rPr>
        <w:rFonts w:ascii="Symbol" w:hAnsi="Symbol" w:hint="default"/>
        <w:color w:val="7030A0"/>
      </w:rPr>
    </w:lvl>
    <w:lvl w:ilvl="5">
      <w:start w:val="1"/>
      <w:numFmt w:val="lowerRoman"/>
      <w:lvlText w:val="(%6.)"/>
      <w:lvlJc w:val="center"/>
      <w:pPr>
        <w:ind w:left="1656" w:hanging="432"/>
      </w:pPr>
      <w:rPr>
        <w:rFonts w:hint="default"/>
        <w:b w:val="0"/>
        <w:i/>
        <w:color w:val="7030A0"/>
      </w:rPr>
    </w:lvl>
    <w:lvl w:ilvl="6">
      <w:start w:val="1"/>
      <w:numFmt w:val="bullet"/>
      <w:lvlText w:val="▪"/>
      <w:lvlJc w:val="left"/>
      <w:pPr>
        <w:ind w:left="1656" w:hanging="288"/>
      </w:pPr>
      <w:rPr>
        <w:rFonts w:ascii="Buxton Sketch" w:hAnsi="Buxton Sketch" w:hint="default"/>
        <w:color w:val="984A9C" w:themeColor="accent2"/>
      </w:rPr>
    </w:lvl>
    <w:lvl w:ilvl="7">
      <w:start w:val="1"/>
      <w:numFmt w:val="bullet"/>
      <w:lvlText w:val=""/>
      <w:lvlJc w:val="left"/>
      <w:pPr>
        <w:ind w:left="360" w:hanging="360"/>
      </w:pPr>
      <w:rPr>
        <w:rFonts w:ascii="Symbol" w:hAnsi="Symbol" w:hint="default"/>
        <w:color w:val="7030A0"/>
      </w:rPr>
    </w:lvl>
    <w:lvl w:ilvl="8">
      <w:start w:val="1"/>
      <w:numFmt w:val="bullet"/>
      <w:lvlText w:val=""/>
      <w:lvlJc w:val="left"/>
      <w:pPr>
        <w:ind w:left="720" w:hanging="360"/>
      </w:pPr>
      <w:rPr>
        <w:rFonts w:ascii="Symbol" w:hAnsi="Symbol" w:hint="default"/>
        <w:color w:val="7030A0"/>
      </w:rPr>
    </w:lvl>
  </w:abstractNum>
  <w:abstractNum w:abstractNumId="75" w15:restartNumberingAfterBreak="0">
    <w:nsid w:val="7EF30B09"/>
    <w:multiLevelType w:val="multilevel"/>
    <w:tmpl w:val="1CB49712"/>
    <w:lvl w:ilvl="0">
      <w:start w:val="1"/>
      <w:numFmt w:val="upperRoman"/>
      <w:pStyle w:val="Heading1"/>
      <w:lvlText w:val="%1."/>
      <w:lvlJc w:val="righ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957226649">
    <w:abstractNumId w:val="62"/>
  </w:num>
  <w:num w:numId="2" w16cid:durableId="1581525653">
    <w:abstractNumId w:val="45"/>
  </w:num>
  <w:num w:numId="3" w16cid:durableId="1148667991">
    <w:abstractNumId w:val="23"/>
  </w:num>
  <w:num w:numId="4" w16cid:durableId="450176452">
    <w:abstractNumId w:val="22"/>
  </w:num>
  <w:num w:numId="5" w16cid:durableId="649864366">
    <w:abstractNumId w:val="68"/>
  </w:num>
  <w:num w:numId="6" w16cid:durableId="1473674951">
    <w:abstractNumId w:val="59"/>
  </w:num>
  <w:num w:numId="7" w16cid:durableId="572006951">
    <w:abstractNumId w:val="5"/>
    <w:lvlOverride w:ilvl="0">
      <w:startOverride w:val="2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6769863">
    <w:abstractNumId w:val="60"/>
  </w:num>
  <w:num w:numId="9" w16cid:durableId="426973092">
    <w:abstractNumId w:val="40"/>
  </w:num>
  <w:num w:numId="10" w16cid:durableId="1226573817">
    <w:abstractNumId w:val="56"/>
  </w:num>
  <w:num w:numId="11" w16cid:durableId="1313364296">
    <w:abstractNumId w:val="2"/>
  </w:num>
  <w:num w:numId="12" w16cid:durableId="648095559">
    <w:abstractNumId w:val="75"/>
  </w:num>
  <w:num w:numId="13" w16cid:durableId="263222650">
    <w:abstractNumId w:val="8"/>
  </w:num>
  <w:num w:numId="14" w16cid:durableId="1457524152">
    <w:abstractNumId w:val="63"/>
  </w:num>
  <w:num w:numId="15" w16cid:durableId="1434210324">
    <w:abstractNumId w:val="42"/>
  </w:num>
  <w:num w:numId="16" w16cid:durableId="317417089">
    <w:abstractNumId w:val="66"/>
  </w:num>
  <w:num w:numId="17" w16cid:durableId="819200023">
    <w:abstractNumId w:val="70"/>
  </w:num>
  <w:num w:numId="18" w16cid:durableId="67502276">
    <w:abstractNumId w:val="3"/>
  </w:num>
  <w:num w:numId="19" w16cid:durableId="271282262">
    <w:abstractNumId w:val="1"/>
  </w:num>
  <w:num w:numId="20" w16cid:durableId="230194387">
    <w:abstractNumId w:val="58"/>
  </w:num>
  <w:num w:numId="21" w16cid:durableId="1490828990">
    <w:abstractNumId w:val="27"/>
  </w:num>
  <w:num w:numId="22" w16cid:durableId="1905414089">
    <w:abstractNumId w:val="33"/>
  </w:num>
  <w:num w:numId="23" w16cid:durableId="1302922071">
    <w:abstractNumId w:val="50"/>
  </w:num>
  <w:num w:numId="24" w16cid:durableId="1332026673">
    <w:abstractNumId w:val="41"/>
  </w:num>
  <w:num w:numId="25" w16cid:durableId="831873744">
    <w:abstractNumId w:val="21"/>
  </w:num>
  <w:num w:numId="26" w16cid:durableId="139661144">
    <w:abstractNumId w:val="51"/>
  </w:num>
  <w:num w:numId="27" w16cid:durableId="1747730498">
    <w:abstractNumId w:val="54"/>
  </w:num>
  <w:num w:numId="28" w16cid:durableId="1559780558">
    <w:abstractNumId w:val="11"/>
  </w:num>
  <w:num w:numId="29" w16cid:durableId="554895782">
    <w:abstractNumId w:val="43"/>
  </w:num>
  <w:num w:numId="30" w16cid:durableId="1741563443">
    <w:abstractNumId w:val="24"/>
  </w:num>
  <w:num w:numId="31" w16cid:durableId="1362633921">
    <w:abstractNumId w:val="35"/>
  </w:num>
  <w:num w:numId="32" w16cid:durableId="1265188647">
    <w:abstractNumId w:val="74"/>
  </w:num>
  <w:num w:numId="33" w16cid:durableId="1951276018">
    <w:abstractNumId w:val="46"/>
  </w:num>
  <w:num w:numId="34" w16cid:durableId="1331518145">
    <w:abstractNumId w:val="48"/>
  </w:num>
  <w:num w:numId="35" w16cid:durableId="1381633121">
    <w:abstractNumId w:val="10"/>
  </w:num>
  <w:num w:numId="36" w16cid:durableId="1790468465">
    <w:abstractNumId w:val="64"/>
  </w:num>
  <w:num w:numId="37" w16cid:durableId="183614718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39995047">
    <w:abstractNumId w:val="55"/>
  </w:num>
  <w:num w:numId="39" w16cid:durableId="1575507593">
    <w:abstractNumId w:val="13"/>
  </w:num>
  <w:num w:numId="40" w16cid:durableId="1586912087">
    <w:abstractNumId w:val="53"/>
  </w:num>
  <w:num w:numId="41" w16cid:durableId="6241270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9640771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2447541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6952543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0841536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6971057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2101404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9486249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3090199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9114883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9313058">
    <w:abstractNumId w:val="30"/>
  </w:num>
  <w:num w:numId="52" w16cid:durableId="57096647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01036831">
    <w:abstractNumId w:val="0"/>
  </w:num>
  <w:num w:numId="54" w16cid:durableId="99644543">
    <w:abstractNumId w:val="69"/>
  </w:num>
  <w:num w:numId="55" w16cid:durableId="1086268038">
    <w:abstractNumId w:val="26"/>
  </w:num>
  <w:num w:numId="56" w16cid:durableId="452528626">
    <w:abstractNumId w:val="44"/>
  </w:num>
  <w:num w:numId="57" w16cid:durableId="1896627157">
    <w:abstractNumId w:val="18"/>
  </w:num>
  <w:num w:numId="58" w16cid:durableId="1098133700">
    <w:abstractNumId w:val="71"/>
  </w:num>
  <w:num w:numId="59" w16cid:durableId="1038159716">
    <w:abstractNumId w:val="16"/>
  </w:num>
  <w:num w:numId="60" w16cid:durableId="1741253167">
    <w:abstractNumId w:val="20"/>
  </w:num>
  <w:num w:numId="61" w16cid:durableId="1855071537">
    <w:abstractNumId w:val="12"/>
  </w:num>
  <w:num w:numId="62" w16cid:durableId="810443060">
    <w:abstractNumId w:val="39"/>
  </w:num>
  <w:num w:numId="63" w16cid:durableId="1623345692">
    <w:abstractNumId w:val="31"/>
  </w:num>
  <w:num w:numId="64" w16cid:durableId="136382743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34559353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23415161">
    <w:abstractNumId w:val="67"/>
  </w:num>
  <w:num w:numId="67" w16cid:durableId="113836566">
    <w:abstractNumId w:val="52"/>
  </w:num>
  <w:num w:numId="68" w16cid:durableId="1725182267">
    <w:abstractNumId w:val="73"/>
  </w:num>
  <w:num w:numId="69" w16cid:durableId="1457290736">
    <w:abstractNumId w:val="49"/>
  </w:num>
  <w:num w:numId="70" w16cid:durableId="446318719">
    <w:abstractNumId w:val="29"/>
  </w:num>
  <w:num w:numId="71" w16cid:durableId="874346714">
    <w:abstractNumId w:val="28"/>
  </w:num>
  <w:num w:numId="72" w16cid:durableId="59838685">
    <w:abstractNumId w:val="14"/>
  </w:num>
  <w:num w:numId="73" w16cid:durableId="1833711892">
    <w:abstractNumId w:val="38"/>
  </w:num>
  <w:num w:numId="74" w16cid:durableId="1653287124">
    <w:abstractNumId w:val="72"/>
  </w:num>
  <w:num w:numId="75" w16cid:durableId="240220652">
    <w:abstractNumId w:val="32"/>
  </w:num>
  <w:num w:numId="76" w16cid:durableId="1400323398">
    <w:abstractNumId w:val="47"/>
  </w:num>
  <w:num w:numId="77" w16cid:durableId="1564175403">
    <w:abstractNumId w:val="19"/>
  </w:num>
  <w:num w:numId="78" w16cid:durableId="1893887226">
    <w:abstractNumId w:val="4"/>
  </w:num>
  <w:num w:numId="79" w16cid:durableId="1086993622">
    <w:abstractNumId w:val="36"/>
  </w:num>
  <w:num w:numId="80" w16cid:durableId="602807995">
    <w:abstractNumId w:val="61"/>
  </w:num>
  <w:num w:numId="81" w16cid:durableId="1893301314">
    <w:abstractNumId w:val="37"/>
  </w:num>
  <w:num w:numId="82" w16cid:durableId="543756384">
    <w:abstractNumId w:val="57"/>
  </w:num>
  <w:num w:numId="83" w16cid:durableId="506987687">
    <w:abstractNumId w:val="34"/>
  </w:num>
  <w:num w:numId="84" w16cid:durableId="1438064382">
    <w:abstractNumId w:val="17"/>
  </w:num>
  <w:num w:numId="85" w16cid:durableId="1476945515">
    <w:abstractNumId w:val="42"/>
    <w:lvlOverride w:ilvl="0">
      <w:startOverride w:val="1"/>
    </w:lvlOverride>
  </w:num>
  <w:num w:numId="86" w16cid:durableId="597566038">
    <w:abstractNumId w:val="65"/>
  </w:num>
  <w:num w:numId="87" w16cid:durableId="736703481">
    <w:abstractNumId w:val="6"/>
  </w:num>
  <w:num w:numId="88" w16cid:durableId="2119132637">
    <w:abstractNumId w:val="15"/>
  </w:num>
  <w:num w:numId="89" w16cid:durableId="1737125087">
    <w:abstractNumId w:val="9"/>
  </w:num>
  <w:num w:numId="90" w16cid:durableId="1913150730">
    <w:abstractNumId w:val="42"/>
  </w:num>
  <w:num w:numId="91" w16cid:durableId="1144395403">
    <w:abstractNumId w:val="42"/>
  </w:num>
  <w:num w:numId="92" w16cid:durableId="1994600261">
    <w:abstractNumId w:val="42"/>
    <w:lvlOverride w:ilvl="0">
      <w:startOverride w:val="1"/>
    </w:lvlOverride>
  </w:num>
  <w:num w:numId="93" w16cid:durableId="1957524533">
    <w:abstractNumId w:val="7"/>
  </w:num>
  <w:num w:numId="94" w16cid:durableId="563024518">
    <w:abstractNumId w:val="42"/>
  </w:num>
  <w:num w:numId="95" w16cid:durableId="918098487">
    <w:abstractNumId w:val="42"/>
  </w:num>
  <w:num w:numId="96" w16cid:durableId="986938133">
    <w:abstractNumId w:val="42"/>
  </w:num>
  <w:num w:numId="97" w16cid:durableId="1260525038">
    <w:abstractNumId w:val="42"/>
  </w:num>
  <w:num w:numId="98" w16cid:durableId="1162695158">
    <w:abstractNumId w:val="42"/>
  </w:num>
  <w:num w:numId="99" w16cid:durableId="1588228614">
    <w:abstractNumId w:val="42"/>
  </w:num>
  <w:num w:numId="100" w16cid:durableId="1358045569">
    <w:abstractNumId w:val="42"/>
  </w:num>
  <w:num w:numId="101" w16cid:durableId="1044283081">
    <w:abstractNumId w:val="42"/>
  </w:num>
  <w:num w:numId="102" w16cid:durableId="1419713832">
    <w:abstractNumId w:val="42"/>
  </w:num>
  <w:num w:numId="103" w16cid:durableId="1563178315">
    <w:abstractNumId w:val="42"/>
  </w:num>
  <w:num w:numId="104" w16cid:durableId="613948239">
    <w:abstractNumId w:val="42"/>
  </w:num>
  <w:num w:numId="105" w16cid:durableId="642196876">
    <w:abstractNumId w:val="42"/>
  </w:num>
  <w:num w:numId="106" w16cid:durableId="576329642">
    <w:abstractNumId w:val="25"/>
  </w:num>
  <w:num w:numId="107" w16cid:durableId="2046170943">
    <w:abstractNumId w:val="42"/>
  </w:num>
  <w:num w:numId="108" w16cid:durableId="914633038">
    <w:abstractNumId w:val="42"/>
  </w:num>
  <w:num w:numId="109" w16cid:durableId="465393282">
    <w:abstractNumId w:val="42"/>
  </w:num>
  <w:num w:numId="110" w16cid:durableId="2026983209">
    <w:abstractNumId w:val="42"/>
  </w:num>
  <w:num w:numId="111" w16cid:durableId="2110544299">
    <w:abstractNumId w:val="42"/>
  </w:num>
  <w:numIdMacAtCleanup w:val="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da Ulrich">
    <w15:presenceInfo w15:providerId="AD" w15:userId="S::ulrich.dorda@sckcen.be::a2ed7c69-36b0-49a7-accd-1f5c82736328"/>
  </w15:person>
  <w15:person w15:author="Bonthuys Gerkotze">
    <w15:presenceInfo w15:providerId="AD" w15:userId="S::gerkotze.bonthuys@sckcen.be::aa89ec53-9f95-42ae-98c9-b98e1cf18215"/>
  </w15:person>
  <w15:person w15:author="Dekempeneer Erik">
    <w15:presenceInfo w15:providerId="AD" w15:userId="S::erik.dekempeneer@sckcen.be::dd9c19ef-718e-40da-9588-94676f81c954"/>
  </w15:person>
  <w15:person w15:author="Kounadis Diamantis">
    <w15:presenceInfo w15:providerId="AD" w15:userId="S::Diamantis.Kounadis@sckcen.be::7238c822-46b4-462b-810a-b66879f9ee35"/>
  </w15:person>
  <w15:person w15:author="Courtheyn Peter">
    <w15:presenceInfo w15:providerId="AD" w15:userId="S::Peter.Courtheyn@extern.sckcen.be::ad6c446f-071a-44da-b97b-2cf6e05722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0" w:nlCheck="1" w:checkStyle="0"/>
  <w:activeWritingStyle w:appName="MSWord" w:lang="en-US" w:vendorID="64" w:dllVersion="0" w:nlCheck="1" w:checkStyle="0"/>
  <w:activeWritingStyle w:appName="MSWord" w:lang="nl-BE" w:vendorID="64" w:dllVersion="0" w:nlCheck="1" w:checkStyle="0"/>
  <w:activeWritingStyle w:appName="MSWord" w:lang="fr-FR" w:vendorID="64" w:dllVersion="0" w:nlCheck="1" w:checkStyle="0"/>
  <w:defaultTabStop w:val="709"/>
  <w:autoHyphenation/>
  <w:consecutiveHyphenLimit w:val="2"/>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C0"/>
    <w:rsid w:val="000009A4"/>
    <w:rsid w:val="00001140"/>
    <w:rsid w:val="0000127E"/>
    <w:rsid w:val="00001BFD"/>
    <w:rsid w:val="00002B67"/>
    <w:rsid w:val="00002DB0"/>
    <w:rsid w:val="00003586"/>
    <w:rsid w:val="00004D41"/>
    <w:rsid w:val="00004F1E"/>
    <w:rsid w:val="00005BF7"/>
    <w:rsid w:val="00006433"/>
    <w:rsid w:val="00006A66"/>
    <w:rsid w:val="00010010"/>
    <w:rsid w:val="00010170"/>
    <w:rsid w:val="0001148D"/>
    <w:rsid w:val="000116DF"/>
    <w:rsid w:val="00011A59"/>
    <w:rsid w:val="00011BAC"/>
    <w:rsid w:val="00011E09"/>
    <w:rsid w:val="00012108"/>
    <w:rsid w:val="00012273"/>
    <w:rsid w:val="00012F56"/>
    <w:rsid w:val="000130EA"/>
    <w:rsid w:val="00013A74"/>
    <w:rsid w:val="00014330"/>
    <w:rsid w:val="000177CB"/>
    <w:rsid w:val="00017D70"/>
    <w:rsid w:val="00017F54"/>
    <w:rsid w:val="00020D0C"/>
    <w:rsid w:val="00020ED6"/>
    <w:rsid w:val="00020EEE"/>
    <w:rsid w:val="000212D0"/>
    <w:rsid w:val="00021F4D"/>
    <w:rsid w:val="00022055"/>
    <w:rsid w:val="00022147"/>
    <w:rsid w:val="00023699"/>
    <w:rsid w:val="00023BC2"/>
    <w:rsid w:val="00023BFF"/>
    <w:rsid w:val="00023D12"/>
    <w:rsid w:val="00023E09"/>
    <w:rsid w:val="0002412C"/>
    <w:rsid w:val="000242AD"/>
    <w:rsid w:val="000242D9"/>
    <w:rsid w:val="000247F2"/>
    <w:rsid w:val="00025882"/>
    <w:rsid w:val="00025A11"/>
    <w:rsid w:val="00025DE9"/>
    <w:rsid w:val="00026E3E"/>
    <w:rsid w:val="00027E03"/>
    <w:rsid w:val="0003012A"/>
    <w:rsid w:val="000304F7"/>
    <w:rsid w:val="00031716"/>
    <w:rsid w:val="00031F4C"/>
    <w:rsid w:val="00033036"/>
    <w:rsid w:val="00033612"/>
    <w:rsid w:val="00033C46"/>
    <w:rsid w:val="00033F2B"/>
    <w:rsid w:val="0003477F"/>
    <w:rsid w:val="00034F50"/>
    <w:rsid w:val="000353D8"/>
    <w:rsid w:val="00035D7D"/>
    <w:rsid w:val="00036915"/>
    <w:rsid w:val="00036C75"/>
    <w:rsid w:val="0003734C"/>
    <w:rsid w:val="00037A5E"/>
    <w:rsid w:val="00037C97"/>
    <w:rsid w:val="00037F80"/>
    <w:rsid w:val="000404C9"/>
    <w:rsid w:val="00040980"/>
    <w:rsid w:val="00041698"/>
    <w:rsid w:val="000417C8"/>
    <w:rsid w:val="000422C3"/>
    <w:rsid w:val="0004364B"/>
    <w:rsid w:val="000436EE"/>
    <w:rsid w:val="000439F6"/>
    <w:rsid w:val="000440D7"/>
    <w:rsid w:val="00044715"/>
    <w:rsid w:val="00044C3E"/>
    <w:rsid w:val="00044E64"/>
    <w:rsid w:val="000473AF"/>
    <w:rsid w:val="00047D25"/>
    <w:rsid w:val="0005026D"/>
    <w:rsid w:val="00050E64"/>
    <w:rsid w:val="00051B38"/>
    <w:rsid w:val="00051FAF"/>
    <w:rsid w:val="000520D3"/>
    <w:rsid w:val="00052583"/>
    <w:rsid w:val="000527F7"/>
    <w:rsid w:val="000537B9"/>
    <w:rsid w:val="00053AC2"/>
    <w:rsid w:val="00053B98"/>
    <w:rsid w:val="00053D5F"/>
    <w:rsid w:val="0005455B"/>
    <w:rsid w:val="00054B58"/>
    <w:rsid w:val="00054C3E"/>
    <w:rsid w:val="00055031"/>
    <w:rsid w:val="000555B2"/>
    <w:rsid w:val="00055C44"/>
    <w:rsid w:val="00056639"/>
    <w:rsid w:val="00056C01"/>
    <w:rsid w:val="00056D81"/>
    <w:rsid w:val="00061171"/>
    <w:rsid w:val="000612F1"/>
    <w:rsid w:val="00062302"/>
    <w:rsid w:val="00062582"/>
    <w:rsid w:val="00062718"/>
    <w:rsid w:val="0006272C"/>
    <w:rsid w:val="00062B6A"/>
    <w:rsid w:val="00062E3D"/>
    <w:rsid w:val="0006365E"/>
    <w:rsid w:val="00063B68"/>
    <w:rsid w:val="00064252"/>
    <w:rsid w:val="0006460E"/>
    <w:rsid w:val="000647A6"/>
    <w:rsid w:val="00065A1A"/>
    <w:rsid w:val="00065B89"/>
    <w:rsid w:val="00065CD7"/>
    <w:rsid w:val="0006684E"/>
    <w:rsid w:val="000668F1"/>
    <w:rsid w:val="00066FA6"/>
    <w:rsid w:val="00070871"/>
    <w:rsid w:val="00071949"/>
    <w:rsid w:val="0007252A"/>
    <w:rsid w:val="00072ECD"/>
    <w:rsid w:val="000739C9"/>
    <w:rsid w:val="00073FF0"/>
    <w:rsid w:val="000745D8"/>
    <w:rsid w:val="000746B3"/>
    <w:rsid w:val="0007473A"/>
    <w:rsid w:val="00074A20"/>
    <w:rsid w:val="00074D44"/>
    <w:rsid w:val="000759EC"/>
    <w:rsid w:val="0007666E"/>
    <w:rsid w:val="00076BC9"/>
    <w:rsid w:val="00076F5D"/>
    <w:rsid w:val="000779C1"/>
    <w:rsid w:val="00077AFE"/>
    <w:rsid w:val="00077B90"/>
    <w:rsid w:val="00080949"/>
    <w:rsid w:val="0008107C"/>
    <w:rsid w:val="00082A27"/>
    <w:rsid w:val="00083016"/>
    <w:rsid w:val="00085C2D"/>
    <w:rsid w:val="00085EB5"/>
    <w:rsid w:val="00086D8E"/>
    <w:rsid w:val="00087538"/>
    <w:rsid w:val="000901D6"/>
    <w:rsid w:val="0009055F"/>
    <w:rsid w:val="00090AEE"/>
    <w:rsid w:val="0009107A"/>
    <w:rsid w:val="00091426"/>
    <w:rsid w:val="00092752"/>
    <w:rsid w:val="00093121"/>
    <w:rsid w:val="00093D41"/>
    <w:rsid w:val="00094F3D"/>
    <w:rsid w:val="00095A99"/>
    <w:rsid w:val="00095B0B"/>
    <w:rsid w:val="00095E33"/>
    <w:rsid w:val="00095EC1"/>
    <w:rsid w:val="000967DC"/>
    <w:rsid w:val="00096E0D"/>
    <w:rsid w:val="00096E71"/>
    <w:rsid w:val="00097C6B"/>
    <w:rsid w:val="00097D7C"/>
    <w:rsid w:val="000A08B4"/>
    <w:rsid w:val="000A08F4"/>
    <w:rsid w:val="000A093E"/>
    <w:rsid w:val="000A0944"/>
    <w:rsid w:val="000A0C18"/>
    <w:rsid w:val="000A15A2"/>
    <w:rsid w:val="000A206B"/>
    <w:rsid w:val="000A24CB"/>
    <w:rsid w:val="000A2967"/>
    <w:rsid w:val="000A30AE"/>
    <w:rsid w:val="000A3B81"/>
    <w:rsid w:val="000A3BEE"/>
    <w:rsid w:val="000A521E"/>
    <w:rsid w:val="000A52EB"/>
    <w:rsid w:val="000A5505"/>
    <w:rsid w:val="000A5BDA"/>
    <w:rsid w:val="000A6418"/>
    <w:rsid w:val="000A70D2"/>
    <w:rsid w:val="000A79A4"/>
    <w:rsid w:val="000A7E1A"/>
    <w:rsid w:val="000A7E58"/>
    <w:rsid w:val="000A7FF9"/>
    <w:rsid w:val="000B070C"/>
    <w:rsid w:val="000B1245"/>
    <w:rsid w:val="000B1C2F"/>
    <w:rsid w:val="000B1C5C"/>
    <w:rsid w:val="000B1CB2"/>
    <w:rsid w:val="000B2D6F"/>
    <w:rsid w:val="000B39CC"/>
    <w:rsid w:val="000B3CE5"/>
    <w:rsid w:val="000B44EA"/>
    <w:rsid w:val="000B4B82"/>
    <w:rsid w:val="000B5115"/>
    <w:rsid w:val="000B51B8"/>
    <w:rsid w:val="000B52DF"/>
    <w:rsid w:val="000B5352"/>
    <w:rsid w:val="000B5C22"/>
    <w:rsid w:val="000B7CA5"/>
    <w:rsid w:val="000C012F"/>
    <w:rsid w:val="000C07B2"/>
    <w:rsid w:val="000C0857"/>
    <w:rsid w:val="000C0A16"/>
    <w:rsid w:val="000C10C4"/>
    <w:rsid w:val="000C1FE0"/>
    <w:rsid w:val="000C25FA"/>
    <w:rsid w:val="000C313B"/>
    <w:rsid w:val="000C38FB"/>
    <w:rsid w:val="000C397C"/>
    <w:rsid w:val="000C3BBB"/>
    <w:rsid w:val="000C3C6B"/>
    <w:rsid w:val="000C3DB7"/>
    <w:rsid w:val="000C4C5E"/>
    <w:rsid w:val="000C4C8A"/>
    <w:rsid w:val="000C5032"/>
    <w:rsid w:val="000C563C"/>
    <w:rsid w:val="000C6046"/>
    <w:rsid w:val="000C6FDF"/>
    <w:rsid w:val="000C7155"/>
    <w:rsid w:val="000C71E1"/>
    <w:rsid w:val="000C7452"/>
    <w:rsid w:val="000C7484"/>
    <w:rsid w:val="000C7A1C"/>
    <w:rsid w:val="000D1141"/>
    <w:rsid w:val="000D266F"/>
    <w:rsid w:val="000D2704"/>
    <w:rsid w:val="000D34C6"/>
    <w:rsid w:val="000D35A1"/>
    <w:rsid w:val="000D36A6"/>
    <w:rsid w:val="000D3C95"/>
    <w:rsid w:val="000D409C"/>
    <w:rsid w:val="000D4194"/>
    <w:rsid w:val="000D4259"/>
    <w:rsid w:val="000D4F1F"/>
    <w:rsid w:val="000D56DB"/>
    <w:rsid w:val="000D5DA2"/>
    <w:rsid w:val="000D6780"/>
    <w:rsid w:val="000D6AF0"/>
    <w:rsid w:val="000D6B0D"/>
    <w:rsid w:val="000D6B15"/>
    <w:rsid w:val="000D757A"/>
    <w:rsid w:val="000D779B"/>
    <w:rsid w:val="000D7C18"/>
    <w:rsid w:val="000E068E"/>
    <w:rsid w:val="000E2573"/>
    <w:rsid w:val="000E28AE"/>
    <w:rsid w:val="000E2D2A"/>
    <w:rsid w:val="000E355F"/>
    <w:rsid w:val="000E37E2"/>
    <w:rsid w:val="000E3A70"/>
    <w:rsid w:val="000E403D"/>
    <w:rsid w:val="000E425D"/>
    <w:rsid w:val="000E4C8C"/>
    <w:rsid w:val="000E4DA1"/>
    <w:rsid w:val="000E52DB"/>
    <w:rsid w:val="000E586E"/>
    <w:rsid w:val="000E5AD4"/>
    <w:rsid w:val="000E623E"/>
    <w:rsid w:val="000E628F"/>
    <w:rsid w:val="000E696B"/>
    <w:rsid w:val="000E7291"/>
    <w:rsid w:val="000E72CF"/>
    <w:rsid w:val="000E7747"/>
    <w:rsid w:val="000E7C92"/>
    <w:rsid w:val="000F0204"/>
    <w:rsid w:val="000F10E7"/>
    <w:rsid w:val="000F1215"/>
    <w:rsid w:val="000F1351"/>
    <w:rsid w:val="000F1B6B"/>
    <w:rsid w:val="000F1FA7"/>
    <w:rsid w:val="000F254B"/>
    <w:rsid w:val="000F269A"/>
    <w:rsid w:val="000F2AD6"/>
    <w:rsid w:val="000F2FB7"/>
    <w:rsid w:val="000F3020"/>
    <w:rsid w:val="000F3A14"/>
    <w:rsid w:val="000F3D8E"/>
    <w:rsid w:val="000F3FB4"/>
    <w:rsid w:val="000F46DE"/>
    <w:rsid w:val="000F49F8"/>
    <w:rsid w:val="000F5039"/>
    <w:rsid w:val="000F5F92"/>
    <w:rsid w:val="000F6448"/>
    <w:rsid w:val="000F64C9"/>
    <w:rsid w:val="000F66FC"/>
    <w:rsid w:val="000F68D0"/>
    <w:rsid w:val="000F6FAA"/>
    <w:rsid w:val="000F77B2"/>
    <w:rsid w:val="000F7A6A"/>
    <w:rsid w:val="00100332"/>
    <w:rsid w:val="00100759"/>
    <w:rsid w:val="001007A0"/>
    <w:rsid w:val="00101C08"/>
    <w:rsid w:val="00102782"/>
    <w:rsid w:val="001028E0"/>
    <w:rsid w:val="0010379F"/>
    <w:rsid w:val="00103953"/>
    <w:rsid w:val="001041D9"/>
    <w:rsid w:val="0010422E"/>
    <w:rsid w:val="0010513B"/>
    <w:rsid w:val="001054BF"/>
    <w:rsid w:val="001054F9"/>
    <w:rsid w:val="0010641B"/>
    <w:rsid w:val="001069D5"/>
    <w:rsid w:val="00106E83"/>
    <w:rsid w:val="00107497"/>
    <w:rsid w:val="00110726"/>
    <w:rsid w:val="00110C3C"/>
    <w:rsid w:val="00111076"/>
    <w:rsid w:val="00111E61"/>
    <w:rsid w:val="00112A20"/>
    <w:rsid w:val="00112A82"/>
    <w:rsid w:val="0011459C"/>
    <w:rsid w:val="001146C1"/>
    <w:rsid w:val="00114712"/>
    <w:rsid w:val="00114F1E"/>
    <w:rsid w:val="001159B1"/>
    <w:rsid w:val="00115D4A"/>
    <w:rsid w:val="001165FF"/>
    <w:rsid w:val="00116A62"/>
    <w:rsid w:val="001175BC"/>
    <w:rsid w:val="00117AEE"/>
    <w:rsid w:val="00117C0E"/>
    <w:rsid w:val="001203A0"/>
    <w:rsid w:val="00120452"/>
    <w:rsid w:val="00120BF7"/>
    <w:rsid w:val="00121906"/>
    <w:rsid w:val="00122E03"/>
    <w:rsid w:val="00122E1E"/>
    <w:rsid w:val="00123C1E"/>
    <w:rsid w:val="00124806"/>
    <w:rsid w:val="00124DFE"/>
    <w:rsid w:val="001262D0"/>
    <w:rsid w:val="001267D7"/>
    <w:rsid w:val="00126820"/>
    <w:rsid w:val="00127E48"/>
    <w:rsid w:val="00127F29"/>
    <w:rsid w:val="001301CA"/>
    <w:rsid w:val="00130FB5"/>
    <w:rsid w:val="00131CA5"/>
    <w:rsid w:val="00132D0B"/>
    <w:rsid w:val="00133191"/>
    <w:rsid w:val="0013355A"/>
    <w:rsid w:val="00133565"/>
    <w:rsid w:val="0013394B"/>
    <w:rsid w:val="00134785"/>
    <w:rsid w:val="001348D2"/>
    <w:rsid w:val="00134A2C"/>
    <w:rsid w:val="00134CE2"/>
    <w:rsid w:val="00134D3A"/>
    <w:rsid w:val="00135272"/>
    <w:rsid w:val="00135902"/>
    <w:rsid w:val="00135CEC"/>
    <w:rsid w:val="001367FC"/>
    <w:rsid w:val="001369E0"/>
    <w:rsid w:val="00137339"/>
    <w:rsid w:val="00137D84"/>
    <w:rsid w:val="00137E26"/>
    <w:rsid w:val="00140665"/>
    <w:rsid w:val="00140B20"/>
    <w:rsid w:val="001413A4"/>
    <w:rsid w:val="00141E8A"/>
    <w:rsid w:val="00142342"/>
    <w:rsid w:val="001429FD"/>
    <w:rsid w:val="00142C3C"/>
    <w:rsid w:val="001433A5"/>
    <w:rsid w:val="00143411"/>
    <w:rsid w:val="00143F2F"/>
    <w:rsid w:val="001440FB"/>
    <w:rsid w:val="00144554"/>
    <w:rsid w:val="001448FB"/>
    <w:rsid w:val="0014539C"/>
    <w:rsid w:val="00145F29"/>
    <w:rsid w:val="00146F63"/>
    <w:rsid w:val="00147EEB"/>
    <w:rsid w:val="00150009"/>
    <w:rsid w:val="00150959"/>
    <w:rsid w:val="00150A18"/>
    <w:rsid w:val="00150A3D"/>
    <w:rsid w:val="001511DA"/>
    <w:rsid w:val="001521D7"/>
    <w:rsid w:val="001524E5"/>
    <w:rsid w:val="001539E1"/>
    <w:rsid w:val="00153D17"/>
    <w:rsid w:val="00153D27"/>
    <w:rsid w:val="0015400F"/>
    <w:rsid w:val="0015475A"/>
    <w:rsid w:val="00154C39"/>
    <w:rsid w:val="00154D8E"/>
    <w:rsid w:val="0015549B"/>
    <w:rsid w:val="00155E1D"/>
    <w:rsid w:val="00156247"/>
    <w:rsid w:val="00156E33"/>
    <w:rsid w:val="00156E49"/>
    <w:rsid w:val="00157959"/>
    <w:rsid w:val="001616E8"/>
    <w:rsid w:val="00161A6D"/>
    <w:rsid w:val="00161F06"/>
    <w:rsid w:val="00162FB6"/>
    <w:rsid w:val="001630C3"/>
    <w:rsid w:val="00163130"/>
    <w:rsid w:val="0016388D"/>
    <w:rsid w:val="00164756"/>
    <w:rsid w:val="00165969"/>
    <w:rsid w:val="00166960"/>
    <w:rsid w:val="00166F36"/>
    <w:rsid w:val="00166FE6"/>
    <w:rsid w:val="0016738A"/>
    <w:rsid w:val="001675F3"/>
    <w:rsid w:val="001679CE"/>
    <w:rsid w:val="00170D3C"/>
    <w:rsid w:val="001714E9"/>
    <w:rsid w:val="001735B0"/>
    <w:rsid w:val="00173C96"/>
    <w:rsid w:val="00174277"/>
    <w:rsid w:val="0017506D"/>
    <w:rsid w:val="00175F06"/>
    <w:rsid w:val="001769E6"/>
    <w:rsid w:val="0017715F"/>
    <w:rsid w:val="0017795C"/>
    <w:rsid w:val="001779D3"/>
    <w:rsid w:val="00180553"/>
    <w:rsid w:val="00180600"/>
    <w:rsid w:val="001807A2"/>
    <w:rsid w:val="00180E73"/>
    <w:rsid w:val="0018151F"/>
    <w:rsid w:val="00181A13"/>
    <w:rsid w:val="00181F5A"/>
    <w:rsid w:val="00182172"/>
    <w:rsid w:val="001821E0"/>
    <w:rsid w:val="00182CB9"/>
    <w:rsid w:val="00182F1E"/>
    <w:rsid w:val="00183039"/>
    <w:rsid w:val="00183D0D"/>
    <w:rsid w:val="00184993"/>
    <w:rsid w:val="00184C04"/>
    <w:rsid w:val="001856BC"/>
    <w:rsid w:val="001857BA"/>
    <w:rsid w:val="00185B3A"/>
    <w:rsid w:val="001866C5"/>
    <w:rsid w:val="00186762"/>
    <w:rsid w:val="0018778C"/>
    <w:rsid w:val="00187B24"/>
    <w:rsid w:val="00190219"/>
    <w:rsid w:val="001906A8"/>
    <w:rsid w:val="00190AB9"/>
    <w:rsid w:val="00190BF5"/>
    <w:rsid w:val="00190CB6"/>
    <w:rsid w:val="00191349"/>
    <w:rsid w:val="00191D7F"/>
    <w:rsid w:val="0019212C"/>
    <w:rsid w:val="00192319"/>
    <w:rsid w:val="00192660"/>
    <w:rsid w:val="00192E67"/>
    <w:rsid w:val="00192E8F"/>
    <w:rsid w:val="00193007"/>
    <w:rsid w:val="001938F2"/>
    <w:rsid w:val="0019431C"/>
    <w:rsid w:val="0019487D"/>
    <w:rsid w:val="00194957"/>
    <w:rsid w:val="00194BEF"/>
    <w:rsid w:val="00194D5F"/>
    <w:rsid w:val="0019543C"/>
    <w:rsid w:val="0019563E"/>
    <w:rsid w:val="00195A9B"/>
    <w:rsid w:val="00195BC0"/>
    <w:rsid w:val="0019611C"/>
    <w:rsid w:val="00197AEF"/>
    <w:rsid w:val="00197E4B"/>
    <w:rsid w:val="001A0378"/>
    <w:rsid w:val="001A16C3"/>
    <w:rsid w:val="001A1D05"/>
    <w:rsid w:val="001A1F7A"/>
    <w:rsid w:val="001A20E0"/>
    <w:rsid w:val="001A2256"/>
    <w:rsid w:val="001A29CD"/>
    <w:rsid w:val="001A2B02"/>
    <w:rsid w:val="001A3CD7"/>
    <w:rsid w:val="001A5680"/>
    <w:rsid w:val="001A5756"/>
    <w:rsid w:val="001A5FF0"/>
    <w:rsid w:val="001A691B"/>
    <w:rsid w:val="001A6B0B"/>
    <w:rsid w:val="001A79E1"/>
    <w:rsid w:val="001A7F9D"/>
    <w:rsid w:val="001B0EB7"/>
    <w:rsid w:val="001B1274"/>
    <w:rsid w:val="001B138F"/>
    <w:rsid w:val="001B1E27"/>
    <w:rsid w:val="001B2096"/>
    <w:rsid w:val="001B21D4"/>
    <w:rsid w:val="001B24F8"/>
    <w:rsid w:val="001B26C5"/>
    <w:rsid w:val="001B2DD3"/>
    <w:rsid w:val="001B30A4"/>
    <w:rsid w:val="001B3A25"/>
    <w:rsid w:val="001B3B13"/>
    <w:rsid w:val="001B51D9"/>
    <w:rsid w:val="001B5A41"/>
    <w:rsid w:val="001B5A98"/>
    <w:rsid w:val="001B6076"/>
    <w:rsid w:val="001B6C41"/>
    <w:rsid w:val="001B74F4"/>
    <w:rsid w:val="001C06A9"/>
    <w:rsid w:val="001C099A"/>
    <w:rsid w:val="001C0AB9"/>
    <w:rsid w:val="001C0CE3"/>
    <w:rsid w:val="001C1432"/>
    <w:rsid w:val="001C1494"/>
    <w:rsid w:val="001C2254"/>
    <w:rsid w:val="001C2E02"/>
    <w:rsid w:val="001C5A25"/>
    <w:rsid w:val="001C6686"/>
    <w:rsid w:val="001C7434"/>
    <w:rsid w:val="001C76F9"/>
    <w:rsid w:val="001C7BCA"/>
    <w:rsid w:val="001C7F50"/>
    <w:rsid w:val="001D0394"/>
    <w:rsid w:val="001D0906"/>
    <w:rsid w:val="001D0A4A"/>
    <w:rsid w:val="001D11B4"/>
    <w:rsid w:val="001D2020"/>
    <w:rsid w:val="001D2732"/>
    <w:rsid w:val="001D2B3D"/>
    <w:rsid w:val="001D2D04"/>
    <w:rsid w:val="001D3C59"/>
    <w:rsid w:val="001D496E"/>
    <w:rsid w:val="001D499E"/>
    <w:rsid w:val="001D4BE6"/>
    <w:rsid w:val="001D5752"/>
    <w:rsid w:val="001D5757"/>
    <w:rsid w:val="001D6005"/>
    <w:rsid w:val="001D6A7D"/>
    <w:rsid w:val="001D7651"/>
    <w:rsid w:val="001D7813"/>
    <w:rsid w:val="001D7978"/>
    <w:rsid w:val="001D7ED5"/>
    <w:rsid w:val="001E12D3"/>
    <w:rsid w:val="001E180D"/>
    <w:rsid w:val="001E184B"/>
    <w:rsid w:val="001E231C"/>
    <w:rsid w:val="001E2416"/>
    <w:rsid w:val="001E258D"/>
    <w:rsid w:val="001E2864"/>
    <w:rsid w:val="001E2A1B"/>
    <w:rsid w:val="001E2ECC"/>
    <w:rsid w:val="001E396F"/>
    <w:rsid w:val="001E3AA5"/>
    <w:rsid w:val="001E54EE"/>
    <w:rsid w:val="001E5BC4"/>
    <w:rsid w:val="001E64D2"/>
    <w:rsid w:val="001E6DD6"/>
    <w:rsid w:val="001E748B"/>
    <w:rsid w:val="001F0112"/>
    <w:rsid w:val="001F1219"/>
    <w:rsid w:val="001F155F"/>
    <w:rsid w:val="001F1B36"/>
    <w:rsid w:val="001F30BC"/>
    <w:rsid w:val="001F3269"/>
    <w:rsid w:val="001F38D7"/>
    <w:rsid w:val="001F39CC"/>
    <w:rsid w:val="001F4194"/>
    <w:rsid w:val="001F4761"/>
    <w:rsid w:val="001F4A0A"/>
    <w:rsid w:val="001F4DF2"/>
    <w:rsid w:val="001F5DEF"/>
    <w:rsid w:val="001F7F6E"/>
    <w:rsid w:val="00200725"/>
    <w:rsid w:val="00200F08"/>
    <w:rsid w:val="0020107B"/>
    <w:rsid w:val="002014CE"/>
    <w:rsid w:val="002018FA"/>
    <w:rsid w:val="00201A98"/>
    <w:rsid w:val="00202342"/>
    <w:rsid w:val="0020326D"/>
    <w:rsid w:val="002032D0"/>
    <w:rsid w:val="00203592"/>
    <w:rsid w:val="002043C1"/>
    <w:rsid w:val="00204873"/>
    <w:rsid w:val="00205E04"/>
    <w:rsid w:val="002067E1"/>
    <w:rsid w:val="00206AC5"/>
    <w:rsid w:val="00207251"/>
    <w:rsid w:val="00207C7D"/>
    <w:rsid w:val="00210C2D"/>
    <w:rsid w:val="00210FB7"/>
    <w:rsid w:val="002112D8"/>
    <w:rsid w:val="00211741"/>
    <w:rsid w:val="002117DB"/>
    <w:rsid w:val="00211CC0"/>
    <w:rsid w:val="00211CDA"/>
    <w:rsid w:val="00211D13"/>
    <w:rsid w:val="00212364"/>
    <w:rsid w:val="002124C9"/>
    <w:rsid w:val="002126AC"/>
    <w:rsid w:val="00212CF2"/>
    <w:rsid w:val="00213046"/>
    <w:rsid w:val="002134DF"/>
    <w:rsid w:val="00213959"/>
    <w:rsid w:val="00213CD0"/>
    <w:rsid w:val="00213DDE"/>
    <w:rsid w:val="00213F66"/>
    <w:rsid w:val="00214C6E"/>
    <w:rsid w:val="00214C9E"/>
    <w:rsid w:val="00216181"/>
    <w:rsid w:val="002165AA"/>
    <w:rsid w:val="002175A0"/>
    <w:rsid w:val="00220BA1"/>
    <w:rsid w:val="00220EFA"/>
    <w:rsid w:val="00221C18"/>
    <w:rsid w:val="00221F3C"/>
    <w:rsid w:val="002221A8"/>
    <w:rsid w:val="002222E4"/>
    <w:rsid w:val="002225D5"/>
    <w:rsid w:val="00222883"/>
    <w:rsid w:val="002240C8"/>
    <w:rsid w:val="002243E7"/>
    <w:rsid w:val="00225F95"/>
    <w:rsid w:val="002267C1"/>
    <w:rsid w:val="00230119"/>
    <w:rsid w:val="00230AA4"/>
    <w:rsid w:val="00230FDD"/>
    <w:rsid w:val="002312C1"/>
    <w:rsid w:val="002339A9"/>
    <w:rsid w:val="00233A0C"/>
    <w:rsid w:val="002350AB"/>
    <w:rsid w:val="00235258"/>
    <w:rsid w:val="002358D0"/>
    <w:rsid w:val="00236A7A"/>
    <w:rsid w:val="00236C52"/>
    <w:rsid w:val="00236CF2"/>
    <w:rsid w:val="00237293"/>
    <w:rsid w:val="00237693"/>
    <w:rsid w:val="002379BC"/>
    <w:rsid w:val="0024074D"/>
    <w:rsid w:val="00241B01"/>
    <w:rsid w:val="00242A98"/>
    <w:rsid w:val="00242EB8"/>
    <w:rsid w:val="002435BE"/>
    <w:rsid w:val="00243AF8"/>
    <w:rsid w:val="002441A4"/>
    <w:rsid w:val="00244819"/>
    <w:rsid w:val="002453B6"/>
    <w:rsid w:val="00245C40"/>
    <w:rsid w:val="002465F9"/>
    <w:rsid w:val="002468F0"/>
    <w:rsid w:val="00246D7B"/>
    <w:rsid w:val="0024717F"/>
    <w:rsid w:val="002475C9"/>
    <w:rsid w:val="002476AB"/>
    <w:rsid w:val="00247958"/>
    <w:rsid w:val="002503F2"/>
    <w:rsid w:val="00250DE5"/>
    <w:rsid w:val="00251ED1"/>
    <w:rsid w:val="00252856"/>
    <w:rsid w:val="00252C1F"/>
    <w:rsid w:val="002531AC"/>
    <w:rsid w:val="002537A0"/>
    <w:rsid w:val="00253B51"/>
    <w:rsid w:val="0025525C"/>
    <w:rsid w:val="00255298"/>
    <w:rsid w:val="00255502"/>
    <w:rsid w:val="00255958"/>
    <w:rsid w:val="002562B4"/>
    <w:rsid w:val="00256889"/>
    <w:rsid w:val="00256DFC"/>
    <w:rsid w:val="00256FBC"/>
    <w:rsid w:val="002572C2"/>
    <w:rsid w:val="00257ACA"/>
    <w:rsid w:val="00257C00"/>
    <w:rsid w:val="00260734"/>
    <w:rsid w:val="0026086F"/>
    <w:rsid w:val="00260B2B"/>
    <w:rsid w:val="00260F13"/>
    <w:rsid w:val="00261810"/>
    <w:rsid w:val="00261C67"/>
    <w:rsid w:val="00261E92"/>
    <w:rsid w:val="00262919"/>
    <w:rsid w:val="002632E6"/>
    <w:rsid w:val="00263977"/>
    <w:rsid w:val="00263BEC"/>
    <w:rsid w:val="002641FD"/>
    <w:rsid w:val="0026429C"/>
    <w:rsid w:val="00264BC3"/>
    <w:rsid w:val="00264F18"/>
    <w:rsid w:val="0026504E"/>
    <w:rsid w:val="0026506D"/>
    <w:rsid w:val="0026521C"/>
    <w:rsid w:val="002666A9"/>
    <w:rsid w:val="00266AB1"/>
    <w:rsid w:val="00266C07"/>
    <w:rsid w:val="00267A8B"/>
    <w:rsid w:val="00267F64"/>
    <w:rsid w:val="002700D7"/>
    <w:rsid w:val="0027064C"/>
    <w:rsid w:val="00270DA5"/>
    <w:rsid w:val="00271214"/>
    <w:rsid w:val="002714C7"/>
    <w:rsid w:val="00271919"/>
    <w:rsid w:val="00271976"/>
    <w:rsid w:val="002719F7"/>
    <w:rsid w:val="00272232"/>
    <w:rsid w:val="00272E66"/>
    <w:rsid w:val="00273115"/>
    <w:rsid w:val="0027426D"/>
    <w:rsid w:val="00274327"/>
    <w:rsid w:val="00274859"/>
    <w:rsid w:val="002749A5"/>
    <w:rsid w:val="002749A6"/>
    <w:rsid w:val="0027611E"/>
    <w:rsid w:val="00276D29"/>
    <w:rsid w:val="0027727B"/>
    <w:rsid w:val="00277746"/>
    <w:rsid w:val="002779D9"/>
    <w:rsid w:val="002779EC"/>
    <w:rsid w:val="0028110E"/>
    <w:rsid w:val="0028124D"/>
    <w:rsid w:val="0028142D"/>
    <w:rsid w:val="002821BF"/>
    <w:rsid w:val="0028226B"/>
    <w:rsid w:val="0028305F"/>
    <w:rsid w:val="002839F3"/>
    <w:rsid w:val="00284614"/>
    <w:rsid w:val="002846FC"/>
    <w:rsid w:val="00285346"/>
    <w:rsid w:val="0028571D"/>
    <w:rsid w:val="00285A47"/>
    <w:rsid w:val="00286110"/>
    <w:rsid w:val="0028668B"/>
    <w:rsid w:val="00286844"/>
    <w:rsid w:val="00287008"/>
    <w:rsid w:val="0028764C"/>
    <w:rsid w:val="00287EA9"/>
    <w:rsid w:val="002900A6"/>
    <w:rsid w:val="0029013D"/>
    <w:rsid w:val="002914CD"/>
    <w:rsid w:val="00291C6D"/>
    <w:rsid w:val="00292F65"/>
    <w:rsid w:val="00293088"/>
    <w:rsid w:val="002936FA"/>
    <w:rsid w:val="0029396F"/>
    <w:rsid w:val="00294517"/>
    <w:rsid w:val="00294C4C"/>
    <w:rsid w:val="00295E33"/>
    <w:rsid w:val="0029678B"/>
    <w:rsid w:val="002969D3"/>
    <w:rsid w:val="00296B77"/>
    <w:rsid w:val="00297CBF"/>
    <w:rsid w:val="00297D46"/>
    <w:rsid w:val="002A04BB"/>
    <w:rsid w:val="002A07F6"/>
    <w:rsid w:val="002A1185"/>
    <w:rsid w:val="002A11E8"/>
    <w:rsid w:val="002A1AC4"/>
    <w:rsid w:val="002A1C75"/>
    <w:rsid w:val="002A2101"/>
    <w:rsid w:val="002A2A8D"/>
    <w:rsid w:val="002A387E"/>
    <w:rsid w:val="002A3D39"/>
    <w:rsid w:val="002A3D68"/>
    <w:rsid w:val="002A52C7"/>
    <w:rsid w:val="002A5CCD"/>
    <w:rsid w:val="002A782E"/>
    <w:rsid w:val="002B0475"/>
    <w:rsid w:val="002B0772"/>
    <w:rsid w:val="002B0E55"/>
    <w:rsid w:val="002B1253"/>
    <w:rsid w:val="002B2045"/>
    <w:rsid w:val="002B33A1"/>
    <w:rsid w:val="002B3D9F"/>
    <w:rsid w:val="002B4698"/>
    <w:rsid w:val="002B46DF"/>
    <w:rsid w:val="002B49EE"/>
    <w:rsid w:val="002B4D6D"/>
    <w:rsid w:val="002B5380"/>
    <w:rsid w:val="002B54E6"/>
    <w:rsid w:val="002B5AC8"/>
    <w:rsid w:val="002B640A"/>
    <w:rsid w:val="002B6EDD"/>
    <w:rsid w:val="002B7563"/>
    <w:rsid w:val="002B7E5F"/>
    <w:rsid w:val="002C07FA"/>
    <w:rsid w:val="002C248A"/>
    <w:rsid w:val="002C2DBA"/>
    <w:rsid w:val="002C3270"/>
    <w:rsid w:val="002C32C3"/>
    <w:rsid w:val="002C333D"/>
    <w:rsid w:val="002C53F4"/>
    <w:rsid w:val="002C5C10"/>
    <w:rsid w:val="002C5D75"/>
    <w:rsid w:val="002C5E2C"/>
    <w:rsid w:val="002C70E2"/>
    <w:rsid w:val="002C741E"/>
    <w:rsid w:val="002C76E5"/>
    <w:rsid w:val="002C7D98"/>
    <w:rsid w:val="002D0AF5"/>
    <w:rsid w:val="002D1C52"/>
    <w:rsid w:val="002D1F13"/>
    <w:rsid w:val="002D20D8"/>
    <w:rsid w:val="002D2743"/>
    <w:rsid w:val="002D2C29"/>
    <w:rsid w:val="002D2F57"/>
    <w:rsid w:val="002D33A3"/>
    <w:rsid w:val="002D41B1"/>
    <w:rsid w:val="002D4759"/>
    <w:rsid w:val="002D4CCB"/>
    <w:rsid w:val="002D560E"/>
    <w:rsid w:val="002D57EC"/>
    <w:rsid w:val="002D5DF0"/>
    <w:rsid w:val="002D697C"/>
    <w:rsid w:val="002D714E"/>
    <w:rsid w:val="002D786F"/>
    <w:rsid w:val="002E1326"/>
    <w:rsid w:val="002E13A9"/>
    <w:rsid w:val="002E229E"/>
    <w:rsid w:val="002E28B5"/>
    <w:rsid w:val="002E3FDB"/>
    <w:rsid w:val="002E4863"/>
    <w:rsid w:val="002E4AEF"/>
    <w:rsid w:val="002E54C8"/>
    <w:rsid w:val="002E6666"/>
    <w:rsid w:val="002E66B7"/>
    <w:rsid w:val="002E689A"/>
    <w:rsid w:val="002E7D43"/>
    <w:rsid w:val="002F0A2C"/>
    <w:rsid w:val="002F147F"/>
    <w:rsid w:val="002F187A"/>
    <w:rsid w:val="002F18C0"/>
    <w:rsid w:val="002F1B51"/>
    <w:rsid w:val="002F1F6C"/>
    <w:rsid w:val="002F2581"/>
    <w:rsid w:val="002F25FB"/>
    <w:rsid w:val="002F343D"/>
    <w:rsid w:val="002F3A74"/>
    <w:rsid w:val="002F3D0E"/>
    <w:rsid w:val="002F4444"/>
    <w:rsid w:val="002F4F0A"/>
    <w:rsid w:val="002F4FA7"/>
    <w:rsid w:val="002F5C0D"/>
    <w:rsid w:val="002F6921"/>
    <w:rsid w:val="002F70A5"/>
    <w:rsid w:val="002F7F72"/>
    <w:rsid w:val="00300516"/>
    <w:rsid w:val="00300BD0"/>
    <w:rsid w:val="00300EAC"/>
    <w:rsid w:val="003012EC"/>
    <w:rsid w:val="003015CA"/>
    <w:rsid w:val="003025FA"/>
    <w:rsid w:val="003034F7"/>
    <w:rsid w:val="0030368F"/>
    <w:rsid w:val="00304102"/>
    <w:rsid w:val="00306908"/>
    <w:rsid w:val="00307640"/>
    <w:rsid w:val="00307DD0"/>
    <w:rsid w:val="003103EE"/>
    <w:rsid w:val="003108D6"/>
    <w:rsid w:val="003115FA"/>
    <w:rsid w:val="00314FFD"/>
    <w:rsid w:val="00315DA0"/>
    <w:rsid w:val="00315E11"/>
    <w:rsid w:val="003161DA"/>
    <w:rsid w:val="00316265"/>
    <w:rsid w:val="0031633E"/>
    <w:rsid w:val="003175D4"/>
    <w:rsid w:val="00317992"/>
    <w:rsid w:val="00321001"/>
    <w:rsid w:val="00321654"/>
    <w:rsid w:val="00321DD4"/>
    <w:rsid w:val="00322687"/>
    <w:rsid w:val="00322EA4"/>
    <w:rsid w:val="003232CF"/>
    <w:rsid w:val="003242EC"/>
    <w:rsid w:val="00324AFE"/>
    <w:rsid w:val="00324B85"/>
    <w:rsid w:val="00325546"/>
    <w:rsid w:val="00325AF8"/>
    <w:rsid w:val="00325CB0"/>
    <w:rsid w:val="00325DC5"/>
    <w:rsid w:val="00325F18"/>
    <w:rsid w:val="00326ED3"/>
    <w:rsid w:val="00326EDD"/>
    <w:rsid w:val="00327B29"/>
    <w:rsid w:val="0033020A"/>
    <w:rsid w:val="0033029A"/>
    <w:rsid w:val="00330932"/>
    <w:rsid w:val="0033142A"/>
    <w:rsid w:val="00331887"/>
    <w:rsid w:val="00333658"/>
    <w:rsid w:val="00334014"/>
    <w:rsid w:val="0033420E"/>
    <w:rsid w:val="0033454D"/>
    <w:rsid w:val="00334795"/>
    <w:rsid w:val="00334B63"/>
    <w:rsid w:val="00334C41"/>
    <w:rsid w:val="003357C0"/>
    <w:rsid w:val="00335FD3"/>
    <w:rsid w:val="00336BAE"/>
    <w:rsid w:val="00336C87"/>
    <w:rsid w:val="00336CBA"/>
    <w:rsid w:val="00336F30"/>
    <w:rsid w:val="00337200"/>
    <w:rsid w:val="00337731"/>
    <w:rsid w:val="00337D62"/>
    <w:rsid w:val="00340362"/>
    <w:rsid w:val="00340D97"/>
    <w:rsid w:val="00341A27"/>
    <w:rsid w:val="0034220E"/>
    <w:rsid w:val="00342AD4"/>
    <w:rsid w:val="00345262"/>
    <w:rsid w:val="00345EA1"/>
    <w:rsid w:val="00346316"/>
    <w:rsid w:val="00346FAA"/>
    <w:rsid w:val="00347030"/>
    <w:rsid w:val="00347CA6"/>
    <w:rsid w:val="00347DBA"/>
    <w:rsid w:val="00347E0D"/>
    <w:rsid w:val="00347EFC"/>
    <w:rsid w:val="0035007C"/>
    <w:rsid w:val="00350654"/>
    <w:rsid w:val="003511F4"/>
    <w:rsid w:val="003514A0"/>
    <w:rsid w:val="003516B5"/>
    <w:rsid w:val="00351845"/>
    <w:rsid w:val="00351E97"/>
    <w:rsid w:val="003525BD"/>
    <w:rsid w:val="00352FF0"/>
    <w:rsid w:val="003537B7"/>
    <w:rsid w:val="00353C26"/>
    <w:rsid w:val="00355610"/>
    <w:rsid w:val="00356D2B"/>
    <w:rsid w:val="00356EE9"/>
    <w:rsid w:val="0035707B"/>
    <w:rsid w:val="0035796F"/>
    <w:rsid w:val="0036144C"/>
    <w:rsid w:val="0036163B"/>
    <w:rsid w:val="00361B8E"/>
    <w:rsid w:val="00362333"/>
    <w:rsid w:val="0036281D"/>
    <w:rsid w:val="00362B8E"/>
    <w:rsid w:val="00362CF1"/>
    <w:rsid w:val="00362E96"/>
    <w:rsid w:val="00363D6E"/>
    <w:rsid w:val="0036435A"/>
    <w:rsid w:val="003647C4"/>
    <w:rsid w:val="003651E7"/>
    <w:rsid w:val="00366827"/>
    <w:rsid w:val="003675EF"/>
    <w:rsid w:val="003675F2"/>
    <w:rsid w:val="003709E3"/>
    <w:rsid w:val="00370F83"/>
    <w:rsid w:val="003713DC"/>
    <w:rsid w:val="00371932"/>
    <w:rsid w:val="003723B0"/>
    <w:rsid w:val="00372A1A"/>
    <w:rsid w:val="00372DDD"/>
    <w:rsid w:val="003730D6"/>
    <w:rsid w:val="0037380C"/>
    <w:rsid w:val="00373B69"/>
    <w:rsid w:val="00373E16"/>
    <w:rsid w:val="003751AC"/>
    <w:rsid w:val="0037582A"/>
    <w:rsid w:val="00375FB1"/>
    <w:rsid w:val="0037664C"/>
    <w:rsid w:val="00376FC9"/>
    <w:rsid w:val="00377104"/>
    <w:rsid w:val="003771D2"/>
    <w:rsid w:val="003777D7"/>
    <w:rsid w:val="00377C5D"/>
    <w:rsid w:val="003802E0"/>
    <w:rsid w:val="003803FE"/>
    <w:rsid w:val="00380937"/>
    <w:rsid w:val="00380C72"/>
    <w:rsid w:val="00381D78"/>
    <w:rsid w:val="00381F65"/>
    <w:rsid w:val="00381F8B"/>
    <w:rsid w:val="00382062"/>
    <w:rsid w:val="003823B0"/>
    <w:rsid w:val="003830CA"/>
    <w:rsid w:val="00383712"/>
    <w:rsid w:val="00383991"/>
    <w:rsid w:val="003849B0"/>
    <w:rsid w:val="00384A74"/>
    <w:rsid w:val="0038560A"/>
    <w:rsid w:val="003857F7"/>
    <w:rsid w:val="00386172"/>
    <w:rsid w:val="0038672A"/>
    <w:rsid w:val="0038697D"/>
    <w:rsid w:val="00386C99"/>
    <w:rsid w:val="00387495"/>
    <w:rsid w:val="00390139"/>
    <w:rsid w:val="00390924"/>
    <w:rsid w:val="0039147C"/>
    <w:rsid w:val="00391480"/>
    <w:rsid w:val="0039185A"/>
    <w:rsid w:val="00392646"/>
    <w:rsid w:val="00392E08"/>
    <w:rsid w:val="0039391F"/>
    <w:rsid w:val="003939F4"/>
    <w:rsid w:val="003946B1"/>
    <w:rsid w:val="003948BA"/>
    <w:rsid w:val="00395ABF"/>
    <w:rsid w:val="0039637E"/>
    <w:rsid w:val="00396C83"/>
    <w:rsid w:val="00397F5F"/>
    <w:rsid w:val="003A0167"/>
    <w:rsid w:val="003A06B5"/>
    <w:rsid w:val="003A0BAC"/>
    <w:rsid w:val="003A1D23"/>
    <w:rsid w:val="003A1E23"/>
    <w:rsid w:val="003A29B5"/>
    <w:rsid w:val="003A2ABA"/>
    <w:rsid w:val="003A369C"/>
    <w:rsid w:val="003A3B78"/>
    <w:rsid w:val="003A3C1A"/>
    <w:rsid w:val="003A40A3"/>
    <w:rsid w:val="003A4B8D"/>
    <w:rsid w:val="003A53CD"/>
    <w:rsid w:val="003A5D54"/>
    <w:rsid w:val="003A6253"/>
    <w:rsid w:val="003A79AE"/>
    <w:rsid w:val="003A7C2B"/>
    <w:rsid w:val="003B05FC"/>
    <w:rsid w:val="003B081D"/>
    <w:rsid w:val="003B0E81"/>
    <w:rsid w:val="003B12F2"/>
    <w:rsid w:val="003B18BC"/>
    <w:rsid w:val="003B1CDB"/>
    <w:rsid w:val="003B235D"/>
    <w:rsid w:val="003B24BC"/>
    <w:rsid w:val="003B32E4"/>
    <w:rsid w:val="003B36B3"/>
    <w:rsid w:val="003B3AF4"/>
    <w:rsid w:val="003B3BF1"/>
    <w:rsid w:val="003B3DBF"/>
    <w:rsid w:val="003B3DC5"/>
    <w:rsid w:val="003B4135"/>
    <w:rsid w:val="003B44E0"/>
    <w:rsid w:val="003B47E0"/>
    <w:rsid w:val="003B4A19"/>
    <w:rsid w:val="003B4BC1"/>
    <w:rsid w:val="003B5721"/>
    <w:rsid w:val="003B70DC"/>
    <w:rsid w:val="003B7172"/>
    <w:rsid w:val="003B78FB"/>
    <w:rsid w:val="003C0C7B"/>
    <w:rsid w:val="003C18A5"/>
    <w:rsid w:val="003C27EC"/>
    <w:rsid w:val="003C289A"/>
    <w:rsid w:val="003C355C"/>
    <w:rsid w:val="003C3685"/>
    <w:rsid w:val="003C4645"/>
    <w:rsid w:val="003C4DDF"/>
    <w:rsid w:val="003C509A"/>
    <w:rsid w:val="003C600E"/>
    <w:rsid w:val="003C6057"/>
    <w:rsid w:val="003C62C3"/>
    <w:rsid w:val="003C78AC"/>
    <w:rsid w:val="003C7C93"/>
    <w:rsid w:val="003D00DD"/>
    <w:rsid w:val="003D12D2"/>
    <w:rsid w:val="003D1866"/>
    <w:rsid w:val="003D24EF"/>
    <w:rsid w:val="003D3212"/>
    <w:rsid w:val="003D39B7"/>
    <w:rsid w:val="003D4716"/>
    <w:rsid w:val="003D4CEA"/>
    <w:rsid w:val="003D6429"/>
    <w:rsid w:val="003D6E2F"/>
    <w:rsid w:val="003D764B"/>
    <w:rsid w:val="003E032A"/>
    <w:rsid w:val="003E11E6"/>
    <w:rsid w:val="003E1493"/>
    <w:rsid w:val="003E2004"/>
    <w:rsid w:val="003E203E"/>
    <w:rsid w:val="003E2085"/>
    <w:rsid w:val="003E2174"/>
    <w:rsid w:val="003E2632"/>
    <w:rsid w:val="003E2A3C"/>
    <w:rsid w:val="003E2C5E"/>
    <w:rsid w:val="003E311F"/>
    <w:rsid w:val="003E34AD"/>
    <w:rsid w:val="003E3FA4"/>
    <w:rsid w:val="003E5A12"/>
    <w:rsid w:val="003E5B93"/>
    <w:rsid w:val="003E5C09"/>
    <w:rsid w:val="003E6545"/>
    <w:rsid w:val="003E6573"/>
    <w:rsid w:val="003F0E22"/>
    <w:rsid w:val="003F0EC8"/>
    <w:rsid w:val="003F1D06"/>
    <w:rsid w:val="003F1E26"/>
    <w:rsid w:val="003F1EB5"/>
    <w:rsid w:val="003F2950"/>
    <w:rsid w:val="003F3218"/>
    <w:rsid w:val="003F39FC"/>
    <w:rsid w:val="003F3CC9"/>
    <w:rsid w:val="003F3CF4"/>
    <w:rsid w:val="003F5277"/>
    <w:rsid w:val="003F58F6"/>
    <w:rsid w:val="003F5B6B"/>
    <w:rsid w:val="003F5D14"/>
    <w:rsid w:val="003F5DB3"/>
    <w:rsid w:val="003F68B9"/>
    <w:rsid w:val="003F6B05"/>
    <w:rsid w:val="003F766C"/>
    <w:rsid w:val="003F7966"/>
    <w:rsid w:val="003F7A5E"/>
    <w:rsid w:val="004000AD"/>
    <w:rsid w:val="004009EB"/>
    <w:rsid w:val="00400A23"/>
    <w:rsid w:val="00401327"/>
    <w:rsid w:val="00401601"/>
    <w:rsid w:val="0040216D"/>
    <w:rsid w:val="00403EC3"/>
    <w:rsid w:val="00404343"/>
    <w:rsid w:val="00404BF6"/>
    <w:rsid w:val="00404C21"/>
    <w:rsid w:val="00404E46"/>
    <w:rsid w:val="00405C2E"/>
    <w:rsid w:val="00405CE7"/>
    <w:rsid w:val="0040743F"/>
    <w:rsid w:val="00407A27"/>
    <w:rsid w:val="00407E2B"/>
    <w:rsid w:val="004106F3"/>
    <w:rsid w:val="004110B6"/>
    <w:rsid w:val="004119EC"/>
    <w:rsid w:val="0041201A"/>
    <w:rsid w:val="00412630"/>
    <w:rsid w:val="004127C1"/>
    <w:rsid w:val="00412ADF"/>
    <w:rsid w:val="00414463"/>
    <w:rsid w:val="004149B5"/>
    <w:rsid w:val="00414AC2"/>
    <w:rsid w:val="0041558A"/>
    <w:rsid w:val="00415924"/>
    <w:rsid w:val="004159F7"/>
    <w:rsid w:val="00415F67"/>
    <w:rsid w:val="00416DFF"/>
    <w:rsid w:val="0041746F"/>
    <w:rsid w:val="00420715"/>
    <w:rsid w:val="00420A8B"/>
    <w:rsid w:val="00420D10"/>
    <w:rsid w:val="0042152B"/>
    <w:rsid w:val="00421819"/>
    <w:rsid w:val="00421866"/>
    <w:rsid w:val="00421EEC"/>
    <w:rsid w:val="0042251B"/>
    <w:rsid w:val="00422565"/>
    <w:rsid w:val="00423F6C"/>
    <w:rsid w:val="004244F7"/>
    <w:rsid w:val="0042509A"/>
    <w:rsid w:val="00425FCD"/>
    <w:rsid w:val="00426360"/>
    <w:rsid w:val="00426DB1"/>
    <w:rsid w:val="0042744A"/>
    <w:rsid w:val="0042751E"/>
    <w:rsid w:val="004302A6"/>
    <w:rsid w:val="00430378"/>
    <w:rsid w:val="004305CA"/>
    <w:rsid w:val="00432100"/>
    <w:rsid w:val="0043241A"/>
    <w:rsid w:val="004329E8"/>
    <w:rsid w:val="00433324"/>
    <w:rsid w:val="00433638"/>
    <w:rsid w:val="00433790"/>
    <w:rsid w:val="004349E6"/>
    <w:rsid w:val="00435B40"/>
    <w:rsid w:val="00435F5E"/>
    <w:rsid w:val="00435FCA"/>
    <w:rsid w:val="0043643F"/>
    <w:rsid w:val="00436CDF"/>
    <w:rsid w:val="00437A2D"/>
    <w:rsid w:val="00437B5B"/>
    <w:rsid w:val="00441583"/>
    <w:rsid w:val="00442533"/>
    <w:rsid w:val="00442945"/>
    <w:rsid w:val="004429C0"/>
    <w:rsid w:val="004437A0"/>
    <w:rsid w:val="00443E2B"/>
    <w:rsid w:val="004444CD"/>
    <w:rsid w:val="004465F5"/>
    <w:rsid w:val="004466FF"/>
    <w:rsid w:val="004500F7"/>
    <w:rsid w:val="00450C71"/>
    <w:rsid w:val="00450E6F"/>
    <w:rsid w:val="00450EA1"/>
    <w:rsid w:val="00451341"/>
    <w:rsid w:val="00451A30"/>
    <w:rsid w:val="00451B4A"/>
    <w:rsid w:val="0045206D"/>
    <w:rsid w:val="00452B76"/>
    <w:rsid w:val="00452C5F"/>
    <w:rsid w:val="00452CC2"/>
    <w:rsid w:val="00452DCE"/>
    <w:rsid w:val="0045335C"/>
    <w:rsid w:val="00454ECD"/>
    <w:rsid w:val="004551A0"/>
    <w:rsid w:val="004557C2"/>
    <w:rsid w:val="004559F8"/>
    <w:rsid w:val="00455BD8"/>
    <w:rsid w:val="004563D4"/>
    <w:rsid w:val="00456768"/>
    <w:rsid w:val="00457015"/>
    <w:rsid w:val="004577DD"/>
    <w:rsid w:val="00460356"/>
    <w:rsid w:val="00460647"/>
    <w:rsid w:val="00460774"/>
    <w:rsid w:val="004608DF"/>
    <w:rsid w:val="004609E5"/>
    <w:rsid w:val="00460AE9"/>
    <w:rsid w:val="00460C76"/>
    <w:rsid w:val="00460CED"/>
    <w:rsid w:val="004612B7"/>
    <w:rsid w:val="00461C3B"/>
    <w:rsid w:val="00463388"/>
    <w:rsid w:val="00463606"/>
    <w:rsid w:val="0046383D"/>
    <w:rsid w:val="004638BC"/>
    <w:rsid w:val="004641A9"/>
    <w:rsid w:val="004645B2"/>
    <w:rsid w:val="00465010"/>
    <w:rsid w:val="004652A6"/>
    <w:rsid w:val="00465869"/>
    <w:rsid w:val="00465B3E"/>
    <w:rsid w:val="00465FF0"/>
    <w:rsid w:val="00466001"/>
    <w:rsid w:val="0046659F"/>
    <w:rsid w:val="004665F4"/>
    <w:rsid w:val="004672EA"/>
    <w:rsid w:val="0046748B"/>
    <w:rsid w:val="00467807"/>
    <w:rsid w:val="00467974"/>
    <w:rsid w:val="00470157"/>
    <w:rsid w:val="004701D2"/>
    <w:rsid w:val="0047062E"/>
    <w:rsid w:val="00470F4A"/>
    <w:rsid w:val="00470FAC"/>
    <w:rsid w:val="00471455"/>
    <w:rsid w:val="00471CB0"/>
    <w:rsid w:val="00472638"/>
    <w:rsid w:val="00472A0C"/>
    <w:rsid w:val="00472ACF"/>
    <w:rsid w:val="00473249"/>
    <w:rsid w:val="00473914"/>
    <w:rsid w:val="00473926"/>
    <w:rsid w:val="00473F15"/>
    <w:rsid w:val="00474074"/>
    <w:rsid w:val="00474204"/>
    <w:rsid w:val="00475211"/>
    <w:rsid w:val="0047579B"/>
    <w:rsid w:val="004761C4"/>
    <w:rsid w:val="00476CAD"/>
    <w:rsid w:val="0047717A"/>
    <w:rsid w:val="0047766C"/>
    <w:rsid w:val="00477888"/>
    <w:rsid w:val="00477CC3"/>
    <w:rsid w:val="00477D3C"/>
    <w:rsid w:val="004800B2"/>
    <w:rsid w:val="00480365"/>
    <w:rsid w:val="004805D5"/>
    <w:rsid w:val="00480FA7"/>
    <w:rsid w:val="00480FE1"/>
    <w:rsid w:val="00481545"/>
    <w:rsid w:val="004816F3"/>
    <w:rsid w:val="00481759"/>
    <w:rsid w:val="00481F4D"/>
    <w:rsid w:val="00482302"/>
    <w:rsid w:val="00482B56"/>
    <w:rsid w:val="00483E5C"/>
    <w:rsid w:val="0048431F"/>
    <w:rsid w:val="0048452B"/>
    <w:rsid w:val="004849EA"/>
    <w:rsid w:val="00485035"/>
    <w:rsid w:val="00485280"/>
    <w:rsid w:val="00485948"/>
    <w:rsid w:val="00485DB7"/>
    <w:rsid w:val="00485E79"/>
    <w:rsid w:val="0048636B"/>
    <w:rsid w:val="004866DC"/>
    <w:rsid w:val="004867F1"/>
    <w:rsid w:val="004870CE"/>
    <w:rsid w:val="0049297E"/>
    <w:rsid w:val="00492CEE"/>
    <w:rsid w:val="00493231"/>
    <w:rsid w:val="00493633"/>
    <w:rsid w:val="004938DA"/>
    <w:rsid w:val="004947EF"/>
    <w:rsid w:val="004949A9"/>
    <w:rsid w:val="00494F5A"/>
    <w:rsid w:val="00495401"/>
    <w:rsid w:val="00495629"/>
    <w:rsid w:val="0049645D"/>
    <w:rsid w:val="00496A3B"/>
    <w:rsid w:val="0049712E"/>
    <w:rsid w:val="004A05AD"/>
    <w:rsid w:val="004A061E"/>
    <w:rsid w:val="004A157D"/>
    <w:rsid w:val="004A1903"/>
    <w:rsid w:val="004A1A50"/>
    <w:rsid w:val="004A1E6F"/>
    <w:rsid w:val="004A1F37"/>
    <w:rsid w:val="004A2073"/>
    <w:rsid w:val="004A25CE"/>
    <w:rsid w:val="004A2C00"/>
    <w:rsid w:val="004A4BC2"/>
    <w:rsid w:val="004A5A6B"/>
    <w:rsid w:val="004A65DB"/>
    <w:rsid w:val="004A7C46"/>
    <w:rsid w:val="004B0BD6"/>
    <w:rsid w:val="004B0D7C"/>
    <w:rsid w:val="004B11C1"/>
    <w:rsid w:val="004B134D"/>
    <w:rsid w:val="004B15B8"/>
    <w:rsid w:val="004B2AB2"/>
    <w:rsid w:val="004B4CD4"/>
    <w:rsid w:val="004B53CB"/>
    <w:rsid w:val="004B5632"/>
    <w:rsid w:val="004B5888"/>
    <w:rsid w:val="004B5A5F"/>
    <w:rsid w:val="004B5F19"/>
    <w:rsid w:val="004B606D"/>
    <w:rsid w:val="004B691A"/>
    <w:rsid w:val="004B7310"/>
    <w:rsid w:val="004B7439"/>
    <w:rsid w:val="004B79CF"/>
    <w:rsid w:val="004C00BC"/>
    <w:rsid w:val="004C00DF"/>
    <w:rsid w:val="004C0D6D"/>
    <w:rsid w:val="004C1FF9"/>
    <w:rsid w:val="004C20FD"/>
    <w:rsid w:val="004C2414"/>
    <w:rsid w:val="004C271B"/>
    <w:rsid w:val="004C2A45"/>
    <w:rsid w:val="004C2D35"/>
    <w:rsid w:val="004C3693"/>
    <w:rsid w:val="004C38AA"/>
    <w:rsid w:val="004C4DE4"/>
    <w:rsid w:val="004C59D3"/>
    <w:rsid w:val="004C5E23"/>
    <w:rsid w:val="004C60EA"/>
    <w:rsid w:val="004C6130"/>
    <w:rsid w:val="004C61E0"/>
    <w:rsid w:val="004C6A80"/>
    <w:rsid w:val="004C6ADE"/>
    <w:rsid w:val="004C6C40"/>
    <w:rsid w:val="004C79D2"/>
    <w:rsid w:val="004C7ED0"/>
    <w:rsid w:val="004D0252"/>
    <w:rsid w:val="004D0C95"/>
    <w:rsid w:val="004D0E40"/>
    <w:rsid w:val="004D1A79"/>
    <w:rsid w:val="004D1B56"/>
    <w:rsid w:val="004D1B83"/>
    <w:rsid w:val="004D2032"/>
    <w:rsid w:val="004D215B"/>
    <w:rsid w:val="004D2444"/>
    <w:rsid w:val="004D25BC"/>
    <w:rsid w:val="004D25F0"/>
    <w:rsid w:val="004D2D70"/>
    <w:rsid w:val="004D309E"/>
    <w:rsid w:val="004D30D1"/>
    <w:rsid w:val="004D4462"/>
    <w:rsid w:val="004D52F1"/>
    <w:rsid w:val="004D5854"/>
    <w:rsid w:val="004D6BA6"/>
    <w:rsid w:val="004D7BB1"/>
    <w:rsid w:val="004D7DE3"/>
    <w:rsid w:val="004E07B9"/>
    <w:rsid w:val="004E08AC"/>
    <w:rsid w:val="004E09BB"/>
    <w:rsid w:val="004E0D32"/>
    <w:rsid w:val="004E0FBE"/>
    <w:rsid w:val="004E14DA"/>
    <w:rsid w:val="004E153D"/>
    <w:rsid w:val="004E167A"/>
    <w:rsid w:val="004E1F0C"/>
    <w:rsid w:val="004E2F07"/>
    <w:rsid w:val="004E306E"/>
    <w:rsid w:val="004E48CB"/>
    <w:rsid w:val="004E5760"/>
    <w:rsid w:val="004E58B7"/>
    <w:rsid w:val="004E5AA1"/>
    <w:rsid w:val="004E5E2D"/>
    <w:rsid w:val="004E62BD"/>
    <w:rsid w:val="004E6304"/>
    <w:rsid w:val="004E6850"/>
    <w:rsid w:val="004E6BDB"/>
    <w:rsid w:val="004E6D35"/>
    <w:rsid w:val="004F0224"/>
    <w:rsid w:val="004F0331"/>
    <w:rsid w:val="004F07FD"/>
    <w:rsid w:val="004F0E3F"/>
    <w:rsid w:val="004F1B2B"/>
    <w:rsid w:val="004F2667"/>
    <w:rsid w:val="004F2EC7"/>
    <w:rsid w:val="004F3695"/>
    <w:rsid w:val="004F3AC9"/>
    <w:rsid w:val="004F4102"/>
    <w:rsid w:val="004F4AEC"/>
    <w:rsid w:val="004F4BD0"/>
    <w:rsid w:val="004F4CB0"/>
    <w:rsid w:val="004F5813"/>
    <w:rsid w:val="004F5F95"/>
    <w:rsid w:val="004F615D"/>
    <w:rsid w:val="004F61D7"/>
    <w:rsid w:val="004F7689"/>
    <w:rsid w:val="004F777F"/>
    <w:rsid w:val="004F7B6A"/>
    <w:rsid w:val="0050004C"/>
    <w:rsid w:val="0050020C"/>
    <w:rsid w:val="00500406"/>
    <w:rsid w:val="00502194"/>
    <w:rsid w:val="00502421"/>
    <w:rsid w:val="00502C8E"/>
    <w:rsid w:val="005031F7"/>
    <w:rsid w:val="00503715"/>
    <w:rsid w:val="005041D3"/>
    <w:rsid w:val="0050475F"/>
    <w:rsid w:val="00506226"/>
    <w:rsid w:val="00506314"/>
    <w:rsid w:val="00506923"/>
    <w:rsid w:val="00507192"/>
    <w:rsid w:val="00507785"/>
    <w:rsid w:val="00511188"/>
    <w:rsid w:val="00511278"/>
    <w:rsid w:val="00511825"/>
    <w:rsid w:val="00511E30"/>
    <w:rsid w:val="00513939"/>
    <w:rsid w:val="00513A57"/>
    <w:rsid w:val="00513A5A"/>
    <w:rsid w:val="00513EA4"/>
    <w:rsid w:val="0051415B"/>
    <w:rsid w:val="0051482C"/>
    <w:rsid w:val="00515A7A"/>
    <w:rsid w:val="00515A8B"/>
    <w:rsid w:val="00515F89"/>
    <w:rsid w:val="00515FE9"/>
    <w:rsid w:val="00516390"/>
    <w:rsid w:val="00516BB7"/>
    <w:rsid w:val="00517622"/>
    <w:rsid w:val="00517663"/>
    <w:rsid w:val="00517A33"/>
    <w:rsid w:val="0052026B"/>
    <w:rsid w:val="005202ED"/>
    <w:rsid w:val="0052094A"/>
    <w:rsid w:val="00521804"/>
    <w:rsid w:val="00521927"/>
    <w:rsid w:val="00521D96"/>
    <w:rsid w:val="00521DA6"/>
    <w:rsid w:val="005227C4"/>
    <w:rsid w:val="0052389D"/>
    <w:rsid w:val="005240CB"/>
    <w:rsid w:val="00525712"/>
    <w:rsid w:val="005257FE"/>
    <w:rsid w:val="005260E6"/>
    <w:rsid w:val="005260FE"/>
    <w:rsid w:val="005262E5"/>
    <w:rsid w:val="005265A3"/>
    <w:rsid w:val="005267D3"/>
    <w:rsid w:val="005271AC"/>
    <w:rsid w:val="005274E7"/>
    <w:rsid w:val="00527E2E"/>
    <w:rsid w:val="00527FA5"/>
    <w:rsid w:val="00530826"/>
    <w:rsid w:val="005310CE"/>
    <w:rsid w:val="00531B6C"/>
    <w:rsid w:val="00531B81"/>
    <w:rsid w:val="00531EE7"/>
    <w:rsid w:val="00531F14"/>
    <w:rsid w:val="00531FAC"/>
    <w:rsid w:val="0053252D"/>
    <w:rsid w:val="00532DFC"/>
    <w:rsid w:val="00532F60"/>
    <w:rsid w:val="00533928"/>
    <w:rsid w:val="00533C5F"/>
    <w:rsid w:val="005344EC"/>
    <w:rsid w:val="00535285"/>
    <w:rsid w:val="00535458"/>
    <w:rsid w:val="005357B2"/>
    <w:rsid w:val="0053589B"/>
    <w:rsid w:val="00535CAE"/>
    <w:rsid w:val="00536015"/>
    <w:rsid w:val="005365D3"/>
    <w:rsid w:val="00540D1D"/>
    <w:rsid w:val="005423AE"/>
    <w:rsid w:val="0054254C"/>
    <w:rsid w:val="005427D7"/>
    <w:rsid w:val="005429CC"/>
    <w:rsid w:val="00542A1A"/>
    <w:rsid w:val="00542B71"/>
    <w:rsid w:val="00542BB0"/>
    <w:rsid w:val="00542F23"/>
    <w:rsid w:val="005436D8"/>
    <w:rsid w:val="00543AC3"/>
    <w:rsid w:val="0054428C"/>
    <w:rsid w:val="00544B99"/>
    <w:rsid w:val="00544EB5"/>
    <w:rsid w:val="005456B7"/>
    <w:rsid w:val="00546423"/>
    <w:rsid w:val="00546A5A"/>
    <w:rsid w:val="00546B75"/>
    <w:rsid w:val="00546CE3"/>
    <w:rsid w:val="00546E7A"/>
    <w:rsid w:val="0054792C"/>
    <w:rsid w:val="005479E2"/>
    <w:rsid w:val="00547A20"/>
    <w:rsid w:val="005505E5"/>
    <w:rsid w:val="00551142"/>
    <w:rsid w:val="00551CF0"/>
    <w:rsid w:val="0055259A"/>
    <w:rsid w:val="005536EF"/>
    <w:rsid w:val="00553A22"/>
    <w:rsid w:val="00554196"/>
    <w:rsid w:val="005547B3"/>
    <w:rsid w:val="0055597D"/>
    <w:rsid w:val="00557FCE"/>
    <w:rsid w:val="00560486"/>
    <w:rsid w:val="0056203E"/>
    <w:rsid w:val="0056208B"/>
    <w:rsid w:val="00562378"/>
    <w:rsid w:val="00562E51"/>
    <w:rsid w:val="00562F10"/>
    <w:rsid w:val="00563D60"/>
    <w:rsid w:val="00564084"/>
    <w:rsid w:val="005640BF"/>
    <w:rsid w:val="005643C2"/>
    <w:rsid w:val="005648D6"/>
    <w:rsid w:val="00564C0D"/>
    <w:rsid w:val="00565755"/>
    <w:rsid w:val="00566C14"/>
    <w:rsid w:val="0056730F"/>
    <w:rsid w:val="00567C9B"/>
    <w:rsid w:val="005706F4"/>
    <w:rsid w:val="005707D0"/>
    <w:rsid w:val="00571A96"/>
    <w:rsid w:val="005720FB"/>
    <w:rsid w:val="00572350"/>
    <w:rsid w:val="00572653"/>
    <w:rsid w:val="0057311D"/>
    <w:rsid w:val="00573400"/>
    <w:rsid w:val="0057373D"/>
    <w:rsid w:val="00573807"/>
    <w:rsid w:val="00573C95"/>
    <w:rsid w:val="00574B20"/>
    <w:rsid w:val="00575005"/>
    <w:rsid w:val="0057540B"/>
    <w:rsid w:val="00575711"/>
    <w:rsid w:val="0057656F"/>
    <w:rsid w:val="00576742"/>
    <w:rsid w:val="00577A2F"/>
    <w:rsid w:val="00577D60"/>
    <w:rsid w:val="00577F34"/>
    <w:rsid w:val="005815F2"/>
    <w:rsid w:val="00581808"/>
    <w:rsid w:val="00581925"/>
    <w:rsid w:val="005826EA"/>
    <w:rsid w:val="005828A9"/>
    <w:rsid w:val="00582AD5"/>
    <w:rsid w:val="00582BC8"/>
    <w:rsid w:val="00582DB5"/>
    <w:rsid w:val="005836DF"/>
    <w:rsid w:val="00583B1C"/>
    <w:rsid w:val="00584136"/>
    <w:rsid w:val="005844EA"/>
    <w:rsid w:val="00584A1B"/>
    <w:rsid w:val="00584F4F"/>
    <w:rsid w:val="00585419"/>
    <w:rsid w:val="005858EC"/>
    <w:rsid w:val="00585D5F"/>
    <w:rsid w:val="00585D8F"/>
    <w:rsid w:val="0058744D"/>
    <w:rsid w:val="005908D7"/>
    <w:rsid w:val="00590E85"/>
    <w:rsid w:val="0059104B"/>
    <w:rsid w:val="005911EA"/>
    <w:rsid w:val="00591C07"/>
    <w:rsid w:val="00591C6A"/>
    <w:rsid w:val="00592487"/>
    <w:rsid w:val="0059271E"/>
    <w:rsid w:val="00592FDE"/>
    <w:rsid w:val="0059311A"/>
    <w:rsid w:val="005935B4"/>
    <w:rsid w:val="0059407A"/>
    <w:rsid w:val="0059448F"/>
    <w:rsid w:val="005949A8"/>
    <w:rsid w:val="00594A67"/>
    <w:rsid w:val="00594DA9"/>
    <w:rsid w:val="00594F4D"/>
    <w:rsid w:val="005951AA"/>
    <w:rsid w:val="00595BFA"/>
    <w:rsid w:val="00595FBE"/>
    <w:rsid w:val="005964A8"/>
    <w:rsid w:val="0059652D"/>
    <w:rsid w:val="00596913"/>
    <w:rsid w:val="00596A30"/>
    <w:rsid w:val="00596B82"/>
    <w:rsid w:val="00596CC5"/>
    <w:rsid w:val="00596D06"/>
    <w:rsid w:val="00597B26"/>
    <w:rsid w:val="005A0313"/>
    <w:rsid w:val="005A0385"/>
    <w:rsid w:val="005A05BB"/>
    <w:rsid w:val="005A15B1"/>
    <w:rsid w:val="005A1C09"/>
    <w:rsid w:val="005A20C6"/>
    <w:rsid w:val="005A2FDA"/>
    <w:rsid w:val="005A33BF"/>
    <w:rsid w:val="005A479E"/>
    <w:rsid w:val="005A5246"/>
    <w:rsid w:val="005A59E7"/>
    <w:rsid w:val="005A5A53"/>
    <w:rsid w:val="005A5B23"/>
    <w:rsid w:val="005A5E81"/>
    <w:rsid w:val="005A64B2"/>
    <w:rsid w:val="005A6D3A"/>
    <w:rsid w:val="005A6E82"/>
    <w:rsid w:val="005A70F2"/>
    <w:rsid w:val="005A7D29"/>
    <w:rsid w:val="005B0450"/>
    <w:rsid w:val="005B07DA"/>
    <w:rsid w:val="005B0B22"/>
    <w:rsid w:val="005B1481"/>
    <w:rsid w:val="005B16F5"/>
    <w:rsid w:val="005B1B7C"/>
    <w:rsid w:val="005B2E2E"/>
    <w:rsid w:val="005B3FA6"/>
    <w:rsid w:val="005B41E7"/>
    <w:rsid w:val="005B44A6"/>
    <w:rsid w:val="005B5B49"/>
    <w:rsid w:val="005B6557"/>
    <w:rsid w:val="005B6C3B"/>
    <w:rsid w:val="005C0934"/>
    <w:rsid w:val="005C1507"/>
    <w:rsid w:val="005C1952"/>
    <w:rsid w:val="005C19C3"/>
    <w:rsid w:val="005C1AC7"/>
    <w:rsid w:val="005C1E98"/>
    <w:rsid w:val="005C22EC"/>
    <w:rsid w:val="005C267A"/>
    <w:rsid w:val="005C2833"/>
    <w:rsid w:val="005C2B3F"/>
    <w:rsid w:val="005C30BF"/>
    <w:rsid w:val="005C386D"/>
    <w:rsid w:val="005C3BE6"/>
    <w:rsid w:val="005C4058"/>
    <w:rsid w:val="005C41E1"/>
    <w:rsid w:val="005C4E99"/>
    <w:rsid w:val="005C4F31"/>
    <w:rsid w:val="005C52B2"/>
    <w:rsid w:val="005C565E"/>
    <w:rsid w:val="005C5E16"/>
    <w:rsid w:val="005C6471"/>
    <w:rsid w:val="005C6D02"/>
    <w:rsid w:val="005C6FA3"/>
    <w:rsid w:val="005C7664"/>
    <w:rsid w:val="005C7CD4"/>
    <w:rsid w:val="005C7E89"/>
    <w:rsid w:val="005D02DC"/>
    <w:rsid w:val="005D0F32"/>
    <w:rsid w:val="005D2084"/>
    <w:rsid w:val="005D257E"/>
    <w:rsid w:val="005D27C3"/>
    <w:rsid w:val="005D318B"/>
    <w:rsid w:val="005D322D"/>
    <w:rsid w:val="005D33A7"/>
    <w:rsid w:val="005D3682"/>
    <w:rsid w:val="005D4268"/>
    <w:rsid w:val="005D4407"/>
    <w:rsid w:val="005D4BBA"/>
    <w:rsid w:val="005D50D3"/>
    <w:rsid w:val="005D5537"/>
    <w:rsid w:val="005D5A7D"/>
    <w:rsid w:val="005D5D4C"/>
    <w:rsid w:val="005D7722"/>
    <w:rsid w:val="005D7D1F"/>
    <w:rsid w:val="005E17C8"/>
    <w:rsid w:val="005E2294"/>
    <w:rsid w:val="005E2924"/>
    <w:rsid w:val="005E3367"/>
    <w:rsid w:val="005E3475"/>
    <w:rsid w:val="005E57CF"/>
    <w:rsid w:val="005E5C25"/>
    <w:rsid w:val="005E67FD"/>
    <w:rsid w:val="005E6D38"/>
    <w:rsid w:val="005E7CBA"/>
    <w:rsid w:val="005F012B"/>
    <w:rsid w:val="005F06EA"/>
    <w:rsid w:val="005F077C"/>
    <w:rsid w:val="005F14A2"/>
    <w:rsid w:val="005F18E0"/>
    <w:rsid w:val="005F2731"/>
    <w:rsid w:val="005F2EC4"/>
    <w:rsid w:val="005F2F07"/>
    <w:rsid w:val="005F3164"/>
    <w:rsid w:val="005F32E3"/>
    <w:rsid w:val="005F3A73"/>
    <w:rsid w:val="005F478A"/>
    <w:rsid w:val="005F4D00"/>
    <w:rsid w:val="005F4D3F"/>
    <w:rsid w:val="005F55B3"/>
    <w:rsid w:val="005F5892"/>
    <w:rsid w:val="005F5F61"/>
    <w:rsid w:val="005F689A"/>
    <w:rsid w:val="005F6C85"/>
    <w:rsid w:val="005F7791"/>
    <w:rsid w:val="005F77DD"/>
    <w:rsid w:val="005F7948"/>
    <w:rsid w:val="005F7B5B"/>
    <w:rsid w:val="00600774"/>
    <w:rsid w:val="006007AF"/>
    <w:rsid w:val="006012E9"/>
    <w:rsid w:val="006014C0"/>
    <w:rsid w:val="00601744"/>
    <w:rsid w:val="0060185C"/>
    <w:rsid w:val="00601AEF"/>
    <w:rsid w:val="00602AB8"/>
    <w:rsid w:val="006032AE"/>
    <w:rsid w:val="00603556"/>
    <w:rsid w:val="00603B13"/>
    <w:rsid w:val="006041CD"/>
    <w:rsid w:val="00604DDE"/>
    <w:rsid w:val="00605247"/>
    <w:rsid w:val="006053B5"/>
    <w:rsid w:val="00605DA1"/>
    <w:rsid w:val="00605F13"/>
    <w:rsid w:val="006072A1"/>
    <w:rsid w:val="006078C7"/>
    <w:rsid w:val="006078F4"/>
    <w:rsid w:val="006102FD"/>
    <w:rsid w:val="00610CFB"/>
    <w:rsid w:val="00610E89"/>
    <w:rsid w:val="006114F1"/>
    <w:rsid w:val="00611B47"/>
    <w:rsid w:val="00612007"/>
    <w:rsid w:val="00612333"/>
    <w:rsid w:val="00612F58"/>
    <w:rsid w:val="00613294"/>
    <w:rsid w:val="0061369E"/>
    <w:rsid w:val="00613701"/>
    <w:rsid w:val="00613965"/>
    <w:rsid w:val="006144E2"/>
    <w:rsid w:val="006153FC"/>
    <w:rsid w:val="00615CCB"/>
    <w:rsid w:val="006177C9"/>
    <w:rsid w:val="00617826"/>
    <w:rsid w:val="006200B1"/>
    <w:rsid w:val="0062018A"/>
    <w:rsid w:val="006214E6"/>
    <w:rsid w:val="00621599"/>
    <w:rsid w:val="00621DE0"/>
    <w:rsid w:val="00622A3C"/>
    <w:rsid w:val="00622F44"/>
    <w:rsid w:val="006232DE"/>
    <w:rsid w:val="006233D0"/>
    <w:rsid w:val="006239BD"/>
    <w:rsid w:val="00623D88"/>
    <w:rsid w:val="00624766"/>
    <w:rsid w:val="006247F2"/>
    <w:rsid w:val="00624CB3"/>
    <w:rsid w:val="00626780"/>
    <w:rsid w:val="00626CF0"/>
    <w:rsid w:val="00627F6E"/>
    <w:rsid w:val="006300B1"/>
    <w:rsid w:val="0063015E"/>
    <w:rsid w:val="006306A7"/>
    <w:rsid w:val="006306B5"/>
    <w:rsid w:val="006313C6"/>
    <w:rsid w:val="006314C4"/>
    <w:rsid w:val="006317A6"/>
    <w:rsid w:val="00632400"/>
    <w:rsid w:val="00633964"/>
    <w:rsid w:val="00633A87"/>
    <w:rsid w:val="0063419D"/>
    <w:rsid w:val="006350B6"/>
    <w:rsid w:val="006362BE"/>
    <w:rsid w:val="0063709E"/>
    <w:rsid w:val="006370C9"/>
    <w:rsid w:val="0063712D"/>
    <w:rsid w:val="0063737F"/>
    <w:rsid w:val="00637DDB"/>
    <w:rsid w:val="006408A8"/>
    <w:rsid w:val="006417FB"/>
    <w:rsid w:val="00641AEF"/>
    <w:rsid w:val="00641C54"/>
    <w:rsid w:val="00642401"/>
    <w:rsid w:val="006427A1"/>
    <w:rsid w:val="00642BCA"/>
    <w:rsid w:val="00642D4D"/>
    <w:rsid w:val="00642D7B"/>
    <w:rsid w:val="00642F17"/>
    <w:rsid w:val="006436A4"/>
    <w:rsid w:val="00643B06"/>
    <w:rsid w:val="00645164"/>
    <w:rsid w:val="006451AC"/>
    <w:rsid w:val="006456A5"/>
    <w:rsid w:val="006458B9"/>
    <w:rsid w:val="00646638"/>
    <w:rsid w:val="006467B7"/>
    <w:rsid w:val="00647068"/>
    <w:rsid w:val="0064728F"/>
    <w:rsid w:val="0064735F"/>
    <w:rsid w:val="006478E1"/>
    <w:rsid w:val="00650287"/>
    <w:rsid w:val="00650D8C"/>
    <w:rsid w:val="00650FD2"/>
    <w:rsid w:val="00651061"/>
    <w:rsid w:val="00651CA2"/>
    <w:rsid w:val="00651E5C"/>
    <w:rsid w:val="006522AE"/>
    <w:rsid w:val="00652A51"/>
    <w:rsid w:val="00652AAE"/>
    <w:rsid w:val="00652D25"/>
    <w:rsid w:val="006530CB"/>
    <w:rsid w:val="006532C2"/>
    <w:rsid w:val="00653CE8"/>
    <w:rsid w:val="00653DFD"/>
    <w:rsid w:val="00654594"/>
    <w:rsid w:val="00654624"/>
    <w:rsid w:val="00654AA6"/>
    <w:rsid w:val="00654B82"/>
    <w:rsid w:val="006550FD"/>
    <w:rsid w:val="006556C1"/>
    <w:rsid w:val="00655705"/>
    <w:rsid w:val="00655C05"/>
    <w:rsid w:val="00655C54"/>
    <w:rsid w:val="0065649F"/>
    <w:rsid w:val="00660B7C"/>
    <w:rsid w:val="00660BD9"/>
    <w:rsid w:val="006614C3"/>
    <w:rsid w:val="006618B4"/>
    <w:rsid w:val="00661E37"/>
    <w:rsid w:val="00662592"/>
    <w:rsid w:val="00662840"/>
    <w:rsid w:val="00662FBB"/>
    <w:rsid w:val="006630EC"/>
    <w:rsid w:val="00663245"/>
    <w:rsid w:val="00663B1E"/>
    <w:rsid w:val="00663FDB"/>
    <w:rsid w:val="006656F5"/>
    <w:rsid w:val="00665BA1"/>
    <w:rsid w:val="00666032"/>
    <w:rsid w:val="00666726"/>
    <w:rsid w:val="00666981"/>
    <w:rsid w:val="00667165"/>
    <w:rsid w:val="006712F2"/>
    <w:rsid w:val="006713B7"/>
    <w:rsid w:val="0067151D"/>
    <w:rsid w:val="00671529"/>
    <w:rsid w:val="00671773"/>
    <w:rsid w:val="00671DF2"/>
    <w:rsid w:val="00672197"/>
    <w:rsid w:val="0067243B"/>
    <w:rsid w:val="006724D1"/>
    <w:rsid w:val="00672598"/>
    <w:rsid w:val="006726EB"/>
    <w:rsid w:val="006745B5"/>
    <w:rsid w:val="006745C4"/>
    <w:rsid w:val="006746DA"/>
    <w:rsid w:val="00674931"/>
    <w:rsid w:val="00674B5B"/>
    <w:rsid w:val="00674D7B"/>
    <w:rsid w:val="006759E3"/>
    <w:rsid w:val="00675AB4"/>
    <w:rsid w:val="00675DB1"/>
    <w:rsid w:val="00676383"/>
    <w:rsid w:val="0067674C"/>
    <w:rsid w:val="00676870"/>
    <w:rsid w:val="00676A00"/>
    <w:rsid w:val="00676C04"/>
    <w:rsid w:val="00676D1A"/>
    <w:rsid w:val="00676E30"/>
    <w:rsid w:val="006801E4"/>
    <w:rsid w:val="006805D5"/>
    <w:rsid w:val="00680BA3"/>
    <w:rsid w:val="00681444"/>
    <w:rsid w:val="006814D5"/>
    <w:rsid w:val="00681748"/>
    <w:rsid w:val="00681750"/>
    <w:rsid w:val="00681CA7"/>
    <w:rsid w:val="00681E4E"/>
    <w:rsid w:val="00682166"/>
    <w:rsid w:val="006829B8"/>
    <w:rsid w:val="00682B95"/>
    <w:rsid w:val="00682D1B"/>
    <w:rsid w:val="00683876"/>
    <w:rsid w:val="00684383"/>
    <w:rsid w:val="00684A91"/>
    <w:rsid w:val="00685057"/>
    <w:rsid w:val="006858A9"/>
    <w:rsid w:val="00685FA7"/>
    <w:rsid w:val="0068667E"/>
    <w:rsid w:val="00686777"/>
    <w:rsid w:val="00686EB9"/>
    <w:rsid w:val="006871A0"/>
    <w:rsid w:val="006873C8"/>
    <w:rsid w:val="006875EE"/>
    <w:rsid w:val="0068797F"/>
    <w:rsid w:val="00690490"/>
    <w:rsid w:val="00690673"/>
    <w:rsid w:val="00690F31"/>
    <w:rsid w:val="00690FEB"/>
    <w:rsid w:val="00691128"/>
    <w:rsid w:val="00692979"/>
    <w:rsid w:val="006935B6"/>
    <w:rsid w:val="00693788"/>
    <w:rsid w:val="00693CC5"/>
    <w:rsid w:val="00694A09"/>
    <w:rsid w:val="00694B69"/>
    <w:rsid w:val="00694CE8"/>
    <w:rsid w:val="0069512E"/>
    <w:rsid w:val="006956FC"/>
    <w:rsid w:val="00695D36"/>
    <w:rsid w:val="00696A0D"/>
    <w:rsid w:val="00696D4A"/>
    <w:rsid w:val="006973E1"/>
    <w:rsid w:val="006974CB"/>
    <w:rsid w:val="00697AE1"/>
    <w:rsid w:val="006A108C"/>
    <w:rsid w:val="006A16B6"/>
    <w:rsid w:val="006A1B93"/>
    <w:rsid w:val="006A2232"/>
    <w:rsid w:val="006A23BA"/>
    <w:rsid w:val="006A2765"/>
    <w:rsid w:val="006A309C"/>
    <w:rsid w:val="006A3D34"/>
    <w:rsid w:val="006A48DE"/>
    <w:rsid w:val="006A4A91"/>
    <w:rsid w:val="006A4C6B"/>
    <w:rsid w:val="006A4E4E"/>
    <w:rsid w:val="006A5232"/>
    <w:rsid w:val="006A5CEC"/>
    <w:rsid w:val="006A69C8"/>
    <w:rsid w:val="006A6CA1"/>
    <w:rsid w:val="006A79BA"/>
    <w:rsid w:val="006B0348"/>
    <w:rsid w:val="006B08B9"/>
    <w:rsid w:val="006B0945"/>
    <w:rsid w:val="006B0B92"/>
    <w:rsid w:val="006B155E"/>
    <w:rsid w:val="006B1639"/>
    <w:rsid w:val="006B1C43"/>
    <w:rsid w:val="006B20B7"/>
    <w:rsid w:val="006B2AB2"/>
    <w:rsid w:val="006B2C95"/>
    <w:rsid w:val="006B3F07"/>
    <w:rsid w:val="006B4054"/>
    <w:rsid w:val="006B478D"/>
    <w:rsid w:val="006B49D8"/>
    <w:rsid w:val="006B4DC3"/>
    <w:rsid w:val="006B56B9"/>
    <w:rsid w:val="006B5D98"/>
    <w:rsid w:val="006B5F61"/>
    <w:rsid w:val="006B6313"/>
    <w:rsid w:val="006B67DC"/>
    <w:rsid w:val="006B765D"/>
    <w:rsid w:val="006B773D"/>
    <w:rsid w:val="006B786A"/>
    <w:rsid w:val="006C045D"/>
    <w:rsid w:val="006C055B"/>
    <w:rsid w:val="006C08F4"/>
    <w:rsid w:val="006C0A13"/>
    <w:rsid w:val="006C11A7"/>
    <w:rsid w:val="006C1CB8"/>
    <w:rsid w:val="006C1E75"/>
    <w:rsid w:val="006C28A5"/>
    <w:rsid w:val="006C2BA9"/>
    <w:rsid w:val="006C3023"/>
    <w:rsid w:val="006C3DD3"/>
    <w:rsid w:val="006C3DEE"/>
    <w:rsid w:val="006C49C6"/>
    <w:rsid w:val="006C4FEE"/>
    <w:rsid w:val="006C500C"/>
    <w:rsid w:val="006C5775"/>
    <w:rsid w:val="006C5D22"/>
    <w:rsid w:val="006C6348"/>
    <w:rsid w:val="006C6403"/>
    <w:rsid w:val="006C787A"/>
    <w:rsid w:val="006D009F"/>
    <w:rsid w:val="006D022B"/>
    <w:rsid w:val="006D0267"/>
    <w:rsid w:val="006D02E2"/>
    <w:rsid w:val="006D092D"/>
    <w:rsid w:val="006D0BF0"/>
    <w:rsid w:val="006D1392"/>
    <w:rsid w:val="006D1E4F"/>
    <w:rsid w:val="006D1F23"/>
    <w:rsid w:val="006D1FF8"/>
    <w:rsid w:val="006D27B3"/>
    <w:rsid w:val="006D27D6"/>
    <w:rsid w:val="006D44CC"/>
    <w:rsid w:val="006D47EF"/>
    <w:rsid w:val="006D49C3"/>
    <w:rsid w:val="006D53F2"/>
    <w:rsid w:val="006D54CE"/>
    <w:rsid w:val="006D5D3E"/>
    <w:rsid w:val="006D5E6C"/>
    <w:rsid w:val="006D62AA"/>
    <w:rsid w:val="006D6A21"/>
    <w:rsid w:val="006D6FFD"/>
    <w:rsid w:val="006D7325"/>
    <w:rsid w:val="006E0192"/>
    <w:rsid w:val="006E038E"/>
    <w:rsid w:val="006E04AE"/>
    <w:rsid w:val="006E1AE8"/>
    <w:rsid w:val="006E2093"/>
    <w:rsid w:val="006E36FC"/>
    <w:rsid w:val="006E37BD"/>
    <w:rsid w:val="006E3AE9"/>
    <w:rsid w:val="006E3F61"/>
    <w:rsid w:val="006E4230"/>
    <w:rsid w:val="006E498C"/>
    <w:rsid w:val="006E5A19"/>
    <w:rsid w:val="006E66A3"/>
    <w:rsid w:val="006E744C"/>
    <w:rsid w:val="006E7971"/>
    <w:rsid w:val="006F0031"/>
    <w:rsid w:val="006F0180"/>
    <w:rsid w:val="006F1CA3"/>
    <w:rsid w:val="006F1ECB"/>
    <w:rsid w:val="006F2035"/>
    <w:rsid w:val="006F20C7"/>
    <w:rsid w:val="006F2423"/>
    <w:rsid w:val="006F2CC8"/>
    <w:rsid w:val="006F30F2"/>
    <w:rsid w:val="006F3779"/>
    <w:rsid w:val="006F3935"/>
    <w:rsid w:val="006F404B"/>
    <w:rsid w:val="006F478F"/>
    <w:rsid w:val="006F4F6D"/>
    <w:rsid w:val="006F5565"/>
    <w:rsid w:val="006F65D8"/>
    <w:rsid w:val="006F791B"/>
    <w:rsid w:val="00700151"/>
    <w:rsid w:val="007007DD"/>
    <w:rsid w:val="007009EB"/>
    <w:rsid w:val="007019EB"/>
    <w:rsid w:val="00701B22"/>
    <w:rsid w:val="00701B89"/>
    <w:rsid w:val="00701E65"/>
    <w:rsid w:val="007020B5"/>
    <w:rsid w:val="007020FB"/>
    <w:rsid w:val="00702208"/>
    <w:rsid w:val="0070312B"/>
    <w:rsid w:val="00703F96"/>
    <w:rsid w:val="0070405D"/>
    <w:rsid w:val="00704934"/>
    <w:rsid w:val="00704BD8"/>
    <w:rsid w:val="00705990"/>
    <w:rsid w:val="007063BD"/>
    <w:rsid w:val="00706FCA"/>
    <w:rsid w:val="007072EE"/>
    <w:rsid w:val="00707563"/>
    <w:rsid w:val="00707AAD"/>
    <w:rsid w:val="00710267"/>
    <w:rsid w:val="00711812"/>
    <w:rsid w:val="007119B2"/>
    <w:rsid w:val="00711F84"/>
    <w:rsid w:val="00712175"/>
    <w:rsid w:val="00712A45"/>
    <w:rsid w:val="00714054"/>
    <w:rsid w:val="007147B8"/>
    <w:rsid w:val="0071492D"/>
    <w:rsid w:val="00715CC5"/>
    <w:rsid w:val="007160B2"/>
    <w:rsid w:val="00716901"/>
    <w:rsid w:val="00716DB5"/>
    <w:rsid w:val="00716FA6"/>
    <w:rsid w:val="00717139"/>
    <w:rsid w:val="0071797B"/>
    <w:rsid w:val="00717A75"/>
    <w:rsid w:val="00717B86"/>
    <w:rsid w:val="007210E3"/>
    <w:rsid w:val="0072117A"/>
    <w:rsid w:val="00721DF9"/>
    <w:rsid w:val="00721E06"/>
    <w:rsid w:val="0072208F"/>
    <w:rsid w:val="00722577"/>
    <w:rsid w:val="00722977"/>
    <w:rsid w:val="00722D60"/>
    <w:rsid w:val="007232EF"/>
    <w:rsid w:val="00723676"/>
    <w:rsid w:val="00723DA0"/>
    <w:rsid w:val="00723ECC"/>
    <w:rsid w:val="00724C99"/>
    <w:rsid w:val="0072501B"/>
    <w:rsid w:val="00725372"/>
    <w:rsid w:val="007259F1"/>
    <w:rsid w:val="00725C4C"/>
    <w:rsid w:val="00725FF1"/>
    <w:rsid w:val="007260F5"/>
    <w:rsid w:val="00726144"/>
    <w:rsid w:val="0072657A"/>
    <w:rsid w:val="00727865"/>
    <w:rsid w:val="00730A83"/>
    <w:rsid w:val="00731E0B"/>
    <w:rsid w:val="0073228C"/>
    <w:rsid w:val="00732342"/>
    <w:rsid w:val="007325D2"/>
    <w:rsid w:val="00732809"/>
    <w:rsid w:val="00732BA6"/>
    <w:rsid w:val="0073301F"/>
    <w:rsid w:val="0073316C"/>
    <w:rsid w:val="0073358F"/>
    <w:rsid w:val="00733EBE"/>
    <w:rsid w:val="00734004"/>
    <w:rsid w:val="00734628"/>
    <w:rsid w:val="007346CA"/>
    <w:rsid w:val="00734958"/>
    <w:rsid w:val="00734B7D"/>
    <w:rsid w:val="00735071"/>
    <w:rsid w:val="00735505"/>
    <w:rsid w:val="0073599B"/>
    <w:rsid w:val="00735B7D"/>
    <w:rsid w:val="00735BCA"/>
    <w:rsid w:val="007369AA"/>
    <w:rsid w:val="00736C9F"/>
    <w:rsid w:val="00736F00"/>
    <w:rsid w:val="00737A4A"/>
    <w:rsid w:val="00737D8F"/>
    <w:rsid w:val="0074041D"/>
    <w:rsid w:val="00740FB5"/>
    <w:rsid w:val="007410B1"/>
    <w:rsid w:val="007411ED"/>
    <w:rsid w:val="00741841"/>
    <w:rsid w:val="00742001"/>
    <w:rsid w:val="007430BD"/>
    <w:rsid w:val="00743CE4"/>
    <w:rsid w:val="00744362"/>
    <w:rsid w:val="007447F8"/>
    <w:rsid w:val="007448AE"/>
    <w:rsid w:val="00744A80"/>
    <w:rsid w:val="00744AE2"/>
    <w:rsid w:val="00744D30"/>
    <w:rsid w:val="0074512E"/>
    <w:rsid w:val="007452E1"/>
    <w:rsid w:val="007455AB"/>
    <w:rsid w:val="0074630B"/>
    <w:rsid w:val="00747542"/>
    <w:rsid w:val="007503AC"/>
    <w:rsid w:val="007503B5"/>
    <w:rsid w:val="00750829"/>
    <w:rsid w:val="00750908"/>
    <w:rsid w:val="00751452"/>
    <w:rsid w:val="007524EE"/>
    <w:rsid w:val="00752533"/>
    <w:rsid w:val="0075274B"/>
    <w:rsid w:val="0075275D"/>
    <w:rsid w:val="00752B1E"/>
    <w:rsid w:val="007531CA"/>
    <w:rsid w:val="00753B9B"/>
    <w:rsid w:val="00753E46"/>
    <w:rsid w:val="00754E2A"/>
    <w:rsid w:val="00754EB7"/>
    <w:rsid w:val="0075580C"/>
    <w:rsid w:val="00755D63"/>
    <w:rsid w:val="00756DE1"/>
    <w:rsid w:val="00757328"/>
    <w:rsid w:val="00757655"/>
    <w:rsid w:val="0075772A"/>
    <w:rsid w:val="007579A4"/>
    <w:rsid w:val="00757CF0"/>
    <w:rsid w:val="00757F7C"/>
    <w:rsid w:val="00757FB2"/>
    <w:rsid w:val="00760988"/>
    <w:rsid w:val="00760A41"/>
    <w:rsid w:val="00760D11"/>
    <w:rsid w:val="007618EC"/>
    <w:rsid w:val="00762323"/>
    <w:rsid w:val="007624D9"/>
    <w:rsid w:val="007627DC"/>
    <w:rsid w:val="00762FDC"/>
    <w:rsid w:val="0076319B"/>
    <w:rsid w:val="00763574"/>
    <w:rsid w:val="00765746"/>
    <w:rsid w:val="00765B04"/>
    <w:rsid w:val="00765D6D"/>
    <w:rsid w:val="00766517"/>
    <w:rsid w:val="007669C8"/>
    <w:rsid w:val="00766AC3"/>
    <w:rsid w:val="00766B22"/>
    <w:rsid w:val="00766D3E"/>
    <w:rsid w:val="0077039B"/>
    <w:rsid w:val="0077125E"/>
    <w:rsid w:val="00771879"/>
    <w:rsid w:val="0077188B"/>
    <w:rsid w:val="00771AC9"/>
    <w:rsid w:val="00772090"/>
    <w:rsid w:val="00772755"/>
    <w:rsid w:val="0077288D"/>
    <w:rsid w:val="007729F7"/>
    <w:rsid w:val="007733FA"/>
    <w:rsid w:val="007734CE"/>
    <w:rsid w:val="007737E5"/>
    <w:rsid w:val="00773D12"/>
    <w:rsid w:val="00774682"/>
    <w:rsid w:val="00774773"/>
    <w:rsid w:val="00774CBA"/>
    <w:rsid w:val="00776B89"/>
    <w:rsid w:val="00776F8F"/>
    <w:rsid w:val="0077703C"/>
    <w:rsid w:val="0077713E"/>
    <w:rsid w:val="007801BB"/>
    <w:rsid w:val="007809E7"/>
    <w:rsid w:val="00780BD5"/>
    <w:rsid w:val="00780ED7"/>
    <w:rsid w:val="007813B5"/>
    <w:rsid w:val="00781BF3"/>
    <w:rsid w:val="0078229A"/>
    <w:rsid w:val="00784F4A"/>
    <w:rsid w:val="007863D6"/>
    <w:rsid w:val="00787084"/>
    <w:rsid w:val="00787523"/>
    <w:rsid w:val="007876F8"/>
    <w:rsid w:val="007879D7"/>
    <w:rsid w:val="00787BA1"/>
    <w:rsid w:val="00787E2A"/>
    <w:rsid w:val="00791241"/>
    <w:rsid w:val="00791E58"/>
    <w:rsid w:val="007920B4"/>
    <w:rsid w:val="0079211C"/>
    <w:rsid w:val="007922D4"/>
    <w:rsid w:val="0079248D"/>
    <w:rsid w:val="007924CB"/>
    <w:rsid w:val="0079268A"/>
    <w:rsid w:val="00792D94"/>
    <w:rsid w:val="007934A1"/>
    <w:rsid w:val="00793B10"/>
    <w:rsid w:val="00793B65"/>
    <w:rsid w:val="00793EB7"/>
    <w:rsid w:val="00795391"/>
    <w:rsid w:val="00795A81"/>
    <w:rsid w:val="00795CA3"/>
    <w:rsid w:val="007977C9"/>
    <w:rsid w:val="00797CCE"/>
    <w:rsid w:val="007A02BC"/>
    <w:rsid w:val="007A0AAF"/>
    <w:rsid w:val="007A1768"/>
    <w:rsid w:val="007A1FE3"/>
    <w:rsid w:val="007A2BDD"/>
    <w:rsid w:val="007A2C67"/>
    <w:rsid w:val="007A2DAD"/>
    <w:rsid w:val="007A328A"/>
    <w:rsid w:val="007A3CE6"/>
    <w:rsid w:val="007A3ED9"/>
    <w:rsid w:val="007A48E1"/>
    <w:rsid w:val="007A4CDA"/>
    <w:rsid w:val="007A5778"/>
    <w:rsid w:val="007A5B46"/>
    <w:rsid w:val="007A5C73"/>
    <w:rsid w:val="007A630A"/>
    <w:rsid w:val="007A68F9"/>
    <w:rsid w:val="007A7339"/>
    <w:rsid w:val="007B1297"/>
    <w:rsid w:val="007B1E3C"/>
    <w:rsid w:val="007B278F"/>
    <w:rsid w:val="007B2B9B"/>
    <w:rsid w:val="007B3E77"/>
    <w:rsid w:val="007B431D"/>
    <w:rsid w:val="007B4C42"/>
    <w:rsid w:val="007B5C45"/>
    <w:rsid w:val="007B5CF3"/>
    <w:rsid w:val="007B610A"/>
    <w:rsid w:val="007B7348"/>
    <w:rsid w:val="007B7D33"/>
    <w:rsid w:val="007C0E54"/>
    <w:rsid w:val="007C1033"/>
    <w:rsid w:val="007C1163"/>
    <w:rsid w:val="007C1620"/>
    <w:rsid w:val="007C1745"/>
    <w:rsid w:val="007C17B8"/>
    <w:rsid w:val="007C27AF"/>
    <w:rsid w:val="007C3318"/>
    <w:rsid w:val="007C45B5"/>
    <w:rsid w:val="007C4A1B"/>
    <w:rsid w:val="007C4D9C"/>
    <w:rsid w:val="007C5377"/>
    <w:rsid w:val="007C5910"/>
    <w:rsid w:val="007C5B6B"/>
    <w:rsid w:val="007C6EB6"/>
    <w:rsid w:val="007C70C7"/>
    <w:rsid w:val="007C712D"/>
    <w:rsid w:val="007C7139"/>
    <w:rsid w:val="007C735F"/>
    <w:rsid w:val="007C75AA"/>
    <w:rsid w:val="007C77C7"/>
    <w:rsid w:val="007C7A43"/>
    <w:rsid w:val="007C7EC4"/>
    <w:rsid w:val="007D0EAC"/>
    <w:rsid w:val="007D1042"/>
    <w:rsid w:val="007D2226"/>
    <w:rsid w:val="007D2AB4"/>
    <w:rsid w:val="007D3BBD"/>
    <w:rsid w:val="007D3D45"/>
    <w:rsid w:val="007D4932"/>
    <w:rsid w:val="007D4CF9"/>
    <w:rsid w:val="007D7440"/>
    <w:rsid w:val="007D74A3"/>
    <w:rsid w:val="007D74F7"/>
    <w:rsid w:val="007D7EE6"/>
    <w:rsid w:val="007E000E"/>
    <w:rsid w:val="007E06E3"/>
    <w:rsid w:val="007E0CFD"/>
    <w:rsid w:val="007E11E6"/>
    <w:rsid w:val="007E141C"/>
    <w:rsid w:val="007E167E"/>
    <w:rsid w:val="007E192F"/>
    <w:rsid w:val="007E2355"/>
    <w:rsid w:val="007E2BD3"/>
    <w:rsid w:val="007E2E05"/>
    <w:rsid w:val="007E2F46"/>
    <w:rsid w:val="007E3FF3"/>
    <w:rsid w:val="007E3FF4"/>
    <w:rsid w:val="007E4C3E"/>
    <w:rsid w:val="007E5F77"/>
    <w:rsid w:val="007E66D6"/>
    <w:rsid w:val="007E7319"/>
    <w:rsid w:val="007E7BDC"/>
    <w:rsid w:val="007E7ED5"/>
    <w:rsid w:val="007F06DB"/>
    <w:rsid w:val="007F06E9"/>
    <w:rsid w:val="007F0BE6"/>
    <w:rsid w:val="007F1453"/>
    <w:rsid w:val="007F171A"/>
    <w:rsid w:val="007F2140"/>
    <w:rsid w:val="007F22B7"/>
    <w:rsid w:val="007F284D"/>
    <w:rsid w:val="007F29AB"/>
    <w:rsid w:val="007F2AC2"/>
    <w:rsid w:val="007F3486"/>
    <w:rsid w:val="007F3581"/>
    <w:rsid w:val="007F3623"/>
    <w:rsid w:val="007F4F83"/>
    <w:rsid w:val="007F5052"/>
    <w:rsid w:val="007F5E51"/>
    <w:rsid w:val="007F612D"/>
    <w:rsid w:val="007F7255"/>
    <w:rsid w:val="007F7295"/>
    <w:rsid w:val="007F7C1E"/>
    <w:rsid w:val="00800374"/>
    <w:rsid w:val="00800585"/>
    <w:rsid w:val="008006BA"/>
    <w:rsid w:val="008013CE"/>
    <w:rsid w:val="008023DE"/>
    <w:rsid w:val="00802A71"/>
    <w:rsid w:val="0080415C"/>
    <w:rsid w:val="008052C0"/>
    <w:rsid w:val="0080598F"/>
    <w:rsid w:val="008059C2"/>
    <w:rsid w:val="00805D86"/>
    <w:rsid w:val="008075F3"/>
    <w:rsid w:val="00810CE1"/>
    <w:rsid w:val="00810F88"/>
    <w:rsid w:val="0081103D"/>
    <w:rsid w:val="008116B7"/>
    <w:rsid w:val="00811942"/>
    <w:rsid w:val="00811ADA"/>
    <w:rsid w:val="00812941"/>
    <w:rsid w:val="00812D2E"/>
    <w:rsid w:val="00813068"/>
    <w:rsid w:val="00813141"/>
    <w:rsid w:val="00813620"/>
    <w:rsid w:val="0081366E"/>
    <w:rsid w:val="00813F32"/>
    <w:rsid w:val="008147C0"/>
    <w:rsid w:val="00814C81"/>
    <w:rsid w:val="0081510C"/>
    <w:rsid w:val="0081538A"/>
    <w:rsid w:val="00815BF0"/>
    <w:rsid w:val="008163A6"/>
    <w:rsid w:val="008163D7"/>
    <w:rsid w:val="0081646D"/>
    <w:rsid w:val="00817A65"/>
    <w:rsid w:val="00820522"/>
    <w:rsid w:val="00820CD2"/>
    <w:rsid w:val="008210DB"/>
    <w:rsid w:val="00821B8F"/>
    <w:rsid w:val="00821D79"/>
    <w:rsid w:val="00821EA7"/>
    <w:rsid w:val="0082218A"/>
    <w:rsid w:val="00822946"/>
    <w:rsid w:val="00822981"/>
    <w:rsid w:val="00822FCC"/>
    <w:rsid w:val="008237B1"/>
    <w:rsid w:val="00823963"/>
    <w:rsid w:val="00824DB7"/>
    <w:rsid w:val="00825C5A"/>
    <w:rsid w:val="008261B1"/>
    <w:rsid w:val="0082622A"/>
    <w:rsid w:val="008263AA"/>
    <w:rsid w:val="008267A1"/>
    <w:rsid w:val="00826E06"/>
    <w:rsid w:val="00826E33"/>
    <w:rsid w:val="008271C2"/>
    <w:rsid w:val="00827288"/>
    <w:rsid w:val="00827BA3"/>
    <w:rsid w:val="008300EE"/>
    <w:rsid w:val="0083014B"/>
    <w:rsid w:val="00830900"/>
    <w:rsid w:val="00830C8D"/>
    <w:rsid w:val="00831098"/>
    <w:rsid w:val="00832270"/>
    <w:rsid w:val="00832784"/>
    <w:rsid w:val="00834483"/>
    <w:rsid w:val="00834F14"/>
    <w:rsid w:val="00836186"/>
    <w:rsid w:val="008369CB"/>
    <w:rsid w:val="008401B8"/>
    <w:rsid w:val="00840D73"/>
    <w:rsid w:val="00840F04"/>
    <w:rsid w:val="00841EB6"/>
    <w:rsid w:val="00841FA9"/>
    <w:rsid w:val="00843855"/>
    <w:rsid w:val="00843889"/>
    <w:rsid w:val="008447CA"/>
    <w:rsid w:val="00845633"/>
    <w:rsid w:val="0084680C"/>
    <w:rsid w:val="00846E6C"/>
    <w:rsid w:val="008500A4"/>
    <w:rsid w:val="00850435"/>
    <w:rsid w:val="00850E25"/>
    <w:rsid w:val="00850EA8"/>
    <w:rsid w:val="00850EBC"/>
    <w:rsid w:val="00850EFA"/>
    <w:rsid w:val="008527E9"/>
    <w:rsid w:val="00852992"/>
    <w:rsid w:val="00852D3F"/>
    <w:rsid w:val="00852E54"/>
    <w:rsid w:val="00853184"/>
    <w:rsid w:val="0085343F"/>
    <w:rsid w:val="00853F4C"/>
    <w:rsid w:val="0085441C"/>
    <w:rsid w:val="00854797"/>
    <w:rsid w:val="00855114"/>
    <w:rsid w:val="0085540D"/>
    <w:rsid w:val="00855E6E"/>
    <w:rsid w:val="008565AD"/>
    <w:rsid w:val="008566BA"/>
    <w:rsid w:val="0085794C"/>
    <w:rsid w:val="00860677"/>
    <w:rsid w:val="008607EE"/>
    <w:rsid w:val="00860AC0"/>
    <w:rsid w:val="00860E9E"/>
    <w:rsid w:val="0086170D"/>
    <w:rsid w:val="00861942"/>
    <w:rsid w:val="00861B6A"/>
    <w:rsid w:val="0086339A"/>
    <w:rsid w:val="00863D01"/>
    <w:rsid w:val="00866767"/>
    <w:rsid w:val="008668B7"/>
    <w:rsid w:val="00866EE8"/>
    <w:rsid w:val="0086724F"/>
    <w:rsid w:val="0087007F"/>
    <w:rsid w:val="00872353"/>
    <w:rsid w:val="0087249F"/>
    <w:rsid w:val="008731F1"/>
    <w:rsid w:val="00873633"/>
    <w:rsid w:val="008738B4"/>
    <w:rsid w:val="008740D0"/>
    <w:rsid w:val="0087454F"/>
    <w:rsid w:val="00874987"/>
    <w:rsid w:val="00874A14"/>
    <w:rsid w:val="00874AF0"/>
    <w:rsid w:val="00875ECB"/>
    <w:rsid w:val="008763D4"/>
    <w:rsid w:val="00876DF1"/>
    <w:rsid w:val="00877016"/>
    <w:rsid w:val="00877517"/>
    <w:rsid w:val="0087769C"/>
    <w:rsid w:val="008777EE"/>
    <w:rsid w:val="00877CCA"/>
    <w:rsid w:val="00881025"/>
    <w:rsid w:val="00881843"/>
    <w:rsid w:val="008827EB"/>
    <w:rsid w:val="00882AF1"/>
    <w:rsid w:val="008839E5"/>
    <w:rsid w:val="00883C1C"/>
    <w:rsid w:val="00883F1F"/>
    <w:rsid w:val="00884542"/>
    <w:rsid w:val="00884861"/>
    <w:rsid w:val="008849F2"/>
    <w:rsid w:val="00884D5B"/>
    <w:rsid w:val="008852A6"/>
    <w:rsid w:val="00885382"/>
    <w:rsid w:val="00885AB7"/>
    <w:rsid w:val="008860E0"/>
    <w:rsid w:val="008863E5"/>
    <w:rsid w:val="00886993"/>
    <w:rsid w:val="00886B37"/>
    <w:rsid w:val="008904AA"/>
    <w:rsid w:val="008905FA"/>
    <w:rsid w:val="008907F2"/>
    <w:rsid w:val="00890AB4"/>
    <w:rsid w:val="0089138A"/>
    <w:rsid w:val="00891EFB"/>
    <w:rsid w:val="00892808"/>
    <w:rsid w:val="00892A67"/>
    <w:rsid w:val="00894193"/>
    <w:rsid w:val="008948B1"/>
    <w:rsid w:val="00895A2D"/>
    <w:rsid w:val="00895A3B"/>
    <w:rsid w:val="00895ABD"/>
    <w:rsid w:val="00895B60"/>
    <w:rsid w:val="00895C79"/>
    <w:rsid w:val="00896797"/>
    <w:rsid w:val="0089738A"/>
    <w:rsid w:val="00897796"/>
    <w:rsid w:val="008A00EF"/>
    <w:rsid w:val="008A04CC"/>
    <w:rsid w:val="008A09F4"/>
    <w:rsid w:val="008A0C45"/>
    <w:rsid w:val="008A1070"/>
    <w:rsid w:val="008A1236"/>
    <w:rsid w:val="008A1DD5"/>
    <w:rsid w:val="008A2182"/>
    <w:rsid w:val="008A2897"/>
    <w:rsid w:val="008A298A"/>
    <w:rsid w:val="008A2D88"/>
    <w:rsid w:val="008A328F"/>
    <w:rsid w:val="008A3487"/>
    <w:rsid w:val="008A348E"/>
    <w:rsid w:val="008A37B6"/>
    <w:rsid w:val="008A3DA0"/>
    <w:rsid w:val="008A40BF"/>
    <w:rsid w:val="008A4414"/>
    <w:rsid w:val="008A5081"/>
    <w:rsid w:val="008A5B0B"/>
    <w:rsid w:val="008A5E5D"/>
    <w:rsid w:val="008A6F99"/>
    <w:rsid w:val="008A7428"/>
    <w:rsid w:val="008A7755"/>
    <w:rsid w:val="008A7938"/>
    <w:rsid w:val="008A7B4B"/>
    <w:rsid w:val="008A7B52"/>
    <w:rsid w:val="008A7B5C"/>
    <w:rsid w:val="008B05A9"/>
    <w:rsid w:val="008B0D3C"/>
    <w:rsid w:val="008B0EDD"/>
    <w:rsid w:val="008B0F3C"/>
    <w:rsid w:val="008B188B"/>
    <w:rsid w:val="008B244B"/>
    <w:rsid w:val="008B2975"/>
    <w:rsid w:val="008B3898"/>
    <w:rsid w:val="008B4240"/>
    <w:rsid w:val="008B532A"/>
    <w:rsid w:val="008B62B2"/>
    <w:rsid w:val="008B63B8"/>
    <w:rsid w:val="008B6EFC"/>
    <w:rsid w:val="008B6FF8"/>
    <w:rsid w:val="008B77B6"/>
    <w:rsid w:val="008B7D85"/>
    <w:rsid w:val="008C062C"/>
    <w:rsid w:val="008C065F"/>
    <w:rsid w:val="008C0B95"/>
    <w:rsid w:val="008C16C7"/>
    <w:rsid w:val="008C19C4"/>
    <w:rsid w:val="008C1EB6"/>
    <w:rsid w:val="008C256F"/>
    <w:rsid w:val="008C2C8F"/>
    <w:rsid w:val="008C2E97"/>
    <w:rsid w:val="008C35B1"/>
    <w:rsid w:val="008C49BA"/>
    <w:rsid w:val="008C4B15"/>
    <w:rsid w:val="008C4C5F"/>
    <w:rsid w:val="008C4E6C"/>
    <w:rsid w:val="008C5B3B"/>
    <w:rsid w:val="008C6195"/>
    <w:rsid w:val="008C63D2"/>
    <w:rsid w:val="008C64B4"/>
    <w:rsid w:val="008D09EE"/>
    <w:rsid w:val="008D0E42"/>
    <w:rsid w:val="008D0E47"/>
    <w:rsid w:val="008D1499"/>
    <w:rsid w:val="008D1A89"/>
    <w:rsid w:val="008D1F01"/>
    <w:rsid w:val="008D20B3"/>
    <w:rsid w:val="008D242B"/>
    <w:rsid w:val="008D40FF"/>
    <w:rsid w:val="008D4A77"/>
    <w:rsid w:val="008D5B3E"/>
    <w:rsid w:val="008D5BC5"/>
    <w:rsid w:val="008D63EB"/>
    <w:rsid w:val="008D716D"/>
    <w:rsid w:val="008D7CE3"/>
    <w:rsid w:val="008E0E38"/>
    <w:rsid w:val="008E122C"/>
    <w:rsid w:val="008E1805"/>
    <w:rsid w:val="008E2329"/>
    <w:rsid w:val="008E2469"/>
    <w:rsid w:val="008E2705"/>
    <w:rsid w:val="008E31F3"/>
    <w:rsid w:val="008E45C4"/>
    <w:rsid w:val="008E53DC"/>
    <w:rsid w:val="008E543A"/>
    <w:rsid w:val="008E66C1"/>
    <w:rsid w:val="008E68F7"/>
    <w:rsid w:val="008E7F00"/>
    <w:rsid w:val="008F02F9"/>
    <w:rsid w:val="008F18FE"/>
    <w:rsid w:val="008F2011"/>
    <w:rsid w:val="008F240C"/>
    <w:rsid w:val="008F2861"/>
    <w:rsid w:val="008F2C43"/>
    <w:rsid w:val="008F2CF9"/>
    <w:rsid w:val="008F2E45"/>
    <w:rsid w:val="008F42A5"/>
    <w:rsid w:val="008F4677"/>
    <w:rsid w:val="008F46A4"/>
    <w:rsid w:val="008F47C7"/>
    <w:rsid w:val="008F4C26"/>
    <w:rsid w:val="008F6D7E"/>
    <w:rsid w:val="008F7547"/>
    <w:rsid w:val="008F7B64"/>
    <w:rsid w:val="0090058B"/>
    <w:rsid w:val="0090060B"/>
    <w:rsid w:val="00900D30"/>
    <w:rsid w:val="009012EF"/>
    <w:rsid w:val="009016D8"/>
    <w:rsid w:val="009020ED"/>
    <w:rsid w:val="00902709"/>
    <w:rsid w:val="00902ABA"/>
    <w:rsid w:val="009030E2"/>
    <w:rsid w:val="00903E41"/>
    <w:rsid w:val="00903FEB"/>
    <w:rsid w:val="009042B9"/>
    <w:rsid w:val="009043FA"/>
    <w:rsid w:val="00905065"/>
    <w:rsid w:val="00905C63"/>
    <w:rsid w:val="00905EDF"/>
    <w:rsid w:val="009065D8"/>
    <w:rsid w:val="00907AB2"/>
    <w:rsid w:val="00910562"/>
    <w:rsid w:val="009115B7"/>
    <w:rsid w:val="00911681"/>
    <w:rsid w:val="009117D4"/>
    <w:rsid w:val="00911DDD"/>
    <w:rsid w:val="00912082"/>
    <w:rsid w:val="0091466D"/>
    <w:rsid w:val="00914877"/>
    <w:rsid w:val="0091495B"/>
    <w:rsid w:val="00914C25"/>
    <w:rsid w:val="00914C2F"/>
    <w:rsid w:val="0091538E"/>
    <w:rsid w:val="00915870"/>
    <w:rsid w:val="00915E55"/>
    <w:rsid w:val="00916259"/>
    <w:rsid w:val="009162E5"/>
    <w:rsid w:val="00917297"/>
    <w:rsid w:val="00917392"/>
    <w:rsid w:val="00917B08"/>
    <w:rsid w:val="00920463"/>
    <w:rsid w:val="009205DF"/>
    <w:rsid w:val="00920760"/>
    <w:rsid w:val="00920829"/>
    <w:rsid w:val="00920EF5"/>
    <w:rsid w:val="0092118A"/>
    <w:rsid w:val="0092136B"/>
    <w:rsid w:val="00921469"/>
    <w:rsid w:val="00921C0D"/>
    <w:rsid w:val="009226E3"/>
    <w:rsid w:val="00922A46"/>
    <w:rsid w:val="00922D66"/>
    <w:rsid w:val="00922E1D"/>
    <w:rsid w:val="00923F62"/>
    <w:rsid w:val="00924479"/>
    <w:rsid w:val="0092451D"/>
    <w:rsid w:val="009247EB"/>
    <w:rsid w:val="009248B1"/>
    <w:rsid w:val="00924E43"/>
    <w:rsid w:val="0092519B"/>
    <w:rsid w:val="00925AC7"/>
    <w:rsid w:val="00926EAB"/>
    <w:rsid w:val="009273AA"/>
    <w:rsid w:val="0092763B"/>
    <w:rsid w:val="009301A3"/>
    <w:rsid w:val="0093022E"/>
    <w:rsid w:val="009303DA"/>
    <w:rsid w:val="009304D3"/>
    <w:rsid w:val="0093183D"/>
    <w:rsid w:val="00932314"/>
    <w:rsid w:val="009327DB"/>
    <w:rsid w:val="00932E95"/>
    <w:rsid w:val="009332F4"/>
    <w:rsid w:val="00934121"/>
    <w:rsid w:val="00934AA0"/>
    <w:rsid w:val="009351E3"/>
    <w:rsid w:val="009353BD"/>
    <w:rsid w:val="00936184"/>
    <w:rsid w:val="009361B4"/>
    <w:rsid w:val="00936EA0"/>
    <w:rsid w:val="009377F1"/>
    <w:rsid w:val="00940189"/>
    <w:rsid w:val="00940B33"/>
    <w:rsid w:val="00941D54"/>
    <w:rsid w:val="00941E75"/>
    <w:rsid w:val="0094275A"/>
    <w:rsid w:val="009428FD"/>
    <w:rsid w:val="00943888"/>
    <w:rsid w:val="00943BA0"/>
    <w:rsid w:val="00943D53"/>
    <w:rsid w:val="00944659"/>
    <w:rsid w:val="00944989"/>
    <w:rsid w:val="0094545D"/>
    <w:rsid w:val="0094614C"/>
    <w:rsid w:val="009463DF"/>
    <w:rsid w:val="009465CE"/>
    <w:rsid w:val="00947266"/>
    <w:rsid w:val="0094798A"/>
    <w:rsid w:val="00947F24"/>
    <w:rsid w:val="009501CD"/>
    <w:rsid w:val="00950632"/>
    <w:rsid w:val="009514A3"/>
    <w:rsid w:val="0095194B"/>
    <w:rsid w:val="009526A0"/>
    <w:rsid w:val="00953570"/>
    <w:rsid w:val="00953599"/>
    <w:rsid w:val="00954F41"/>
    <w:rsid w:val="00955412"/>
    <w:rsid w:val="009554F4"/>
    <w:rsid w:val="009561D2"/>
    <w:rsid w:val="00957248"/>
    <w:rsid w:val="009572AE"/>
    <w:rsid w:val="009573AC"/>
    <w:rsid w:val="00957578"/>
    <w:rsid w:val="009600DA"/>
    <w:rsid w:val="00960525"/>
    <w:rsid w:val="00960605"/>
    <w:rsid w:val="00961556"/>
    <w:rsid w:val="0096181A"/>
    <w:rsid w:val="00961F1D"/>
    <w:rsid w:val="00961F30"/>
    <w:rsid w:val="00962223"/>
    <w:rsid w:val="00963217"/>
    <w:rsid w:val="00963A41"/>
    <w:rsid w:val="009640A4"/>
    <w:rsid w:val="00965676"/>
    <w:rsid w:val="00965A88"/>
    <w:rsid w:val="00965B75"/>
    <w:rsid w:val="00966114"/>
    <w:rsid w:val="009667E0"/>
    <w:rsid w:val="009669B8"/>
    <w:rsid w:val="009670BF"/>
    <w:rsid w:val="0096760A"/>
    <w:rsid w:val="0097061D"/>
    <w:rsid w:val="009710DD"/>
    <w:rsid w:val="0097166C"/>
    <w:rsid w:val="009719AE"/>
    <w:rsid w:val="00972121"/>
    <w:rsid w:val="0097258D"/>
    <w:rsid w:val="009725B9"/>
    <w:rsid w:val="0097346B"/>
    <w:rsid w:val="00973FD2"/>
    <w:rsid w:val="009743AB"/>
    <w:rsid w:val="0097459E"/>
    <w:rsid w:val="009747F7"/>
    <w:rsid w:val="00974F39"/>
    <w:rsid w:val="00975375"/>
    <w:rsid w:val="0097579F"/>
    <w:rsid w:val="009766DB"/>
    <w:rsid w:val="00976EA6"/>
    <w:rsid w:val="0097710B"/>
    <w:rsid w:val="0098099F"/>
    <w:rsid w:val="00980A4C"/>
    <w:rsid w:val="009813C6"/>
    <w:rsid w:val="00981EBE"/>
    <w:rsid w:val="009822E9"/>
    <w:rsid w:val="009825BC"/>
    <w:rsid w:val="00982651"/>
    <w:rsid w:val="00982FE3"/>
    <w:rsid w:val="0098337B"/>
    <w:rsid w:val="00984655"/>
    <w:rsid w:val="00985C40"/>
    <w:rsid w:val="00986094"/>
    <w:rsid w:val="0098722F"/>
    <w:rsid w:val="00987246"/>
    <w:rsid w:val="009874AB"/>
    <w:rsid w:val="0099011D"/>
    <w:rsid w:val="0099049B"/>
    <w:rsid w:val="0099094C"/>
    <w:rsid w:val="009909EC"/>
    <w:rsid w:val="00990AC6"/>
    <w:rsid w:val="0099104E"/>
    <w:rsid w:val="00992174"/>
    <w:rsid w:val="00993497"/>
    <w:rsid w:val="00993986"/>
    <w:rsid w:val="00993F1E"/>
    <w:rsid w:val="009949FA"/>
    <w:rsid w:val="00994F83"/>
    <w:rsid w:val="009953A9"/>
    <w:rsid w:val="0099555B"/>
    <w:rsid w:val="00995ACC"/>
    <w:rsid w:val="00995F47"/>
    <w:rsid w:val="00996054"/>
    <w:rsid w:val="0099665D"/>
    <w:rsid w:val="0099670A"/>
    <w:rsid w:val="00996C0E"/>
    <w:rsid w:val="00997496"/>
    <w:rsid w:val="009975F5"/>
    <w:rsid w:val="00997B9F"/>
    <w:rsid w:val="00997DDB"/>
    <w:rsid w:val="00997E15"/>
    <w:rsid w:val="009A0DC7"/>
    <w:rsid w:val="009A1335"/>
    <w:rsid w:val="009A1A6D"/>
    <w:rsid w:val="009A243C"/>
    <w:rsid w:val="009A292C"/>
    <w:rsid w:val="009A2DF4"/>
    <w:rsid w:val="009A2F45"/>
    <w:rsid w:val="009A31C2"/>
    <w:rsid w:val="009A341F"/>
    <w:rsid w:val="009A4438"/>
    <w:rsid w:val="009A447F"/>
    <w:rsid w:val="009A46DA"/>
    <w:rsid w:val="009A4A90"/>
    <w:rsid w:val="009A5310"/>
    <w:rsid w:val="009A5542"/>
    <w:rsid w:val="009A6DD1"/>
    <w:rsid w:val="009A6E76"/>
    <w:rsid w:val="009A6E93"/>
    <w:rsid w:val="009A6FD5"/>
    <w:rsid w:val="009A7A72"/>
    <w:rsid w:val="009A7C08"/>
    <w:rsid w:val="009A7C84"/>
    <w:rsid w:val="009B08CB"/>
    <w:rsid w:val="009B0A61"/>
    <w:rsid w:val="009B1149"/>
    <w:rsid w:val="009B1696"/>
    <w:rsid w:val="009B16DB"/>
    <w:rsid w:val="009B21F6"/>
    <w:rsid w:val="009B2814"/>
    <w:rsid w:val="009B2DD0"/>
    <w:rsid w:val="009B385A"/>
    <w:rsid w:val="009B4632"/>
    <w:rsid w:val="009B4E1E"/>
    <w:rsid w:val="009B54B1"/>
    <w:rsid w:val="009B5DE2"/>
    <w:rsid w:val="009B64CC"/>
    <w:rsid w:val="009B653F"/>
    <w:rsid w:val="009B6FF3"/>
    <w:rsid w:val="009B7290"/>
    <w:rsid w:val="009C0317"/>
    <w:rsid w:val="009C06C3"/>
    <w:rsid w:val="009C1A16"/>
    <w:rsid w:val="009C1D46"/>
    <w:rsid w:val="009C29C1"/>
    <w:rsid w:val="009C29E5"/>
    <w:rsid w:val="009C2EDA"/>
    <w:rsid w:val="009C4407"/>
    <w:rsid w:val="009C586F"/>
    <w:rsid w:val="009C5A24"/>
    <w:rsid w:val="009C5C96"/>
    <w:rsid w:val="009C62B1"/>
    <w:rsid w:val="009C62D1"/>
    <w:rsid w:val="009C644F"/>
    <w:rsid w:val="009C67F1"/>
    <w:rsid w:val="009D0079"/>
    <w:rsid w:val="009D00AD"/>
    <w:rsid w:val="009D065E"/>
    <w:rsid w:val="009D11CB"/>
    <w:rsid w:val="009D156E"/>
    <w:rsid w:val="009D1EF8"/>
    <w:rsid w:val="009D2D50"/>
    <w:rsid w:val="009D3575"/>
    <w:rsid w:val="009D3785"/>
    <w:rsid w:val="009D3B73"/>
    <w:rsid w:val="009D4D49"/>
    <w:rsid w:val="009D4F3F"/>
    <w:rsid w:val="009D518C"/>
    <w:rsid w:val="009D619C"/>
    <w:rsid w:val="009D6A1F"/>
    <w:rsid w:val="009D6CB7"/>
    <w:rsid w:val="009D6D57"/>
    <w:rsid w:val="009E009C"/>
    <w:rsid w:val="009E01A4"/>
    <w:rsid w:val="009E054D"/>
    <w:rsid w:val="009E0609"/>
    <w:rsid w:val="009E0C4D"/>
    <w:rsid w:val="009E16E1"/>
    <w:rsid w:val="009E1FE1"/>
    <w:rsid w:val="009E2422"/>
    <w:rsid w:val="009E254C"/>
    <w:rsid w:val="009E2BAD"/>
    <w:rsid w:val="009E2F62"/>
    <w:rsid w:val="009E3651"/>
    <w:rsid w:val="009E38EA"/>
    <w:rsid w:val="009E3AE2"/>
    <w:rsid w:val="009E3BD0"/>
    <w:rsid w:val="009E45CD"/>
    <w:rsid w:val="009E507C"/>
    <w:rsid w:val="009E56F8"/>
    <w:rsid w:val="009E58D3"/>
    <w:rsid w:val="009E5BC2"/>
    <w:rsid w:val="009E6114"/>
    <w:rsid w:val="009E6A36"/>
    <w:rsid w:val="009E6EB8"/>
    <w:rsid w:val="009E71A9"/>
    <w:rsid w:val="009E738E"/>
    <w:rsid w:val="009E7483"/>
    <w:rsid w:val="009E7F00"/>
    <w:rsid w:val="009F03BB"/>
    <w:rsid w:val="009F0697"/>
    <w:rsid w:val="009F2847"/>
    <w:rsid w:val="009F39D0"/>
    <w:rsid w:val="009F3BBC"/>
    <w:rsid w:val="009F4117"/>
    <w:rsid w:val="009F42B6"/>
    <w:rsid w:val="009F4978"/>
    <w:rsid w:val="009F4C96"/>
    <w:rsid w:val="009F52A7"/>
    <w:rsid w:val="009F539F"/>
    <w:rsid w:val="009F55B6"/>
    <w:rsid w:val="009F6507"/>
    <w:rsid w:val="009F67B6"/>
    <w:rsid w:val="009F67E9"/>
    <w:rsid w:val="00A001C9"/>
    <w:rsid w:val="00A0063D"/>
    <w:rsid w:val="00A00659"/>
    <w:rsid w:val="00A00AC8"/>
    <w:rsid w:val="00A01AF8"/>
    <w:rsid w:val="00A035A2"/>
    <w:rsid w:val="00A044B0"/>
    <w:rsid w:val="00A04ADB"/>
    <w:rsid w:val="00A061DD"/>
    <w:rsid w:val="00A06777"/>
    <w:rsid w:val="00A068BF"/>
    <w:rsid w:val="00A068FC"/>
    <w:rsid w:val="00A0717C"/>
    <w:rsid w:val="00A0770D"/>
    <w:rsid w:val="00A0798A"/>
    <w:rsid w:val="00A07CB6"/>
    <w:rsid w:val="00A106C9"/>
    <w:rsid w:val="00A112D9"/>
    <w:rsid w:val="00A112E4"/>
    <w:rsid w:val="00A12F9D"/>
    <w:rsid w:val="00A1309C"/>
    <w:rsid w:val="00A14635"/>
    <w:rsid w:val="00A14A01"/>
    <w:rsid w:val="00A14B86"/>
    <w:rsid w:val="00A14F8D"/>
    <w:rsid w:val="00A1522B"/>
    <w:rsid w:val="00A156C9"/>
    <w:rsid w:val="00A16174"/>
    <w:rsid w:val="00A16466"/>
    <w:rsid w:val="00A171BD"/>
    <w:rsid w:val="00A20521"/>
    <w:rsid w:val="00A20979"/>
    <w:rsid w:val="00A209D4"/>
    <w:rsid w:val="00A20A44"/>
    <w:rsid w:val="00A21150"/>
    <w:rsid w:val="00A21EDE"/>
    <w:rsid w:val="00A228A0"/>
    <w:rsid w:val="00A22B09"/>
    <w:rsid w:val="00A233EF"/>
    <w:rsid w:val="00A237B9"/>
    <w:rsid w:val="00A24064"/>
    <w:rsid w:val="00A2412B"/>
    <w:rsid w:val="00A24231"/>
    <w:rsid w:val="00A254E6"/>
    <w:rsid w:val="00A26E6E"/>
    <w:rsid w:val="00A272D2"/>
    <w:rsid w:val="00A27454"/>
    <w:rsid w:val="00A27B06"/>
    <w:rsid w:val="00A27D1F"/>
    <w:rsid w:val="00A3021D"/>
    <w:rsid w:val="00A302B1"/>
    <w:rsid w:val="00A30AF6"/>
    <w:rsid w:val="00A310E5"/>
    <w:rsid w:val="00A31355"/>
    <w:rsid w:val="00A3183F"/>
    <w:rsid w:val="00A31968"/>
    <w:rsid w:val="00A31DEE"/>
    <w:rsid w:val="00A3209F"/>
    <w:rsid w:val="00A3215E"/>
    <w:rsid w:val="00A32429"/>
    <w:rsid w:val="00A33740"/>
    <w:rsid w:val="00A33775"/>
    <w:rsid w:val="00A338CF"/>
    <w:rsid w:val="00A34476"/>
    <w:rsid w:val="00A34A0A"/>
    <w:rsid w:val="00A35914"/>
    <w:rsid w:val="00A3665C"/>
    <w:rsid w:val="00A36CC1"/>
    <w:rsid w:val="00A36F4F"/>
    <w:rsid w:val="00A40348"/>
    <w:rsid w:val="00A407B6"/>
    <w:rsid w:val="00A43385"/>
    <w:rsid w:val="00A439C7"/>
    <w:rsid w:val="00A43A45"/>
    <w:rsid w:val="00A43D35"/>
    <w:rsid w:val="00A445B2"/>
    <w:rsid w:val="00A445D7"/>
    <w:rsid w:val="00A44AAE"/>
    <w:rsid w:val="00A4562B"/>
    <w:rsid w:val="00A45CAB"/>
    <w:rsid w:val="00A4618A"/>
    <w:rsid w:val="00A4679D"/>
    <w:rsid w:val="00A501ED"/>
    <w:rsid w:val="00A50501"/>
    <w:rsid w:val="00A51A48"/>
    <w:rsid w:val="00A51C0A"/>
    <w:rsid w:val="00A52BF6"/>
    <w:rsid w:val="00A52F7A"/>
    <w:rsid w:val="00A53725"/>
    <w:rsid w:val="00A53EF4"/>
    <w:rsid w:val="00A54138"/>
    <w:rsid w:val="00A541EB"/>
    <w:rsid w:val="00A54222"/>
    <w:rsid w:val="00A543E7"/>
    <w:rsid w:val="00A545B4"/>
    <w:rsid w:val="00A54F6D"/>
    <w:rsid w:val="00A55186"/>
    <w:rsid w:val="00A559C1"/>
    <w:rsid w:val="00A55B96"/>
    <w:rsid w:val="00A56138"/>
    <w:rsid w:val="00A5632F"/>
    <w:rsid w:val="00A5637C"/>
    <w:rsid w:val="00A56B14"/>
    <w:rsid w:val="00A56DCA"/>
    <w:rsid w:val="00A573A7"/>
    <w:rsid w:val="00A57E09"/>
    <w:rsid w:val="00A601EA"/>
    <w:rsid w:val="00A604C5"/>
    <w:rsid w:val="00A60FDD"/>
    <w:rsid w:val="00A6132F"/>
    <w:rsid w:val="00A61875"/>
    <w:rsid w:val="00A61AA1"/>
    <w:rsid w:val="00A61E08"/>
    <w:rsid w:val="00A61EB6"/>
    <w:rsid w:val="00A6289B"/>
    <w:rsid w:val="00A64188"/>
    <w:rsid w:val="00A642D2"/>
    <w:rsid w:val="00A6461C"/>
    <w:rsid w:val="00A64A1F"/>
    <w:rsid w:val="00A6664B"/>
    <w:rsid w:val="00A6684F"/>
    <w:rsid w:val="00A66BCF"/>
    <w:rsid w:val="00A66F13"/>
    <w:rsid w:val="00A66FAA"/>
    <w:rsid w:val="00A66FEE"/>
    <w:rsid w:val="00A677C0"/>
    <w:rsid w:val="00A6782F"/>
    <w:rsid w:val="00A67DA9"/>
    <w:rsid w:val="00A67DD0"/>
    <w:rsid w:val="00A67E78"/>
    <w:rsid w:val="00A70541"/>
    <w:rsid w:val="00A70B7A"/>
    <w:rsid w:val="00A7133E"/>
    <w:rsid w:val="00A71B98"/>
    <w:rsid w:val="00A71DBF"/>
    <w:rsid w:val="00A72459"/>
    <w:rsid w:val="00A73847"/>
    <w:rsid w:val="00A738EE"/>
    <w:rsid w:val="00A739A7"/>
    <w:rsid w:val="00A73C91"/>
    <w:rsid w:val="00A7423C"/>
    <w:rsid w:val="00A74323"/>
    <w:rsid w:val="00A749B0"/>
    <w:rsid w:val="00A74BE5"/>
    <w:rsid w:val="00A75738"/>
    <w:rsid w:val="00A75E2B"/>
    <w:rsid w:val="00A761E7"/>
    <w:rsid w:val="00A767A9"/>
    <w:rsid w:val="00A76E53"/>
    <w:rsid w:val="00A806CB"/>
    <w:rsid w:val="00A81593"/>
    <w:rsid w:val="00A81D74"/>
    <w:rsid w:val="00A8214D"/>
    <w:rsid w:val="00A82573"/>
    <w:rsid w:val="00A82C35"/>
    <w:rsid w:val="00A83453"/>
    <w:rsid w:val="00A83CF9"/>
    <w:rsid w:val="00A8415C"/>
    <w:rsid w:val="00A84750"/>
    <w:rsid w:val="00A84CF8"/>
    <w:rsid w:val="00A84F19"/>
    <w:rsid w:val="00A851C2"/>
    <w:rsid w:val="00A85711"/>
    <w:rsid w:val="00A85952"/>
    <w:rsid w:val="00A8628D"/>
    <w:rsid w:val="00A86360"/>
    <w:rsid w:val="00A8671E"/>
    <w:rsid w:val="00A867D1"/>
    <w:rsid w:val="00A86D8B"/>
    <w:rsid w:val="00A877F3"/>
    <w:rsid w:val="00A90490"/>
    <w:rsid w:val="00A91007"/>
    <w:rsid w:val="00A910AB"/>
    <w:rsid w:val="00A916BD"/>
    <w:rsid w:val="00A91860"/>
    <w:rsid w:val="00A9199E"/>
    <w:rsid w:val="00A91E34"/>
    <w:rsid w:val="00A91F40"/>
    <w:rsid w:val="00A91F60"/>
    <w:rsid w:val="00A92254"/>
    <w:rsid w:val="00A930BF"/>
    <w:rsid w:val="00A936AA"/>
    <w:rsid w:val="00A93CA0"/>
    <w:rsid w:val="00A94122"/>
    <w:rsid w:val="00A94390"/>
    <w:rsid w:val="00A94894"/>
    <w:rsid w:val="00A95DBC"/>
    <w:rsid w:val="00A962E5"/>
    <w:rsid w:val="00A97AD6"/>
    <w:rsid w:val="00A97B9A"/>
    <w:rsid w:val="00A97C10"/>
    <w:rsid w:val="00A97DCD"/>
    <w:rsid w:val="00A97E1C"/>
    <w:rsid w:val="00AA17F0"/>
    <w:rsid w:val="00AA184F"/>
    <w:rsid w:val="00AA2AF9"/>
    <w:rsid w:val="00AA2F90"/>
    <w:rsid w:val="00AA33D8"/>
    <w:rsid w:val="00AA3A63"/>
    <w:rsid w:val="00AA475D"/>
    <w:rsid w:val="00AA4AF5"/>
    <w:rsid w:val="00AA4DEC"/>
    <w:rsid w:val="00AA60C2"/>
    <w:rsid w:val="00AB035D"/>
    <w:rsid w:val="00AB05DA"/>
    <w:rsid w:val="00AB2064"/>
    <w:rsid w:val="00AB235B"/>
    <w:rsid w:val="00AB251D"/>
    <w:rsid w:val="00AB256D"/>
    <w:rsid w:val="00AB3A59"/>
    <w:rsid w:val="00AB433C"/>
    <w:rsid w:val="00AB4361"/>
    <w:rsid w:val="00AB4AD7"/>
    <w:rsid w:val="00AB4B4C"/>
    <w:rsid w:val="00AB52CC"/>
    <w:rsid w:val="00AB537D"/>
    <w:rsid w:val="00AB56F3"/>
    <w:rsid w:val="00AB5B20"/>
    <w:rsid w:val="00AB5F8D"/>
    <w:rsid w:val="00AB6297"/>
    <w:rsid w:val="00AB6601"/>
    <w:rsid w:val="00AB6935"/>
    <w:rsid w:val="00AB745C"/>
    <w:rsid w:val="00AC01BC"/>
    <w:rsid w:val="00AC0303"/>
    <w:rsid w:val="00AC0592"/>
    <w:rsid w:val="00AC096A"/>
    <w:rsid w:val="00AC09FF"/>
    <w:rsid w:val="00AC16C5"/>
    <w:rsid w:val="00AC1C78"/>
    <w:rsid w:val="00AC254F"/>
    <w:rsid w:val="00AC27C3"/>
    <w:rsid w:val="00AC2B7F"/>
    <w:rsid w:val="00AC2CA8"/>
    <w:rsid w:val="00AC33C9"/>
    <w:rsid w:val="00AC33EB"/>
    <w:rsid w:val="00AC33F9"/>
    <w:rsid w:val="00AC345E"/>
    <w:rsid w:val="00AC43F1"/>
    <w:rsid w:val="00AC4465"/>
    <w:rsid w:val="00AC4C04"/>
    <w:rsid w:val="00AC510F"/>
    <w:rsid w:val="00AC52BE"/>
    <w:rsid w:val="00AC5F21"/>
    <w:rsid w:val="00AC614A"/>
    <w:rsid w:val="00AC6C57"/>
    <w:rsid w:val="00AC72D1"/>
    <w:rsid w:val="00AC7450"/>
    <w:rsid w:val="00AC7476"/>
    <w:rsid w:val="00AC7634"/>
    <w:rsid w:val="00AC779F"/>
    <w:rsid w:val="00AD0221"/>
    <w:rsid w:val="00AD0251"/>
    <w:rsid w:val="00AD1A2B"/>
    <w:rsid w:val="00AD1D39"/>
    <w:rsid w:val="00AD27F6"/>
    <w:rsid w:val="00AD2AD4"/>
    <w:rsid w:val="00AD2B68"/>
    <w:rsid w:val="00AD2BB4"/>
    <w:rsid w:val="00AD59A5"/>
    <w:rsid w:val="00AD65D4"/>
    <w:rsid w:val="00AD6ADC"/>
    <w:rsid w:val="00AD7706"/>
    <w:rsid w:val="00AD7B7D"/>
    <w:rsid w:val="00AE008B"/>
    <w:rsid w:val="00AE08D9"/>
    <w:rsid w:val="00AE0AE7"/>
    <w:rsid w:val="00AE109C"/>
    <w:rsid w:val="00AE141D"/>
    <w:rsid w:val="00AE191D"/>
    <w:rsid w:val="00AE3AA6"/>
    <w:rsid w:val="00AE42B7"/>
    <w:rsid w:val="00AE4E92"/>
    <w:rsid w:val="00AE5373"/>
    <w:rsid w:val="00AE5F62"/>
    <w:rsid w:val="00AE6072"/>
    <w:rsid w:val="00AE6175"/>
    <w:rsid w:val="00AE62E5"/>
    <w:rsid w:val="00AE65BB"/>
    <w:rsid w:val="00AE67AF"/>
    <w:rsid w:val="00AE6D97"/>
    <w:rsid w:val="00AE76B3"/>
    <w:rsid w:val="00AE7EEB"/>
    <w:rsid w:val="00AF0460"/>
    <w:rsid w:val="00AF0E67"/>
    <w:rsid w:val="00AF10DC"/>
    <w:rsid w:val="00AF293E"/>
    <w:rsid w:val="00AF29B3"/>
    <w:rsid w:val="00AF404E"/>
    <w:rsid w:val="00AF4CB2"/>
    <w:rsid w:val="00AF51CB"/>
    <w:rsid w:val="00AF54F5"/>
    <w:rsid w:val="00AF5604"/>
    <w:rsid w:val="00AF59D8"/>
    <w:rsid w:val="00AF5EA9"/>
    <w:rsid w:val="00AF632C"/>
    <w:rsid w:val="00AF7261"/>
    <w:rsid w:val="00AF7B8E"/>
    <w:rsid w:val="00B00141"/>
    <w:rsid w:val="00B0029A"/>
    <w:rsid w:val="00B00862"/>
    <w:rsid w:val="00B00BC4"/>
    <w:rsid w:val="00B00CDC"/>
    <w:rsid w:val="00B011D3"/>
    <w:rsid w:val="00B0161F"/>
    <w:rsid w:val="00B02855"/>
    <w:rsid w:val="00B02E81"/>
    <w:rsid w:val="00B03551"/>
    <w:rsid w:val="00B03D8F"/>
    <w:rsid w:val="00B05697"/>
    <w:rsid w:val="00B05895"/>
    <w:rsid w:val="00B06547"/>
    <w:rsid w:val="00B0711D"/>
    <w:rsid w:val="00B07134"/>
    <w:rsid w:val="00B07284"/>
    <w:rsid w:val="00B07516"/>
    <w:rsid w:val="00B10438"/>
    <w:rsid w:val="00B106C2"/>
    <w:rsid w:val="00B10C12"/>
    <w:rsid w:val="00B1121D"/>
    <w:rsid w:val="00B11DB0"/>
    <w:rsid w:val="00B1203A"/>
    <w:rsid w:val="00B132CF"/>
    <w:rsid w:val="00B13464"/>
    <w:rsid w:val="00B153DD"/>
    <w:rsid w:val="00B157B3"/>
    <w:rsid w:val="00B1583F"/>
    <w:rsid w:val="00B159A9"/>
    <w:rsid w:val="00B15B33"/>
    <w:rsid w:val="00B15E7C"/>
    <w:rsid w:val="00B16899"/>
    <w:rsid w:val="00B16EEF"/>
    <w:rsid w:val="00B17D43"/>
    <w:rsid w:val="00B20670"/>
    <w:rsid w:val="00B210C3"/>
    <w:rsid w:val="00B21709"/>
    <w:rsid w:val="00B21E86"/>
    <w:rsid w:val="00B22230"/>
    <w:rsid w:val="00B22286"/>
    <w:rsid w:val="00B225F6"/>
    <w:rsid w:val="00B2277D"/>
    <w:rsid w:val="00B23308"/>
    <w:rsid w:val="00B245AB"/>
    <w:rsid w:val="00B24D64"/>
    <w:rsid w:val="00B24FF8"/>
    <w:rsid w:val="00B25CB8"/>
    <w:rsid w:val="00B26380"/>
    <w:rsid w:val="00B27522"/>
    <w:rsid w:val="00B3060D"/>
    <w:rsid w:val="00B30821"/>
    <w:rsid w:val="00B30F96"/>
    <w:rsid w:val="00B31053"/>
    <w:rsid w:val="00B313D8"/>
    <w:rsid w:val="00B32167"/>
    <w:rsid w:val="00B325C7"/>
    <w:rsid w:val="00B32F0A"/>
    <w:rsid w:val="00B337CB"/>
    <w:rsid w:val="00B33D61"/>
    <w:rsid w:val="00B34198"/>
    <w:rsid w:val="00B3454A"/>
    <w:rsid w:val="00B34580"/>
    <w:rsid w:val="00B36BAA"/>
    <w:rsid w:val="00B37A53"/>
    <w:rsid w:val="00B402A8"/>
    <w:rsid w:val="00B40AE9"/>
    <w:rsid w:val="00B414D6"/>
    <w:rsid w:val="00B41681"/>
    <w:rsid w:val="00B4216F"/>
    <w:rsid w:val="00B439FE"/>
    <w:rsid w:val="00B43AC5"/>
    <w:rsid w:val="00B4408B"/>
    <w:rsid w:val="00B440FA"/>
    <w:rsid w:val="00B44A14"/>
    <w:rsid w:val="00B45C3B"/>
    <w:rsid w:val="00B45DF2"/>
    <w:rsid w:val="00B45E77"/>
    <w:rsid w:val="00B45FBF"/>
    <w:rsid w:val="00B46604"/>
    <w:rsid w:val="00B47213"/>
    <w:rsid w:val="00B4723E"/>
    <w:rsid w:val="00B478AD"/>
    <w:rsid w:val="00B47CCC"/>
    <w:rsid w:val="00B50365"/>
    <w:rsid w:val="00B50C81"/>
    <w:rsid w:val="00B51798"/>
    <w:rsid w:val="00B51DC4"/>
    <w:rsid w:val="00B51E11"/>
    <w:rsid w:val="00B521E2"/>
    <w:rsid w:val="00B52BA8"/>
    <w:rsid w:val="00B52C7D"/>
    <w:rsid w:val="00B53F17"/>
    <w:rsid w:val="00B54ED3"/>
    <w:rsid w:val="00B55075"/>
    <w:rsid w:val="00B5535E"/>
    <w:rsid w:val="00B55C3D"/>
    <w:rsid w:val="00B55D9E"/>
    <w:rsid w:val="00B5632C"/>
    <w:rsid w:val="00B5679B"/>
    <w:rsid w:val="00B569E0"/>
    <w:rsid w:val="00B56A6A"/>
    <w:rsid w:val="00B56D26"/>
    <w:rsid w:val="00B57348"/>
    <w:rsid w:val="00B57418"/>
    <w:rsid w:val="00B57420"/>
    <w:rsid w:val="00B61402"/>
    <w:rsid w:val="00B617A2"/>
    <w:rsid w:val="00B619DE"/>
    <w:rsid w:val="00B620A0"/>
    <w:rsid w:val="00B620A6"/>
    <w:rsid w:val="00B62221"/>
    <w:rsid w:val="00B624F6"/>
    <w:rsid w:val="00B63318"/>
    <w:rsid w:val="00B63490"/>
    <w:rsid w:val="00B638B5"/>
    <w:rsid w:val="00B64660"/>
    <w:rsid w:val="00B6473B"/>
    <w:rsid w:val="00B64E6E"/>
    <w:rsid w:val="00B650CC"/>
    <w:rsid w:val="00B65471"/>
    <w:rsid w:val="00B6666A"/>
    <w:rsid w:val="00B66A57"/>
    <w:rsid w:val="00B66DA1"/>
    <w:rsid w:val="00B67487"/>
    <w:rsid w:val="00B67B1E"/>
    <w:rsid w:val="00B67E00"/>
    <w:rsid w:val="00B7042F"/>
    <w:rsid w:val="00B70548"/>
    <w:rsid w:val="00B706F5"/>
    <w:rsid w:val="00B70E3A"/>
    <w:rsid w:val="00B71224"/>
    <w:rsid w:val="00B717BB"/>
    <w:rsid w:val="00B721B9"/>
    <w:rsid w:val="00B72648"/>
    <w:rsid w:val="00B733D6"/>
    <w:rsid w:val="00B7387F"/>
    <w:rsid w:val="00B73BF3"/>
    <w:rsid w:val="00B73C6D"/>
    <w:rsid w:val="00B74684"/>
    <w:rsid w:val="00B75500"/>
    <w:rsid w:val="00B75ACD"/>
    <w:rsid w:val="00B75AF1"/>
    <w:rsid w:val="00B75D63"/>
    <w:rsid w:val="00B76487"/>
    <w:rsid w:val="00B76E10"/>
    <w:rsid w:val="00B76F4A"/>
    <w:rsid w:val="00B77228"/>
    <w:rsid w:val="00B77EDB"/>
    <w:rsid w:val="00B801DD"/>
    <w:rsid w:val="00B80D68"/>
    <w:rsid w:val="00B81851"/>
    <w:rsid w:val="00B82D5A"/>
    <w:rsid w:val="00B832B2"/>
    <w:rsid w:val="00B83686"/>
    <w:rsid w:val="00B83702"/>
    <w:rsid w:val="00B83A9E"/>
    <w:rsid w:val="00B83FB8"/>
    <w:rsid w:val="00B849FF"/>
    <w:rsid w:val="00B85330"/>
    <w:rsid w:val="00B85F6C"/>
    <w:rsid w:val="00B8608F"/>
    <w:rsid w:val="00B86E25"/>
    <w:rsid w:val="00B8702F"/>
    <w:rsid w:val="00B87538"/>
    <w:rsid w:val="00B87DA8"/>
    <w:rsid w:val="00B87F17"/>
    <w:rsid w:val="00B91575"/>
    <w:rsid w:val="00B91EEB"/>
    <w:rsid w:val="00B923F7"/>
    <w:rsid w:val="00B93906"/>
    <w:rsid w:val="00B943B6"/>
    <w:rsid w:val="00B94652"/>
    <w:rsid w:val="00B949BE"/>
    <w:rsid w:val="00B94A3D"/>
    <w:rsid w:val="00B95957"/>
    <w:rsid w:val="00B974CE"/>
    <w:rsid w:val="00BA06DB"/>
    <w:rsid w:val="00BA0A2C"/>
    <w:rsid w:val="00BA0D0B"/>
    <w:rsid w:val="00BA1355"/>
    <w:rsid w:val="00BA137F"/>
    <w:rsid w:val="00BA1DF5"/>
    <w:rsid w:val="00BA2141"/>
    <w:rsid w:val="00BA2776"/>
    <w:rsid w:val="00BA3233"/>
    <w:rsid w:val="00BA35A9"/>
    <w:rsid w:val="00BA3ADC"/>
    <w:rsid w:val="00BA40D4"/>
    <w:rsid w:val="00BA486E"/>
    <w:rsid w:val="00BA4F74"/>
    <w:rsid w:val="00BA5539"/>
    <w:rsid w:val="00BA58AC"/>
    <w:rsid w:val="00BA6BFC"/>
    <w:rsid w:val="00BA70F4"/>
    <w:rsid w:val="00BA7EED"/>
    <w:rsid w:val="00BA7F43"/>
    <w:rsid w:val="00BA7F5F"/>
    <w:rsid w:val="00BB0867"/>
    <w:rsid w:val="00BB095A"/>
    <w:rsid w:val="00BB0FC9"/>
    <w:rsid w:val="00BB3A86"/>
    <w:rsid w:val="00BB3C0E"/>
    <w:rsid w:val="00BB462C"/>
    <w:rsid w:val="00BB49C5"/>
    <w:rsid w:val="00BB515D"/>
    <w:rsid w:val="00BB51F6"/>
    <w:rsid w:val="00BB52A6"/>
    <w:rsid w:val="00BB5687"/>
    <w:rsid w:val="00BB5898"/>
    <w:rsid w:val="00BB62E8"/>
    <w:rsid w:val="00BC0283"/>
    <w:rsid w:val="00BC085F"/>
    <w:rsid w:val="00BC0870"/>
    <w:rsid w:val="00BC0A34"/>
    <w:rsid w:val="00BC0D14"/>
    <w:rsid w:val="00BC19D0"/>
    <w:rsid w:val="00BC248D"/>
    <w:rsid w:val="00BC5144"/>
    <w:rsid w:val="00BC5EEC"/>
    <w:rsid w:val="00BC66DB"/>
    <w:rsid w:val="00BC6861"/>
    <w:rsid w:val="00BC706A"/>
    <w:rsid w:val="00BC7454"/>
    <w:rsid w:val="00BC77A0"/>
    <w:rsid w:val="00BC793A"/>
    <w:rsid w:val="00BC797D"/>
    <w:rsid w:val="00BD1628"/>
    <w:rsid w:val="00BD1B1B"/>
    <w:rsid w:val="00BD1C65"/>
    <w:rsid w:val="00BD22A1"/>
    <w:rsid w:val="00BD28AC"/>
    <w:rsid w:val="00BD2ADA"/>
    <w:rsid w:val="00BD2B03"/>
    <w:rsid w:val="00BD3AA8"/>
    <w:rsid w:val="00BD3F9A"/>
    <w:rsid w:val="00BD414B"/>
    <w:rsid w:val="00BD46BA"/>
    <w:rsid w:val="00BD552B"/>
    <w:rsid w:val="00BD586A"/>
    <w:rsid w:val="00BD5F91"/>
    <w:rsid w:val="00BD63B2"/>
    <w:rsid w:val="00BD6D0F"/>
    <w:rsid w:val="00BD752B"/>
    <w:rsid w:val="00BD76C6"/>
    <w:rsid w:val="00BD78EF"/>
    <w:rsid w:val="00BD7A26"/>
    <w:rsid w:val="00BD7F80"/>
    <w:rsid w:val="00BE07EE"/>
    <w:rsid w:val="00BE0F61"/>
    <w:rsid w:val="00BE0FDB"/>
    <w:rsid w:val="00BE13A7"/>
    <w:rsid w:val="00BE1D43"/>
    <w:rsid w:val="00BE25E0"/>
    <w:rsid w:val="00BE32E7"/>
    <w:rsid w:val="00BE36E3"/>
    <w:rsid w:val="00BE389E"/>
    <w:rsid w:val="00BE3EE5"/>
    <w:rsid w:val="00BE5774"/>
    <w:rsid w:val="00BE5863"/>
    <w:rsid w:val="00BE5C9A"/>
    <w:rsid w:val="00BE5DF9"/>
    <w:rsid w:val="00BE6759"/>
    <w:rsid w:val="00BE6BD7"/>
    <w:rsid w:val="00BE6F3B"/>
    <w:rsid w:val="00BE7C56"/>
    <w:rsid w:val="00BE7E35"/>
    <w:rsid w:val="00BF0DBB"/>
    <w:rsid w:val="00BF0ECE"/>
    <w:rsid w:val="00BF0F55"/>
    <w:rsid w:val="00BF1122"/>
    <w:rsid w:val="00BF1CB3"/>
    <w:rsid w:val="00BF2B80"/>
    <w:rsid w:val="00BF3838"/>
    <w:rsid w:val="00BF40D8"/>
    <w:rsid w:val="00BF41BC"/>
    <w:rsid w:val="00BF46AE"/>
    <w:rsid w:val="00BF4DE0"/>
    <w:rsid w:val="00BF4FD9"/>
    <w:rsid w:val="00BF5686"/>
    <w:rsid w:val="00BF5848"/>
    <w:rsid w:val="00BF60F2"/>
    <w:rsid w:val="00BF65B0"/>
    <w:rsid w:val="00BF6829"/>
    <w:rsid w:val="00BF6AAA"/>
    <w:rsid w:val="00C00338"/>
    <w:rsid w:val="00C006C2"/>
    <w:rsid w:val="00C00828"/>
    <w:rsid w:val="00C00D17"/>
    <w:rsid w:val="00C01051"/>
    <w:rsid w:val="00C0122A"/>
    <w:rsid w:val="00C01489"/>
    <w:rsid w:val="00C018EB"/>
    <w:rsid w:val="00C02A3C"/>
    <w:rsid w:val="00C02C33"/>
    <w:rsid w:val="00C02E39"/>
    <w:rsid w:val="00C03628"/>
    <w:rsid w:val="00C04015"/>
    <w:rsid w:val="00C04223"/>
    <w:rsid w:val="00C046FD"/>
    <w:rsid w:val="00C04A78"/>
    <w:rsid w:val="00C04E8C"/>
    <w:rsid w:val="00C05268"/>
    <w:rsid w:val="00C0545E"/>
    <w:rsid w:val="00C05EE8"/>
    <w:rsid w:val="00C06174"/>
    <w:rsid w:val="00C07A1F"/>
    <w:rsid w:val="00C10372"/>
    <w:rsid w:val="00C10AF1"/>
    <w:rsid w:val="00C1127C"/>
    <w:rsid w:val="00C11453"/>
    <w:rsid w:val="00C11A86"/>
    <w:rsid w:val="00C11E1E"/>
    <w:rsid w:val="00C11F81"/>
    <w:rsid w:val="00C12582"/>
    <w:rsid w:val="00C12882"/>
    <w:rsid w:val="00C12B3B"/>
    <w:rsid w:val="00C12BF8"/>
    <w:rsid w:val="00C131E1"/>
    <w:rsid w:val="00C132EC"/>
    <w:rsid w:val="00C13654"/>
    <w:rsid w:val="00C136BB"/>
    <w:rsid w:val="00C137C9"/>
    <w:rsid w:val="00C138B9"/>
    <w:rsid w:val="00C14171"/>
    <w:rsid w:val="00C1434E"/>
    <w:rsid w:val="00C14BC0"/>
    <w:rsid w:val="00C14DD3"/>
    <w:rsid w:val="00C154EF"/>
    <w:rsid w:val="00C16587"/>
    <w:rsid w:val="00C16CDA"/>
    <w:rsid w:val="00C16EC2"/>
    <w:rsid w:val="00C174C0"/>
    <w:rsid w:val="00C20566"/>
    <w:rsid w:val="00C20C6C"/>
    <w:rsid w:val="00C20FE1"/>
    <w:rsid w:val="00C21268"/>
    <w:rsid w:val="00C212B4"/>
    <w:rsid w:val="00C21AC0"/>
    <w:rsid w:val="00C22C28"/>
    <w:rsid w:val="00C23146"/>
    <w:rsid w:val="00C2314C"/>
    <w:rsid w:val="00C23A6F"/>
    <w:rsid w:val="00C23D35"/>
    <w:rsid w:val="00C23E72"/>
    <w:rsid w:val="00C2417D"/>
    <w:rsid w:val="00C249B5"/>
    <w:rsid w:val="00C25223"/>
    <w:rsid w:val="00C2528F"/>
    <w:rsid w:val="00C254ED"/>
    <w:rsid w:val="00C25D3F"/>
    <w:rsid w:val="00C26AF7"/>
    <w:rsid w:val="00C279A0"/>
    <w:rsid w:val="00C27D1D"/>
    <w:rsid w:val="00C3065B"/>
    <w:rsid w:val="00C30781"/>
    <w:rsid w:val="00C307C5"/>
    <w:rsid w:val="00C308C6"/>
    <w:rsid w:val="00C309E4"/>
    <w:rsid w:val="00C31179"/>
    <w:rsid w:val="00C315BE"/>
    <w:rsid w:val="00C32101"/>
    <w:rsid w:val="00C33F3A"/>
    <w:rsid w:val="00C353C1"/>
    <w:rsid w:val="00C35683"/>
    <w:rsid w:val="00C36900"/>
    <w:rsid w:val="00C36FBF"/>
    <w:rsid w:val="00C3747F"/>
    <w:rsid w:val="00C37A05"/>
    <w:rsid w:val="00C37FF3"/>
    <w:rsid w:val="00C40851"/>
    <w:rsid w:val="00C41A8B"/>
    <w:rsid w:val="00C424D8"/>
    <w:rsid w:val="00C42BCD"/>
    <w:rsid w:val="00C42C36"/>
    <w:rsid w:val="00C42CC9"/>
    <w:rsid w:val="00C42F84"/>
    <w:rsid w:val="00C433F3"/>
    <w:rsid w:val="00C438B0"/>
    <w:rsid w:val="00C43B72"/>
    <w:rsid w:val="00C44131"/>
    <w:rsid w:val="00C44363"/>
    <w:rsid w:val="00C443CB"/>
    <w:rsid w:val="00C454F2"/>
    <w:rsid w:val="00C45A2B"/>
    <w:rsid w:val="00C45B61"/>
    <w:rsid w:val="00C46584"/>
    <w:rsid w:val="00C46A83"/>
    <w:rsid w:val="00C46BD8"/>
    <w:rsid w:val="00C46C04"/>
    <w:rsid w:val="00C47EA9"/>
    <w:rsid w:val="00C47F93"/>
    <w:rsid w:val="00C50062"/>
    <w:rsid w:val="00C500BE"/>
    <w:rsid w:val="00C50CB1"/>
    <w:rsid w:val="00C50D69"/>
    <w:rsid w:val="00C50DB4"/>
    <w:rsid w:val="00C51218"/>
    <w:rsid w:val="00C51B4D"/>
    <w:rsid w:val="00C51B4E"/>
    <w:rsid w:val="00C51CE2"/>
    <w:rsid w:val="00C524C8"/>
    <w:rsid w:val="00C52E55"/>
    <w:rsid w:val="00C53122"/>
    <w:rsid w:val="00C53270"/>
    <w:rsid w:val="00C532FD"/>
    <w:rsid w:val="00C53580"/>
    <w:rsid w:val="00C53CFD"/>
    <w:rsid w:val="00C53FB7"/>
    <w:rsid w:val="00C54DE9"/>
    <w:rsid w:val="00C55311"/>
    <w:rsid w:val="00C553FD"/>
    <w:rsid w:val="00C55718"/>
    <w:rsid w:val="00C55EB2"/>
    <w:rsid w:val="00C55F96"/>
    <w:rsid w:val="00C574E0"/>
    <w:rsid w:val="00C57A2D"/>
    <w:rsid w:val="00C57A9D"/>
    <w:rsid w:val="00C57D88"/>
    <w:rsid w:val="00C57EA3"/>
    <w:rsid w:val="00C600C8"/>
    <w:rsid w:val="00C6041E"/>
    <w:rsid w:val="00C60CF1"/>
    <w:rsid w:val="00C611DE"/>
    <w:rsid w:val="00C61FF0"/>
    <w:rsid w:val="00C62174"/>
    <w:rsid w:val="00C6257B"/>
    <w:rsid w:val="00C626CA"/>
    <w:rsid w:val="00C632DF"/>
    <w:rsid w:val="00C63C3F"/>
    <w:rsid w:val="00C63C8B"/>
    <w:rsid w:val="00C651B1"/>
    <w:rsid w:val="00C658AF"/>
    <w:rsid w:val="00C65B80"/>
    <w:rsid w:val="00C65C71"/>
    <w:rsid w:val="00C66012"/>
    <w:rsid w:val="00C662B4"/>
    <w:rsid w:val="00C6758F"/>
    <w:rsid w:val="00C67D48"/>
    <w:rsid w:val="00C70581"/>
    <w:rsid w:val="00C70599"/>
    <w:rsid w:val="00C70852"/>
    <w:rsid w:val="00C70D63"/>
    <w:rsid w:val="00C71427"/>
    <w:rsid w:val="00C724B5"/>
    <w:rsid w:val="00C724B9"/>
    <w:rsid w:val="00C725E7"/>
    <w:rsid w:val="00C72746"/>
    <w:rsid w:val="00C736D5"/>
    <w:rsid w:val="00C73D7C"/>
    <w:rsid w:val="00C7514E"/>
    <w:rsid w:val="00C75CA1"/>
    <w:rsid w:val="00C75DC0"/>
    <w:rsid w:val="00C76720"/>
    <w:rsid w:val="00C770FA"/>
    <w:rsid w:val="00C775C9"/>
    <w:rsid w:val="00C800E3"/>
    <w:rsid w:val="00C80714"/>
    <w:rsid w:val="00C80A1C"/>
    <w:rsid w:val="00C80EEA"/>
    <w:rsid w:val="00C81966"/>
    <w:rsid w:val="00C82268"/>
    <w:rsid w:val="00C82464"/>
    <w:rsid w:val="00C82900"/>
    <w:rsid w:val="00C82B91"/>
    <w:rsid w:val="00C836A7"/>
    <w:rsid w:val="00C83A99"/>
    <w:rsid w:val="00C843F3"/>
    <w:rsid w:val="00C845C0"/>
    <w:rsid w:val="00C849AC"/>
    <w:rsid w:val="00C84AA6"/>
    <w:rsid w:val="00C84E54"/>
    <w:rsid w:val="00C84F17"/>
    <w:rsid w:val="00C85049"/>
    <w:rsid w:val="00C86745"/>
    <w:rsid w:val="00C86A52"/>
    <w:rsid w:val="00C86D8A"/>
    <w:rsid w:val="00C87593"/>
    <w:rsid w:val="00C90D44"/>
    <w:rsid w:val="00C9189A"/>
    <w:rsid w:val="00C91D7F"/>
    <w:rsid w:val="00C91E8F"/>
    <w:rsid w:val="00C924F9"/>
    <w:rsid w:val="00C92F90"/>
    <w:rsid w:val="00C92FD7"/>
    <w:rsid w:val="00C9399F"/>
    <w:rsid w:val="00C9424B"/>
    <w:rsid w:val="00C94A9D"/>
    <w:rsid w:val="00C94BAF"/>
    <w:rsid w:val="00C94F86"/>
    <w:rsid w:val="00C951AE"/>
    <w:rsid w:val="00C95222"/>
    <w:rsid w:val="00C95890"/>
    <w:rsid w:val="00C96809"/>
    <w:rsid w:val="00C96CF5"/>
    <w:rsid w:val="00C97944"/>
    <w:rsid w:val="00C9796D"/>
    <w:rsid w:val="00C97B4F"/>
    <w:rsid w:val="00CA0975"/>
    <w:rsid w:val="00CA1306"/>
    <w:rsid w:val="00CA13FE"/>
    <w:rsid w:val="00CA2094"/>
    <w:rsid w:val="00CA26E0"/>
    <w:rsid w:val="00CA2F9C"/>
    <w:rsid w:val="00CA3738"/>
    <w:rsid w:val="00CA389A"/>
    <w:rsid w:val="00CA3D61"/>
    <w:rsid w:val="00CA3E79"/>
    <w:rsid w:val="00CA405F"/>
    <w:rsid w:val="00CA5685"/>
    <w:rsid w:val="00CA5A0C"/>
    <w:rsid w:val="00CA601A"/>
    <w:rsid w:val="00CA617B"/>
    <w:rsid w:val="00CA6FE7"/>
    <w:rsid w:val="00CA70BB"/>
    <w:rsid w:val="00CA72A0"/>
    <w:rsid w:val="00CA7817"/>
    <w:rsid w:val="00CA7872"/>
    <w:rsid w:val="00CB01D5"/>
    <w:rsid w:val="00CB03C5"/>
    <w:rsid w:val="00CB0886"/>
    <w:rsid w:val="00CB0BA6"/>
    <w:rsid w:val="00CB1212"/>
    <w:rsid w:val="00CB1438"/>
    <w:rsid w:val="00CB149E"/>
    <w:rsid w:val="00CB24AF"/>
    <w:rsid w:val="00CB2AC8"/>
    <w:rsid w:val="00CB30F7"/>
    <w:rsid w:val="00CB3C3A"/>
    <w:rsid w:val="00CB4660"/>
    <w:rsid w:val="00CB46E2"/>
    <w:rsid w:val="00CB4B87"/>
    <w:rsid w:val="00CB53AD"/>
    <w:rsid w:val="00CB605D"/>
    <w:rsid w:val="00CB6551"/>
    <w:rsid w:val="00CB67A4"/>
    <w:rsid w:val="00CB6823"/>
    <w:rsid w:val="00CB68F0"/>
    <w:rsid w:val="00CB6E03"/>
    <w:rsid w:val="00CB70C0"/>
    <w:rsid w:val="00CB7CDE"/>
    <w:rsid w:val="00CB7F27"/>
    <w:rsid w:val="00CB7FC4"/>
    <w:rsid w:val="00CC17A3"/>
    <w:rsid w:val="00CC1A6A"/>
    <w:rsid w:val="00CC1DCD"/>
    <w:rsid w:val="00CC1ECF"/>
    <w:rsid w:val="00CC1F06"/>
    <w:rsid w:val="00CC309F"/>
    <w:rsid w:val="00CC33CA"/>
    <w:rsid w:val="00CC46EB"/>
    <w:rsid w:val="00CC4D24"/>
    <w:rsid w:val="00CC51A2"/>
    <w:rsid w:val="00CC5AE1"/>
    <w:rsid w:val="00CC5D47"/>
    <w:rsid w:val="00CC5FD1"/>
    <w:rsid w:val="00CC6880"/>
    <w:rsid w:val="00CC6F91"/>
    <w:rsid w:val="00CC7711"/>
    <w:rsid w:val="00CC7CF2"/>
    <w:rsid w:val="00CD00C6"/>
    <w:rsid w:val="00CD1EE7"/>
    <w:rsid w:val="00CD2A07"/>
    <w:rsid w:val="00CD3CE5"/>
    <w:rsid w:val="00CD4333"/>
    <w:rsid w:val="00CD48E7"/>
    <w:rsid w:val="00CD4D32"/>
    <w:rsid w:val="00CD4D69"/>
    <w:rsid w:val="00CD4F0C"/>
    <w:rsid w:val="00CD524B"/>
    <w:rsid w:val="00CD60AF"/>
    <w:rsid w:val="00CD63CE"/>
    <w:rsid w:val="00CD6788"/>
    <w:rsid w:val="00CD719E"/>
    <w:rsid w:val="00CD7456"/>
    <w:rsid w:val="00CD78E4"/>
    <w:rsid w:val="00CD7A99"/>
    <w:rsid w:val="00CD7CC3"/>
    <w:rsid w:val="00CE001E"/>
    <w:rsid w:val="00CE0045"/>
    <w:rsid w:val="00CE014F"/>
    <w:rsid w:val="00CE01D8"/>
    <w:rsid w:val="00CE0655"/>
    <w:rsid w:val="00CE0A85"/>
    <w:rsid w:val="00CE183B"/>
    <w:rsid w:val="00CE20A0"/>
    <w:rsid w:val="00CE2238"/>
    <w:rsid w:val="00CE24F9"/>
    <w:rsid w:val="00CE2631"/>
    <w:rsid w:val="00CE3583"/>
    <w:rsid w:val="00CE38B3"/>
    <w:rsid w:val="00CE5529"/>
    <w:rsid w:val="00CE6A1B"/>
    <w:rsid w:val="00CE6A9C"/>
    <w:rsid w:val="00CE6BE9"/>
    <w:rsid w:val="00CE6C5E"/>
    <w:rsid w:val="00CE74C6"/>
    <w:rsid w:val="00CE7D12"/>
    <w:rsid w:val="00CE7E42"/>
    <w:rsid w:val="00CF0789"/>
    <w:rsid w:val="00CF0A63"/>
    <w:rsid w:val="00CF19A2"/>
    <w:rsid w:val="00CF19C4"/>
    <w:rsid w:val="00CF1FEB"/>
    <w:rsid w:val="00CF20F0"/>
    <w:rsid w:val="00CF2466"/>
    <w:rsid w:val="00CF2669"/>
    <w:rsid w:val="00CF28BC"/>
    <w:rsid w:val="00CF299E"/>
    <w:rsid w:val="00CF3C72"/>
    <w:rsid w:val="00CF4244"/>
    <w:rsid w:val="00CF51AE"/>
    <w:rsid w:val="00CF5583"/>
    <w:rsid w:val="00CF5D52"/>
    <w:rsid w:val="00CF7002"/>
    <w:rsid w:val="00CF746A"/>
    <w:rsid w:val="00CF7B12"/>
    <w:rsid w:val="00D002E0"/>
    <w:rsid w:val="00D00877"/>
    <w:rsid w:val="00D00964"/>
    <w:rsid w:val="00D01E6E"/>
    <w:rsid w:val="00D01F94"/>
    <w:rsid w:val="00D021E6"/>
    <w:rsid w:val="00D03416"/>
    <w:rsid w:val="00D04140"/>
    <w:rsid w:val="00D046B6"/>
    <w:rsid w:val="00D053C6"/>
    <w:rsid w:val="00D05D96"/>
    <w:rsid w:val="00D05DDF"/>
    <w:rsid w:val="00D05E9F"/>
    <w:rsid w:val="00D05F70"/>
    <w:rsid w:val="00D0645C"/>
    <w:rsid w:val="00D06CCD"/>
    <w:rsid w:val="00D0767D"/>
    <w:rsid w:val="00D11C0B"/>
    <w:rsid w:val="00D12040"/>
    <w:rsid w:val="00D12406"/>
    <w:rsid w:val="00D12A90"/>
    <w:rsid w:val="00D12E12"/>
    <w:rsid w:val="00D144F9"/>
    <w:rsid w:val="00D1681B"/>
    <w:rsid w:val="00D17E22"/>
    <w:rsid w:val="00D201C7"/>
    <w:rsid w:val="00D21C17"/>
    <w:rsid w:val="00D21D39"/>
    <w:rsid w:val="00D21F94"/>
    <w:rsid w:val="00D229A9"/>
    <w:rsid w:val="00D22FBC"/>
    <w:rsid w:val="00D2315C"/>
    <w:rsid w:val="00D2337F"/>
    <w:rsid w:val="00D2387C"/>
    <w:rsid w:val="00D24138"/>
    <w:rsid w:val="00D24795"/>
    <w:rsid w:val="00D2511D"/>
    <w:rsid w:val="00D2638A"/>
    <w:rsid w:val="00D26754"/>
    <w:rsid w:val="00D26CC6"/>
    <w:rsid w:val="00D27D16"/>
    <w:rsid w:val="00D30D2E"/>
    <w:rsid w:val="00D30E7B"/>
    <w:rsid w:val="00D30FFC"/>
    <w:rsid w:val="00D3142E"/>
    <w:rsid w:val="00D31491"/>
    <w:rsid w:val="00D314C3"/>
    <w:rsid w:val="00D31F2D"/>
    <w:rsid w:val="00D32351"/>
    <w:rsid w:val="00D32722"/>
    <w:rsid w:val="00D32BB6"/>
    <w:rsid w:val="00D35134"/>
    <w:rsid w:val="00D35D74"/>
    <w:rsid w:val="00D36C42"/>
    <w:rsid w:val="00D36CFB"/>
    <w:rsid w:val="00D371AA"/>
    <w:rsid w:val="00D37210"/>
    <w:rsid w:val="00D37CF1"/>
    <w:rsid w:val="00D40D30"/>
    <w:rsid w:val="00D41145"/>
    <w:rsid w:val="00D424F5"/>
    <w:rsid w:val="00D428E8"/>
    <w:rsid w:val="00D42BCA"/>
    <w:rsid w:val="00D42D70"/>
    <w:rsid w:val="00D43BF2"/>
    <w:rsid w:val="00D43C41"/>
    <w:rsid w:val="00D43F97"/>
    <w:rsid w:val="00D443AB"/>
    <w:rsid w:val="00D44B0F"/>
    <w:rsid w:val="00D45185"/>
    <w:rsid w:val="00D45401"/>
    <w:rsid w:val="00D459BD"/>
    <w:rsid w:val="00D45C29"/>
    <w:rsid w:val="00D45D37"/>
    <w:rsid w:val="00D46DAA"/>
    <w:rsid w:val="00D50A55"/>
    <w:rsid w:val="00D50BC3"/>
    <w:rsid w:val="00D51242"/>
    <w:rsid w:val="00D517AE"/>
    <w:rsid w:val="00D51DD3"/>
    <w:rsid w:val="00D52217"/>
    <w:rsid w:val="00D523C8"/>
    <w:rsid w:val="00D53952"/>
    <w:rsid w:val="00D53ACB"/>
    <w:rsid w:val="00D53D0B"/>
    <w:rsid w:val="00D53E0B"/>
    <w:rsid w:val="00D54DA8"/>
    <w:rsid w:val="00D54FCC"/>
    <w:rsid w:val="00D55853"/>
    <w:rsid w:val="00D559E4"/>
    <w:rsid w:val="00D559FD"/>
    <w:rsid w:val="00D55DC9"/>
    <w:rsid w:val="00D562A1"/>
    <w:rsid w:val="00D562E3"/>
    <w:rsid w:val="00D564E3"/>
    <w:rsid w:val="00D57113"/>
    <w:rsid w:val="00D57BCE"/>
    <w:rsid w:val="00D608B9"/>
    <w:rsid w:val="00D609F0"/>
    <w:rsid w:val="00D61471"/>
    <w:rsid w:val="00D62921"/>
    <w:rsid w:val="00D62D30"/>
    <w:rsid w:val="00D6362F"/>
    <w:rsid w:val="00D63C93"/>
    <w:rsid w:val="00D64172"/>
    <w:rsid w:val="00D64889"/>
    <w:rsid w:val="00D655FC"/>
    <w:rsid w:val="00D666E3"/>
    <w:rsid w:val="00D67A45"/>
    <w:rsid w:val="00D7061C"/>
    <w:rsid w:val="00D70FEF"/>
    <w:rsid w:val="00D7138E"/>
    <w:rsid w:val="00D73181"/>
    <w:rsid w:val="00D73357"/>
    <w:rsid w:val="00D74523"/>
    <w:rsid w:val="00D750CB"/>
    <w:rsid w:val="00D751D8"/>
    <w:rsid w:val="00D756A4"/>
    <w:rsid w:val="00D766A9"/>
    <w:rsid w:val="00D76AFB"/>
    <w:rsid w:val="00D770AA"/>
    <w:rsid w:val="00D77385"/>
    <w:rsid w:val="00D77576"/>
    <w:rsid w:val="00D775D8"/>
    <w:rsid w:val="00D806E8"/>
    <w:rsid w:val="00D80935"/>
    <w:rsid w:val="00D80B1F"/>
    <w:rsid w:val="00D81083"/>
    <w:rsid w:val="00D8142D"/>
    <w:rsid w:val="00D81710"/>
    <w:rsid w:val="00D817CA"/>
    <w:rsid w:val="00D81867"/>
    <w:rsid w:val="00D81D09"/>
    <w:rsid w:val="00D820E8"/>
    <w:rsid w:val="00D8246E"/>
    <w:rsid w:val="00D82834"/>
    <w:rsid w:val="00D829B2"/>
    <w:rsid w:val="00D82CF8"/>
    <w:rsid w:val="00D82D1A"/>
    <w:rsid w:val="00D842CF"/>
    <w:rsid w:val="00D84CD2"/>
    <w:rsid w:val="00D84FE8"/>
    <w:rsid w:val="00D851B1"/>
    <w:rsid w:val="00D8543E"/>
    <w:rsid w:val="00D85554"/>
    <w:rsid w:val="00D85761"/>
    <w:rsid w:val="00D85B6F"/>
    <w:rsid w:val="00D85D1E"/>
    <w:rsid w:val="00D85E4F"/>
    <w:rsid w:val="00D860D9"/>
    <w:rsid w:val="00D8646D"/>
    <w:rsid w:val="00D86B0D"/>
    <w:rsid w:val="00D8717E"/>
    <w:rsid w:val="00D875C5"/>
    <w:rsid w:val="00D87F62"/>
    <w:rsid w:val="00D901A0"/>
    <w:rsid w:val="00D902EE"/>
    <w:rsid w:val="00D90776"/>
    <w:rsid w:val="00D907A9"/>
    <w:rsid w:val="00D909B6"/>
    <w:rsid w:val="00D90B93"/>
    <w:rsid w:val="00D914B3"/>
    <w:rsid w:val="00D91619"/>
    <w:rsid w:val="00D91D3B"/>
    <w:rsid w:val="00D91DBF"/>
    <w:rsid w:val="00D91EA4"/>
    <w:rsid w:val="00D91FBF"/>
    <w:rsid w:val="00D92BC4"/>
    <w:rsid w:val="00D92DF5"/>
    <w:rsid w:val="00D93104"/>
    <w:rsid w:val="00D93DEF"/>
    <w:rsid w:val="00D94322"/>
    <w:rsid w:val="00D94457"/>
    <w:rsid w:val="00D95EA9"/>
    <w:rsid w:val="00D96FCE"/>
    <w:rsid w:val="00D96FDD"/>
    <w:rsid w:val="00D9701D"/>
    <w:rsid w:val="00D970DE"/>
    <w:rsid w:val="00D9719C"/>
    <w:rsid w:val="00D9733F"/>
    <w:rsid w:val="00D97476"/>
    <w:rsid w:val="00D9747D"/>
    <w:rsid w:val="00D974A2"/>
    <w:rsid w:val="00D97EAB"/>
    <w:rsid w:val="00DA0FDA"/>
    <w:rsid w:val="00DA17DE"/>
    <w:rsid w:val="00DA1924"/>
    <w:rsid w:val="00DA2020"/>
    <w:rsid w:val="00DA308F"/>
    <w:rsid w:val="00DA4309"/>
    <w:rsid w:val="00DA4375"/>
    <w:rsid w:val="00DA47AA"/>
    <w:rsid w:val="00DA48A2"/>
    <w:rsid w:val="00DA4961"/>
    <w:rsid w:val="00DA5A2C"/>
    <w:rsid w:val="00DA5CDD"/>
    <w:rsid w:val="00DA5DC2"/>
    <w:rsid w:val="00DA5E5A"/>
    <w:rsid w:val="00DA6D8D"/>
    <w:rsid w:val="00DA768E"/>
    <w:rsid w:val="00DA7AC1"/>
    <w:rsid w:val="00DA7C91"/>
    <w:rsid w:val="00DB03C5"/>
    <w:rsid w:val="00DB11F3"/>
    <w:rsid w:val="00DB16C9"/>
    <w:rsid w:val="00DB25F3"/>
    <w:rsid w:val="00DB27AD"/>
    <w:rsid w:val="00DB3115"/>
    <w:rsid w:val="00DB3361"/>
    <w:rsid w:val="00DB34CE"/>
    <w:rsid w:val="00DB36E5"/>
    <w:rsid w:val="00DB39E0"/>
    <w:rsid w:val="00DB3EFF"/>
    <w:rsid w:val="00DB3FF7"/>
    <w:rsid w:val="00DB41FA"/>
    <w:rsid w:val="00DB434A"/>
    <w:rsid w:val="00DB4648"/>
    <w:rsid w:val="00DB4705"/>
    <w:rsid w:val="00DB4AD4"/>
    <w:rsid w:val="00DB4CE3"/>
    <w:rsid w:val="00DB5C37"/>
    <w:rsid w:val="00DB5F16"/>
    <w:rsid w:val="00DB61F5"/>
    <w:rsid w:val="00DB6C9C"/>
    <w:rsid w:val="00DB7460"/>
    <w:rsid w:val="00DC04B2"/>
    <w:rsid w:val="00DC06DA"/>
    <w:rsid w:val="00DC09E0"/>
    <w:rsid w:val="00DC0C27"/>
    <w:rsid w:val="00DC14BB"/>
    <w:rsid w:val="00DC3575"/>
    <w:rsid w:val="00DC3A00"/>
    <w:rsid w:val="00DC4540"/>
    <w:rsid w:val="00DC5366"/>
    <w:rsid w:val="00DC58F9"/>
    <w:rsid w:val="00DC5AB9"/>
    <w:rsid w:val="00DC637A"/>
    <w:rsid w:val="00DC74BD"/>
    <w:rsid w:val="00DC7960"/>
    <w:rsid w:val="00DC7BBA"/>
    <w:rsid w:val="00DD04EB"/>
    <w:rsid w:val="00DD054C"/>
    <w:rsid w:val="00DD06B2"/>
    <w:rsid w:val="00DD06E9"/>
    <w:rsid w:val="00DD2201"/>
    <w:rsid w:val="00DD2625"/>
    <w:rsid w:val="00DD2D79"/>
    <w:rsid w:val="00DD300C"/>
    <w:rsid w:val="00DD3239"/>
    <w:rsid w:val="00DD3B02"/>
    <w:rsid w:val="00DD46E3"/>
    <w:rsid w:val="00DD4BA9"/>
    <w:rsid w:val="00DD5876"/>
    <w:rsid w:val="00DD6086"/>
    <w:rsid w:val="00DD6DC1"/>
    <w:rsid w:val="00DD748A"/>
    <w:rsid w:val="00DE03E2"/>
    <w:rsid w:val="00DE0934"/>
    <w:rsid w:val="00DE0E0B"/>
    <w:rsid w:val="00DE0FED"/>
    <w:rsid w:val="00DE17FF"/>
    <w:rsid w:val="00DE1D04"/>
    <w:rsid w:val="00DE1F81"/>
    <w:rsid w:val="00DE20B4"/>
    <w:rsid w:val="00DE31F0"/>
    <w:rsid w:val="00DE34FF"/>
    <w:rsid w:val="00DE4517"/>
    <w:rsid w:val="00DE4EC6"/>
    <w:rsid w:val="00DE51CF"/>
    <w:rsid w:val="00DE5300"/>
    <w:rsid w:val="00DE544B"/>
    <w:rsid w:val="00DE6C8D"/>
    <w:rsid w:val="00DE6E5C"/>
    <w:rsid w:val="00DE7131"/>
    <w:rsid w:val="00DE7EB5"/>
    <w:rsid w:val="00DF14F3"/>
    <w:rsid w:val="00DF16EC"/>
    <w:rsid w:val="00DF2FEC"/>
    <w:rsid w:val="00DF3D53"/>
    <w:rsid w:val="00DF4605"/>
    <w:rsid w:val="00DF53E8"/>
    <w:rsid w:val="00DF6D53"/>
    <w:rsid w:val="00DF6F58"/>
    <w:rsid w:val="00DF7642"/>
    <w:rsid w:val="00E00B45"/>
    <w:rsid w:val="00E01774"/>
    <w:rsid w:val="00E01866"/>
    <w:rsid w:val="00E01992"/>
    <w:rsid w:val="00E01F6A"/>
    <w:rsid w:val="00E02080"/>
    <w:rsid w:val="00E02224"/>
    <w:rsid w:val="00E02278"/>
    <w:rsid w:val="00E028F3"/>
    <w:rsid w:val="00E029FC"/>
    <w:rsid w:val="00E039DE"/>
    <w:rsid w:val="00E03C48"/>
    <w:rsid w:val="00E04357"/>
    <w:rsid w:val="00E04563"/>
    <w:rsid w:val="00E0598F"/>
    <w:rsid w:val="00E05A2D"/>
    <w:rsid w:val="00E05A97"/>
    <w:rsid w:val="00E0737D"/>
    <w:rsid w:val="00E07A89"/>
    <w:rsid w:val="00E07C6E"/>
    <w:rsid w:val="00E10D4F"/>
    <w:rsid w:val="00E10D78"/>
    <w:rsid w:val="00E11021"/>
    <w:rsid w:val="00E11ED7"/>
    <w:rsid w:val="00E12247"/>
    <w:rsid w:val="00E12400"/>
    <w:rsid w:val="00E12718"/>
    <w:rsid w:val="00E12973"/>
    <w:rsid w:val="00E12BDE"/>
    <w:rsid w:val="00E12C52"/>
    <w:rsid w:val="00E13538"/>
    <w:rsid w:val="00E139F3"/>
    <w:rsid w:val="00E13F82"/>
    <w:rsid w:val="00E15326"/>
    <w:rsid w:val="00E15693"/>
    <w:rsid w:val="00E15CCE"/>
    <w:rsid w:val="00E15F80"/>
    <w:rsid w:val="00E15FAA"/>
    <w:rsid w:val="00E166A1"/>
    <w:rsid w:val="00E166B1"/>
    <w:rsid w:val="00E16B9F"/>
    <w:rsid w:val="00E16EEC"/>
    <w:rsid w:val="00E16F96"/>
    <w:rsid w:val="00E1797B"/>
    <w:rsid w:val="00E208DF"/>
    <w:rsid w:val="00E2094A"/>
    <w:rsid w:val="00E20DED"/>
    <w:rsid w:val="00E21344"/>
    <w:rsid w:val="00E2217E"/>
    <w:rsid w:val="00E2233F"/>
    <w:rsid w:val="00E24280"/>
    <w:rsid w:val="00E24AE9"/>
    <w:rsid w:val="00E24EB8"/>
    <w:rsid w:val="00E25D93"/>
    <w:rsid w:val="00E26755"/>
    <w:rsid w:val="00E2699B"/>
    <w:rsid w:val="00E26B29"/>
    <w:rsid w:val="00E26FC7"/>
    <w:rsid w:val="00E30087"/>
    <w:rsid w:val="00E3036A"/>
    <w:rsid w:val="00E30423"/>
    <w:rsid w:val="00E3054B"/>
    <w:rsid w:val="00E306AB"/>
    <w:rsid w:val="00E306C8"/>
    <w:rsid w:val="00E30C16"/>
    <w:rsid w:val="00E31085"/>
    <w:rsid w:val="00E314DF"/>
    <w:rsid w:val="00E32BC2"/>
    <w:rsid w:val="00E33F98"/>
    <w:rsid w:val="00E3437D"/>
    <w:rsid w:val="00E34D71"/>
    <w:rsid w:val="00E3531F"/>
    <w:rsid w:val="00E35A2F"/>
    <w:rsid w:val="00E35D52"/>
    <w:rsid w:val="00E3620E"/>
    <w:rsid w:val="00E36619"/>
    <w:rsid w:val="00E36FBE"/>
    <w:rsid w:val="00E375FB"/>
    <w:rsid w:val="00E378C7"/>
    <w:rsid w:val="00E37B7C"/>
    <w:rsid w:val="00E37FB3"/>
    <w:rsid w:val="00E40421"/>
    <w:rsid w:val="00E41F88"/>
    <w:rsid w:val="00E422A9"/>
    <w:rsid w:val="00E430E4"/>
    <w:rsid w:val="00E43D74"/>
    <w:rsid w:val="00E44CF6"/>
    <w:rsid w:val="00E454D4"/>
    <w:rsid w:val="00E45708"/>
    <w:rsid w:val="00E46454"/>
    <w:rsid w:val="00E46602"/>
    <w:rsid w:val="00E46686"/>
    <w:rsid w:val="00E468E6"/>
    <w:rsid w:val="00E46CCE"/>
    <w:rsid w:val="00E474BC"/>
    <w:rsid w:val="00E47AB1"/>
    <w:rsid w:val="00E47B49"/>
    <w:rsid w:val="00E47F2C"/>
    <w:rsid w:val="00E47F9F"/>
    <w:rsid w:val="00E50289"/>
    <w:rsid w:val="00E50A30"/>
    <w:rsid w:val="00E50CBD"/>
    <w:rsid w:val="00E50F40"/>
    <w:rsid w:val="00E51307"/>
    <w:rsid w:val="00E51339"/>
    <w:rsid w:val="00E513F9"/>
    <w:rsid w:val="00E51406"/>
    <w:rsid w:val="00E521E4"/>
    <w:rsid w:val="00E528BE"/>
    <w:rsid w:val="00E53051"/>
    <w:rsid w:val="00E5309E"/>
    <w:rsid w:val="00E536E2"/>
    <w:rsid w:val="00E556DE"/>
    <w:rsid w:val="00E557FB"/>
    <w:rsid w:val="00E55826"/>
    <w:rsid w:val="00E55999"/>
    <w:rsid w:val="00E57BD5"/>
    <w:rsid w:val="00E60137"/>
    <w:rsid w:val="00E60477"/>
    <w:rsid w:val="00E60765"/>
    <w:rsid w:val="00E60F37"/>
    <w:rsid w:val="00E6177A"/>
    <w:rsid w:val="00E61F54"/>
    <w:rsid w:val="00E62780"/>
    <w:rsid w:val="00E63696"/>
    <w:rsid w:val="00E63A57"/>
    <w:rsid w:val="00E63AAB"/>
    <w:rsid w:val="00E63C1D"/>
    <w:rsid w:val="00E64863"/>
    <w:rsid w:val="00E64957"/>
    <w:rsid w:val="00E64E95"/>
    <w:rsid w:val="00E652A1"/>
    <w:rsid w:val="00E652AE"/>
    <w:rsid w:val="00E654C7"/>
    <w:rsid w:val="00E65D08"/>
    <w:rsid w:val="00E661A4"/>
    <w:rsid w:val="00E662A9"/>
    <w:rsid w:val="00E670E3"/>
    <w:rsid w:val="00E67BB8"/>
    <w:rsid w:val="00E70103"/>
    <w:rsid w:val="00E70D01"/>
    <w:rsid w:val="00E7127C"/>
    <w:rsid w:val="00E718F6"/>
    <w:rsid w:val="00E71C33"/>
    <w:rsid w:val="00E721D6"/>
    <w:rsid w:val="00E7227E"/>
    <w:rsid w:val="00E72805"/>
    <w:rsid w:val="00E72E17"/>
    <w:rsid w:val="00E738B7"/>
    <w:rsid w:val="00E73A8D"/>
    <w:rsid w:val="00E74CEA"/>
    <w:rsid w:val="00E7589C"/>
    <w:rsid w:val="00E75BEC"/>
    <w:rsid w:val="00E7600D"/>
    <w:rsid w:val="00E76DD1"/>
    <w:rsid w:val="00E76F0B"/>
    <w:rsid w:val="00E772FA"/>
    <w:rsid w:val="00E77F5A"/>
    <w:rsid w:val="00E8000F"/>
    <w:rsid w:val="00E81893"/>
    <w:rsid w:val="00E82FD3"/>
    <w:rsid w:val="00E83901"/>
    <w:rsid w:val="00E83E58"/>
    <w:rsid w:val="00E84471"/>
    <w:rsid w:val="00E844FF"/>
    <w:rsid w:val="00E8477F"/>
    <w:rsid w:val="00E84D2D"/>
    <w:rsid w:val="00E856DE"/>
    <w:rsid w:val="00E85818"/>
    <w:rsid w:val="00E859FD"/>
    <w:rsid w:val="00E85EBE"/>
    <w:rsid w:val="00E85F8F"/>
    <w:rsid w:val="00E860CE"/>
    <w:rsid w:val="00E86642"/>
    <w:rsid w:val="00E8684E"/>
    <w:rsid w:val="00E9079D"/>
    <w:rsid w:val="00E90C5C"/>
    <w:rsid w:val="00E921B1"/>
    <w:rsid w:val="00E92846"/>
    <w:rsid w:val="00E92B9A"/>
    <w:rsid w:val="00E930A5"/>
    <w:rsid w:val="00E9394F"/>
    <w:rsid w:val="00E944B5"/>
    <w:rsid w:val="00E94E76"/>
    <w:rsid w:val="00E951CE"/>
    <w:rsid w:val="00E954B9"/>
    <w:rsid w:val="00E95FDD"/>
    <w:rsid w:val="00E96945"/>
    <w:rsid w:val="00EA0B78"/>
    <w:rsid w:val="00EA122D"/>
    <w:rsid w:val="00EA159A"/>
    <w:rsid w:val="00EA16EA"/>
    <w:rsid w:val="00EA18A0"/>
    <w:rsid w:val="00EA1F75"/>
    <w:rsid w:val="00EA216C"/>
    <w:rsid w:val="00EA2655"/>
    <w:rsid w:val="00EA2BF2"/>
    <w:rsid w:val="00EA3B33"/>
    <w:rsid w:val="00EA4124"/>
    <w:rsid w:val="00EA4564"/>
    <w:rsid w:val="00EA46DC"/>
    <w:rsid w:val="00EA4D98"/>
    <w:rsid w:val="00EA4E7D"/>
    <w:rsid w:val="00EA522C"/>
    <w:rsid w:val="00EA525F"/>
    <w:rsid w:val="00EA56FE"/>
    <w:rsid w:val="00EA68AE"/>
    <w:rsid w:val="00EA7164"/>
    <w:rsid w:val="00EB0012"/>
    <w:rsid w:val="00EB04D2"/>
    <w:rsid w:val="00EB08CA"/>
    <w:rsid w:val="00EB0E29"/>
    <w:rsid w:val="00EB1840"/>
    <w:rsid w:val="00EB1849"/>
    <w:rsid w:val="00EB3401"/>
    <w:rsid w:val="00EB3C54"/>
    <w:rsid w:val="00EB4B8F"/>
    <w:rsid w:val="00EB54E0"/>
    <w:rsid w:val="00EB5BE7"/>
    <w:rsid w:val="00EB6E30"/>
    <w:rsid w:val="00EB6F63"/>
    <w:rsid w:val="00EB71A3"/>
    <w:rsid w:val="00EB726E"/>
    <w:rsid w:val="00EB7632"/>
    <w:rsid w:val="00EC0784"/>
    <w:rsid w:val="00EC0C1D"/>
    <w:rsid w:val="00EC154D"/>
    <w:rsid w:val="00EC159A"/>
    <w:rsid w:val="00EC2892"/>
    <w:rsid w:val="00EC2CC1"/>
    <w:rsid w:val="00EC2E81"/>
    <w:rsid w:val="00EC350B"/>
    <w:rsid w:val="00EC3FE8"/>
    <w:rsid w:val="00EC42C3"/>
    <w:rsid w:val="00EC4783"/>
    <w:rsid w:val="00EC4D24"/>
    <w:rsid w:val="00EC5AD2"/>
    <w:rsid w:val="00EC5CB5"/>
    <w:rsid w:val="00ED077A"/>
    <w:rsid w:val="00ED0E3D"/>
    <w:rsid w:val="00ED4772"/>
    <w:rsid w:val="00ED5D2E"/>
    <w:rsid w:val="00ED6A58"/>
    <w:rsid w:val="00ED7BC3"/>
    <w:rsid w:val="00ED7C28"/>
    <w:rsid w:val="00ED7EA2"/>
    <w:rsid w:val="00EE02A5"/>
    <w:rsid w:val="00EE0849"/>
    <w:rsid w:val="00EE0CB7"/>
    <w:rsid w:val="00EE1780"/>
    <w:rsid w:val="00EE1FFD"/>
    <w:rsid w:val="00EE2625"/>
    <w:rsid w:val="00EE2847"/>
    <w:rsid w:val="00EE5517"/>
    <w:rsid w:val="00EE5A2C"/>
    <w:rsid w:val="00EE644A"/>
    <w:rsid w:val="00EE6897"/>
    <w:rsid w:val="00EE68BF"/>
    <w:rsid w:val="00EE71EF"/>
    <w:rsid w:val="00EE76C7"/>
    <w:rsid w:val="00EE772F"/>
    <w:rsid w:val="00EF07E6"/>
    <w:rsid w:val="00EF0A92"/>
    <w:rsid w:val="00EF10F2"/>
    <w:rsid w:val="00EF1687"/>
    <w:rsid w:val="00EF17AD"/>
    <w:rsid w:val="00EF1A60"/>
    <w:rsid w:val="00EF1F3E"/>
    <w:rsid w:val="00EF3C1D"/>
    <w:rsid w:val="00EF3E47"/>
    <w:rsid w:val="00EF3F64"/>
    <w:rsid w:val="00EF4585"/>
    <w:rsid w:val="00EF59F4"/>
    <w:rsid w:val="00EF617F"/>
    <w:rsid w:val="00EF631B"/>
    <w:rsid w:val="00EF6484"/>
    <w:rsid w:val="00EF70BB"/>
    <w:rsid w:val="00EF70E4"/>
    <w:rsid w:val="00EF716A"/>
    <w:rsid w:val="00EF7EF5"/>
    <w:rsid w:val="00F00380"/>
    <w:rsid w:val="00F00F35"/>
    <w:rsid w:val="00F021E2"/>
    <w:rsid w:val="00F02672"/>
    <w:rsid w:val="00F03181"/>
    <w:rsid w:val="00F03431"/>
    <w:rsid w:val="00F038E3"/>
    <w:rsid w:val="00F03D38"/>
    <w:rsid w:val="00F03E65"/>
    <w:rsid w:val="00F0471A"/>
    <w:rsid w:val="00F0478B"/>
    <w:rsid w:val="00F0517A"/>
    <w:rsid w:val="00F0533B"/>
    <w:rsid w:val="00F05785"/>
    <w:rsid w:val="00F061D9"/>
    <w:rsid w:val="00F0665F"/>
    <w:rsid w:val="00F07B59"/>
    <w:rsid w:val="00F10568"/>
    <w:rsid w:val="00F10F70"/>
    <w:rsid w:val="00F12398"/>
    <w:rsid w:val="00F13A1C"/>
    <w:rsid w:val="00F13B4B"/>
    <w:rsid w:val="00F13D60"/>
    <w:rsid w:val="00F14C78"/>
    <w:rsid w:val="00F16096"/>
    <w:rsid w:val="00F165AB"/>
    <w:rsid w:val="00F171F5"/>
    <w:rsid w:val="00F17C2A"/>
    <w:rsid w:val="00F20DCF"/>
    <w:rsid w:val="00F2140D"/>
    <w:rsid w:val="00F2203C"/>
    <w:rsid w:val="00F222ED"/>
    <w:rsid w:val="00F2249A"/>
    <w:rsid w:val="00F22A63"/>
    <w:rsid w:val="00F22C5F"/>
    <w:rsid w:val="00F22D57"/>
    <w:rsid w:val="00F239DB"/>
    <w:rsid w:val="00F23D01"/>
    <w:rsid w:val="00F24B17"/>
    <w:rsid w:val="00F25249"/>
    <w:rsid w:val="00F25407"/>
    <w:rsid w:val="00F259E1"/>
    <w:rsid w:val="00F25B85"/>
    <w:rsid w:val="00F26C2A"/>
    <w:rsid w:val="00F26E26"/>
    <w:rsid w:val="00F2733C"/>
    <w:rsid w:val="00F30426"/>
    <w:rsid w:val="00F30595"/>
    <w:rsid w:val="00F305B3"/>
    <w:rsid w:val="00F3105E"/>
    <w:rsid w:val="00F315AF"/>
    <w:rsid w:val="00F31C94"/>
    <w:rsid w:val="00F327AD"/>
    <w:rsid w:val="00F32FA5"/>
    <w:rsid w:val="00F336BF"/>
    <w:rsid w:val="00F33E77"/>
    <w:rsid w:val="00F347F1"/>
    <w:rsid w:val="00F3492E"/>
    <w:rsid w:val="00F35115"/>
    <w:rsid w:val="00F3576A"/>
    <w:rsid w:val="00F359B2"/>
    <w:rsid w:val="00F359DB"/>
    <w:rsid w:val="00F36465"/>
    <w:rsid w:val="00F365EA"/>
    <w:rsid w:val="00F373CC"/>
    <w:rsid w:val="00F37413"/>
    <w:rsid w:val="00F40344"/>
    <w:rsid w:val="00F4091F"/>
    <w:rsid w:val="00F4094D"/>
    <w:rsid w:val="00F40DCD"/>
    <w:rsid w:val="00F41947"/>
    <w:rsid w:val="00F42126"/>
    <w:rsid w:val="00F4230F"/>
    <w:rsid w:val="00F42DF4"/>
    <w:rsid w:val="00F430AB"/>
    <w:rsid w:val="00F4318C"/>
    <w:rsid w:val="00F434A1"/>
    <w:rsid w:val="00F44EB2"/>
    <w:rsid w:val="00F454EE"/>
    <w:rsid w:val="00F4587F"/>
    <w:rsid w:val="00F45DEB"/>
    <w:rsid w:val="00F464F8"/>
    <w:rsid w:val="00F46735"/>
    <w:rsid w:val="00F468E4"/>
    <w:rsid w:val="00F46954"/>
    <w:rsid w:val="00F46A4B"/>
    <w:rsid w:val="00F46CC1"/>
    <w:rsid w:val="00F46D7D"/>
    <w:rsid w:val="00F4746C"/>
    <w:rsid w:val="00F47DF0"/>
    <w:rsid w:val="00F51564"/>
    <w:rsid w:val="00F51B9E"/>
    <w:rsid w:val="00F51FCD"/>
    <w:rsid w:val="00F52C99"/>
    <w:rsid w:val="00F537EC"/>
    <w:rsid w:val="00F53CEE"/>
    <w:rsid w:val="00F53DC2"/>
    <w:rsid w:val="00F53F45"/>
    <w:rsid w:val="00F54224"/>
    <w:rsid w:val="00F54416"/>
    <w:rsid w:val="00F5457C"/>
    <w:rsid w:val="00F54C50"/>
    <w:rsid w:val="00F5682F"/>
    <w:rsid w:val="00F57CCE"/>
    <w:rsid w:val="00F57FA4"/>
    <w:rsid w:val="00F60357"/>
    <w:rsid w:val="00F60953"/>
    <w:rsid w:val="00F620DA"/>
    <w:rsid w:val="00F62762"/>
    <w:rsid w:val="00F6304D"/>
    <w:rsid w:val="00F63483"/>
    <w:rsid w:val="00F63655"/>
    <w:rsid w:val="00F63704"/>
    <w:rsid w:val="00F63E44"/>
    <w:rsid w:val="00F63F15"/>
    <w:rsid w:val="00F646A8"/>
    <w:rsid w:val="00F64917"/>
    <w:rsid w:val="00F666A3"/>
    <w:rsid w:val="00F669D1"/>
    <w:rsid w:val="00F67FCA"/>
    <w:rsid w:val="00F70757"/>
    <w:rsid w:val="00F7120D"/>
    <w:rsid w:val="00F7123D"/>
    <w:rsid w:val="00F712DA"/>
    <w:rsid w:val="00F71F83"/>
    <w:rsid w:val="00F7273A"/>
    <w:rsid w:val="00F728E1"/>
    <w:rsid w:val="00F72C90"/>
    <w:rsid w:val="00F72FD0"/>
    <w:rsid w:val="00F72FF6"/>
    <w:rsid w:val="00F7307E"/>
    <w:rsid w:val="00F7329B"/>
    <w:rsid w:val="00F732E0"/>
    <w:rsid w:val="00F74FA0"/>
    <w:rsid w:val="00F75033"/>
    <w:rsid w:val="00F75651"/>
    <w:rsid w:val="00F768AA"/>
    <w:rsid w:val="00F76DA0"/>
    <w:rsid w:val="00F77023"/>
    <w:rsid w:val="00F770C0"/>
    <w:rsid w:val="00F7750B"/>
    <w:rsid w:val="00F80420"/>
    <w:rsid w:val="00F8059A"/>
    <w:rsid w:val="00F805D9"/>
    <w:rsid w:val="00F80924"/>
    <w:rsid w:val="00F80D36"/>
    <w:rsid w:val="00F80D5E"/>
    <w:rsid w:val="00F80ECE"/>
    <w:rsid w:val="00F8125A"/>
    <w:rsid w:val="00F8129B"/>
    <w:rsid w:val="00F81755"/>
    <w:rsid w:val="00F817DC"/>
    <w:rsid w:val="00F8181E"/>
    <w:rsid w:val="00F81CC7"/>
    <w:rsid w:val="00F81D52"/>
    <w:rsid w:val="00F828AA"/>
    <w:rsid w:val="00F82D47"/>
    <w:rsid w:val="00F82FE0"/>
    <w:rsid w:val="00F8365E"/>
    <w:rsid w:val="00F83E28"/>
    <w:rsid w:val="00F84549"/>
    <w:rsid w:val="00F8501B"/>
    <w:rsid w:val="00F86C82"/>
    <w:rsid w:val="00F87650"/>
    <w:rsid w:val="00F90BBA"/>
    <w:rsid w:val="00F91C73"/>
    <w:rsid w:val="00F922E5"/>
    <w:rsid w:val="00F92CB1"/>
    <w:rsid w:val="00F92D5A"/>
    <w:rsid w:val="00F93318"/>
    <w:rsid w:val="00F93698"/>
    <w:rsid w:val="00F938E6"/>
    <w:rsid w:val="00F9431E"/>
    <w:rsid w:val="00F94511"/>
    <w:rsid w:val="00F949ED"/>
    <w:rsid w:val="00F94CE9"/>
    <w:rsid w:val="00F94DF4"/>
    <w:rsid w:val="00F9530F"/>
    <w:rsid w:val="00F955A4"/>
    <w:rsid w:val="00F95B44"/>
    <w:rsid w:val="00F9663B"/>
    <w:rsid w:val="00F9708F"/>
    <w:rsid w:val="00F975F6"/>
    <w:rsid w:val="00F979EB"/>
    <w:rsid w:val="00F97A55"/>
    <w:rsid w:val="00F97DF0"/>
    <w:rsid w:val="00FA03F0"/>
    <w:rsid w:val="00FA05A1"/>
    <w:rsid w:val="00FA0693"/>
    <w:rsid w:val="00FA1521"/>
    <w:rsid w:val="00FA1947"/>
    <w:rsid w:val="00FA2472"/>
    <w:rsid w:val="00FA2EF3"/>
    <w:rsid w:val="00FA326C"/>
    <w:rsid w:val="00FA4330"/>
    <w:rsid w:val="00FA45A5"/>
    <w:rsid w:val="00FA45E8"/>
    <w:rsid w:val="00FA5027"/>
    <w:rsid w:val="00FA5136"/>
    <w:rsid w:val="00FA570A"/>
    <w:rsid w:val="00FA5792"/>
    <w:rsid w:val="00FA663C"/>
    <w:rsid w:val="00FA69EE"/>
    <w:rsid w:val="00FB060A"/>
    <w:rsid w:val="00FB078C"/>
    <w:rsid w:val="00FB07E3"/>
    <w:rsid w:val="00FB0DF2"/>
    <w:rsid w:val="00FB0FEB"/>
    <w:rsid w:val="00FB120D"/>
    <w:rsid w:val="00FB1A9D"/>
    <w:rsid w:val="00FB28C4"/>
    <w:rsid w:val="00FB2C98"/>
    <w:rsid w:val="00FB352A"/>
    <w:rsid w:val="00FB3903"/>
    <w:rsid w:val="00FB3B2A"/>
    <w:rsid w:val="00FB40E3"/>
    <w:rsid w:val="00FB42D5"/>
    <w:rsid w:val="00FB4B06"/>
    <w:rsid w:val="00FB5474"/>
    <w:rsid w:val="00FB5602"/>
    <w:rsid w:val="00FB5861"/>
    <w:rsid w:val="00FB5884"/>
    <w:rsid w:val="00FB5B36"/>
    <w:rsid w:val="00FB6176"/>
    <w:rsid w:val="00FB6749"/>
    <w:rsid w:val="00FB7056"/>
    <w:rsid w:val="00FB70D5"/>
    <w:rsid w:val="00FB7306"/>
    <w:rsid w:val="00FB73E4"/>
    <w:rsid w:val="00FB79A6"/>
    <w:rsid w:val="00FB7C91"/>
    <w:rsid w:val="00FC1507"/>
    <w:rsid w:val="00FC186B"/>
    <w:rsid w:val="00FC30ED"/>
    <w:rsid w:val="00FC3702"/>
    <w:rsid w:val="00FC4D80"/>
    <w:rsid w:val="00FC5BE7"/>
    <w:rsid w:val="00FC5D84"/>
    <w:rsid w:val="00FC6638"/>
    <w:rsid w:val="00FC7839"/>
    <w:rsid w:val="00FD0BE4"/>
    <w:rsid w:val="00FD0F04"/>
    <w:rsid w:val="00FD141A"/>
    <w:rsid w:val="00FD1452"/>
    <w:rsid w:val="00FD1492"/>
    <w:rsid w:val="00FD1825"/>
    <w:rsid w:val="00FD1F0E"/>
    <w:rsid w:val="00FD20D5"/>
    <w:rsid w:val="00FD31A6"/>
    <w:rsid w:val="00FD39F5"/>
    <w:rsid w:val="00FD3BF2"/>
    <w:rsid w:val="00FD4411"/>
    <w:rsid w:val="00FD46FC"/>
    <w:rsid w:val="00FD5479"/>
    <w:rsid w:val="00FD585C"/>
    <w:rsid w:val="00FD6FE7"/>
    <w:rsid w:val="00FD7074"/>
    <w:rsid w:val="00FD7AAD"/>
    <w:rsid w:val="00FE32FB"/>
    <w:rsid w:val="00FE330C"/>
    <w:rsid w:val="00FE3F4C"/>
    <w:rsid w:val="00FE4F63"/>
    <w:rsid w:val="00FE542B"/>
    <w:rsid w:val="00FE551F"/>
    <w:rsid w:val="00FE5568"/>
    <w:rsid w:val="00FE5847"/>
    <w:rsid w:val="00FE5881"/>
    <w:rsid w:val="00FE5A6E"/>
    <w:rsid w:val="00FE60C3"/>
    <w:rsid w:val="00FE66C1"/>
    <w:rsid w:val="00FE7949"/>
    <w:rsid w:val="00FF0BDE"/>
    <w:rsid w:val="00FF0C34"/>
    <w:rsid w:val="00FF120D"/>
    <w:rsid w:val="00FF18CD"/>
    <w:rsid w:val="00FF193C"/>
    <w:rsid w:val="00FF1F08"/>
    <w:rsid w:val="00FF2528"/>
    <w:rsid w:val="00FF3406"/>
    <w:rsid w:val="00FF396A"/>
    <w:rsid w:val="00FF3B8D"/>
    <w:rsid w:val="00FF3C34"/>
    <w:rsid w:val="00FF3DE0"/>
    <w:rsid w:val="00FF422B"/>
    <w:rsid w:val="00FF43A8"/>
    <w:rsid w:val="00FF48B0"/>
    <w:rsid w:val="00FF49A0"/>
    <w:rsid w:val="00FF50EC"/>
    <w:rsid w:val="00FF54D0"/>
    <w:rsid w:val="00FF677C"/>
    <w:rsid w:val="00FF6B98"/>
    <w:rsid w:val="00FF7D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F717"/>
  <w15:chartTrackingRefBased/>
  <w15:docId w15:val="{4C11E60A-64C9-4A02-B7A3-3968C4F3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before="180" w:after="120" w:line="276" w:lineRule="auto"/>
        <w:ind w:left="1814" w:hanging="107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24B"/>
    <w:pPr>
      <w:ind w:left="0" w:firstLine="0"/>
    </w:pPr>
    <w:rPr>
      <w:rFonts w:ascii="Segoe UI" w:eastAsia="Calibri" w:hAnsi="Segoe UI" w:cs="Times New Roman"/>
      <w:sz w:val="20"/>
      <w:lang w:val="en-GB"/>
    </w:rPr>
  </w:style>
  <w:style w:type="paragraph" w:styleId="Heading1">
    <w:name w:val="heading 1"/>
    <w:basedOn w:val="Normal"/>
    <w:next w:val="Normal"/>
    <w:link w:val="Heading1Char"/>
    <w:qFormat/>
    <w:rsid w:val="00094F3D"/>
    <w:pPr>
      <w:numPr>
        <w:numId w:val="12"/>
      </w:numPr>
      <w:spacing w:before="240"/>
      <w:outlineLvl w:val="0"/>
    </w:pPr>
    <w:rPr>
      <w:rFonts w:eastAsia="Segoe UI"/>
      <w:b/>
      <w:color w:val="984A9C"/>
      <w:sz w:val="32"/>
    </w:rPr>
  </w:style>
  <w:style w:type="paragraph" w:styleId="Heading2">
    <w:name w:val="heading 2"/>
    <w:basedOn w:val="Normal"/>
    <w:next w:val="Normal"/>
    <w:link w:val="Heading2Char"/>
    <w:unhideWhenUsed/>
    <w:qFormat/>
    <w:rsid w:val="00472ACF"/>
    <w:pPr>
      <w:numPr>
        <w:ilvl w:val="1"/>
        <w:numId w:val="12"/>
      </w:numPr>
      <w:tabs>
        <w:tab w:val="left" w:pos="2835"/>
        <w:tab w:val="left" w:pos="5670"/>
        <w:tab w:val="left" w:pos="8505"/>
      </w:tabs>
      <w:spacing w:before="360"/>
      <w:outlineLvl w:val="1"/>
    </w:pPr>
    <w:rPr>
      <w:rFonts w:ascii="Segoe UI Semibold" w:eastAsia="Segoe UI" w:hAnsi="Segoe UI Semibold"/>
      <w:color w:val="562873"/>
      <w:sz w:val="22"/>
    </w:rPr>
  </w:style>
  <w:style w:type="paragraph" w:styleId="Heading3">
    <w:name w:val="heading 3"/>
    <w:basedOn w:val="Normal"/>
    <w:next w:val="Normal"/>
    <w:link w:val="Heading3Char"/>
    <w:unhideWhenUsed/>
    <w:qFormat/>
    <w:rsid w:val="005260FE"/>
    <w:pPr>
      <w:numPr>
        <w:ilvl w:val="2"/>
        <w:numId w:val="12"/>
      </w:numPr>
      <w:spacing w:before="360"/>
      <w:outlineLvl w:val="2"/>
    </w:pPr>
    <w:rPr>
      <w:rFonts w:ascii="Segoe UI Semibold" w:eastAsia="Times New Roman" w:hAnsi="Segoe UI Semibold"/>
      <w:color w:val="562873" w:themeColor="accent1"/>
      <w:sz w:val="22"/>
    </w:rPr>
  </w:style>
  <w:style w:type="paragraph" w:styleId="Heading4">
    <w:name w:val="heading 4"/>
    <w:basedOn w:val="Normal"/>
    <w:next w:val="Normal"/>
    <w:link w:val="Heading4Char"/>
    <w:unhideWhenUsed/>
    <w:qFormat/>
    <w:rsid w:val="00B52C7D"/>
    <w:pPr>
      <w:numPr>
        <w:ilvl w:val="3"/>
        <w:numId w:val="12"/>
      </w:numPr>
      <w:spacing w:before="240"/>
      <w:outlineLvl w:val="3"/>
    </w:pPr>
    <w:rPr>
      <w:rFonts w:eastAsia="Times New Roman"/>
      <w:i/>
      <w:color w:val="984A9C"/>
    </w:rPr>
  </w:style>
  <w:style w:type="paragraph" w:styleId="Heading5">
    <w:name w:val="heading 5"/>
    <w:basedOn w:val="Normal"/>
    <w:next w:val="Normal"/>
    <w:link w:val="Heading5Char"/>
    <w:rsid w:val="00C138B9"/>
    <w:pPr>
      <w:numPr>
        <w:ilvl w:val="4"/>
        <w:numId w:val="12"/>
      </w:numPr>
      <w:spacing w:before="240"/>
      <w:outlineLvl w:val="4"/>
    </w:pPr>
    <w:rPr>
      <w:rFonts w:ascii="Arial" w:eastAsia="Times New Roman" w:hAnsi="Arial"/>
      <w:b/>
      <w:bCs/>
      <w:i/>
      <w:iCs/>
      <w:sz w:val="26"/>
      <w:szCs w:val="26"/>
      <w:lang w:val="en-US"/>
    </w:rPr>
  </w:style>
  <w:style w:type="paragraph" w:styleId="Heading6">
    <w:name w:val="heading 6"/>
    <w:basedOn w:val="Normal"/>
    <w:next w:val="Normal"/>
    <w:link w:val="Heading6Char"/>
    <w:rsid w:val="00C138B9"/>
    <w:pPr>
      <w:numPr>
        <w:ilvl w:val="5"/>
        <w:numId w:val="12"/>
      </w:numPr>
      <w:spacing w:before="240"/>
      <w:outlineLvl w:val="5"/>
    </w:pPr>
    <w:rPr>
      <w:rFonts w:ascii="Arial" w:eastAsia="Times New Roman" w:hAnsi="Arial"/>
      <w:b/>
      <w:bCs/>
      <w:sz w:val="22"/>
      <w:lang w:val="en-US"/>
    </w:rPr>
  </w:style>
  <w:style w:type="paragraph" w:styleId="Heading7">
    <w:name w:val="heading 7"/>
    <w:basedOn w:val="Normal"/>
    <w:next w:val="Normal"/>
    <w:link w:val="Heading7Char"/>
    <w:rsid w:val="00C138B9"/>
    <w:pPr>
      <w:numPr>
        <w:ilvl w:val="6"/>
        <w:numId w:val="12"/>
      </w:numPr>
      <w:spacing w:before="240"/>
      <w:outlineLvl w:val="6"/>
    </w:pPr>
    <w:rPr>
      <w:rFonts w:ascii="Arial" w:eastAsia="Times New Roman" w:hAnsi="Arial"/>
      <w:sz w:val="22"/>
      <w:szCs w:val="24"/>
      <w:lang w:val="en-US"/>
    </w:rPr>
  </w:style>
  <w:style w:type="paragraph" w:styleId="Heading8">
    <w:name w:val="heading 8"/>
    <w:basedOn w:val="Normal"/>
    <w:next w:val="Normal"/>
    <w:link w:val="Heading8Char"/>
    <w:rsid w:val="00C138B9"/>
    <w:pPr>
      <w:numPr>
        <w:ilvl w:val="7"/>
        <w:numId w:val="12"/>
      </w:numPr>
      <w:spacing w:before="240"/>
      <w:outlineLvl w:val="7"/>
    </w:pPr>
    <w:rPr>
      <w:rFonts w:ascii="Arial" w:eastAsia="Times New Roman" w:hAnsi="Arial"/>
      <w:i/>
      <w:iCs/>
      <w:sz w:val="22"/>
      <w:szCs w:val="24"/>
      <w:lang w:val="en-US"/>
    </w:rPr>
  </w:style>
  <w:style w:type="paragraph" w:styleId="Heading9">
    <w:name w:val="heading 9"/>
    <w:basedOn w:val="Normal"/>
    <w:next w:val="Normal"/>
    <w:link w:val="Heading9Char"/>
    <w:rsid w:val="00C138B9"/>
    <w:pPr>
      <w:numPr>
        <w:ilvl w:val="8"/>
        <w:numId w:val="12"/>
      </w:numPr>
      <w:spacing w:before="240"/>
      <w:outlineLvl w:val="8"/>
    </w:pPr>
    <w:rPr>
      <w:rFonts w:ascii="Arial" w:eastAsia="Times New Roman"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770C0"/>
    <w:pPr>
      <w:tabs>
        <w:tab w:val="center" w:pos="4703"/>
        <w:tab w:val="right" w:pos="9406"/>
      </w:tabs>
    </w:pPr>
  </w:style>
  <w:style w:type="character" w:customStyle="1" w:styleId="FooterChar">
    <w:name w:val="Footer Char"/>
    <w:basedOn w:val="DefaultParagraphFont"/>
    <w:link w:val="Footer"/>
    <w:uiPriority w:val="99"/>
    <w:rsid w:val="00F770C0"/>
  </w:style>
  <w:style w:type="character" w:customStyle="1" w:styleId="SubtleEmphasis1">
    <w:name w:val="Subtle Emphasis1"/>
    <w:basedOn w:val="DefaultParagraphFont"/>
    <w:uiPriority w:val="19"/>
    <w:rsid w:val="00F770C0"/>
    <w:rPr>
      <w:rFonts w:ascii="Georgia" w:hAnsi="Georgia"/>
      <w:i/>
      <w:iCs/>
      <w:color w:val="984A9C"/>
      <w:sz w:val="16"/>
      <w:lang w:val="en-US"/>
    </w:rPr>
  </w:style>
  <w:style w:type="paragraph" w:customStyle="1" w:styleId="regular">
    <w:name w:val="regular"/>
    <w:basedOn w:val="Normal"/>
    <w:link w:val="regularChar"/>
    <w:qFormat/>
    <w:rsid w:val="00390924"/>
  </w:style>
  <w:style w:type="character" w:customStyle="1" w:styleId="regularChar">
    <w:name w:val="regular Char"/>
    <w:basedOn w:val="DefaultParagraphFont"/>
    <w:link w:val="regular"/>
    <w:rsid w:val="00390924"/>
    <w:rPr>
      <w:rFonts w:ascii="Segoe UI" w:hAnsi="Segoe UI" w:cs="Segoe UI"/>
      <w:color w:val="000000" w:themeColor="text1"/>
      <w:sz w:val="18"/>
      <w:szCs w:val="20"/>
      <w:lang w:val="en-US"/>
    </w:rPr>
  </w:style>
  <w:style w:type="paragraph" w:customStyle="1" w:styleId="Heading2numbered">
    <w:name w:val="Heading2 numbered"/>
    <w:basedOn w:val="Normal"/>
    <w:next w:val="regular"/>
    <w:qFormat/>
    <w:rsid w:val="004551A0"/>
    <w:pPr>
      <w:numPr>
        <w:ilvl w:val="1"/>
        <w:numId w:val="1"/>
      </w:numPr>
      <w:spacing w:before="360" w:after="240" w:line="240" w:lineRule="auto"/>
      <w:outlineLvl w:val="1"/>
    </w:pPr>
    <w:rPr>
      <w:rFonts w:ascii="Segoe UI Semibold" w:eastAsia="Times New Roman" w:hAnsi="Segoe UI Semibold"/>
      <w:bCs/>
      <w:color w:val="562873"/>
      <w:sz w:val="24"/>
      <w:szCs w:val="26"/>
      <w:shd w:val="clear" w:color="auto" w:fill="FFFFFF"/>
    </w:rPr>
  </w:style>
  <w:style w:type="paragraph" w:customStyle="1" w:styleId="Heading5numbered">
    <w:name w:val="Heading5 numbered"/>
    <w:basedOn w:val="Normal"/>
    <w:next w:val="regular"/>
    <w:rsid w:val="00762FDC"/>
    <w:pPr>
      <w:numPr>
        <w:ilvl w:val="4"/>
        <w:numId w:val="1"/>
      </w:numPr>
      <w:spacing w:before="240"/>
      <w:outlineLvl w:val="4"/>
    </w:pPr>
    <w:rPr>
      <w:rFonts w:eastAsia="Times New Roman"/>
      <w:i/>
      <w:color w:val="034694"/>
      <w:lang w:val="fr-FR"/>
    </w:rPr>
  </w:style>
  <w:style w:type="paragraph" w:customStyle="1" w:styleId="Heading6numbered">
    <w:name w:val="Heading6 numbered"/>
    <w:basedOn w:val="Normal"/>
    <w:rsid w:val="00762FDC"/>
    <w:pPr>
      <w:numPr>
        <w:ilvl w:val="5"/>
        <w:numId w:val="1"/>
      </w:numPr>
      <w:spacing w:before="240"/>
      <w:outlineLvl w:val="5"/>
    </w:pPr>
    <w:rPr>
      <w:rFonts w:eastAsia="Times New Roman"/>
      <w:i/>
      <w:color w:val="808080"/>
      <w:lang w:val="fr-FR"/>
    </w:rPr>
  </w:style>
  <w:style w:type="paragraph" w:customStyle="1" w:styleId="AlexandriaFooter">
    <w:name w:val="Alexandria Footer"/>
    <w:rsid w:val="00F770C0"/>
    <w:pPr>
      <w:pBdr>
        <w:top w:val="single" w:sz="4" w:space="1" w:color="auto"/>
      </w:pBdr>
      <w:tabs>
        <w:tab w:val="center" w:pos="4536"/>
        <w:tab w:val="right" w:pos="9072"/>
      </w:tabs>
      <w:spacing w:after="0" w:line="240" w:lineRule="auto"/>
    </w:pPr>
    <w:rPr>
      <w:rFonts w:ascii="Segoe UI" w:hAnsi="Segoe UI" w:cs="Segoe UI"/>
      <w:i/>
      <w:color w:val="808080"/>
      <w:sz w:val="16"/>
      <w:szCs w:val="16"/>
      <w:lang w:val="en-US"/>
    </w:rPr>
  </w:style>
  <w:style w:type="paragraph" w:customStyle="1" w:styleId="IMSfooter">
    <w:name w:val="IMS footer"/>
    <w:basedOn w:val="AlexandriaFooter"/>
    <w:rsid w:val="00F770C0"/>
    <w:pPr>
      <w:keepNext/>
      <w:keepLines/>
      <w:pBdr>
        <w:top w:val="single" w:sz="12" w:space="1" w:color="808080"/>
      </w:pBdr>
      <w:tabs>
        <w:tab w:val="left" w:pos="567"/>
      </w:tabs>
    </w:pPr>
    <w:rPr>
      <w:bCs/>
      <w:i w:val="0"/>
      <w:noProof/>
    </w:rPr>
  </w:style>
  <w:style w:type="character" w:styleId="SubtleEmphasis">
    <w:name w:val="Subtle Emphasis"/>
    <w:basedOn w:val="DefaultParagraphFont"/>
    <w:uiPriority w:val="19"/>
    <w:rsid w:val="00F770C0"/>
    <w:rPr>
      <w:i/>
      <w:iCs/>
      <w:color w:val="404040" w:themeColor="text1" w:themeTint="BF"/>
    </w:rPr>
  </w:style>
  <w:style w:type="character" w:customStyle="1" w:styleId="Heading1Char">
    <w:name w:val="Heading 1 Char"/>
    <w:basedOn w:val="DefaultParagraphFont"/>
    <w:link w:val="Heading1"/>
    <w:rsid w:val="00094F3D"/>
    <w:rPr>
      <w:rFonts w:ascii="Segoe UI" w:eastAsia="Segoe UI" w:hAnsi="Segoe UI" w:cs="Times New Roman"/>
      <w:b/>
      <w:color w:val="984A9C"/>
      <w:sz w:val="32"/>
      <w:lang w:val="en-GB"/>
    </w:rPr>
  </w:style>
  <w:style w:type="character" w:customStyle="1" w:styleId="Heading2Char">
    <w:name w:val="Heading 2 Char"/>
    <w:basedOn w:val="DefaultParagraphFont"/>
    <w:link w:val="Heading2"/>
    <w:rsid w:val="00472ACF"/>
    <w:rPr>
      <w:rFonts w:ascii="Segoe UI Semibold" w:eastAsia="Segoe UI" w:hAnsi="Segoe UI Semibold" w:cs="Times New Roman"/>
      <w:color w:val="562873"/>
      <w:lang w:val="en-GB"/>
    </w:rPr>
  </w:style>
  <w:style w:type="character" w:customStyle="1" w:styleId="Heading3Char">
    <w:name w:val="Heading 3 Char"/>
    <w:basedOn w:val="DefaultParagraphFont"/>
    <w:link w:val="Heading3"/>
    <w:rsid w:val="005260FE"/>
    <w:rPr>
      <w:rFonts w:ascii="Segoe UI Semibold" w:eastAsia="Times New Roman" w:hAnsi="Segoe UI Semibold" w:cs="Times New Roman"/>
      <w:color w:val="562873" w:themeColor="accent1"/>
      <w:lang w:val="en-GB"/>
    </w:rPr>
  </w:style>
  <w:style w:type="character" w:customStyle="1" w:styleId="Heading4Char">
    <w:name w:val="Heading 4 Char"/>
    <w:basedOn w:val="DefaultParagraphFont"/>
    <w:link w:val="Heading4"/>
    <w:rsid w:val="00B52C7D"/>
    <w:rPr>
      <w:rFonts w:ascii="Segoe UI" w:eastAsia="Times New Roman" w:hAnsi="Segoe UI" w:cs="Times New Roman"/>
      <w:i/>
      <w:color w:val="984A9C"/>
      <w:sz w:val="20"/>
      <w:lang w:val="en-GB"/>
    </w:rPr>
  </w:style>
  <w:style w:type="paragraph" w:styleId="Title">
    <w:name w:val="Title"/>
    <w:basedOn w:val="Normal"/>
    <w:next w:val="Normal"/>
    <w:link w:val="TitleChar"/>
    <w:uiPriority w:val="10"/>
    <w:qFormat/>
    <w:rsid w:val="00094F3D"/>
    <w:pPr>
      <w:spacing w:after="0" w:line="240" w:lineRule="auto"/>
    </w:pPr>
    <w:rPr>
      <w:b/>
      <w:color w:val="984A9C"/>
      <w:sz w:val="56"/>
      <w:szCs w:val="60"/>
    </w:rPr>
  </w:style>
  <w:style w:type="character" w:customStyle="1" w:styleId="TitleChar">
    <w:name w:val="Title Char"/>
    <w:basedOn w:val="DefaultParagraphFont"/>
    <w:link w:val="Title"/>
    <w:uiPriority w:val="10"/>
    <w:rsid w:val="00094F3D"/>
    <w:rPr>
      <w:rFonts w:ascii="Segoe UI" w:eastAsia="Calibri" w:hAnsi="Segoe UI" w:cs="Times New Roman"/>
      <w:b/>
      <w:color w:val="984A9C"/>
      <w:sz w:val="56"/>
      <w:szCs w:val="60"/>
      <w:lang w:val="en-GB"/>
    </w:rPr>
  </w:style>
  <w:style w:type="paragraph" w:customStyle="1" w:styleId="Heading3numbered">
    <w:name w:val="Heading3 numbered"/>
    <w:basedOn w:val="Normal"/>
    <w:link w:val="Heading3numberedChar"/>
    <w:qFormat/>
    <w:rsid w:val="00237293"/>
    <w:pPr>
      <w:numPr>
        <w:ilvl w:val="2"/>
        <w:numId w:val="1"/>
      </w:numPr>
      <w:spacing w:before="360"/>
      <w:outlineLvl w:val="2"/>
    </w:pPr>
    <w:rPr>
      <w:rFonts w:eastAsia="Times New Roman"/>
      <w:color w:val="984A9C"/>
      <w:sz w:val="22"/>
    </w:rPr>
  </w:style>
  <w:style w:type="paragraph" w:styleId="NoSpacing">
    <w:name w:val="No Spacing"/>
    <w:link w:val="NoSpacingChar"/>
    <w:uiPriority w:val="1"/>
    <w:rsid w:val="00390924"/>
    <w:pPr>
      <w:spacing w:after="0" w:line="240" w:lineRule="auto"/>
    </w:pPr>
    <w:rPr>
      <w:rFonts w:ascii="Segoe UI" w:hAnsi="Segoe UI" w:cs="Segoe UI"/>
      <w:sz w:val="18"/>
      <w:szCs w:val="20"/>
      <w:shd w:val="clear" w:color="auto" w:fill="FFFFFF"/>
      <w:lang w:val="en-US"/>
    </w:rPr>
  </w:style>
  <w:style w:type="character" w:customStyle="1" w:styleId="Heading3numberedChar">
    <w:name w:val="Heading3 numbered Char"/>
    <w:basedOn w:val="DefaultParagraphFont"/>
    <w:link w:val="Heading3numbered"/>
    <w:rsid w:val="00237293"/>
    <w:rPr>
      <w:rFonts w:ascii="Segoe UI" w:eastAsia="Times New Roman" w:hAnsi="Segoe UI" w:cs="Times New Roman"/>
      <w:color w:val="984A9C"/>
      <w:lang w:val="en-GB"/>
    </w:rPr>
  </w:style>
  <w:style w:type="paragraph" w:styleId="Subtitle">
    <w:name w:val="Subtitle"/>
    <w:basedOn w:val="Normal"/>
    <w:next w:val="Normal"/>
    <w:link w:val="SubtitleChar"/>
    <w:uiPriority w:val="11"/>
    <w:qFormat/>
    <w:rsid w:val="006A5CEC"/>
    <w:pPr>
      <w:spacing w:after="0" w:line="240" w:lineRule="auto"/>
    </w:pPr>
    <w:rPr>
      <w:color w:val="562873" w:themeColor="accent1"/>
      <w:sz w:val="36"/>
    </w:rPr>
  </w:style>
  <w:style w:type="character" w:customStyle="1" w:styleId="SubtitleChar">
    <w:name w:val="Subtitle Char"/>
    <w:basedOn w:val="DefaultParagraphFont"/>
    <w:link w:val="Subtitle"/>
    <w:uiPriority w:val="11"/>
    <w:rsid w:val="006A5CEC"/>
    <w:rPr>
      <w:rFonts w:ascii="Segoe UI" w:eastAsia="Calibri" w:hAnsi="Segoe UI" w:cs="Times New Roman"/>
      <w:color w:val="562873" w:themeColor="accent1"/>
      <w:sz w:val="36"/>
      <w:lang w:val="en-GB"/>
    </w:rPr>
  </w:style>
  <w:style w:type="paragraph" w:styleId="Header">
    <w:name w:val="header"/>
    <w:basedOn w:val="Normal"/>
    <w:link w:val="HeaderChar"/>
    <w:uiPriority w:val="99"/>
    <w:unhideWhenUsed/>
    <w:rsid w:val="00F770C0"/>
    <w:pPr>
      <w:tabs>
        <w:tab w:val="center" w:pos="4703"/>
        <w:tab w:val="right" w:pos="9406"/>
      </w:tabs>
    </w:pPr>
  </w:style>
  <w:style w:type="character" w:customStyle="1" w:styleId="HeaderChar">
    <w:name w:val="Header Char"/>
    <w:basedOn w:val="DefaultParagraphFont"/>
    <w:link w:val="Header"/>
    <w:uiPriority w:val="99"/>
    <w:rsid w:val="00F770C0"/>
    <w:rPr>
      <w:rFonts w:ascii="Segoe UI" w:hAnsi="Segoe UI" w:cs="Segoe UI"/>
      <w:sz w:val="18"/>
      <w:szCs w:val="20"/>
      <w:lang w:val="en-US"/>
    </w:rPr>
  </w:style>
  <w:style w:type="paragraph" w:styleId="IntenseQuote">
    <w:name w:val="Intense Quote"/>
    <w:basedOn w:val="Normal"/>
    <w:next w:val="Normal"/>
    <w:link w:val="IntenseQuoteChar"/>
    <w:uiPriority w:val="30"/>
    <w:rsid w:val="0039185A"/>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9185A"/>
    <w:rPr>
      <w:rFonts w:ascii="Georgia" w:hAnsi="Georgia" w:cs="Segoe UI"/>
      <w:i/>
      <w:iCs/>
      <w:color w:val="562873" w:themeColor="accent1"/>
      <w:sz w:val="24"/>
      <w:szCs w:val="20"/>
      <w:lang w:val="en-US"/>
    </w:rPr>
  </w:style>
  <w:style w:type="character" w:styleId="SubtleReference">
    <w:name w:val="Subtle Reference"/>
    <w:basedOn w:val="DefaultParagraphFont"/>
    <w:uiPriority w:val="31"/>
    <w:rsid w:val="00336F30"/>
    <w:rPr>
      <w:rFonts w:ascii="Segoe UI" w:hAnsi="Segoe UI"/>
      <w:smallCaps/>
      <w:color w:val="5A5A5A" w:themeColor="text1" w:themeTint="A5"/>
    </w:rPr>
  </w:style>
  <w:style w:type="character" w:styleId="IntenseReference">
    <w:name w:val="Intense Reference"/>
    <w:basedOn w:val="DefaultParagraphFont"/>
    <w:uiPriority w:val="32"/>
    <w:rsid w:val="00336F30"/>
    <w:rPr>
      <w:rFonts w:ascii="Segoe UI" w:hAnsi="Segoe UI"/>
      <w:b/>
      <w:bCs/>
      <w:smallCaps/>
      <w:color w:val="562873" w:themeColor="accent1"/>
      <w:spacing w:val="5"/>
    </w:rPr>
  </w:style>
  <w:style w:type="paragraph" w:styleId="Quote">
    <w:name w:val="Quote"/>
    <w:basedOn w:val="Subtitle"/>
    <w:next w:val="Normal"/>
    <w:link w:val="QuoteChar"/>
    <w:uiPriority w:val="29"/>
    <w:qFormat/>
    <w:rsid w:val="00D053C6"/>
  </w:style>
  <w:style w:type="character" w:customStyle="1" w:styleId="QuoteChar">
    <w:name w:val="Quote Char"/>
    <w:basedOn w:val="DefaultParagraphFont"/>
    <w:link w:val="Quote"/>
    <w:uiPriority w:val="29"/>
    <w:rsid w:val="00D053C6"/>
    <w:rPr>
      <w:rFonts w:ascii="Georgia" w:hAnsi="Georgia" w:cs="Segoe UI"/>
      <w:color w:val="562873" w:themeColor="accent1"/>
      <w:sz w:val="24"/>
      <w:szCs w:val="20"/>
      <w:lang w:val="en-US"/>
    </w:rPr>
  </w:style>
  <w:style w:type="paragraph" w:styleId="ListParagraph">
    <w:name w:val="List Paragraph"/>
    <w:basedOn w:val="Normal"/>
    <w:link w:val="ListParagraphChar"/>
    <w:uiPriority w:val="34"/>
    <w:qFormat/>
    <w:rsid w:val="00682166"/>
    <w:pPr>
      <w:ind w:left="720"/>
      <w:contextualSpacing/>
    </w:pPr>
  </w:style>
  <w:style w:type="paragraph" w:customStyle="1" w:styleId="HeadingwithoutListing">
    <w:name w:val="Heading without Listing"/>
    <w:basedOn w:val="Normal"/>
    <w:next w:val="Normal"/>
    <w:link w:val="HeadingwithoutListingChar"/>
    <w:qFormat/>
    <w:rsid w:val="00C80714"/>
    <w:pPr>
      <w:keepNext/>
      <w:keepLines/>
      <w:spacing w:before="360"/>
    </w:pPr>
    <w:rPr>
      <w:rFonts w:cstheme="minorBidi"/>
      <w:b/>
      <w:color w:val="562873"/>
      <w:sz w:val="24"/>
    </w:rPr>
  </w:style>
  <w:style w:type="table" w:styleId="TableGrid">
    <w:name w:val="Table Grid"/>
    <w:aliases w:val="Table long document"/>
    <w:basedOn w:val="TableNormal"/>
    <w:uiPriority w:val="59"/>
    <w:rsid w:val="00A8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withoutListingChar">
    <w:name w:val="Heading without Listing Char"/>
    <w:basedOn w:val="DefaultParagraphFont"/>
    <w:link w:val="HeadingwithoutListing"/>
    <w:rsid w:val="00C80714"/>
    <w:rPr>
      <w:rFonts w:ascii="Segoe UI" w:eastAsia="Calibri" w:hAnsi="Segoe UI"/>
      <w:b/>
      <w:color w:val="562873"/>
      <w:sz w:val="24"/>
      <w:lang w:val="en-GB"/>
    </w:rPr>
  </w:style>
  <w:style w:type="character" w:styleId="PlaceholderText">
    <w:name w:val="Placeholder Text"/>
    <w:basedOn w:val="DefaultParagraphFont"/>
    <w:uiPriority w:val="99"/>
    <w:semiHidden/>
    <w:rsid w:val="00A877F3"/>
    <w:rPr>
      <w:color w:val="808080"/>
    </w:rPr>
  </w:style>
  <w:style w:type="paragraph" w:styleId="TOC1">
    <w:name w:val="toc 1"/>
    <w:basedOn w:val="Normal"/>
    <w:next w:val="Normal"/>
    <w:autoRedefine/>
    <w:uiPriority w:val="39"/>
    <w:unhideWhenUsed/>
    <w:rsid w:val="00A6461C"/>
    <w:pPr>
      <w:spacing w:before="120"/>
    </w:pPr>
    <w:rPr>
      <w:rFonts w:asciiTheme="minorHAnsi" w:hAnsiTheme="minorHAnsi" w:cstheme="minorHAnsi"/>
      <w:b/>
      <w:bCs/>
      <w:caps/>
      <w:szCs w:val="20"/>
    </w:rPr>
  </w:style>
  <w:style w:type="character" w:styleId="Strong">
    <w:name w:val="Strong"/>
    <w:uiPriority w:val="22"/>
    <w:qFormat/>
    <w:rsid w:val="00CB2AC8"/>
    <w:rPr>
      <w:rFonts w:ascii="Segoe UI" w:hAnsi="Segoe UI"/>
      <w:b/>
      <w:i w:val="0"/>
      <w:color w:val="562873" w:themeColor="accent1"/>
    </w:rPr>
  </w:style>
  <w:style w:type="character" w:styleId="Emphasis">
    <w:name w:val="Emphasis"/>
    <w:basedOn w:val="DefaultParagraphFont"/>
    <w:uiPriority w:val="20"/>
    <w:qFormat/>
    <w:rsid w:val="009573AC"/>
    <w:rPr>
      <w:i/>
      <w:iCs/>
    </w:rPr>
  </w:style>
  <w:style w:type="paragraph" w:styleId="BalloonText">
    <w:name w:val="Balloon Text"/>
    <w:basedOn w:val="Normal"/>
    <w:link w:val="BalloonTextChar"/>
    <w:uiPriority w:val="99"/>
    <w:semiHidden/>
    <w:unhideWhenUsed/>
    <w:rsid w:val="0003734C"/>
    <w:rPr>
      <w:rFonts w:cs="Segoe UI"/>
      <w:szCs w:val="18"/>
    </w:rPr>
  </w:style>
  <w:style w:type="character" w:customStyle="1" w:styleId="BalloonTextChar">
    <w:name w:val="Balloon Text Char"/>
    <w:basedOn w:val="DefaultParagraphFont"/>
    <w:link w:val="BalloonText"/>
    <w:uiPriority w:val="99"/>
    <w:semiHidden/>
    <w:rsid w:val="0003734C"/>
    <w:rPr>
      <w:rFonts w:ascii="Segoe UI" w:eastAsia="Calibri" w:hAnsi="Segoe UI" w:cs="Segoe UI"/>
      <w:sz w:val="18"/>
      <w:szCs w:val="18"/>
    </w:rPr>
  </w:style>
  <w:style w:type="numbering" w:customStyle="1" w:styleId="BulletsSCKCEN">
    <w:name w:val="Bullets SCK CEN"/>
    <w:uiPriority w:val="99"/>
    <w:rsid w:val="00C254ED"/>
    <w:pPr>
      <w:numPr>
        <w:numId w:val="2"/>
      </w:numPr>
    </w:pPr>
  </w:style>
  <w:style w:type="character" w:customStyle="1" w:styleId="Heading5Char">
    <w:name w:val="Heading 5 Char"/>
    <w:basedOn w:val="DefaultParagraphFont"/>
    <w:link w:val="Heading5"/>
    <w:rsid w:val="00C138B9"/>
    <w:rPr>
      <w:rFonts w:ascii="Arial" w:eastAsia="Times New Roman" w:hAnsi="Arial" w:cs="Times New Roman"/>
      <w:b/>
      <w:bCs/>
      <w:i/>
      <w:iCs/>
      <w:sz w:val="26"/>
      <w:szCs w:val="26"/>
      <w:lang w:val="en-US"/>
    </w:rPr>
  </w:style>
  <w:style w:type="character" w:customStyle="1" w:styleId="Heading6Char">
    <w:name w:val="Heading 6 Char"/>
    <w:basedOn w:val="DefaultParagraphFont"/>
    <w:link w:val="Heading6"/>
    <w:rsid w:val="00C138B9"/>
    <w:rPr>
      <w:rFonts w:ascii="Arial" w:eastAsia="Times New Roman" w:hAnsi="Arial" w:cs="Times New Roman"/>
      <w:b/>
      <w:bCs/>
      <w:lang w:val="en-US"/>
    </w:rPr>
  </w:style>
  <w:style w:type="character" w:customStyle="1" w:styleId="Heading7Char">
    <w:name w:val="Heading 7 Char"/>
    <w:basedOn w:val="DefaultParagraphFont"/>
    <w:link w:val="Heading7"/>
    <w:rsid w:val="00C138B9"/>
    <w:rPr>
      <w:rFonts w:ascii="Arial" w:eastAsia="Times New Roman" w:hAnsi="Arial" w:cs="Times New Roman"/>
      <w:szCs w:val="24"/>
      <w:lang w:val="en-US"/>
    </w:rPr>
  </w:style>
  <w:style w:type="character" w:customStyle="1" w:styleId="Heading8Char">
    <w:name w:val="Heading 8 Char"/>
    <w:basedOn w:val="DefaultParagraphFont"/>
    <w:link w:val="Heading8"/>
    <w:rsid w:val="00C138B9"/>
    <w:rPr>
      <w:rFonts w:ascii="Arial" w:eastAsia="Times New Roman" w:hAnsi="Arial" w:cs="Times New Roman"/>
      <w:i/>
      <w:iCs/>
      <w:szCs w:val="24"/>
      <w:lang w:val="en-US"/>
    </w:rPr>
  </w:style>
  <w:style w:type="character" w:customStyle="1" w:styleId="Heading9Char">
    <w:name w:val="Heading 9 Char"/>
    <w:basedOn w:val="DefaultParagraphFont"/>
    <w:link w:val="Heading9"/>
    <w:rsid w:val="00C138B9"/>
    <w:rPr>
      <w:rFonts w:ascii="Arial" w:eastAsia="Times New Roman" w:hAnsi="Arial" w:cs="Arial"/>
      <w:lang w:val="en-US"/>
    </w:rPr>
  </w:style>
  <w:style w:type="character" w:customStyle="1" w:styleId="NoSpacingChar">
    <w:name w:val="No Spacing Char"/>
    <w:basedOn w:val="DefaultParagraphFont"/>
    <w:link w:val="NoSpacing"/>
    <w:uiPriority w:val="1"/>
    <w:locked/>
    <w:rsid w:val="00C138B9"/>
    <w:rPr>
      <w:rFonts w:ascii="Segoe UI" w:hAnsi="Segoe UI" w:cs="Segoe UI"/>
      <w:sz w:val="18"/>
      <w:szCs w:val="20"/>
      <w:lang w:val="en-US"/>
    </w:rPr>
  </w:style>
  <w:style w:type="character" w:styleId="Hyperlink">
    <w:name w:val="Hyperlink"/>
    <w:basedOn w:val="DefaultParagraphFont"/>
    <w:uiPriority w:val="99"/>
    <w:unhideWhenUsed/>
    <w:rsid w:val="002339A9"/>
    <w:rPr>
      <w:color w:val="BC58AE" w:themeColor="hyperlink"/>
      <w:u w:val="single"/>
    </w:rPr>
  </w:style>
  <w:style w:type="paragraph" w:styleId="TOC2">
    <w:name w:val="toc 2"/>
    <w:basedOn w:val="Normal"/>
    <w:next w:val="Normal"/>
    <w:autoRedefine/>
    <w:uiPriority w:val="39"/>
    <w:unhideWhenUsed/>
    <w:rsid w:val="000E403D"/>
    <w:pPr>
      <w:spacing w:before="0" w:after="0"/>
      <w:ind w:left="200"/>
    </w:pPr>
    <w:rPr>
      <w:rFonts w:asciiTheme="minorHAnsi" w:hAnsiTheme="minorHAnsi" w:cstheme="minorHAnsi"/>
      <w:smallCaps/>
      <w:szCs w:val="20"/>
    </w:rPr>
  </w:style>
  <w:style w:type="paragraph" w:styleId="TOC3">
    <w:name w:val="toc 3"/>
    <w:basedOn w:val="Normal"/>
    <w:next w:val="Normal"/>
    <w:autoRedefine/>
    <w:uiPriority w:val="39"/>
    <w:unhideWhenUsed/>
    <w:rsid w:val="000E403D"/>
    <w:pPr>
      <w:spacing w:before="0" w:after="0"/>
      <w:ind w:left="400"/>
    </w:pPr>
    <w:rPr>
      <w:rFonts w:asciiTheme="minorHAnsi" w:hAnsiTheme="minorHAnsi" w:cstheme="minorHAnsi"/>
      <w:i/>
      <w:iCs/>
      <w:szCs w:val="20"/>
    </w:rPr>
  </w:style>
  <w:style w:type="character" w:customStyle="1" w:styleId="AbbreviationListChar">
    <w:name w:val="Abbreviation List Char"/>
    <w:basedOn w:val="DefaultParagraphFont"/>
    <w:link w:val="AbbreviationList"/>
    <w:locked/>
    <w:rsid w:val="00452B76"/>
    <w:rPr>
      <w:rFonts w:ascii="Segoe UI" w:hAnsi="Segoe UI" w:cs="Segoe UI"/>
      <w:lang w:val="en-GB"/>
    </w:rPr>
  </w:style>
  <w:style w:type="paragraph" w:customStyle="1" w:styleId="AbbreviationList">
    <w:name w:val="Abbreviation List"/>
    <w:basedOn w:val="Normal"/>
    <w:link w:val="AbbreviationListChar"/>
    <w:rsid w:val="00452B76"/>
    <w:pPr>
      <w:spacing w:after="200"/>
      <w:ind w:left="1418" w:hanging="1418"/>
      <w:contextualSpacing/>
    </w:pPr>
    <w:rPr>
      <w:rFonts w:eastAsiaTheme="minorHAnsi" w:cs="Segoe UI"/>
      <w:sz w:val="22"/>
    </w:rPr>
  </w:style>
  <w:style w:type="character" w:customStyle="1" w:styleId="ReferenceListChar">
    <w:name w:val="Reference List Char"/>
    <w:basedOn w:val="DefaultParagraphFont"/>
    <w:link w:val="ReferenceList"/>
    <w:locked/>
    <w:rsid w:val="00452B76"/>
    <w:rPr>
      <w:rFonts w:ascii="Segoe UI" w:hAnsi="Segoe UI" w:cs="Segoe UI"/>
      <w:sz w:val="20"/>
      <w:lang w:val="en-GB"/>
    </w:rPr>
  </w:style>
  <w:style w:type="paragraph" w:customStyle="1" w:styleId="ReferenceList">
    <w:name w:val="Reference List"/>
    <w:basedOn w:val="Normal"/>
    <w:link w:val="ReferenceListChar"/>
    <w:qFormat/>
    <w:rsid w:val="009C1A16"/>
    <w:pPr>
      <w:numPr>
        <w:numId w:val="3"/>
      </w:numPr>
    </w:pPr>
    <w:rPr>
      <w:rFonts w:eastAsiaTheme="minorHAnsi" w:cs="Segoe UI"/>
    </w:rPr>
  </w:style>
  <w:style w:type="paragraph" w:styleId="BodyText">
    <w:name w:val="Body Text"/>
    <w:basedOn w:val="Normal"/>
    <w:link w:val="BodyTextChar"/>
    <w:uiPriority w:val="99"/>
    <w:unhideWhenUsed/>
    <w:rsid w:val="00452B76"/>
    <w:pPr>
      <w:spacing w:after="200"/>
    </w:pPr>
    <w:rPr>
      <w:rFonts w:eastAsiaTheme="minorHAnsi" w:cstheme="minorBidi"/>
      <w:sz w:val="14"/>
    </w:rPr>
  </w:style>
  <w:style w:type="character" w:customStyle="1" w:styleId="BodyTextChar">
    <w:name w:val="Body Text Char"/>
    <w:basedOn w:val="DefaultParagraphFont"/>
    <w:link w:val="BodyText"/>
    <w:uiPriority w:val="99"/>
    <w:rsid w:val="00452B76"/>
    <w:rPr>
      <w:rFonts w:ascii="Segoe UI" w:hAnsi="Segoe UI"/>
      <w:sz w:val="14"/>
      <w:lang w:val="en-GB"/>
    </w:rPr>
  </w:style>
  <w:style w:type="paragraph" w:customStyle="1" w:styleId="Heading1numbered">
    <w:name w:val="Heading1 numbered"/>
    <w:next w:val="regular"/>
    <w:qFormat/>
    <w:rsid w:val="00C65B80"/>
    <w:pPr>
      <w:pageBreakBefore/>
      <w:numPr>
        <w:numId w:val="1"/>
      </w:numPr>
      <w:spacing w:before="240" w:after="240" w:line="240" w:lineRule="auto"/>
      <w:outlineLvl w:val="0"/>
    </w:pPr>
    <w:rPr>
      <w:rFonts w:ascii="Segoe UI Semibold" w:eastAsia="Times New Roman" w:hAnsi="Segoe UI Semibold" w:cs="Times New Roman"/>
      <w:bCs/>
      <w:color w:val="984A9C"/>
      <w:sz w:val="32"/>
      <w:szCs w:val="26"/>
      <w:shd w:val="clear" w:color="auto" w:fill="FFFFFF"/>
      <w:lang w:val="en-GB"/>
    </w:rPr>
  </w:style>
  <w:style w:type="paragraph" w:customStyle="1" w:styleId="Heading4numbered">
    <w:name w:val="Heading4 numbered"/>
    <w:next w:val="regular"/>
    <w:link w:val="Heading4numberedChar"/>
    <w:rsid w:val="00762FDC"/>
    <w:pPr>
      <w:numPr>
        <w:ilvl w:val="3"/>
        <w:numId w:val="1"/>
      </w:numPr>
      <w:spacing w:before="240" w:line="240" w:lineRule="auto"/>
      <w:outlineLvl w:val="3"/>
    </w:pPr>
    <w:rPr>
      <w:rFonts w:ascii="Segoe UI" w:eastAsia="Times New Roman" w:hAnsi="Segoe UI" w:cs="Segoe UI"/>
      <w:i/>
      <w:color w:val="034694"/>
      <w:sz w:val="18"/>
      <w:szCs w:val="20"/>
      <w:shd w:val="clear" w:color="auto" w:fill="FFFFFF"/>
      <w:lang w:val="fr-FR"/>
    </w:rPr>
  </w:style>
  <w:style w:type="paragraph" w:customStyle="1" w:styleId="Normalsemibold">
    <w:name w:val="Normal semibold"/>
    <w:basedOn w:val="regular"/>
    <w:link w:val="NormalsemiboldChar"/>
    <w:rsid w:val="006A5CEC"/>
    <w:pPr>
      <w:tabs>
        <w:tab w:val="right" w:pos="9752"/>
      </w:tabs>
    </w:pPr>
    <w:rPr>
      <w:rFonts w:ascii="Segoe UI Semibold" w:hAnsi="Segoe UI Semibold"/>
    </w:rPr>
  </w:style>
  <w:style w:type="paragraph" w:customStyle="1" w:styleId="Normalsmall">
    <w:name w:val="Normal small"/>
    <w:basedOn w:val="Normal"/>
    <w:link w:val="NormalsmallChar"/>
    <w:rsid w:val="00E718F6"/>
    <w:rPr>
      <w:sz w:val="17"/>
    </w:rPr>
  </w:style>
  <w:style w:type="character" w:customStyle="1" w:styleId="NormalsemiboldChar">
    <w:name w:val="Normal semibold Char"/>
    <w:basedOn w:val="regularChar"/>
    <w:link w:val="Normalsemibold"/>
    <w:rsid w:val="006A5CEC"/>
    <w:rPr>
      <w:rFonts w:ascii="Segoe UI Semibold" w:eastAsia="Calibri" w:hAnsi="Segoe UI Semibold" w:cs="Times New Roman"/>
      <w:color w:val="000000" w:themeColor="text1"/>
      <w:sz w:val="20"/>
      <w:szCs w:val="20"/>
      <w:lang w:val="en-GB"/>
    </w:rPr>
  </w:style>
  <w:style w:type="character" w:customStyle="1" w:styleId="NormalsmallChar">
    <w:name w:val="Normal small Char"/>
    <w:basedOn w:val="DefaultParagraphFont"/>
    <w:link w:val="Normalsmall"/>
    <w:rsid w:val="00E718F6"/>
    <w:rPr>
      <w:rFonts w:ascii="Segoe UI" w:eastAsia="Calibri" w:hAnsi="Segoe UI" w:cs="Times New Roman"/>
      <w:sz w:val="17"/>
      <w:lang w:val="en-GB"/>
    </w:rPr>
  </w:style>
  <w:style w:type="paragraph" w:styleId="Caption">
    <w:name w:val="caption"/>
    <w:basedOn w:val="Normal"/>
    <w:next w:val="Normal"/>
    <w:link w:val="CaptionChar"/>
    <w:uiPriority w:val="35"/>
    <w:unhideWhenUsed/>
    <w:qFormat/>
    <w:rsid w:val="00654624"/>
    <w:pPr>
      <w:spacing w:line="264" w:lineRule="auto"/>
      <w:jc w:val="center"/>
    </w:pPr>
    <w:rPr>
      <w:rFonts w:ascii="Segoe UI Semibold" w:hAnsi="Segoe UI Semibold"/>
      <w:iCs/>
      <w:color w:val="562873"/>
      <w:sz w:val="16"/>
      <w:szCs w:val="18"/>
    </w:rPr>
  </w:style>
  <w:style w:type="paragraph" w:customStyle="1" w:styleId="Default">
    <w:name w:val="Default"/>
    <w:rsid w:val="002839F3"/>
    <w:pPr>
      <w:autoSpaceDE w:val="0"/>
      <w:autoSpaceDN w:val="0"/>
      <w:adjustRightInd w:val="0"/>
      <w:spacing w:after="0" w:line="240" w:lineRule="auto"/>
    </w:pPr>
    <w:rPr>
      <w:rFonts w:ascii="Arial" w:eastAsia="Times New Roman" w:hAnsi="Arial" w:cs="Tahoma"/>
      <w:color w:val="000000"/>
      <w:sz w:val="24"/>
      <w:szCs w:val="24"/>
      <w:lang w:val="en-US"/>
    </w:rPr>
  </w:style>
  <w:style w:type="paragraph" w:customStyle="1" w:styleId="NormalPDG02">
    <w:name w:val="Normal_PDG02"/>
    <w:basedOn w:val="Normal"/>
    <w:rsid w:val="002839F3"/>
    <w:pPr>
      <w:keepLines/>
      <w:framePr w:hSpace="57" w:vSpace="57" w:wrap="auto" w:vAnchor="page" w:hAnchor="page" w:x="1022" w:y="874"/>
      <w:spacing w:before="120" w:after="0" w:line="240" w:lineRule="auto"/>
      <w:jc w:val="center"/>
    </w:pPr>
    <w:rPr>
      <w:rFonts w:ascii="Arial" w:eastAsia="Times New Roman" w:hAnsi="Arial"/>
      <w:noProof/>
      <w:sz w:val="16"/>
      <w:szCs w:val="18"/>
    </w:rPr>
  </w:style>
  <w:style w:type="paragraph" w:customStyle="1" w:styleId="TE">
    <w:name w:val="TE"/>
    <w:qFormat/>
    <w:rsid w:val="002839F3"/>
    <w:pPr>
      <w:autoSpaceDE w:val="0"/>
      <w:autoSpaceDN w:val="0"/>
      <w:adjustRightInd w:val="0"/>
      <w:spacing w:after="0" w:line="240" w:lineRule="auto"/>
      <w:ind w:left="1304" w:hanging="1304"/>
    </w:pPr>
    <w:rPr>
      <w:rFonts w:ascii="Arial" w:eastAsia="Times New Roman" w:hAnsi="Arial" w:cs="Times New Roman"/>
      <w:b/>
      <w:bCs/>
      <w:kern w:val="28"/>
      <w:sz w:val="15"/>
      <w:szCs w:val="18"/>
      <w:lang w:val="en-GB"/>
    </w:rPr>
  </w:style>
  <w:style w:type="character" w:styleId="CommentReference">
    <w:name w:val="annotation reference"/>
    <w:basedOn w:val="DefaultParagraphFont"/>
    <w:unhideWhenUsed/>
    <w:rsid w:val="00457015"/>
    <w:rPr>
      <w:sz w:val="16"/>
      <w:szCs w:val="16"/>
    </w:rPr>
  </w:style>
  <w:style w:type="paragraph" w:styleId="CommentText">
    <w:name w:val="annotation text"/>
    <w:basedOn w:val="Normal"/>
    <w:link w:val="CommentTextChar"/>
    <w:uiPriority w:val="99"/>
    <w:unhideWhenUsed/>
    <w:rsid w:val="00457015"/>
    <w:pPr>
      <w:spacing w:line="240" w:lineRule="auto"/>
    </w:pPr>
    <w:rPr>
      <w:szCs w:val="20"/>
    </w:rPr>
  </w:style>
  <w:style w:type="character" w:customStyle="1" w:styleId="CommentTextChar">
    <w:name w:val="Comment Text Char"/>
    <w:basedOn w:val="DefaultParagraphFont"/>
    <w:link w:val="CommentText"/>
    <w:uiPriority w:val="99"/>
    <w:rsid w:val="00457015"/>
    <w:rPr>
      <w:rFonts w:ascii="Segoe UI" w:eastAsia="Calibri" w:hAnsi="Segoe U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57015"/>
    <w:rPr>
      <w:b/>
      <w:bCs/>
    </w:rPr>
  </w:style>
  <w:style w:type="character" w:customStyle="1" w:styleId="CommentSubjectChar">
    <w:name w:val="Comment Subject Char"/>
    <w:basedOn w:val="CommentTextChar"/>
    <w:link w:val="CommentSubject"/>
    <w:uiPriority w:val="99"/>
    <w:semiHidden/>
    <w:rsid w:val="00457015"/>
    <w:rPr>
      <w:rFonts w:ascii="Segoe UI" w:eastAsia="Calibri" w:hAnsi="Segoe UI" w:cs="Times New Roman"/>
      <w:b/>
      <w:bCs/>
      <w:sz w:val="20"/>
      <w:szCs w:val="20"/>
      <w:lang w:val="en-GB"/>
    </w:rPr>
  </w:style>
  <w:style w:type="paragraph" w:customStyle="1" w:styleId="AASemiBold">
    <w:name w:val="[AA] SemiBold"/>
    <w:basedOn w:val="Normal"/>
    <w:next w:val="Normal"/>
    <w:link w:val="AASemiBoldChar"/>
    <w:qFormat/>
    <w:rsid w:val="001A691B"/>
    <w:pPr>
      <w:spacing w:before="120"/>
      <w:ind w:left="-14"/>
    </w:pPr>
    <w:rPr>
      <w:rFonts w:ascii="Segoe UI Semibold" w:hAnsi="Segoe UI Semibold"/>
      <w:color w:val="562873" w:themeColor="accent1"/>
    </w:rPr>
  </w:style>
  <w:style w:type="character" w:customStyle="1" w:styleId="AASemiBoldChar">
    <w:name w:val="[AA] SemiBold Char"/>
    <w:basedOn w:val="DefaultParagraphFont"/>
    <w:link w:val="AASemiBold"/>
    <w:rsid w:val="001A691B"/>
    <w:rPr>
      <w:rFonts w:ascii="Segoe UI Semibold" w:eastAsia="Calibri" w:hAnsi="Segoe UI Semibold" w:cs="Times New Roman"/>
      <w:color w:val="562873" w:themeColor="accent1"/>
      <w:sz w:val="20"/>
      <w:lang w:val="en-GB"/>
    </w:rPr>
  </w:style>
  <w:style w:type="paragraph" w:customStyle="1" w:styleId="Captioncentered">
    <w:name w:val="Caption centered"/>
    <w:basedOn w:val="Normal"/>
    <w:next w:val="Normal"/>
    <w:link w:val="CaptioncenteredChar"/>
    <w:rsid w:val="001A691B"/>
    <w:pPr>
      <w:spacing w:before="120" w:line="264" w:lineRule="auto"/>
      <w:ind w:left="446" w:hanging="446"/>
      <w:jc w:val="center"/>
    </w:pPr>
    <w:rPr>
      <w:rFonts w:ascii="Segoe UI Semibold" w:hAnsi="Segoe UI Semibold" w:cs="Segoe UI"/>
      <w:iCs/>
      <w:color w:val="562873"/>
      <w:sz w:val="19"/>
      <w:szCs w:val="18"/>
      <w:lang w:val="en-US"/>
    </w:rPr>
  </w:style>
  <w:style w:type="character" w:customStyle="1" w:styleId="CaptioncenteredChar">
    <w:name w:val="Caption centered Char"/>
    <w:basedOn w:val="DefaultParagraphFont"/>
    <w:link w:val="Captioncentered"/>
    <w:rsid w:val="001A691B"/>
    <w:rPr>
      <w:rFonts w:ascii="Segoe UI Semibold" w:eastAsia="Calibri" w:hAnsi="Segoe UI Semibold" w:cs="Segoe UI"/>
      <w:iCs/>
      <w:color w:val="562873"/>
      <w:sz w:val="19"/>
      <w:szCs w:val="18"/>
      <w:lang w:val="en-US"/>
    </w:rPr>
  </w:style>
  <w:style w:type="paragraph" w:customStyle="1" w:styleId="AAReferenced">
    <w:name w:val="[AA] Referenced"/>
    <w:basedOn w:val="Normal"/>
    <w:link w:val="AAReferencedChar"/>
    <w:qFormat/>
    <w:rsid w:val="001A691B"/>
    <w:pPr>
      <w:spacing w:before="120"/>
    </w:pPr>
    <w:rPr>
      <w:i/>
      <w:iCs/>
      <w:color w:val="562873" w:themeColor="accent1"/>
    </w:rPr>
  </w:style>
  <w:style w:type="character" w:customStyle="1" w:styleId="AAReferencedChar">
    <w:name w:val="[AA] Referenced Char"/>
    <w:basedOn w:val="DefaultParagraphFont"/>
    <w:link w:val="AAReferenced"/>
    <w:rsid w:val="001A691B"/>
    <w:rPr>
      <w:rFonts w:ascii="Segoe UI" w:eastAsia="Calibri" w:hAnsi="Segoe UI" w:cs="Times New Roman"/>
      <w:i/>
      <w:iCs/>
      <w:color w:val="562873" w:themeColor="accent1"/>
      <w:sz w:val="20"/>
      <w:lang w:val="en-GB"/>
    </w:rPr>
  </w:style>
  <w:style w:type="paragraph" w:customStyle="1" w:styleId="BulletListNormal">
    <w:name w:val="Bullet List Normal"/>
    <w:basedOn w:val="AANormal"/>
    <w:link w:val="BulletListNormalChar"/>
    <w:qFormat/>
    <w:rsid w:val="00B011D3"/>
    <w:pPr>
      <w:numPr>
        <w:numId w:val="4"/>
      </w:numPr>
    </w:pPr>
    <w:rPr>
      <w:sz w:val="18"/>
    </w:rPr>
  </w:style>
  <w:style w:type="character" w:customStyle="1" w:styleId="BulletListNormalChar">
    <w:name w:val="Bullet List Normal Char"/>
    <w:basedOn w:val="DefaultParagraphFont"/>
    <w:link w:val="BulletListNormal"/>
    <w:rsid w:val="00B011D3"/>
    <w:rPr>
      <w:rFonts w:ascii="Segoe UI" w:eastAsia="Calibri" w:hAnsi="Segoe UI" w:cs="Times New Roman"/>
      <w:sz w:val="18"/>
      <w:lang w:val="en-US" w:eastAsia="fr-FR"/>
    </w:rPr>
  </w:style>
  <w:style w:type="paragraph" w:customStyle="1" w:styleId="ADClause">
    <w:name w:val="[AD] Clause"/>
    <w:basedOn w:val="Normal"/>
    <w:next w:val="Normal"/>
    <w:link w:val="ADClauseChar"/>
    <w:autoRedefine/>
    <w:qFormat/>
    <w:rsid w:val="00B50C81"/>
    <w:pPr>
      <w:spacing w:before="120" w:line="240" w:lineRule="auto"/>
      <w:ind w:left="720"/>
      <w:contextualSpacing/>
    </w:pPr>
    <w:rPr>
      <w:rFonts w:cs="Segoe UI"/>
      <w:sz w:val="18"/>
      <w:szCs w:val="20"/>
      <w:lang w:eastAsia="fr-FR"/>
    </w:rPr>
  </w:style>
  <w:style w:type="character" w:customStyle="1" w:styleId="ADClauseChar">
    <w:name w:val="[AD] Clause Char"/>
    <w:basedOn w:val="DefaultParagraphFont"/>
    <w:link w:val="ADClause"/>
    <w:rsid w:val="00B50C81"/>
    <w:rPr>
      <w:rFonts w:ascii="Segoe UI" w:eastAsia="Calibri" w:hAnsi="Segoe UI" w:cs="Segoe UI"/>
      <w:sz w:val="18"/>
      <w:szCs w:val="20"/>
      <w:lang w:val="en-GB" w:eastAsia="fr-FR"/>
    </w:rPr>
  </w:style>
  <w:style w:type="paragraph" w:customStyle="1" w:styleId="AANormal">
    <w:name w:val="[AA Normal]"/>
    <w:basedOn w:val="Normal"/>
    <w:link w:val="AANormalChar"/>
    <w:rsid w:val="001A691B"/>
    <w:pPr>
      <w:spacing w:before="120"/>
    </w:pPr>
    <w:rPr>
      <w:lang w:val="en-US" w:eastAsia="fr-FR"/>
    </w:rPr>
  </w:style>
  <w:style w:type="paragraph" w:customStyle="1" w:styleId="NormalClause">
    <w:name w:val="Normal Clause"/>
    <w:basedOn w:val="Normal"/>
    <w:link w:val="NormalClauseChar"/>
    <w:rsid w:val="001A691B"/>
    <w:pPr>
      <w:tabs>
        <w:tab w:val="num" w:pos="1296"/>
      </w:tabs>
      <w:spacing w:before="120"/>
    </w:pPr>
    <w:rPr>
      <w:lang w:eastAsia="fr-FR"/>
    </w:rPr>
  </w:style>
  <w:style w:type="character" w:customStyle="1" w:styleId="NormalClauseChar">
    <w:name w:val="Normal Clause Char"/>
    <w:basedOn w:val="DefaultParagraphFont"/>
    <w:link w:val="NormalClause"/>
    <w:rsid w:val="001A691B"/>
    <w:rPr>
      <w:rFonts w:ascii="Segoe UI" w:eastAsia="Calibri" w:hAnsi="Segoe UI" w:cs="Times New Roman"/>
      <w:sz w:val="20"/>
      <w:lang w:val="en-GB" w:eastAsia="fr-FR"/>
    </w:rPr>
  </w:style>
  <w:style w:type="character" w:customStyle="1" w:styleId="CaptionChar">
    <w:name w:val="Caption Char"/>
    <w:basedOn w:val="CaptioncenteredChar"/>
    <w:link w:val="Caption"/>
    <w:uiPriority w:val="35"/>
    <w:rsid w:val="00654624"/>
    <w:rPr>
      <w:rFonts w:ascii="Segoe UI Semibold" w:eastAsia="Calibri" w:hAnsi="Segoe UI Semibold" w:cs="Times New Roman"/>
      <w:iCs/>
      <w:color w:val="562873"/>
      <w:sz w:val="16"/>
      <w:szCs w:val="18"/>
      <w:lang w:val="en-GB"/>
    </w:rPr>
  </w:style>
  <w:style w:type="paragraph" w:styleId="TableofFigures">
    <w:name w:val="table of figures"/>
    <w:basedOn w:val="Normal"/>
    <w:next w:val="Normal"/>
    <w:uiPriority w:val="99"/>
    <w:unhideWhenUsed/>
    <w:rsid w:val="001A691B"/>
    <w:pPr>
      <w:spacing w:after="0"/>
    </w:pPr>
  </w:style>
  <w:style w:type="character" w:customStyle="1" w:styleId="normaltextrun">
    <w:name w:val="normaltextrun"/>
    <w:basedOn w:val="DefaultParagraphFont"/>
    <w:rsid w:val="00342AD4"/>
  </w:style>
  <w:style w:type="character" w:customStyle="1" w:styleId="eop">
    <w:name w:val="eop"/>
    <w:basedOn w:val="DefaultParagraphFont"/>
    <w:rsid w:val="00342AD4"/>
  </w:style>
  <w:style w:type="character" w:customStyle="1" w:styleId="Mention1">
    <w:name w:val="Mention1"/>
    <w:basedOn w:val="DefaultParagraphFont"/>
    <w:uiPriority w:val="99"/>
    <w:unhideWhenUsed/>
    <w:rsid w:val="00342AD4"/>
    <w:rPr>
      <w:color w:val="2B579A"/>
      <w:shd w:val="clear" w:color="auto" w:fill="E1DFDD"/>
    </w:rPr>
  </w:style>
  <w:style w:type="character" w:customStyle="1" w:styleId="ListParagraphChar">
    <w:name w:val="List Paragraph Char"/>
    <w:link w:val="ListParagraph"/>
    <w:uiPriority w:val="34"/>
    <w:locked/>
    <w:rsid w:val="00342AD4"/>
    <w:rPr>
      <w:rFonts w:ascii="Segoe UI" w:eastAsia="Calibri" w:hAnsi="Segoe UI" w:cs="Times New Roman"/>
      <w:sz w:val="20"/>
      <w:lang w:val="en-GB"/>
    </w:rPr>
  </w:style>
  <w:style w:type="character" w:customStyle="1" w:styleId="cf01">
    <w:name w:val="cf01"/>
    <w:basedOn w:val="DefaultParagraphFont"/>
    <w:rsid w:val="00342AD4"/>
    <w:rPr>
      <w:rFonts w:ascii="Segoe UI" w:hAnsi="Segoe UI" w:cs="Segoe UI" w:hint="default"/>
      <w:sz w:val="18"/>
      <w:szCs w:val="18"/>
    </w:rPr>
  </w:style>
  <w:style w:type="paragraph" w:styleId="Revision">
    <w:name w:val="Revision"/>
    <w:hidden/>
    <w:uiPriority w:val="99"/>
    <w:semiHidden/>
    <w:rsid w:val="00CF5D52"/>
    <w:pPr>
      <w:spacing w:after="0" w:line="240" w:lineRule="auto"/>
    </w:pPr>
    <w:rPr>
      <w:rFonts w:ascii="Segoe UI" w:eastAsia="Calibri" w:hAnsi="Segoe UI" w:cs="Times New Roman"/>
      <w:sz w:val="20"/>
      <w:lang w:val="en-GB"/>
    </w:rPr>
  </w:style>
  <w:style w:type="paragraph" w:customStyle="1" w:styleId="ReqOK">
    <w:name w:val="[Req# OK]"/>
    <w:basedOn w:val="ADClause"/>
    <w:link w:val="ReqOKChar"/>
    <w:rsid w:val="00CF5D52"/>
    <w:pPr>
      <w:ind w:left="0"/>
    </w:pPr>
    <w:rPr>
      <w:color w:val="00B050"/>
      <w:sz w:val="10"/>
      <w:szCs w:val="14"/>
    </w:rPr>
  </w:style>
  <w:style w:type="character" w:customStyle="1" w:styleId="ReqOKChar">
    <w:name w:val="[Req# OK] Char"/>
    <w:basedOn w:val="ADClauseChar"/>
    <w:link w:val="ReqOK"/>
    <w:rsid w:val="00CF5D52"/>
    <w:rPr>
      <w:rFonts w:ascii="Segoe UI" w:eastAsia="Calibri" w:hAnsi="Segoe UI" w:cs="Times New Roman"/>
      <w:color w:val="00B050"/>
      <w:sz w:val="10"/>
      <w:szCs w:val="14"/>
      <w:lang w:val="en-GB" w:eastAsia="fr-FR"/>
    </w:rPr>
  </w:style>
  <w:style w:type="paragraph" w:customStyle="1" w:styleId="Deleted">
    <w:name w:val="Delete(d)"/>
    <w:basedOn w:val="Normal"/>
    <w:link w:val="DeletedChar"/>
    <w:rsid w:val="00CF5D52"/>
    <w:pPr>
      <w:ind w:left="1066" w:hanging="994"/>
      <w:contextualSpacing/>
    </w:pPr>
    <w:rPr>
      <w:i/>
      <w:color w:val="972907"/>
      <w:sz w:val="10"/>
      <w:szCs w:val="18"/>
      <w:lang w:val="en-US"/>
    </w:rPr>
  </w:style>
  <w:style w:type="character" w:customStyle="1" w:styleId="DeletedChar">
    <w:name w:val="Delete(d) Char"/>
    <w:basedOn w:val="DefaultParagraphFont"/>
    <w:link w:val="Deleted"/>
    <w:rsid w:val="00CF5D52"/>
    <w:rPr>
      <w:rFonts w:ascii="Segoe UI" w:eastAsia="Calibri" w:hAnsi="Segoe UI" w:cs="Times New Roman"/>
      <w:i/>
      <w:color w:val="972907"/>
      <w:sz w:val="10"/>
      <w:szCs w:val="18"/>
      <w:lang w:val="en-US"/>
    </w:rPr>
  </w:style>
  <w:style w:type="table" w:customStyle="1" w:styleId="TableGrid1">
    <w:name w:val="Table Grid1"/>
    <w:basedOn w:val="TableNormal"/>
    <w:next w:val="TableGrid"/>
    <w:uiPriority w:val="59"/>
    <w:rsid w:val="00CF5D52"/>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csvalues">
    <w:name w:val="Specs values"/>
    <w:basedOn w:val="DefaultParagraphFont"/>
    <w:uiPriority w:val="1"/>
    <w:rsid w:val="00CF5D52"/>
    <w:rPr>
      <w:rFonts w:ascii="Segoe UI Semibold" w:hAnsi="Segoe UI Semibold"/>
      <w:b w:val="0"/>
      <w:color w:val="7030A0"/>
    </w:rPr>
  </w:style>
  <w:style w:type="paragraph" w:customStyle="1" w:styleId="CRYO-REQ1">
    <w:name w:val="[CRYO-REQ #1]"/>
    <w:basedOn w:val="Normal"/>
    <w:link w:val="CRYO-REQ1Char"/>
    <w:rsid w:val="0059407A"/>
    <w:pPr>
      <w:ind w:left="1260" w:hanging="1260"/>
    </w:pPr>
    <w:rPr>
      <w:color w:val="02346E" w:themeColor="accent4" w:themeShade="BF"/>
      <w:sz w:val="16"/>
      <w:szCs w:val="16"/>
      <w:lang w:val="en-US"/>
    </w:rPr>
  </w:style>
  <w:style w:type="character" w:customStyle="1" w:styleId="CRYO-REQ1Char">
    <w:name w:val="[CRYO-REQ #1] Char"/>
    <w:basedOn w:val="DefaultParagraphFont"/>
    <w:link w:val="CRYO-REQ1"/>
    <w:rsid w:val="0059407A"/>
    <w:rPr>
      <w:rFonts w:ascii="Segoe UI" w:eastAsia="Calibri" w:hAnsi="Segoe UI" w:cs="Times New Roman"/>
      <w:color w:val="02346E" w:themeColor="accent4" w:themeShade="BF"/>
      <w:sz w:val="16"/>
      <w:szCs w:val="16"/>
      <w:lang w:val="en-US"/>
    </w:rPr>
  </w:style>
  <w:style w:type="paragraph" w:customStyle="1" w:styleId="Update">
    <w:name w:val="Update"/>
    <w:basedOn w:val="Normal"/>
    <w:link w:val="UpdateChar"/>
    <w:qFormat/>
    <w:rsid w:val="00766AC3"/>
    <w:pPr>
      <w:tabs>
        <w:tab w:val="left" w:pos="360"/>
      </w:tabs>
      <w:spacing w:before="120"/>
    </w:pPr>
    <w:rPr>
      <w:rFonts w:ascii="Segoe UI Semibold" w:hAnsi="Segoe UI Semibold"/>
      <w:color w:val="C89800"/>
      <w:sz w:val="10"/>
      <w:lang w:val="en-US"/>
    </w:rPr>
  </w:style>
  <w:style w:type="character" w:customStyle="1" w:styleId="UpdateChar">
    <w:name w:val="Update Char"/>
    <w:basedOn w:val="DefaultParagraphFont"/>
    <w:link w:val="Update"/>
    <w:rsid w:val="00766AC3"/>
    <w:rPr>
      <w:rFonts w:ascii="Segoe UI Semibold" w:eastAsia="Calibri" w:hAnsi="Segoe UI Semibold" w:cs="Times New Roman"/>
      <w:color w:val="C89800"/>
      <w:sz w:val="10"/>
      <w:lang w:val="en-US"/>
    </w:rPr>
  </w:style>
  <w:style w:type="paragraph" w:customStyle="1" w:styleId="ARCRYO-REQ">
    <w:name w:val="AR: CRYO-REQ"/>
    <w:basedOn w:val="Normal"/>
    <w:link w:val="ARCRYO-REQChar"/>
    <w:rsid w:val="00766AC3"/>
    <w:pPr>
      <w:numPr>
        <w:numId w:val="7"/>
      </w:numPr>
      <w:tabs>
        <w:tab w:val="left" w:pos="1440"/>
      </w:tabs>
    </w:pPr>
    <w:rPr>
      <w:rFonts w:eastAsia="Times New Roman"/>
      <w:color w:val="002060"/>
      <w:szCs w:val="20"/>
      <w:lang w:val="en-US" w:eastAsia="fr-FR"/>
    </w:rPr>
  </w:style>
  <w:style w:type="character" w:customStyle="1" w:styleId="ARCRYO-REQChar">
    <w:name w:val="AR: CRYO-REQ Char"/>
    <w:basedOn w:val="ListParagraphChar"/>
    <w:link w:val="ARCRYO-REQ"/>
    <w:rsid w:val="00766AC3"/>
    <w:rPr>
      <w:rFonts w:ascii="Segoe UI" w:eastAsia="Times New Roman" w:hAnsi="Segoe UI" w:cs="Times New Roman"/>
      <w:color w:val="002060"/>
      <w:sz w:val="20"/>
      <w:szCs w:val="20"/>
      <w:lang w:val="en-US" w:eastAsia="fr-FR"/>
    </w:rPr>
  </w:style>
  <w:style w:type="paragraph" w:customStyle="1" w:styleId="SysReq1">
    <w:name w:val="[SysReq # 1]"/>
    <w:basedOn w:val="ListParagraph"/>
    <w:next w:val="AAClause1"/>
    <w:link w:val="SysReq1Char"/>
    <w:autoRedefine/>
    <w:qFormat/>
    <w:rsid w:val="005B6C3B"/>
    <w:pPr>
      <w:keepNext/>
      <w:keepLines/>
      <w:numPr>
        <w:numId w:val="13"/>
      </w:numPr>
      <w:tabs>
        <w:tab w:val="left" w:pos="1701"/>
      </w:tabs>
      <w:spacing w:before="120" w:line="240" w:lineRule="auto"/>
      <w:contextualSpacing w:val="0"/>
      <w:mirrorIndents/>
      <w:textboxTightWrap w:val="allLines"/>
      <w:outlineLvl w:val="0"/>
    </w:pPr>
    <w:rPr>
      <w:bCs/>
      <w:color w:val="000000" w:themeColor="text1"/>
      <w:sz w:val="18"/>
      <w:lang w:eastAsia="fr-FR"/>
    </w:rPr>
  </w:style>
  <w:style w:type="character" w:customStyle="1" w:styleId="SysReq1Char">
    <w:name w:val="[SysReq # 1] Char"/>
    <w:basedOn w:val="ListParagraphChar"/>
    <w:link w:val="SysReq1"/>
    <w:rsid w:val="005B6C3B"/>
    <w:rPr>
      <w:rFonts w:ascii="Segoe UI" w:eastAsia="Calibri" w:hAnsi="Segoe UI" w:cs="Times New Roman"/>
      <w:bCs/>
      <w:color w:val="000000" w:themeColor="text1"/>
      <w:sz w:val="18"/>
      <w:lang w:val="en-GB" w:eastAsia="fr-FR"/>
    </w:rPr>
  </w:style>
  <w:style w:type="paragraph" w:customStyle="1" w:styleId="SysReq2">
    <w:name w:val="[SysReq # 2]"/>
    <w:basedOn w:val="SysReq1"/>
    <w:next w:val="SysReq1"/>
    <w:link w:val="SysReq2Char"/>
    <w:autoRedefine/>
    <w:qFormat/>
    <w:rsid w:val="0072117A"/>
    <w:pPr>
      <w:numPr>
        <w:numId w:val="0"/>
      </w:numPr>
      <w:suppressLineNumbers/>
      <w:spacing w:before="100" w:beforeAutospacing="1" w:after="100" w:afterAutospacing="1"/>
    </w:pPr>
  </w:style>
  <w:style w:type="paragraph" w:customStyle="1" w:styleId="ICS">
    <w:name w:val="ICS"/>
    <w:basedOn w:val="SysReq1"/>
    <w:qFormat/>
    <w:rsid w:val="00766AC3"/>
    <w:pPr>
      <w:numPr>
        <w:ilvl w:val="1"/>
        <w:numId w:val="14"/>
      </w:numPr>
    </w:pPr>
    <w:rPr>
      <w:rFonts w:ascii="Segoe UI Semibold" w:hAnsi="Segoe UI Semibold"/>
      <w:b/>
      <w:bCs w:val="0"/>
      <w:color w:val="984A9C" w:themeColor="accent2"/>
    </w:rPr>
  </w:style>
  <w:style w:type="paragraph" w:customStyle="1" w:styleId="B2HeadingN2numbered">
    <w:name w:val="B2: Heading N2 numbered"/>
    <w:basedOn w:val="B1HeadingN1numbered"/>
    <w:next w:val="Normal"/>
    <w:rsid w:val="00766AC3"/>
    <w:pPr>
      <w:pageBreakBefore w:val="0"/>
      <w:tabs>
        <w:tab w:val="left" w:pos="0"/>
      </w:tabs>
      <w:spacing w:line="276" w:lineRule="auto"/>
      <w:ind w:left="0" w:firstLine="0"/>
      <w:outlineLvl w:val="1"/>
    </w:pPr>
    <w:rPr>
      <w:rFonts w:ascii="Segoe UI Semibold" w:hAnsi="Segoe UI Semibold" w:cs="Segoe UI Semibold"/>
      <w:b w:val="0"/>
      <w:color w:val="562873"/>
      <w:sz w:val="26"/>
      <w:szCs w:val="28"/>
      <w:lang w:val="en-GB"/>
    </w:rPr>
  </w:style>
  <w:style w:type="paragraph" w:customStyle="1" w:styleId="B3HeadingN3numbered">
    <w:name w:val="B3: Heading N3 numbered"/>
    <w:next w:val="Normal"/>
    <w:link w:val="B3HeadingN3numberedChar"/>
    <w:rsid w:val="00766AC3"/>
    <w:pPr>
      <w:tabs>
        <w:tab w:val="left" w:pos="4590"/>
      </w:tabs>
      <w:spacing w:before="320" w:line="360" w:lineRule="auto"/>
      <w:outlineLvl w:val="2"/>
    </w:pPr>
    <w:rPr>
      <w:rFonts w:ascii="Segoe UI" w:eastAsia="MS Mincho" w:hAnsi="Segoe UI" w:cs="Segoe UI Semibold"/>
      <w:bCs/>
      <w:noProof/>
      <w:color w:val="984A9C"/>
      <w:szCs w:val="28"/>
      <w:shd w:val="clear" w:color="auto" w:fill="FFFFFF"/>
      <w:lang w:val="en-GB" w:eastAsia="fr-FR"/>
    </w:rPr>
  </w:style>
  <w:style w:type="paragraph" w:customStyle="1" w:styleId="B1HeadingN1numbered">
    <w:name w:val="B1: Heading N1 numbered"/>
    <w:basedOn w:val="Normal"/>
    <w:next w:val="Normal"/>
    <w:rsid w:val="00766AC3"/>
    <w:pPr>
      <w:pageBreakBefore/>
      <w:spacing w:before="380" w:after="180" w:line="360" w:lineRule="auto"/>
      <w:ind w:left="432" w:hanging="432"/>
      <w:outlineLvl w:val="0"/>
    </w:pPr>
    <w:rPr>
      <w:rFonts w:eastAsia="MS Mincho"/>
      <w:b/>
      <w:bCs/>
      <w:smallCaps/>
      <w:noProof/>
      <w:color w:val="984A9C"/>
      <w:sz w:val="32"/>
      <w:szCs w:val="26"/>
      <w:shd w:val="clear" w:color="auto" w:fill="FFFFFF"/>
      <w:lang w:val="en-US" w:eastAsia="fr-FR"/>
    </w:rPr>
  </w:style>
  <w:style w:type="paragraph" w:customStyle="1" w:styleId="B4HeadingN4numbered">
    <w:name w:val="B4: Heading N4 numbered"/>
    <w:basedOn w:val="B3HeadingN3numbered"/>
    <w:next w:val="Normal"/>
    <w:rsid w:val="00766AC3"/>
    <w:pPr>
      <w:ind w:left="864" w:hanging="864"/>
      <w:outlineLvl w:val="3"/>
    </w:pPr>
    <w:rPr>
      <w:rFonts w:cs="Segoe UI"/>
      <w:color w:val="562873" w:themeColor="accent1"/>
      <w:sz w:val="20"/>
      <w:szCs w:val="20"/>
      <w:lang w:val="en-US"/>
    </w:rPr>
  </w:style>
  <w:style w:type="paragraph" w:customStyle="1" w:styleId="RequirementBullet">
    <w:name w:val="Requirement Bullet"/>
    <w:basedOn w:val="ListParagraph"/>
    <w:qFormat/>
    <w:rsid w:val="009526A0"/>
    <w:pPr>
      <w:numPr>
        <w:numId w:val="36"/>
      </w:numPr>
    </w:pPr>
    <w:rPr>
      <w:sz w:val="18"/>
      <w:szCs w:val="18"/>
    </w:rPr>
  </w:style>
  <w:style w:type="paragraph" w:customStyle="1" w:styleId="AAClause1">
    <w:name w:val="[AA Clause 1]"/>
    <w:basedOn w:val="Normal"/>
    <w:link w:val="AAClause1Char"/>
    <w:rsid w:val="00766AC3"/>
    <w:pPr>
      <w:spacing w:before="120"/>
    </w:pPr>
    <w:rPr>
      <w:color w:val="3B3838" w:themeColor="background2" w:themeShade="40"/>
      <w:lang w:val="en-US"/>
    </w:rPr>
  </w:style>
  <w:style w:type="character" w:customStyle="1" w:styleId="AAClause1Char">
    <w:name w:val="[AA Clause 1] Char"/>
    <w:basedOn w:val="DefaultParagraphFont"/>
    <w:link w:val="AAClause1"/>
    <w:rsid w:val="00766AC3"/>
    <w:rPr>
      <w:rFonts w:ascii="Segoe UI" w:eastAsia="Calibri" w:hAnsi="Segoe UI" w:cs="Times New Roman"/>
      <w:color w:val="3B3838" w:themeColor="background2" w:themeShade="40"/>
      <w:sz w:val="20"/>
      <w:lang w:val="en-US"/>
    </w:rPr>
  </w:style>
  <w:style w:type="paragraph" w:customStyle="1" w:styleId="AD00">
    <w:name w:val="AD#00"/>
    <w:basedOn w:val="Normal"/>
    <w:link w:val="AD00Char"/>
    <w:qFormat/>
    <w:rsid w:val="00766AC3"/>
    <w:pPr>
      <w:numPr>
        <w:numId w:val="8"/>
      </w:numPr>
      <w:tabs>
        <w:tab w:val="left" w:pos="647"/>
      </w:tabs>
      <w:spacing w:before="60" w:after="40" w:line="240" w:lineRule="auto"/>
      <w:ind w:left="107"/>
    </w:pPr>
    <w:rPr>
      <w:rFonts w:cs="Segoe UI"/>
    </w:rPr>
  </w:style>
  <w:style w:type="character" w:customStyle="1" w:styleId="AD00Char">
    <w:name w:val="AD#00 Char"/>
    <w:basedOn w:val="DefaultParagraphFont"/>
    <w:link w:val="AD00"/>
    <w:rsid w:val="00766AC3"/>
    <w:rPr>
      <w:rFonts w:ascii="Segoe UI" w:eastAsia="Calibri" w:hAnsi="Segoe UI" w:cs="Segoe UI"/>
      <w:sz w:val="20"/>
      <w:lang w:val="en-GB"/>
    </w:rPr>
  </w:style>
  <w:style w:type="table" w:customStyle="1" w:styleId="TableGrid2">
    <w:name w:val="Table Grid2"/>
    <w:basedOn w:val="TableNormal"/>
    <w:next w:val="TableGrid"/>
    <w:uiPriority w:val="39"/>
    <w:rsid w:val="00766AC3"/>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ysReq3">
    <w:name w:val="[SysReq # 3]"/>
    <w:basedOn w:val="ListNumber2"/>
    <w:next w:val="ListNumber2"/>
    <w:link w:val="SysReq3Char"/>
    <w:autoRedefine/>
    <w:qFormat/>
    <w:rsid w:val="000527F7"/>
    <w:pPr>
      <w:keepNext/>
      <w:keepLines/>
      <w:numPr>
        <w:numId w:val="0"/>
      </w:numPr>
      <w:tabs>
        <w:tab w:val="left" w:pos="6521"/>
        <w:tab w:val="left" w:pos="8505"/>
      </w:tabs>
    </w:pPr>
    <w:rPr>
      <w:rFonts w:cs="Segoe UI"/>
      <w:i/>
      <w:szCs w:val="20"/>
      <w:u w:color="034694" w:themeColor="accent4"/>
      <w:lang w:val="en-US" w:eastAsia="fr-FR"/>
    </w:rPr>
  </w:style>
  <w:style w:type="character" w:customStyle="1" w:styleId="SysReq3Char">
    <w:name w:val="[SysReq # 3] Char"/>
    <w:basedOn w:val="DefaultParagraphFont"/>
    <w:link w:val="SysReq3"/>
    <w:rsid w:val="000527F7"/>
    <w:rPr>
      <w:rFonts w:ascii="Segoe UI" w:eastAsia="Calibri" w:hAnsi="Segoe UI" w:cs="Segoe UI"/>
      <w:i/>
      <w:sz w:val="20"/>
      <w:szCs w:val="20"/>
      <w:u w:color="034694" w:themeColor="accent4"/>
      <w:lang w:val="en-US" w:eastAsia="fr-FR"/>
    </w:rPr>
  </w:style>
  <w:style w:type="paragraph" w:customStyle="1" w:styleId="C5Headings">
    <w:name w:val="C5 Headings"/>
    <w:basedOn w:val="Heading4"/>
    <w:link w:val="C5HeadingsChar"/>
    <w:rsid w:val="001A3CD7"/>
    <w:rPr>
      <w:color w:val="562873" w:themeColor="accent1"/>
      <w:lang w:val="en-US"/>
    </w:rPr>
  </w:style>
  <w:style w:type="character" w:customStyle="1" w:styleId="C5HeadingsChar">
    <w:name w:val="C5 Headings Char"/>
    <w:basedOn w:val="DefaultParagraphFont"/>
    <w:link w:val="C5Headings"/>
    <w:rsid w:val="001A3CD7"/>
    <w:rPr>
      <w:rFonts w:ascii="Segoe UI" w:eastAsia="Times New Roman" w:hAnsi="Segoe UI" w:cs="Times New Roman"/>
      <w:i/>
      <w:color w:val="562873" w:themeColor="accent1"/>
      <w:sz w:val="20"/>
      <w:lang w:val="en-US"/>
    </w:rPr>
  </w:style>
  <w:style w:type="paragraph" w:customStyle="1" w:styleId="Heading40">
    <w:name w:val="Heading4"/>
    <w:basedOn w:val="Heading4numbered"/>
    <w:link w:val="Heading4Char0"/>
    <w:qFormat/>
    <w:rsid w:val="00087538"/>
    <w:pPr>
      <w:numPr>
        <w:ilvl w:val="0"/>
        <w:numId w:val="0"/>
      </w:numPr>
      <w:ind w:left="864" w:hanging="864"/>
    </w:pPr>
    <w:rPr>
      <w:i w:val="0"/>
      <w:color w:val="562873" w:themeColor="accent1"/>
      <w:sz w:val="20"/>
    </w:rPr>
  </w:style>
  <w:style w:type="character" w:customStyle="1" w:styleId="Heading4numberedChar">
    <w:name w:val="Heading4 numbered Char"/>
    <w:basedOn w:val="DefaultParagraphFont"/>
    <w:link w:val="Heading4numbered"/>
    <w:rsid w:val="00087538"/>
    <w:rPr>
      <w:rFonts w:ascii="Segoe UI" w:eastAsia="Times New Roman" w:hAnsi="Segoe UI" w:cs="Segoe UI"/>
      <w:i/>
      <w:color w:val="034694"/>
      <w:sz w:val="18"/>
      <w:szCs w:val="20"/>
      <w:lang w:val="fr-FR"/>
    </w:rPr>
  </w:style>
  <w:style w:type="character" w:customStyle="1" w:styleId="Heading4Char0">
    <w:name w:val="Heading4 Char"/>
    <w:basedOn w:val="Heading4numberedChar"/>
    <w:link w:val="Heading40"/>
    <w:rsid w:val="00087538"/>
    <w:rPr>
      <w:rFonts w:ascii="Segoe UI" w:eastAsia="Times New Roman" w:hAnsi="Segoe UI" w:cs="Segoe UI"/>
      <w:i w:val="0"/>
      <w:color w:val="562873" w:themeColor="accent1"/>
      <w:sz w:val="20"/>
      <w:szCs w:val="20"/>
      <w:lang w:val="fr-FR"/>
    </w:rPr>
  </w:style>
  <w:style w:type="character" w:customStyle="1" w:styleId="SysReq2Char">
    <w:name w:val="[SysReq # 2] Char"/>
    <w:basedOn w:val="SysReq1Char"/>
    <w:link w:val="SysReq2"/>
    <w:rsid w:val="0072117A"/>
    <w:rPr>
      <w:rFonts w:ascii="Segoe UI" w:eastAsia="Calibri" w:hAnsi="Segoe UI" w:cs="Times New Roman"/>
      <w:bCs/>
      <w:color w:val="000000" w:themeColor="text1"/>
      <w:sz w:val="18"/>
      <w:lang w:val="en-GB" w:eastAsia="fr-FR"/>
    </w:rPr>
  </w:style>
  <w:style w:type="table" w:customStyle="1" w:styleId="GridTable1Light-Accent11">
    <w:name w:val="Grid Table 1 Light - Accent 11"/>
    <w:basedOn w:val="TableNormal"/>
    <w:uiPriority w:val="46"/>
    <w:rsid w:val="00006433"/>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customStyle="1" w:styleId="B3HeadingN3numberedChar">
    <w:name w:val="B3: Heading N3 numbered Char"/>
    <w:basedOn w:val="DefaultParagraphFont"/>
    <w:link w:val="B3HeadingN3numbered"/>
    <w:rsid w:val="00395ABF"/>
    <w:rPr>
      <w:rFonts w:ascii="Segoe UI" w:eastAsia="MS Mincho" w:hAnsi="Segoe UI" w:cs="Segoe UI Semibold"/>
      <w:bCs/>
      <w:noProof/>
      <w:color w:val="984A9C"/>
      <w:szCs w:val="28"/>
      <w:lang w:val="en-GB" w:eastAsia="fr-FR"/>
    </w:rPr>
  </w:style>
  <w:style w:type="table" w:customStyle="1" w:styleId="GridTable4-Accent11">
    <w:name w:val="Grid Table 4 - Accent 11"/>
    <w:basedOn w:val="TableNormal"/>
    <w:uiPriority w:val="49"/>
    <w:rsid w:val="00395ABF"/>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table" w:styleId="GridTable4-Accent1">
    <w:name w:val="Grid Table 4 Accent 1"/>
    <w:basedOn w:val="TableNormal"/>
    <w:uiPriority w:val="49"/>
    <w:rsid w:val="007F284D"/>
    <w:pPr>
      <w:spacing w:after="0" w:line="240" w:lineRule="auto"/>
    </w:pPr>
    <w:tblPr>
      <w:tblStyleRowBandSize w:val="1"/>
      <w:tblStyleColBandSize w:val="1"/>
      <w:tblBorders>
        <w:top w:val="single" w:sz="4" w:space="0" w:color="A060C8" w:themeColor="accent1" w:themeTint="99"/>
        <w:left w:val="single" w:sz="4" w:space="0" w:color="A060C8" w:themeColor="accent1" w:themeTint="99"/>
        <w:bottom w:val="single" w:sz="4" w:space="0" w:color="A060C8" w:themeColor="accent1" w:themeTint="99"/>
        <w:right w:val="single" w:sz="4" w:space="0" w:color="A060C8" w:themeColor="accent1" w:themeTint="99"/>
        <w:insideH w:val="single" w:sz="4" w:space="0" w:color="A060C8" w:themeColor="accent1" w:themeTint="99"/>
        <w:insideV w:val="single" w:sz="4" w:space="0" w:color="A060C8" w:themeColor="accent1" w:themeTint="99"/>
      </w:tblBorders>
    </w:tblPr>
    <w:tblStylePr w:type="firstRow">
      <w:rPr>
        <w:b/>
        <w:bCs/>
        <w:color w:val="FFFFFF" w:themeColor="background1"/>
      </w:rPr>
      <w:tblPr/>
      <w:tcPr>
        <w:tcBorders>
          <w:top w:val="single" w:sz="4" w:space="0" w:color="562873" w:themeColor="accent1"/>
          <w:left w:val="single" w:sz="4" w:space="0" w:color="562873" w:themeColor="accent1"/>
          <w:bottom w:val="single" w:sz="4" w:space="0" w:color="562873" w:themeColor="accent1"/>
          <w:right w:val="single" w:sz="4" w:space="0" w:color="562873" w:themeColor="accent1"/>
          <w:insideH w:val="nil"/>
          <w:insideV w:val="nil"/>
        </w:tcBorders>
        <w:shd w:val="clear" w:color="auto" w:fill="562873" w:themeFill="accent1"/>
      </w:tcPr>
    </w:tblStylePr>
    <w:tblStylePr w:type="lastRow">
      <w:rPr>
        <w:b/>
        <w:bCs/>
      </w:rPr>
      <w:tblPr/>
      <w:tcPr>
        <w:tcBorders>
          <w:top w:val="double" w:sz="4" w:space="0" w:color="562873" w:themeColor="accent1"/>
        </w:tcBorders>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AClause">
    <w:name w:val="A: Clause"/>
    <w:basedOn w:val="ListParagraph"/>
    <w:link w:val="AClauseChar"/>
    <w:rsid w:val="00F712DA"/>
    <w:pPr>
      <w:tabs>
        <w:tab w:val="left" w:pos="360"/>
      </w:tabs>
      <w:spacing w:before="120"/>
      <w:ind w:left="0"/>
      <w:contextualSpacing w:val="0"/>
    </w:pPr>
    <w:rPr>
      <w:lang w:val="en-US"/>
    </w:rPr>
  </w:style>
  <w:style w:type="character" w:customStyle="1" w:styleId="AClauseChar">
    <w:name w:val="A: Clause Char"/>
    <w:basedOn w:val="ListParagraphChar"/>
    <w:link w:val="AClause"/>
    <w:rsid w:val="00F712DA"/>
    <w:rPr>
      <w:rFonts w:ascii="Segoe UI" w:eastAsia="Calibri" w:hAnsi="Segoe UI" w:cs="Times New Roman"/>
      <w:sz w:val="20"/>
      <w:lang w:val="en-US"/>
    </w:rPr>
  </w:style>
  <w:style w:type="paragraph" w:customStyle="1" w:styleId="Auxiliary">
    <w:name w:val="Auxiliary"/>
    <w:basedOn w:val="Normal"/>
    <w:link w:val="AuxiliaryChar"/>
    <w:rsid w:val="00F712DA"/>
    <w:pPr>
      <w:numPr>
        <w:ilvl w:val="1"/>
      </w:numPr>
      <w:spacing w:before="120"/>
    </w:pPr>
    <w:rPr>
      <w:color w:val="996633"/>
      <w:lang w:val="en-US"/>
    </w:rPr>
  </w:style>
  <w:style w:type="character" w:customStyle="1" w:styleId="AuxiliaryChar">
    <w:name w:val="Auxiliary Char"/>
    <w:basedOn w:val="DefaultParagraphFont"/>
    <w:link w:val="Auxiliary"/>
    <w:rsid w:val="00F712DA"/>
    <w:rPr>
      <w:rFonts w:ascii="Segoe UI" w:eastAsia="Calibri" w:hAnsi="Segoe UI" w:cs="Times New Roman"/>
      <w:color w:val="996633"/>
      <w:sz w:val="20"/>
      <w:lang w:val="en-US"/>
    </w:rPr>
  </w:style>
  <w:style w:type="paragraph" w:customStyle="1" w:styleId="Aclause0">
    <w:name w:val="Aclause"/>
    <w:basedOn w:val="ListParagraph"/>
    <w:link w:val="AclauseChar0"/>
    <w:rsid w:val="006B0945"/>
    <w:pPr>
      <w:tabs>
        <w:tab w:val="left" w:pos="567"/>
      </w:tabs>
      <w:spacing w:before="120"/>
      <w:ind w:left="0"/>
      <w:contextualSpacing w:val="0"/>
    </w:pPr>
    <w:rPr>
      <w:lang w:val="en-US"/>
    </w:rPr>
  </w:style>
  <w:style w:type="character" w:customStyle="1" w:styleId="AclauseChar0">
    <w:name w:val="Aclause Char"/>
    <w:basedOn w:val="ListParagraphChar"/>
    <w:link w:val="Aclause0"/>
    <w:rsid w:val="006B0945"/>
    <w:rPr>
      <w:rFonts w:ascii="Segoe UI" w:eastAsia="Calibri" w:hAnsi="Segoe UI" w:cs="Times New Roman"/>
      <w:sz w:val="20"/>
      <w:lang w:val="en-US"/>
    </w:rPr>
  </w:style>
  <w:style w:type="character" w:customStyle="1" w:styleId="UnresolvedMention1">
    <w:name w:val="Unresolved Mention1"/>
    <w:basedOn w:val="DefaultParagraphFont"/>
    <w:uiPriority w:val="99"/>
    <w:semiHidden/>
    <w:unhideWhenUsed/>
    <w:rsid w:val="0042251B"/>
    <w:rPr>
      <w:color w:val="605E5C"/>
      <w:shd w:val="clear" w:color="auto" w:fill="E1DFDD"/>
    </w:rPr>
  </w:style>
  <w:style w:type="paragraph" w:styleId="TOCHeading">
    <w:name w:val="TOC Heading"/>
    <w:basedOn w:val="Heading1"/>
    <w:next w:val="Normal"/>
    <w:uiPriority w:val="39"/>
    <w:unhideWhenUsed/>
    <w:qFormat/>
    <w:rsid w:val="00BA3ADC"/>
    <w:pPr>
      <w:keepNext/>
      <w:keepLines/>
      <w:spacing w:after="0" w:line="259" w:lineRule="auto"/>
      <w:outlineLvl w:val="9"/>
    </w:pPr>
    <w:rPr>
      <w:rFonts w:asciiTheme="majorHAnsi" w:eastAsiaTheme="majorEastAsia" w:hAnsiTheme="majorHAnsi" w:cstheme="majorBidi"/>
      <w:b w:val="0"/>
      <w:color w:val="401E56" w:themeColor="accent1" w:themeShade="BF"/>
      <w:szCs w:val="32"/>
      <w:lang w:val="en-US"/>
    </w:rPr>
  </w:style>
  <w:style w:type="paragraph" w:styleId="TOC4">
    <w:name w:val="toc 4"/>
    <w:basedOn w:val="Normal"/>
    <w:next w:val="Normal"/>
    <w:autoRedefine/>
    <w:uiPriority w:val="39"/>
    <w:unhideWhenUsed/>
    <w:rsid w:val="00BA3ADC"/>
    <w:pPr>
      <w:spacing w:before="0" w:after="0"/>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BA3ADC"/>
    <w:pPr>
      <w:spacing w:before="0" w:after="0"/>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BA3ADC"/>
    <w:pPr>
      <w:spacing w:before="0" w:after="0"/>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BA3ADC"/>
    <w:pPr>
      <w:spacing w:before="0" w:after="0"/>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BA3ADC"/>
    <w:pPr>
      <w:spacing w:before="0" w:after="0"/>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BA3ADC"/>
    <w:pPr>
      <w:spacing w:before="0" w:after="0"/>
      <w:ind w:left="1600"/>
    </w:pPr>
    <w:rPr>
      <w:rFonts w:asciiTheme="minorHAnsi" w:hAnsiTheme="minorHAnsi" w:cstheme="minorHAnsi"/>
      <w:sz w:val="18"/>
      <w:szCs w:val="18"/>
    </w:rPr>
  </w:style>
  <w:style w:type="table" w:styleId="ListTable4-Accent3">
    <w:name w:val="List Table 4 Accent 3"/>
    <w:basedOn w:val="TableNormal"/>
    <w:uiPriority w:val="49"/>
    <w:rsid w:val="0056730F"/>
    <w:pPr>
      <w:spacing w:after="0" w:line="240" w:lineRule="auto"/>
    </w:pPr>
    <w:rPr>
      <w:rFonts w:ascii="Times New Roman" w:eastAsia="Times New Roman" w:hAnsi="Times New Roman" w:cs="Times New Roman"/>
      <w:sz w:val="20"/>
      <w:szCs w:val="20"/>
      <w:lang w:val="fr-FR" w:eastAsia="fr-FR"/>
    </w:rPr>
    <w:tblPr>
      <w:tblStyleRowBandSize w:val="1"/>
      <w:tblStyleColBandSize w:val="1"/>
      <w:tblBorders>
        <w:top w:val="single" w:sz="4" w:space="0" w:color="BBE7FA" w:themeColor="accent3" w:themeTint="99"/>
        <w:left w:val="single" w:sz="4" w:space="0" w:color="BBE7FA" w:themeColor="accent3" w:themeTint="99"/>
        <w:bottom w:val="single" w:sz="4" w:space="0" w:color="BBE7FA" w:themeColor="accent3" w:themeTint="99"/>
        <w:right w:val="single" w:sz="4" w:space="0" w:color="BBE7FA" w:themeColor="accent3" w:themeTint="99"/>
        <w:insideH w:val="single" w:sz="4" w:space="0" w:color="BBE7FA" w:themeColor="accent3" w:themeTint="99"/>
      </w:tblBorders>
    </w:tblPr>
    <w:tblStylePr w:type="firstRow">
      <w:rPr>
        <w:b/>
        <w:bCs/>
        <w:color w:val="FFFFFF" w:themeColor="background1"/>
      </w:rPr>
      <w:tblPr/>
      <w:tcPr>
        <w:tcBorders>
          <w:top w:val="single" w:sz="4" w:space="0" w:color="8ED8F8" w:themeColor="accent3"/>
          <w:left w:val="single" w:sz="4" w:space="0" w:color="8ED8F8" w:themeColor="accent3"/>
          <w:bottom w:val="single" w:sz="4" w:space="0" w:color="8ED8F8" w:themeColor="accent3"/>
          <w:right w:val="single" w:sz="4" w:space="0" w:color="8ED8F8" w:themeColor="accent3"/>
          <w:insideH w:val="nil"/>
        </w:tcBorders>
        <w:shd w:val="clear" w:color="auto" w:fill="8ED8F8" w:themeFill="accent3"/>
      </w:tcPr>
    </w:tblStylePr>
    <w:tblStylePr w:type="lastRow">
      <w:rPr>
        <w:b/>
        <w:bCs/>
      </w:rPr>
      <w:tblPr/>
      <w:tcPr>
        <w:tcBorders>
          <w:top w:val="double" w:sz="4" w:space="0" w:color="BBE7FA" w:themeColor="accent3" w:themeTint="99"/>
        </w:tcBorders>
      </w:tcPr>
    </w:tblStylePr>
    <w:tblStylePr w:type="firstCol">
      <w:rPr>
        <w:b/>
        <w:bCs/>
      </w:rPr>
    </w:tblStylePr>
    <w:tblStylePr w:type="lastCol">
      <w:rPr>
        <w:b/>
        <w:bCs/>
      </w:rPr>
    </w:tblStylePr>
    <w:tblStylePr w:type="band1Vert">
      <w:tblPr/>
      <w:tcPr>
        <w:shd w:val="clear" w:color="auto" w:fill="E8F7FD" w:themeFill="accent3" w:themeFillTint="33"/>
      </w:tcPr>
    </w:tblStylePr>
    <w:tblStylePr w:type="band1Horz">
      <w:tblPr/>
      <w:tcPr>
        <w:shd w:val="clear" w:color="auto" w:fill="E8F7FD" w:themeFill="accent3" w:themeFillTint="33"/>
      </w:tcPr>
    </w:tblStylePr>
  </w:style>
  <w:style w:type="paragraph" w:customStyle="1" w:styleId="TableCaption">
    <w:name w:val="Table Caption"/>
    <w:basedOn w:val="Normal"/>
    <w:link w:val="TableCaptionChar"/>
    <w:qFormat/>
    <w:rsid w:val="00B24FF8"/>
    <w:pPr>
      <w:spacing w:before="240" w:after="80" w:line="240" w:lineRule="auto"/>
      <w:jc w:val="center"/>
    </w:pPr>
    <w:rPr>
      <w:rFonts w:ascii="Segoe UI Semibold" w:hAnsi="Segoe UI Semibold" w:cs="Segoe UI Semibold"/>
      <w:iCs/>
      <w:color w:val="562873"/>
      <w:sz w:val="18"/>
      <w:szCs w:val="16"/>
      <w:lang w:val="en-US"/>
    </w:rPr>
  </w:style>
  <w:style w:type="character" w:customStyle="1" w:styleId="TableCaptionChar">
    <w:name w:val="Table Caption Char"/>
    <w:basedOn w:val="DefaultParagraphFont"/>
    <w:link w:val="TableCaption"/>
    <w:rsid w:val="00B24FF8"/>
    <w:rPr>
      <w:rFonts w:ascii="Segoe UI Semibold" w:eastAsia="Calibri" w:hAnsi="Segoe UI Semibold" w:cs="Segoe UI Semibold"/>
      <w:iCs/>
      <w:color w:val="562873"/>
      <w:sz w:val="18"/>
      <w:szCs w:val="16"/>
      <w:lang w:val="en-US"/>
    </w:rPr>
  </w:style>
  <w:style w:type="paragraph" w:customStyle="1" w:styleId="13Heading2numbered">
    <w:name w:val="13 Heading2 numbered"/>
    <w:next w:val="Normal"/>
    <w:qFormat/>
    <w:rsid w:val="00C97B4F"/>
    <w:pPr>
      <w:tabs>
        <w:tab w:val="left" w:pos="0"/>
        <w:tab w:val="left" w:pos="540"/>
      </w:tabs>
      <w:spacing w:before="440" w:after="240" w:line="360" w:lineRule="auto"/>
      <w:ind w:left="1440" w:hanging="1440"/>
      <w:outlineLvl w:val="1"/>
    </w:pPr>
    <w:rPr>
      <w:rFonts w:ascii="Segoe UI Semibold" w:eastAsia="Times New Roman" w:hAnsi="Segoe UI Semibold" w:cs="Segoe UI Semibold"/>
      <w:smallCaps/>
      <w:noProof/>
      <w:color w:val="562873"/>
      <w:sz w:val="26"/>
      <w:szCs w:val="26"/>
      <w:shd w:val="clear" w:color="auto" w:fill="FFFFFF"/>
      <w:lang w:val="en-GB"/>
    </w:rPr>
  </w:style>
  <w:style w:type="paragraph" w:customStyle="1" w:styleId="12Heading3numbered">
    <w:name w:val="12 Heading3 numbered"/>
    <w:basedOn w:val="Normal"/>
    <w:next w:val="Normal"/>
    <w:link w:val="12Heading3numberedChar"/>
    <w:qFormat/>
    <w:rsid w:val="00C97B4F"/>
    <w:pPr>
      <w:spacing w:before="360"/>
      <w:ind w:left="720" w:hanging="720"/>
      <w:outlineLvl w:val="2"/>
    </w:pPr>
    <w:rPr>
      <w:rFonts w:eastAsia="Times New Roman"/>
      <w:noProof/>
      <w:color w:val="984A9C"/>
      <w:sz w:val="22"/>
    </w:rPr>
  </w:style>
  <w:style w:type="character" w:customStyle="1" w:styleId="12Heading3numberedChar">
    <w:name w:val="12 Heading3 numbered Char"/>
    <w:basedOn w:val="DefaultParagraphFont"/>
    <w:link w:val="12Heading3numbered"/>
    <w:rsid w:val="00C97B4F"/>
    <w:rPr>
      <w:rFonts w:ascii="Segoe UI" w:eastAsia="Times New Roman" w:hAnsi="Segoe UI" w:cs="Times New Roman"/>
      <w:noProof/>
      <w:color w:val="984A9C"/>
      <w:lang w:val="en-GB"/>
    </w:rPr>
  </w:style>
  <w:style w:type="paragraph" w:customStyle="1" w:styleId="14Heading1numbered">
    <w:name w:val="14 Heading1 numbered"/>
    <w:next w:val="regular"/>
    <w:qFormat/>
    <w:rsid w:val="00C97B4F"/>
    <w:pPr>
      <w:pageBreakBefore/>
      <w:spacing w:before="440" w:after="240" w:line="360" w:lineRule="auto"/>
      <w:ind w:left="720" w:hanging="720"/>
      <w:outlineLvl w:val="0"/>
    </w:pPr>
    <w:rPr>
      <w:rFonts w:ascii="Segoe UI" w:eastAsia="Times New Roman" w:hAnsi="Segoe UI" w:cs="Times New Roman"/>
      <w:b/>
      <w:bCs/>
      <w:smallCaps/>
      <w:noProof/>
      <w:color w:val="984A9C"/>
      <w:sz w:val="32"/>
      <w:szCs w:val="26"/>
      <w:shd w:val="clear" w:color="auto" w:fill="FFFFFF"/>
      <w:lang w:val="en-US"/>
    </w:rPr>
  </w:style>
  <w:style w:type="paragraph" w:customStyle="1" w:styleId="11Heading4numbered">
    <w:name w:val="11 Heading4 numbered"/>
    <w:next w:val="Normal"/>
    <w:qFormat/>
    <w:rsid w:val="00C97B4F"/>
    <w:pPr>
      <w:spacing w:before="240"/>
      <w:ind w:left="720" w:hanging="720"/>
      <w:outlineLvl w:val="3"/>
    </w:pPr>
    <w:rPr>
      <w:rFonts w:ascii="Segoe UI" w:eastAsia="Times New Roman" w:hAnsi="Segoe UI" w:cs="Segoe UI"/>
      <w:color w:val="562873" w:themeColor="accent1"/>
      <w:sz w:val="20"/>
      <w:szCs w:val="20"/>
      <w:shd w:val="clear" w:color="auto" w:fill="FFFFFF"/>
      <w:lang w:val="en-US"/>
    </w:rPr>
  </w:style>
  <w:style w:type="character" w:styleId="FollowedHyperlink">
    <w:name w:val="FollowedHyperlink"/>
    <w:basedOn w:val="DefaultParagraphFont"/>
    <w:uiPriority w:val="99"/>
    <w:semiHidden/>
    <w:unhideWhenUsed/>
    <w:rsid w:val="00E02080"/>
    <w:rPr>
      <w:color w:val="501D53" w:themeColor="followedHyperlink"/>
      <w:u w:val="single"/>
    </w:rPr>
  </w:style>
  <w:style w:type="paragraph" w:customStyle="1" w:styleId="03SemiBold">
    <w:name w:val="03 SemiBold"/>
    <w:basedOn w:val="Normal"/>
    <w:next w:val="Normal"/>
    <w:link w:val="03SemiBoldChar"/>
    <w:qFormat/>
    <w:rsid w:val="00077B90"/>
    <w:pPr>
      <w:spacing w:before="120"/>
      <w:ind w:left="-14"/>
    </w:pPr>
    <w:rPr>
      <w:rFonts w:ascii="Segoe UI Semibold" w:hAnsi="Segoe UI Semibold"/>
      <w:color w:val="562873" w:themeColor="accent1"/>
    </w:rPr>
  </w:style>
  <w:style w:type="character" w:customStyle="1" w:styleId="03SemiBoldChar">
    <w:name w:val="03 SemiBold Char"/>
    <w:basedOn w:val="DefaultParagraphFont"/>
    <w:link w:val="03SemiBold"/>
    <w:rsid w:val="00077B90"/>
    <w:rPr>
      <w:rFonts w:ascii="Segoe UI Semibold" w:eastAsia="Calibri" w:hAnsi="Segoe UI Semibold" w:cs="Times New Roman"/>
      <w:color w:val="562873" w:themeColor="accent1"/>
      <w:sz w:val="20"/>
      <w:lang w:val="en-GB"/>
    </w:rPr>
  </w:style>
  <w:style w:type="paragraph" w:customStyle="1" w:styleId="0AClause">
    <w:name w:val="0A Clause"/>
    <w:basedOn w:val="RequirementList"/>
    <w:next w:val="RequirementList"/>
    <w:link w:val="0AClauseChar"/>
    <w:qFormat/>
    <w:rsid w:val="00E46CCE"/>
    <w:pPr>
      <w:numPr>
        <w:numId w:val="0"/>
      </w:numPr>
    </w:pPr>
    <w:rPr>
      <w:rFonts w:ascii="Segoe UI" w:hAnsi="Segoe UI"/>
      <w:sz w:val="20"/>
      <w:lang w:val="en-US"/>
    </w:rPr>
  </w:style>
  <w:style w:type="character" w:customStyle="1" w:styleId="0AClauseChar">
    <w:name w:val="0A Clause Char"/>
    <w:basedOn w:val="ListParagraphChar"/>
    <w:link w:val="0AClause"/>
    <w:rsid w:val="00E46CCE"/>
    <w:rPr>
      <w:rFonts w:ascii="Segoe UI" w:eastAsia="Calibri" w:hAnsi="Segoe UI" w:cs="Times New Roman"/>
      <w:sz w:val="20"/>
      <w:lang w:val="en-US"/>
    </w:rPr>
  </w:style>
  <w:style w:type="paragraph" w:customStyle="1" w:styleId="List-bulletsflat">
    <w:name w:val="List - bullets flat"/>
    <w:basedOn w:val="ListParagraph"/>
    <w:qFormat/>
    <w:rsid w:val="00B75500"/>
    <w:pPr>
      <w:spacing w:before="120"/>
      <w:ind w:left="0"/>
    </w:pPr>
    <w:rPr>
      <w:lang w:val="en-US"/>
    </w:rPr>
  </w:style>
  <w:style w:type="character" w:customStyle="1" w:styleId="UnresolvedMention2">
    <w:name w:val="Unresolved Mention2"/>
    <w:basedOn w:val="DefaultParagraphFont"/>
    <w:uiPriority w:val="99"/>
    <w:semiHidden/>
    <w:unhideWhenUsed/>
    <w:rsid w:val="0081103D"/>
    <w:rPr>
      <w:color w:val="605E5C"/>
      <w:shd w:val="clear" w:color="auto" w:fill="E1DFDD"/>
    </w:rPr>
  </w:style>
  <w:style w:type="character" w:customStyle="1" w:styleId="UnresolvedMention3">
    <w:name w:val="Unresolved Mention3"/>
    <w:basedOn w:val="DefaultParagraphFont"/>
    <w:uiPriority w:val="99"/>
    <w:semiHidden/>
    <w:unhideWhenUsed/>
    <w:rsid w:val="001E12D3"/>
    <w:rPr>
      <w:color w:val="605E5C"/>
      <w:shd w:val="clear" w:color="auto" w:fill="E1DFDD"/>
    </w:rPr>
  </w:style>
  <w:style w:type="paragraph" w:customStyle="1" w:styleId="02ReferencedSections">
    <w:name w:val="02 Referenced Sections"/>
    <w:basedOn w:val="Normal"/>
    <w:link w:val="02ReferencedSectionsChar"/>
    <w:qFormat/>
    <w:rsid w:val="000E7291"/>
    <w:pPr>
      <w:spacing w:before="120"/>
    </w:pPr>
    <w:rPr>
      <w:i/>
      <w:iCs/>
      <w:color w:val="562873" w:themeColor="accent1"/>
    </w:rPr>
  </w:style>
  <w:style w:type="character" w:customStyle="1" w:styleId="02ReferencedSectionsChar">
    <w:name w:val="02 Referenced Sections Char"/>
    <w:basedOn w:val="DefaultParagraphFont"/>
    <w:link w:val="02ReferencedSections"/>
    <w:rsid w:val="000E7291"/>
    <w:rPr>
      <w:rFonts w:ascii="Segoe UI" w:eastAsia="Calibri" w:hAnsi="Segoe UI" w:cs="Times New Roman"/>
      <w:i/>
      <w:iCs/>
      <w:color w:val="562873" w:themeColor="accent1"/>
      <w:sz w:val="20"/>
      <w:lang w:val="en-GB"/>
    </w:rPr>
  </w:style>
  <w:style w:type="character" w:customStyle="1" w:styleId="UnresolvedMention4">
    <w:name w:val="Unresolved Mention4"/>
    <w:basedOn w:val="DefaultParagraphFont"/>
    <w:uiPriority w:val="99"/>
    <w:semiHidden/>
    <w:unhideWhenUsed/>
    <w:rsid w:val="00B0029A"/>
    <w:rPr>
      <w:color w:val="605E5C"/>
      <w:shd w:val="clear" w:color="auto" w:fill="E1DFDD"/>
    </w:rPr>
  </w:style>
  <w:style w:type="paragraph" w:styleId="NormalWeb">
    <w:name w:val="Normal (Web)"/>
    <w:basedOn w:val="Normal"/>
    <w:uiPriority w:val="99"/>
    <w:unhideWhenUsed/>
    <w:rsid w:val="00744AE2"/>
    <w:rPr>
      <w:rFonts w:ascii="Times New Roman" w:hAnsi="Times New Roman"/>
      <w:sz w:val="24"/>
      <w:szCs w:val="24"/>
    </w:rPr>
  </w:style>
  <w:style w:type="paragraph" w:styleId="EndnoteText">
    <w:name w:val="endnote text"/>
    <w:basedOn w:val="Normal"/>
    <w:link w:val="EndnoteTextChar"/>
    <w:uiPriority w:val="99"/>
    <w:semiHidden/>
    <w:unhideWhenUsed/>
    <w:rsid w:val="00B16EEF"/>
    <w:pPr>
      <w:spacing w:after="0" w:line="240" w:lineRule="auto"/>
    </w:pPr>
    <w:rPr>
      <w:szCs w:val="20"/>
    </w:rPr>
  </w:style>
  <w:style w:type="character" w:customStyle="1" w:styleId="EndnoteTextChar">
    <w:name w:val="Endnote Text Char"/>
    <w:basedOn w:val="DefaultParagraphFont"/>
    <w:link w:val="EndnoteText"/>
    <w:uiPriority w:val="99"/>
    <w:semiHidden/>
    <w:rsid w:val="00B16EEF"/>
    <w:rPr>
      <w:rFonts w:ascii="Segoe UI" w:eastAsia="Calibri" w:hAnsi="Segoe UI" w:cs="Times New Roman"/>
      <w:sz w:val="20"/>
      <w:szCs w:val="20"/>
      <w:lang w:val="en-GB"/>
    </w:rPr>
  </w:style>
  <w:style w:type="character" w:styleId="EndnoteReference">
    <w:name w:val="endnote reference"/>
    <w:basedOn w:val="DefaultParagraphFont"/>
    <w:uiPriority w:val="99"/>
    <w:semiHidden/>
    <w:unhideWhenUsed/>
    <w:rsid w:val="00B16EEF"/>
    <w:rPr>
      <w:vertAlign w:val="superscript"/>
    </w:rPr>
  </w:style>
  <w:style w:type="paragraph" w:styleId="FootnoteText">
    <w:name w:val="footnote text"/>
    <w:basedOn w:val="Normal"/>
    <w:link w:val="FootnoteTextChar"/>
    <w:uiPriority w:val="99"/>
    <w:semiHidden/>
    <w:unhideWhenUsed/>
    <w:rsid w:val="00B16EEF"/>
    <w:pPr>
      <w:spacing w:after="0" w:line="240" w:lineRule="auto"/>
    </w:pPr>
    <w:rPr>
      <w:szCs w:val="20"/>
    </w:rPr>
  </w:style>
  <w:style w:type="character" w:customStyle="1" w:styleId="FootnoteTextChar">
    <w:name w:val="Footnote Text Char"/>
    <w:basedOn w:val="DefaultParagraphFont"/>
    <w:link w:val="FootnoteText"/>
    <w:uiPriority w:val="99"/>
    <w:semiHidden/>
    <w:rsid w:val="00B16EEF"/>
    <w:rPr>
      <w:rFonts w:ascii="Segoe UI" w:eastAsia="Calibri" w:hAnsi="Segoe UI" w:cs="Times New Roman"/>
      <w:sz w:val="20"/>
      <w:szCs w:val="20"/>
      <w:lang w:val="en-GB"/>
    </w:rPr>
  </w:style>
  <w:style w:type="character" w:styleId="FootnoteReference">
    <w:name w:val="footnote reference"/>
    <w:basedOn w:val="DefaultParagraphFont"/>
    <w:uiPriority w:val="99"/>
    <w:semiHidden/>
    <w:unhideWhenUsed/>
    <w:rsid w:val="00B16EEF"/>
    <w:rPr>
      <w:vertAlign w:val="superscript"/>
    </w:rPr>
  </w:style>
  <w:style w:type="character" w:styleId="LineNumber">
    <w:name w:val="line number"/>
    <w:basedOn w:val="DefaultParagraphFont"/>
    <w:uiPriority w:val="99"/>
    <w:semiHidden/>
    <w:unhideWhenUsed/>
    <w:rsid w:val="00C57A9D"/>
  </w:style>
  <w:style w:type="character" w:styleId="UnresolvedMention">
    <w:name w:val="Unresolved Mention"/>
    <w:basedOn w:val="DefaultParagraphFont"/>
    <w:uiPriority w:val="99"/>
    <w:semiHidden/>
    <w:unhideWhenUsed/>
    <w:rsid w:val="004F4CB0"/>
    <w:rPr>
      <w:color w:val="605E5C"/>
      <w:shd w:val="clear" w:color="auto" w:fill="E1DFDD"/>
    </w:rPr>
  </w:style>
  <w:style w:type="paragraph" w:styleId="ListNumber">
    <w:name w:val="List Number"/>
    <w:basedOn w:val="Normal"/>
    <w:uiPriority w:val="99"/>
    <w:semiHidden/>
    <w:unhideWhenUsed/>
    <w:rsid w:val="009E71A9"/>
    <w:pPr>
      <w:numPr>
        <w:numId w:val="11"/>
      </w:numPr>
      <w:contextualSpacing/>
    </w:pPr>
  </w:style>
  <w:style w:type="paragraph" w:customStyle="1" w:styleId="Style1">
    <w:name w:val="Style1"/>
    <w:basedOn w:val="Heading3numbered"/>
    <w:link w:val="Style1Char"/>
    <w:qFormat/>
    <w:rsid w:val="00E20DED"/>
    <w:pPr>
      <w:numPr>
        <w:ilvl w:val="0"/>
        <w:numId w:val="0"/>
      </w:numPr>
    </w:pPr>
  </w:style>
  <w:style w:type="character" w:customStyle="1" w:styleId="Style1Char">
    <w:name w:val="Style1 Char"/>
    <w:basedOn w:val="Heading3numberedChar"/>
    <w:link w:val="Style1"/>
    <w:rsid w:val="00E20DED"/>
    <w:rPr>
      <w:rFonts w:ascii="Segoe UI" w:eastAsia="Times New Roman" w:hAnsi="Segoe UI" w:cs="Times New Roman"/>
      <w:color w:val="984A9C"/>
      <w:lang w:val="en-GB"/>
    </w:rPr>
  </w:style>
  <w:style w:type="paragraph" w:customStyle="1" w:styleId="Style2">
    <w:name w:val="Style2"/>
    <w:basedOn w:val="Style1"/>
    <w:link w:val="Style2Char"/>
    <w:qFormat/>
    <w:rsid w:val="00E20DED"/>
  </w:style>
  <w:style w:type="character" w:customStyle="1" w:styleId="Style2Char">
    <w:name w:val="Style2 Char"/>
    <w:basedOn w:val="Style1Char"/>
    <w:link w:val="Style2"/>
    <w:rsid w:val="00E20DED"/>
    <w:rPr>
      <w:rFonts w:ascii="Segoe UI" w:eastAsia="Times New Roman" w:hAnsi="Segoe UI" w:cs="Times New Roman"/>
      <w:color w:val="984A9C"/>
      <w:lang w:val="en-GB"/>
    </w:rPr>
  </w:style>
  <w:style w:type="paragraph" w:customStyle="1" w:styleId="Style3">
    <w:name w:val="Style3"/>
    <w:basedOn w:val="Normal"/>
    <w:link w:val="Style3Char"/>
    <w:qFormat/>
    <w:rsid w:val="00FA663C"/>
    <w:pPr>
      <w:spacing w:after="0" w:line="240" w:lineRule="auto"/>
    </w:pPr>
    <w:rPr>
      <w:color w:val="FF0000"/>
    </w:rPr>
  </w:style>
  <w:style w:type="character" w:customStyle="1" w:styleId="Style3Char">
    <w:name w:val="Style3 Char"/>
    <w:basedOn w:val="DefaultParagraphFont"/>
    <w:link w:val="Style3"/>
    <w:rsid w:val="00FA663C"/>
    <w:rPr>
      <w:rFonts w:ascii="Segoe UI" w:eastAsia="Calibri" w:hAnsi="Segoe UI" w:cs="Times New Roman"/>
      <w:color w:val="FF0000"/>
      <w:sz w:val="20"/>
      <w:lang w:val="en-GB"/>
    </w:rPr>
  </w:style>
  <w:style w:type="paragraph" w:customStyle="1" w:styleId="Supplementalinfo">
    <w:name w:val="Supplemental info"/>
    <w:basedOn w:val="NormalClause"/>
    <w:link w:val="SupplementalinfoChar"/>
    <w:qFormat/>
    <w:rsid w:val="00CC5FD1"/>
    <w:rPr>
      <w:i/>
      <w:color w:val="595959" w:themeColor="text1" w:themeTint="A6"/>
      <w:sz w:val="18"/>
    </w:rPr>
  </w:style>
  <w:style w:type="character" w:customStyle="1" w:styleId="SupplementalinfoChar">
    <w:name w:val="Supplemental info Char"/>
    <w:basedOn w:val="NormalClauseChar"/>
    <w:link w:val="Supplementalinfo"/>
    <w:rsid w:val="00CC5FD1"/>
    <w:rPr>
      <w:rFonts w:ascii="Segoe UI" w:eastAsia="Calibri" w:hAnsi="Segoe UI" w:cs="Times New Roman"/>
      <w:i/>
      <w:color w:val="595959" w:themeColor="text1" w:themeTint="A6"/>
      <w:sz w:val="18"/>
      <w:lang w:val="en-GB" w:eastAsia="fr-FR"/>
    </w:rPr>
  </w:style>
  <w:style w:type="paragraph" w:styleId="ListContinue">
    <w:name w:val="List Continue"/>
    <w:basedOn w:val="Normal"/>
    <w:uiPriority w:val="99"/>
    <w:semiHidden/>
    <w:unhideWhenUsed/>
    <w:rsid w:val="00C55F96"/>
    <w:pPr>
      <w:ind w:left="283"/>
      <w:contextualSpacing/>
    </w:pPr>
  </w:style>
  <w:style w:type="paragraph" w:styleId="Index1">
    <w:name w:val="index 1"/>
    <w:basedOn w:val="Normal"/>
    <w:next w:val="Normal"/>
    <w:autoRedefine/>
    <w:uiPriority w:val="99"/>
    <w:semiHidden/>
    <w:unhideWhenUsed/>
    <w:rsid w:val="00A6461C"/>
    <w:pPr>
      <w:spacing w:before="0" w:after="0" w:line="240" w:lineRule="auto"/>
      <w:ind w:left="200" w:hanging="200"/>
    </w:pPr>
  </w:style>
  <w:style w:type="paragraph" w:customStyle="1" w:styleId="RequirementList">
    <w:name w:val="RequirementList"/>
    <w:basedOn w:val="ListParagraph"/>
    <w:link w:val="RequirementListChar"/>
    <w:qFormat/>
    <w:rsid w:val="00DA4309"/>
    <w:pPr>
      <w:numPr>
        <w:numId w:val="15"/>
      </w:numPr>
      <w:spacing w:before="120" w:line="240" w:lineRule="exact"/>
      <w:contextualSpacing w:val="0"/>
    </w:pPr>
    <w:rPr>
      <w:rFonts w:ascii="Aptos" w:hAnsi="Aptos"/>
      <w:sz w:val="19"/>
    </w:rPr>
  </w:style>
  <w:style w:type="paragraph" w:styleId="ListBullet">
    <w:name w:val="List Bullet"/>
    <w:basedOn w:val="Normal"/>
    <w:uiPriority w:val="99"/>
    <w:unhideWhenUsed/>
    <w:rsid w:val="006712F2"/>
    <w:pPr>
      <w:numPr>
        <w:numId w:val="18"/>
      </w:numPr>
      <w:spacing w:before="0" w:after="0" w:line="240" w:lineRule="auto"/>
      <w:contextualSpacing/>
    </w:pPr>
    <w:rPr>
      <w:sz w:val="18"/>
      <w:lang w:val="nl-BE"/>
    </w:rPr>
  </w:style>
  <w:style w:type="paragraph" w:styleId="ListBullet2">
    <w:name w:val="List Bullet 2"/>
    <w:basedOn w:val="Normal"/>
    <w:uiPriority w:val="99"/>
    <w:unhideWhenUsed/>
    <w:rsid w:val="006712F2"/>
    <w:pPr>
      <w:numPr>
        <w:numId w:val="19"/>
      </w:numPr>
      <w:spacing w:before="0" w:after="0" w:line="240" w:lineRule="auto"/>
      <w:contextualSpacing/>
    </w:pPr>
    <w:rPr>
      <w:sz w:val="18"/>
      <w:lang w:val="nl-BE"/>
    </w:rPr>
  </w:style>
  <w:style w:type="paragraph" w:customStyle="1" w:styleId="Style4">
    <w:name w:val="Style4"/>
    <w:basedOn w:val="SysReq3"/>
    <w:link w:val="Style4Char"/>
    <w:autoRedefine/>
    <w:qFormat/>
    <w:rsid w:val="00AF7B8E"/>
    <w:pPr>
      <w:numPr>
        <w:numId w:val="23"/>
      </w:numPr>
    </w:pPr>
    <w:rPr>
      <w:rFonts w:eastAsia="Times New Roman"/>
    </w:rPr>
  </w:style>
  <w:style w:type="character" w:customStyle="1" w:styleId="Style4Char">
    <w:name w:val="Style4 Char"/>
    <w:basedOn w:val="SysReq3Char"/>
    <w:link w:val="Style4"/>
    <w:rsid w:val="00AF7B8E"/>
    <w:rPr>
      <w:rFonts w:ascii="Segoe UI" w:eastAsia="Times New Roman" w:hAnsi="Segoe UI" w:cs="Segoe UI"/>
      <w:i/>
      <w:sz w:val="20"/>
      <w:szCs w:val="20"/>
      <w:u w:color="034694" w:themeColor="accent4"/>
      <w:lang w:val="en-US" w:eastAsia="fr-FR"/>
    </w:rPr>
  </w:style>
  <w:style w:type="paragraph" w:customStyle="1" w:styleId="Style5">
    <w:name w:val="Style5"/>
    <w:basedOn w:val="AANormal"/>
    <w:link w:val="Style5Char"/>
    <w:qFormat/>
    <w:rsid w:val="00617826"/>
    <w:rPr>
      <w:i/>
      <w:color w:val="595959" w:themeColor="text1" w:themeTint="A6"/>
      <w:sz w:val="18"/>
    </w:rPr>
  </w:style>
  <w:style w:type="character" w:customStyle="1" w:styleId="AANormalChar">
    <w:name w:val="[AA Normal] Char"/>
    <w:basedOn w:val="DefaultParagraphFont"/>
    <w:link w:val="AANormal"/>
    <w:rsid w:val="00617826"/>
    <w:rPr>
      <w:rFonts w:ascii="Segoe UI" w:eastAsia="Calibri" w:hAnsi="Segoe UI" w:cs="Times New Roman"/>
      <w:sz w:val="20"/>
      <w:lang w:val="en-US" w:eastAsia="fr-FR"/>
    </w:rPr>
  </w:style>
  <w:style w:type="character" w:customStyle="1" w:styleId="Style5Char">
    <w:name w:val="Style5 Char"/>
    <w:basedOn w:val="AANormalChar"/>
    <w:link w:val="Style5"/>
    <w:rsid w:val="00617826"/>
    <w:rPr>
      <w:rFonts w:ascii="Segoe UI" w:eastAsia="Calibri" w:hAnsi="Segoe UI" w:cs="Times New Roman"/>
      <w:i/>
      <w:color w:val="595959" w:themeColor="text1" w:themeTint="A6"/>
      <w:sz w:val="18"/>
      <w:lang w:val="en-US" w:eastAsia="fr-FR"/>
    </w:rPr>
  </w:style>
  <w:style w:type="paragraph" w:customStyle="1" w:styleId="RTMStyle">
    <w:name w:val="RTM Style"/>
    <w:rsid w:val="005A15B1"/>
    <w:pPr>
      <w:spacing w:before="0" w:after="200"/>
      <w:ind w:left="0" w:firstLine="0"/>
    </w:pPr>
    <w:rPr>
      <w:rFonts w:ascii="Calibri" w:eastAsiaTheme="minorEastAsia" w:hAnsi="Calibri"/>
      <w:lang w:val="en-US"/>
    </w:rPr>
  </w:style>
  <w:style w:type="paragraph" w:customStyle="1" w:styleId="pf0">
    <w:name w:val="pf0"/>
    <w:basedOn w:val="Normal"/>
    <w:rsid w:val="00D45D3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Style6">
    <w:name w:val="Style6"/>
    <w:basedOn w:val="ListParagraph"/>
    <w:link w:val="Style6Char"/>
    <w:qFormat/>
    <w:rsid w:val="00433790"/>
    <w:rPr>
      <w:b/>
      <w:bCs/>
      <w:sz w:val="18"/>
      <w:szCs w:val="20"/>
    </w:rPr>
  </w:style>
  <w:style w:type="character" w:customStyle="1" w:styleId="Style6Char">
    <w:name w:val="Style6 Char"/>
    <w:basedOn w:val="ListParagraphChar"/>
    <w:link w:val="Style6"/>
    <w:rsid w:val="00433790"/>
    <w:rPr>
      <w:rFonts w:ascii="Segoe UI" w:eastAsia="Calibri" w:hAnsi="Segoe UI" w:cs="Times New Roman"/>
      <w:b/>
      <w:bCs/>
      <w:sz w:val="18"/>
      <w:szCs w:val="20"/>
      <w:lang w:val="en-GB"/>
    </w:rPr>
  </w:style>
  <w:style w:type="paragraph" w:styleId="ListNumber2">
    <w:name w:val="List Number 2"/>
    <w:basedOn w:val="Normal"/>
    <w:uiPriority w:val="99"/>
    <w:unhideWhenUsed/>
    <w:rsid w:val="001511DA"/>
    <w:pPr>
      <w:numPr>
        <w:numId w:val="53"/>
      </w:numPr>
      <w:contextualSpacing/>
    </w:pPr>
  </w:style>
  <w:style w:type="paragraph" w:customStyle="1" w:styleId="Style7">
    <w:name w:val="Style7"/>
    <w:basedOn w:val="RequirementList"/>
    <w:link w:val="Style7Char"/>
    <w:qFormat/>
    <w:rsid w:val="00054B58"/>
    <w:pPr>
      <w:numPr>
        <w:numId w:val="0"/>
      </w:numPr>
      <w:ind w:left="360"/>
    </w:pPr>
  </w:style>
  <w:style w:type="character" w:customStyle="1" w:styleId="RequirementListChar">
    <w:name w:val="RequirementList Char"/>
    <w:basedOn w:val="ListParagraphChar"/>
    <w:link w:val="RequirementList"/>
    <w:rsid w:val="00DA4309"/>
    <w:rPr>
      <w:rFonts w:ascii="Aptos" w:eastAsia="Calibri" w:hAnsi="Aptos" w:cs="Times New Roman"/>
      <w:sz w:val="19"/>
      <w:lang w:val="en-GB"/>
    </w:rPr>
  </w:style>
  <w:style w:type="character" w:customStyle="1" w:styleId="Style7Char">
    <w:name w:val="Style7 Char"/>
    <w:basedOn w:val="RequirementListChar"/>
    <w:link w:val="Style7"/>
    <w:rsid w:val="00054B58"/>
    <w:rPr>
      <w:rFonts w:ascii="Aptos" w:eastAsia="Calibri" w:hAnsi="Aptos" w:cs="Times New Roman"/>
      <w:sz w:val="18"/>
      <w:lang w:val="en-GB"/>
    </w:rPr>
  </w:style>
  <w:style w:type="paragraph" w:customStyle="1" w:styleId="firstmt-15">
    <w:name w:val="first:mt-1.5"/>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l-4">
    <w:name w:val="ml-4"/>
    <w:basedOn w:val="Normal"/>
    <w:rsid w:val="00EE2847"/>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08">
      <w:bodyDiv w:val="1"/>
      <w:marLeft w:val="0"/>
      <w:marRight w:val="0"/>
      <w:marTop w:val="0"/>
      <w:marBottom w:val="0"/>
      <w:divBdr>
        <w:top w:val="none" w:sz="0" w:space="0" w:color="auto"/>
        <w:left w:val="none" w:sz="0" w:space="0" w:color="auto"/>
        <w:bottom w:val="none" w:sz="0" w:space="0" w:color="auto"/>
        <w:right w:val="none" w:sz="0" w:space="0" w:color="auto"/>
      </w:divBdr>
    </w:div>
    <w:div w:id="619691">
      <w:bodyDiv w:val="1"/>
      <w:marLeft w:val="0"/>
      <w:marRight w:val="0"/>
      <w:marTop w:val="0"/>
      <w:marBottom w:val="0"/>
      <w:divBdr>
        <w:top w:val="none" w:sz="0" w:space="0" w:color="auto"/>
        <w:left w:val="none" w:sz="0" w:space="0" w:color="auto"/>
        <w:bottom w:val="none" w:sz="0" w:space="0" w:color="auto"/>
        <w:right w:val="none" w:sz="0" w:space="0" w:color="auto"/>
      </w:divBdr>
    </w:div>
    <w:div w:id="11539613">
      <w:bodyDiv w:val="1"/>
      <w:marLeft w:val="0"/>
      <w:marRight w:val="0"/>
      <w:marTop w:val="0"/>
      <w:marBottom w:val="0"/>
      <w:divBdr>
        <w:top w:val="none" w:sz="0" w:space="0" w:color="auto"/>
        <w:left w:val="none" w:sz="0" w:space="0" w:color="auto"/>
        <w:bottom w:val="none" w:sz="0" w:space="0" w:color="auto"/>
        <w:right w:val="none" w:sz="0" w:space="0" w:color="auto"/>
      </w:divBdr>
    </w:div>
    <w:div w:id="12146832">
      <w:bodyDiv w:val="1"/>
      <w:marLeft w:val="0"/>
      <w:marRight w:val="0"/>
      <w:marTop w:val="0"/>
      <w:marBottom w:val="0"/>
      <w:divBdr>
        <w:top w:val="none" w:sz="0" w:space="0" w:color="auto"/>
        <w:left w:val="none" w:sz="0" w:space="0" w:color="auto"/>
        <w:bottom w:val="none" w:sz="0" w:space="0" w:color="auto"/>
        <w:right w:val="none" w:sz="0" w:space="0" w:color="auto"/>
      </w:divBdr>
    </w:div>
    <w:div w:id="12222384">
      <w:bodyDiv w:val="1"/>
      <w:marLeft w:val="0"/>
      <w:marRight w:val="0"/>
      <w:marTop w:val="0"/>
      <w:marBottom w:val="0"/>
      <w:divBdr>
        <w:top w:val="none" w:sz="0" w:space="0" w:color="auto"/>
        <w:left w:val="none" w:sz="0" w:space="0" w:color="auto"/>
        <w:bottom w:val="none" w:sz="0" w:space="0" w:color="auto"/>
        <w:right w:val="none" w:sz="0" w:space="0" w:color="auto"/>
      </w:divBdr>
    </w:div>
    <w:div w:id="13386606">
      <w:bodyDiv w:val="1"/>
      <w:marLeft w:val="0"/>
      <w:marRight w:val="0"/>
      <w:marTop w:val="0"/>
      <w:marBottom w:val="0"/>
      <w:divBdr>
        <w:top w:val="none" w:sz="0" w:space="0" w:color="auto"/>
        <w:left w:val="none" w:sz="0" w:space="0" w:color="auto"/>
        <w:bottom w:val="none" w:sz="0" w:space="0" w:color="auto"/>
        <w:right w:val="none" w:sz="0" w:space="0" w:color="auto"/>
      </w:divBdr>
    </w:div>
    <w:div w:id="16852885">
      <w:bodyDiv w:val="1"/>
      <w:marLeft w:val="0"/>
      <w:marRight w:val="0"/>
      <w:marTop w:val="0"/>
      <w:marBottom w:val="0"/>
      <w:divBdr>
        <w:top w:val="none" w:sz="0" w:space="0" w:color="auto"/>
        <w:left w:val="none" w:sz="0" w:space="0" w:color="auto"/>
        <w:bottom w:val="none" w:sz="0" w:space="0" w:color="auto"/>
        <w:right w:val="none" w:sz="0" w:space="0" w:color="auto"/>
      </w:divBdr>
    </w:div>
    <w:div w:id="31737787">
      <w:bodyDiv w:val="1"/>
      <w:marLeft w:val="0"/>
      <w:marRight w:val="0"/>
      <w:marTop w:val="0"/>
      <w:marBottom w:val="0"/>
      <w:divBdr>
        <w:top w:val="none" w:sz="0" w:space="0" w:color="auto"/>
        <w:left w:val="none" w:sz="0" w:space="0" w:color="auto"/>
        <w:bottom w:val="none" w:sz="0" w:space="0" w:color="auto"/>
        <w:right w:val="none" w:sz="0" w:space="0" w:color="auto"/>
      </w:divBdr>
    </w:div>
    <w:div w:id="31999815">
      <w:bodyDiv w:val="1"/>
      <w:marLeft w:val="0"/>
      <w:marRight w:val="0"/>
      <w:marTop w:val="0"/>
      <w:marBottom w:val="0"/>
      <w:divBdr>
        <w:top w:val="none" w:sz="0" w:space="0" w:color="auto"/>
        <w:left w:val="none" w:sz="0" w:space="0" w:color="auto"/>
        <w:bottom w:val="none" w:sz="0" w:space="0" w:color="auto"/>
        <w:right w:val="none" w:sz="0" w:space="0" w:color="auto"/>
      </w:divBdr>
    </w:div>
    <w:div w:id="40063378">
      <w:bodyDiv w:val="1"/>
      <w:marLeft w:val="0"/>
      <w:marRight w:val="0"/>
      <w:marTop w:val="0"/>
      <w:marBottom w:val="0"/>
      <w:divBdr>
        <w:top w:val="none" w:sz="0" w:space="0" w:color="auto"/>
        <w:left w:val="none" w:sz="0" w:space="0" w:color="auto"/>
        <w:bottom w:val="none" w:sz="0" w:space="0" w:color="auto"/>
        <w:right w:val="none" w:sz="0" w:space="0" w:color="auto"/>
      </w:divBdr>
    </w:div>
    <w:div w:id="40133516">
      <w:bodyDiv w:val="1"/>
      <w:marLeft w:val="0"/>
      <w:marRight w:val="0"/>
      <w:marTop w:val="0"/>
      <w:marBottom w:val="0"/>
      <w:divBdr>
        <w:top w:val="none" w:sz="0" w:space="0" w:color="auto"/>
        <w:left w:val="none" w:sz="0" w:space="0" w:color="auto"/>
        <w:bottom w:val="none" w:sz="0" w:space="0" w:color="auto"/>
        <w:right w:val="none" w:sz="0" w:space="0" w:color="auto"/>
      </w:divBdr>
    </w:div>
    <w:div w:id="48844501">
      <w:bodyDiv w:val="1"/>
      <w:marLeft w:val="0"/>
      <w:marRight w:val="0"/>
      <w:marTop w:val="0"/>
      <w:marBottom w:val="0"/>
      <w:divBdr>
        <w:top w:val="none" w:sz="0" w:space="0" w:color="auto"/>
        <w:left w:val="none" w:sz="0" w:space="0" w:color="auto"/>
        <w:bottom w:val="none" w:sz="0" w:space="0" w:color="auto"/>
        <w:right w:val="none" w:sz="0" w:space="0" w:color="auto"/>
      </w:divBdr>
    </w:div>
    <w:div w:id="63333712">
      <w:bodyDiv w:val="1"/>
      <w:marLeft w:val="0"/>
      <w:marRight w:val="0"/>
      <w:marTop w:val="0"/>
      <w:marBottom w:val="0"/>
      <w:divBdr>
        <w:top w:val="none" w:sz="0" w:space="0" w:color="auto"/>
        <w:left w:val="none" w:sz="0" w:space="0" w:color="auto"/>
        <w:bottom w:val="none" w:sz="0" w:space="0" w:color="auto"/>
        <w:right w:val="none" w:sz="0" w:space="0" w:color="auto"/>
      </w:divBdr>
    </w:div>
    <w:div w:id="63720428">
      <w:bodyDiv w:val="1"/>
      <w:marLeft w:val="0"/>
      <w:marRight w:val="0"/>
      <w:marTop w:val="0"/>
      <w:marBottom w:val="0"/>
      <w:divBdr>
        <w:top w:val="none" w:sz="0" w:space="0" w:color="auto"/>
        <w:left w:val="none" w:sz="0" w:space="0" w:color="auto"/>
        <w:bottom w:val="none" w:sz="0" w:space="0" w:color="auto"/>
        <w:right w:val="none" w:sz="0" w:space="0" w:color="auto"/>
      </w:divBdr>
    </w:div>
    <w:div w:id="65341605">
      <w:bodyDiv w:val="1"/>
      <w:marLeft w:val="0"/>
      <w:marRight w:val="0"/>
      <w:marTop w:val="0"/>
      <w:marBottom w:val="0"/>
      <w:divBdr>
        <w:top w:val="none" w:sz="0" w:space="0" w:color="auto"/>
        <w:left w:val="none" w:sz="0" w:space="0" w:color="auto"/>
        <w:bottom w:val="none" w:sz="0" w:space="0" w:color="auto"/>
        <w:right w:val="none" w:sz="0" w:space="0" w:color="auto"/>
      </w:divBdr>
      <w:divsChild>
        <w:div w:id="1377386519">
          <w:marLeft w:val="0"/>
          <w:marRight w:val="0"/>
          <w:marTop w:val="0"/>
          <w:marBottom w:val="0"/>
          <w:divBdr>
            <w:top w:val="none" w:sz="0" w:space="0" w:color="auto"/>
            <w:left w:val="none" w:sz="0" w:space="0" w:color="auto"/>
            <w:bottom w:val="none" w:sz="0" w:space="0" w:color="auto"/>
            <w:right w:val="none" w:sz="0" w:space="0" w:color="auto"/>
          </w:divBdr>
          <w:divsChild>
            <w:div w:id="1066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3576">
      <w:bodyDiv w:val="1"/>
      <w:marLeft w:val="0"/>
      <w:marRight w:val="0"/>
      <w:marTop w:val="0"/>
      <w:marBottom w:val="0"/>
      <w:divBdr>
        <w:top w:val="none" w:sz="0" w:space="0" w:color="auto"/>
        <w:left w:val="none" w:sz="0" w:space="0" w:color="auto"/>
        <w:bottom w:val="none" w:sz="0" w:space="0" w:color="auto"/>
        <w:right w:val="none" w:sz="0" w:space="0" w:color="auto"/>
      </w:divBdr>
    </w:div>
    <w:div w:id="73818804">
      <w:bodyDiv w:val="1"/>
      <w:marLeft w:val="0"/>
      <w:marRight w:val="0"/>
      <w:marTop w:val="0"/>
      <w:marBottom w:val="0"/>
      <w:divBdr>
        <w:top w:val="none" w:sz="0" w:space="0" w:color="auto"/>
        <w:left w:val="none" w:sz="0" w:space="0" w:color="auto"/>
        <w:bottom w:val="none" w:sz="0" w:space="0" w:color="auto"/>
        <w:right w:val="none" w:sz="0" w:space="0" w:color="auto"/>
      </w:divBdr>
    </w:div>
    <w:div w:id="85736470">
      <w:bodyDiv w:val="1"/>
      <w:marLeft w:val="0"/>
      <w:marRight w:val="0"/>
      <w:marTop w:val="0"/>
      <w:marBottom w:val="0"/>
      <w:divBdr>
        <w:top w:val="none" w:sz="0" w:space="0" w:color="auto"/>
        <w:left w:val="none" w:sz="0" w:space="0" w:color="auto"/>
        <w:bottom w:val="none" w:sz="0" w:space="0" w:color="auto"/>
        <w:right w:val="none" w:sz="0" w:space="0" w:color="auto"/>
      </w:divBdr>
    </w:div>
    <w:div w:id="85925595">
      <w:bodyDiv w:val="1"/>
      <w:marLeft w:val="0"/>
      <w:marRight w:val="0"/>
      <w:marTop w:val="0"/>
      <w:marBottom w:val="0"/>
      <w:divBdr>
        <w:top w:val="none" w:sz="0" w:space="0" w:color="auto"/>
        <w:left w:val="none" w:sz="0" w:space="0" w:color="auto"/>
        <w:bottom w:val="none" w:sz="0" w:space="0" w:color="auto"/>
        <w:right w:val="none" w:sz="0" w:space="0" w:color="auto"/>
      </w:divBdr>
    </w:div>
    <w:div w:id="91434648">
      <w:bodyDiv w:val="1"/>
      <w:marLeft w:val="0"/>
      <w:marRight w:val="0"/>
      <w:marTop w:val="0"/>
      <w:marBottom w:val="0"/>
      <w:divBdr>
        <w:top w:val="none" w:sz="0" w:space="0" w:color="auto"/>
        <w:left w:val="none" w:sz="0" w:space="0" w:color="auto"/>
        <w:bottom w:val="none" w:sz="0" w:space="0" w:color="auto"/>
        <w:right w:val="none" w:sz="0" w:space="0" w:color="auto"/>
      </w:divBdr>
    </w:div>
    <w:div w:id="100028725">
      <w:bodyDiv w:val="1"/>
      <w:marLeft w:val="0"/>
      <w:marRight w:val="0"/>
      <w:marTop w:val="0"/>
      <w:marBottom w:val="0"/>
      <w:divBdr>
        <w:top w:val="none" w:sz="0" w:space="0" w:color="auto"/>
        <w:left w:val="none" w:sz="0" w:space="0" w:color="auto"/>
        <w:bottom w:val="none" w:sz="0" w:space="0" w:color="auto"/>
        <w:right w:val="none" w:sz="0" w:space="0" w:color="auto"/>
      </w:divBdr>
    </w:div>
    <w:div w:id="100030834">
      <w:bodyDiv w:val="1"/>
      <w:marLeft w:val="0"/>
      <w:marRight w:val="0"/>
      <w:marTop w:val="0"/>
      <w:marBottom w:val="0"/>
      <w:divBdr>
        <w:top w:val="none" w:sz="0" w:space="0" w:color="auto"/>
        <w:left w:val="none" w:sz="0" w:space="0" w:color="auto"/>
        <w:bottom w:val="none" w:sz="0" w:space="0" w:color="auto"/>
        <w:right w:val="none" w:sz="0" w:space="0" w:color="auto"/>
      </w:divBdr>
    </w:div>
    <w:div w:id="101611543">
      <w:bodyDiv w:val="1"/>
      <w:marLeft w:val="0"/>
      <w:marRight w:val="0"/>
      <w:marTop w:val="0"/>
      <w:marBottom w:val="0"/>
      <w:divBdr>
        <w:top w:val="none" w:sz="0" w:space="0" w:color="auto"/>
        <w:left w:val="none" w:sz="0" w:space="0" w:color="auto"/>
        <w:bottom w:val="none" w:sz="0" w:space="0" w:color="auto"/>
        <w:right w:val="none" w:sz="0" w:space="0" w:color="auto"/>
      </w:divBdr>
    </w:div>
    <w:div w:id="103306676">
      <w:bodyDiv w:val="1"/>
      <w:marLeft w:val="0"/>
      <w:marRight w:val="0"/>
      <w:marTop w:val="0"/>
      <w:marBottom w:val="0"/>
      <w:divBdr>
        <w:top w:val="none" w:sz="0" w:space="0" w:color="auto"/>
        <w:left w:val="none" w:sz="0" w:space="0" w:color="auto"/>
        <w:bottom w:val="none" w:sz="0" w:space="0" w:color="auto"/>
        <w:right w:val="none" w:sz="0" w:space="0" w:color="auto"/>
      </w:divBdr>
    </w:div>
    <w:div w:id="109011916">
      <w:bodyDiv w:val="1"/>
      <w:marLeft w:val="0"/>
      <w:marRight w:val="0"/>
      <w:marTop w:val="0"/>
      <w:marBottom w:val="0"/>
      <w:divBdr>
        <w:top w:val="none" w:sz="0" w:space="0" w:color="auto"/>
        <w:left w:val="none" w:sz="0" w:space="0" w:color="auto"/>
        <w:bottom w:val="none" w:sz="0" w:space="0" w:color="auto"/>
        <w:right w:val="none" w:sz="0" w:space="0" w:color="auto"/>
      </w:divBdr>
    </w:div>
    <w:div w:id="111897820">
      <w:bodyDiv w:val="1"/>
      <w:marLeft w:val="0"/>
      <w:marRight w:val="0"/>
      <w:marTop w:val="0"/>
      <w:marBottom w:val="0"/>
      <w:divBdr>
        <w:top w:val="none" w:sz="0" w:space="0" w:color="auto"/>
        <w:left w:val="none" w:sz="0" w:space="0" w:color="auto"/>
        <w:bottom w:val="none" w:sz="0" w:space="0" w:color="auto"/>
        <w:right w:val="none" w:sz="0" w:space="0" w:color="auto"/>
      </w:divBdr>
    </w:div>
    <w:div w:id="113332475">
      <w:bodyDiv w:val="1"/>
      <w:marLeft w:val="0"/>
      <w:marRight w:val="0"/>
      <w:marTop w:val="0"/>
      <w:marBottom w:val="0"/>
      <w:divBdr>
        <w:top w:val="none" w:sz="0" w:space="0" w:color="auto"/>
        <w:left w:val="none" w:sz="0" w:space="0" w:color="auto"/>
        <w:bottom w:val="none" w:sz="0" w:space="0" w:color="auto"/>
        <w:right w:val="none" w:sz="0" w:space="0" w:color="auto"/>
      </w:divBdr>
    </w:div>
    <w:div w:id="116917176">
      <w:bodyDiv w:val="1"/>
      <w:marLeft w:val="0"/>
      <w:marRight w:val="0"/>
      <w:marTop w:val="0"/>
      <w:marBottom w:val="0"/>
      <w:divBdr>
        <w:top w:val="none" w:sz="0" w:space="0" w:color="auto"/>
        <w:left w:val="none" w:sz="0" w:space="0" w:color="auto"/>
        <w:bottom w:val="none" w:sz="0" w:space="0" w:color="auto"/>
        <w:right w:val="none" w:sz="0" w:space="0" w:color="auto"/>
      </w:divBdr>
    </w:div>
    <w:div w:id="118501801">
      <w:bodyDiv w:val="1"/>
      <w:marLeft w:val="0"/>
      <w:marRight w:val="0"/>
      <w:marTop w:val="0"/>
      <w:marBottom w:val="0"/>
      <w:divBdr>
        <w:top w:val="none" w:sz="0" w:space="0" w:color="auto"/>
        <w:left w:val="none" w:sz="0" w:space="0" w:color="auto"/>
        <w:bottom w:val="none" w:sz="0" w:space="0" w:color="auto"/>
        <w:right w:val="none" w:sz="0" w:space="0" w:color="auto"/>
      </w:divBdr>
    </w:div>
    <w:div w:id="124782399">
      <w:bodyDiv w:val="1"/>
      <w:marLeft w:val="0"/>
      <w:marRight w:val="0"/>
      <w:marTop w:val="0"/>
      <w:marBottom w:val="0"/>
      <w:divBdr>
        <w:top w:val="none" w:sz="0" w:space="0" w:color="auto"/>
        <w:left w:val="none" w:sz="0" w:space="0" w:color="auto"/>
        <w:bottom w:val="none" w:sz="0" w:space="0" w:color="auto"/>
        <w:right w:val="none" w:sz="0" w:space="0" w:color="auto"/>
      </w:divBdr>
    </w:div>
    <w:div w:id="135269132">
      <w:bodyDiv w:val="1"/>
      <w:marLeft w:val="0"/>
      <w:marRight w:val="0"/>
      <w:marTop w:val="0"/>
      <w:marBottom w:val="0"/>
      <w:divBdr>
        <w:top w:val="none" w:sz="0" w:space="0" w:color="auto"/>
        <w:left w:val="none" w:sz="0" w:space="0" w:color="auto"/>
        <w:bottom w:val="none" w:sz="0" w:space="0" w:color="auto"/>
        <w:right w:val="none" w:sz="0" w:space="0" w:color="auto"/>
      </w:divBdr>
    </w:div>
    <w:div w:id="137191034">
      <w:bodyDiv w:val="1"/>
      <w:marLeft w:val="0"/>
      <w:marRight w:val="0"/>
      <w:marTop w:val="0"/>
      <w:marBottom w:val="0"/>
      <w:divBdr>
        <w:top w:val="none" w:sz="0" w:space="0" w:color="auto"/>
        <w:left w:val="none" w:sz="0" w:space="0" w:color="auto"/>
        <w:bottom w:val="none" w:sz="0" w:space="0" w:color="auto"/>
        <w:right w:val="none" w:sz="0" w:space="0" w:color="auto"/>
      </w:divBdr>
      <w:divsChild>
        <w:div w:id="639963548">
          <w:marLeft w:val="0"/>
          <w:marRight w:val="0"/>
          <w:marTop w:val="0"/>
          <w:marBottom w:val="0"/>
          <w:divBdr>
            <w:top w:val="none" w:sz="0" w:space="0" w:color="auto"/>
            <w:left w:val="none" w:sz="0" w:space="0" w:color="auto"/>
            <w:bottom w:val="none" w:sz="0" w:space="0" w:color="auto"/>
            <w:right w:val="none" w:sz="0" w:space="0" w:color="auto"/>
          </w:divBdr>
        </w:div>
      </w:divsChild>
    </w:div>
    <w:div w:id="137386195">
      <w:bodyDiv w:val="1"/>
      <w:marLeft w:val="0"/>
      <w:marRight w:val="0"/>
      <w:marTop w:val="0"/>
      <w:marBottom w:val="0"/>
      <w:divBdr>
        <w:top w:val="none" w:sz="0" w:space="0" w:color="auto"/>
        <w:left w:val="none" w:sz="0" w:space="0" w:color="auto"/>
        <w:bottom w:val="none" w:sz="0" w:space="0" w:color="auto"/>
        <w:right w:val="none" w:sz="0" w:space="0" w:color="auto"/>
      </w:divBdr>
    </w:div>
    <w:div w:id="138810358">
      <w:bodyDiv w:val="1"/>
      <w:marLeft w:val="0"/>
      <w:marRight w:val="0"/>
      <w:marTop w:val="0"/>
      <w:marBottom w:val="0"/>
      <w:divBdr>
        <w:top w:val="none" w:sz="0" w:space="0" w:color="auto"/>
        <w:left w:val="none" w:sz="0" w:space="0" w:color="auto"/>
        <w:bottom w:val="none" w:sz="0" w:space="0" w:color="auto"/>
        <w:right w:val="none" w:sz="0" w:space="0" w:color="auto"/>
      </w:divBdr>
    </w:div>
    <w:div w:id="148639974">
      <w:bodyDiv w:val="1"/>
      <w:marLeft w:val="0"/>
      <w:marRight w:val="0"/>
      <w:marTop w:val="0"/>
      <w:marBottom w:val="0"/>
      <w:divBdr>
        <w:top w:val="none" w:sz="0" w:space="0" w:color="auto"/>
        <w:left w:val="none" w:sz="0" w:space="0" w:color="auto"/>
        <w:bottom w:val="none" w:sz="0" w:space="0" w:color="auto"/>
        <w:right w:val="none" w:sz="0" w:space="0" w:color="auto"/>
      </w:divBdr>
    </w:div>
    <w:div w:id="150147079">
      <w:bodyDiv w:val="1"/>
      <w:marLeft w:val="0"/>
      <w:marRight w:val="0"/>
      <w:marTop w:val="0"/>
      <w:marBottom w:val="0"/>
      <w:divBdr>
        <w:top w:val="none" w:sz="0" w:space="0" w:color="auto"/>
        <w:left w:val="none" w:sz="0" w:space="0" w:color="auto"/>
        <w:bottom w:val="none" w:sz="0" w:space="0" w:color="auto"/>
        <w:right w:val="none" w:sz="0" w:space="0" w:color="auto"/>
      </w:divBdr>
    </w:div>
    <w:div w:id="153766116">
      <w:bodyDiv w:val="1"/>
      <w:marLeft w:val="0"/>
      <w:marRight w:val="0"/>
      <w:marTop w:val="0"/>
      <w:marBottom w:val="0"/>
      <w:divBdr>
        <w:top w:val="none" w:sz="0" w:space="0" w:color="auto"/>
        <w:left w:val="none" w:sz="0" w:space="0" w:color="auto"/>
        <w:bottom w:val="none" w:sz="0" w:space="0" w:color="auto"/>
        <w:right w:val="none" w:sz="0" w:space="0" w:color="auto"/>
      </w:divBdr>
    </w:div>
    <w:div w:id="156501828">
      <w:bodyDiv w:val="1"/>
      <w:marLeft w:val="0"/>
      <w:marRight w:val="0"/>
      <w:marTop w:val="0"/>
      <w:marBottom w:val="0"/>
      <w:divBdr>
        <w:top w:val="none" w:sz="0" w:space="0" w:color="auto"/>
        <w:left w:val="none" w:sz="0" w:space="0" w:color="auto"/>
        <w:bottom w:val="none" w:sz="0" w:space="0" w:color="auto"/>
        <w:right w:val="none" w:sz="0" w:space="0" w:color="auto"/>
      </w:divBdr>
    </w:div>
    <w:div w:id="156582060">
      <w:bodyDiv w:val="1"/>
      <w:marLeft w:val="0"/>
      <w:marRight w:val="0"/>
      <w:marTop w:val="0"/>
      <w:marBottom w:val="0"/>
      <w:divBdr>
        <w:top w:val="none" w:sz="0" w:space="0" w:color="auto"/>
        <w:left w:val="none" w:sz="0" w:space="0" w:color="auto"/>
        <w:bottom w:val="none" w:sz="0" w:space="0" w:color="auto"/>
        <w:right w:val="none" w:sz="0" w:space="0" w:color="auto"/>
      </w:divBdr>
    </w:div>
    <w:div w:id="160702741">
      <w:bodyDiv w:val="1"/>
      <w:marLeft w:val="0"/>
      <w:marRight w:val="0"/>
      <w:marTop w:val="0"/>
      <w:marBottom w:val="0"/>
      <w:divBdr>
        <w:top w:val="none" w:sz="0" w:space="0" w:color="auto"/>
        <w:left w:val="none" w:sz="0" w:space="0" w:color="auto"/>
        <w:bottom w:val="none" w:sz="0" w:space="0" w:color="auto"/>
        <w:right w:val="none" w:sz="0" w:space="0" w:color="auto"/>
      </w:divBdr>
    </w:div>
    <w:div w:id="170871880">
      <w:bodyDiv w:val="1"/>
      <w:marLeft w:val="0"/>
      <w:marRight w:val="0"/>
      <w:marTop w:val="0"/>
      <w:marBottom w:val="0"/>
      <w:divBdr>
        <w:top w:val="none" w:sz="0" w:space="0" w:color="auto"/>
        <w:left w:val="none" w:sz="0" w:space="0" w:color="auto"/>
        <w:bottom w:val="none" w:sz="0" w:space="0" w:color="auto"/>
        <w:right w:val="none" w:sz="0" w:space="0" w:color="auto"/>
      </w:divBdr>
    </w:div>
    <w:div w:id="183785963">
      <w:bodyDiv w:val="1"/>
      <w:marLeft w:val="0"/>
      <w:marRight w:val="0"/>
      <w:marTop w:val="0"/>
      <w:marBottom w:val="0"/>
      <w:divBdr>
        <w:top w:val="none" w:sz="0" w:space="0" w:color="auto"/>
        <w:left w:val="none" w:sz="0" w:space="0" w:color="auto"/>
        <w:bottom w:val="none" w:sz="0" w:space="0" w:color="auto"/>
        <w:right w:val="none" w:sz="0" w:space="0" w:color="auto"/>
      </w:divBdr>
    </w:div>
    <w:div w:id="185336540">
      <w:bodyDiv w:val="1"/>
      <w:marLeft w:val="0"/>
      <w:marRight w:val="0"/>
      <w:marTop w:val="0"/>
      <w:marBottom w:val="0"/>
      <w:divBdr>
        <w:top w:val="none" w:sz="0" w:space="0" w:color="auto"/>
        <w:left w:val="none" w:sz="0" w:space="0" w:color="auto"/>
        <w:bottom w:val="none" w:sz="0" w:space="0" w:color="auto"/>
        <w:right w:val="none" w:sz="0" w:space="0" w:color="auto"/>
      </w:divBdr>
    </w:div>
    <w:div w:id="188878236">
      <w:bodyDiv w:val="1"/>
      <w:marLeft w:val="0"/>
      <w:marRight w:val="0"/>
      <w:marTop w:val="0"/>
      <w:marBottom w:val="0"/>
      <w:divBdr>
        <w:top w:val="none" w:sz="0" w:space="0" w:color="auto"/>
        <w:left w:val="none" w:sz="0" w:space="0" w:color="auto"/>
        <w:bottom w:val="none" w:sz="0" w:space="0" w:color="auto"/>
        <w:right w:val="none" w:sz="0" w:space="0" w:color="auto"/>
      </w:divBdr>
    </w:div>
    <w:div w:id="198933169">
      <w:bodyDiv w:val="1"/>
      <w:marLeft w:val="0"/>
      <w:marRight w:val="0"/>
      <w:marTop w:val="0"/>
      <w:marBottom w:val="0"/>
      <w:divBdr>
        <w:top w:val="none" w:sz="0" w:space="0" w:color="auto"/>
        <w:left w:val="none" w:sz="0" w:space="0" w:color="auto"/>
        <w:bottom w:val="none" w:sz="0" w:space="0" w:color="auto"/>
        <w:right w:val="none" w:sz="0" w:space="0" w:color="auto"/>
      </w:divBdr>
    </w:div>
    <w:div w:id="202330939">
      <w:bodyDiv w:val="1"/>
      <w:marLeft w:val="0"/>
      <w:marRight w:val="0"/>
      <w:marTop w:val="0"/>
      <w:marBottom w:val="0"/>
      <w:divBdr>
        <w:top w:val="none" w:sz="0" w:space="0" w:color="auto"/>
        <w:left w:val="none" w:sz="0" w:space="0" w:color="auto"/>
        <w:bottom w:val="none" w:sz="0" w:space="0" w:color="auto"/>
        <w:right w:val="none" w:sz="0" w:space="0" w:color="auto"/>
      </w:divBdr>
    </w:div>
    <w:div w:id="202909483">
      <w:bodyDiv w:val="1"/>
      <w:marLeft w:val="0"/>
      <w:marRight w:val="0"/>
      <w:marTop w:val="0"/>
      <w:marBottom w:val="0"/>
      <w:divBdr>
        <w:top w:val="none" w:sz="0" w:space="0" w:color="auto"/>
        <w:left w:val="none" w:sz="0" w:space="0" w:color="auto"/>
        <w:bottom w:val="none" w:sz="0" w:space="0" w:color="auto"/>
        <w:right w:val="none" w:sz="0" w:space="0" w:color="auto"/>
      </w:divBdr>
    </w:div>
    <w:div w:id="204870893">
      <w:bodyDiv w:val="1"/>
      <w:marLeft w:val="0"/>
      <w:marRight w:val="0"/>
      <w:marTop w:val="0"/>
      <w:marBottom w:val="0"/>
      <w:divBdr>
        <w:top w:val="none" w:sz="0" w:space="0" w:color="auto"/>
        <w:left w:val="none" w:sz="0" w:space="0" w:color="auto"/>
        <w:bottom w:val="none" w:sz="0" w:space="0" w:color="auto"/>
        <w:right w:val="none" w:sz="0" w:space="0" w:color="auto"/>
      </w:divBdr>
    </w:div>
    <w:div w:id="214119926">
      <w:bodyDiv w:val="1"/>
      <w:marLeft w:val="0"/>
      <w:marRight w:val="0"/>
      <w:marTop w:val="0"/>
      <w:marBottom w:val="0"/>
      <w:divBdr>
        <w:top w:val="none" w:sz="0" w:space="0" w:color="auto"/>
        <w:left w:val="none" w:sz="0" w:space="0" w:color="auto"/>
        <w:bottom w:val="none" w:sz="0" w:space="0" w:color="auto"/>
        <w:right w:val="none" w:sz="0" w:space="0" w:color="auto"/>
      </w:divBdr>
    </w:div>
    <w:div w:id="215433776">
      <w:bodyDiv w:val="1"/>
      <w:marLeft w:val="0"/>
      <w:marRight w:val="0"/>
      <w:marTop w:val="0"/>
      <w:marBottom w:val="0"/>
      <w:divBdr>
        <w:top w:val="none" w:sz="0" w:space="0" w:color="auto"/>
        <w:left w:val="none" w:sz="0" w:space="0" w:color="auto"/>
        <w:bottom w:val="none" w:sz="0" w:space="0" w:color="auto"/>
        <w:right w:val="none" w:sz="0" w:space="0" w:color="auto"/>
      </w:divBdr>
    </w:div>
    <w:div w:id="217010685">
      <w:bodyDiv w:val="1"/>
      <w:marLeft w:val="0"/>
      <w:marRight w:val="0"/>
      <w:marTop w:val="0"/>
      <w:marBottom w:val="0"/>
      <w:divBdr>
        <w:top w:val="none" w:sz="0" w:space="0" w:color="auto"/>
        <w:left w:val="none" w:sz="0" w:space="0" w:color="auto"/>
        <w:bottom w:val="none" w:sz="0" w:space="0" w:color="auto"/>
        <w:right w:val="none" w:sz="0" w:space="0" w:color="auto"/>
      </w:divBdr>
    </w:div>
    <w:div w:id="219292108">
      <w:bodyDiv w:val="1"/>
      <w:marLeft w:val="0"/>
      <w:marRight w:val="0"/>
      <w:marTop w:val="0"/>
      <w:marBottom w:val="0"/>
      <w:divBdr>
        <w:top w:val="none" w:sz="0" w:space="0" w:color="auto"/>
        <w:left w:val="none" w:sz="0" w:space="0" w:color="auto"/>
        <w:bottom w:val="none" w:sz="0" w:space="0" w:color="auto"/>
        <w:right w:val="none" w:sz="0" w:space="0" w:color="auto"/>
      </w:divBdr>
    </w:div>
    <w:div w:id="220823356">
      <w:bodyDiv w:val="1"/>
      <w:marLeft w:val="0"/>
      <w:marRight w:val="0"/>
      <w:marTop w:val="0"/>
      <w:marBottom w:val="0"/>
      <w:divBdr>
        <w:top w:val="none" w:sz="0" w:space="0" w:color="auto"/>
        <w:left w:val="none" w:sz="0" w:space="0" w:color="auto"/>
        <w:bottom w:val="none" w:sz="0" w:space="0" w:color="auto"/>
        <w:right w:val="none" w:sz="0" w:space="0" w:color="auto"/>
      </w:divBdr>
    </w:div>
    <w:div w:id="221716107">
      <w:bodyDiv w:val="1"/>
      <w:marLeft w:val="0"/>
      <w:marRight w:val="0"/>
      <w:marTop w:val="0"/>
      <w:marBottom w:val="0"/>
      <w:divBdr>
        <w:top w:val="none" w:sz="0" w:space="0" w:color="auto"/>
        <w:left w:val="none" w:sz="0" w:space="0" w:color="auto"/>
        <w:bottom w:val="none" w:sz="0" w:space="0" w:color="auto"/>
        <w:right w:val="none" w:sz="0" w:space="0" w:color="auto"/>
      </w:divBdr>
    </w:div>
    <w:div w:id="225148777">
      <w:bodyDiv w:val="1"/>
      <w:marLeft w:val="0"/>
      <w:marRight w:val="0"/>
      <w:marTop w:val="0"/>
      <w:marBottom w:val="0"/>
      <w:divBdr>
        <w:top w:val="none" w:sz="0" w:space="0" w:color="auto"/>
        <w:left w:val="none" w:sz="0" w:space="0" w:color="auto"/>
        <w:bottom w:val="none" w:sz="0" w:space="0" w:color="auto"/>
        <w:right w:val="none" w:sz="0" w:space="0" w:color="auto"/>
      </w:divBdr>
    </w:div>
    <w:div w:id="228805568">
      <w:bodyDiv w:val="1"/>
      <w:marLeft w:val="0"/>
      <w:marRight w:val="0"/>
      <w:marTop w:val="0"/>
      <w:marBottom w:val="0"/>
      <w:divBdr>
        <w:top w:val="none" w:sz="0" w:space="0" w:color="auto"/>
        <w:left w:val="none" w:sz="0" w:space="0" w:color="auto"/>
        <w:bottom w:val="none" w:sz="0" w:space="0" w:color="auto"/>
        <w:right w:val="none" w:sz="0" w:space="0" w:color="auto"/>
      </w:divBdr>
    </w:div>
    <w:div w:id="229535229">
      <w:bodyDiv w:val="1"/>
      <w:marLeft w:val="0"/>
      <w:marRight w:val="0"/>
      <w:marTop w:val="0"/>
      <w:marBottom w:val="0"/>
      <w:divBdr>
        <w:top w:val="none" w:sz="0" w:space="0" w:color="auto"/>
        <w:left w:val="none" w:sz="0" w:space="0" w:color="auto"/>
        <w:bottom w:val="none" w:sz="0" w:space="0" w:color="auto"/>
        <w:right w:val="none" w:sz="0" w:space="0" w:color="auto"/>
      </w:divBdr>
    </w:div>
    <w:div w:id="231744738">
      <w:bodyDiv w:val="1"/>
      <w:marLeft w:val="0"/>
      <w:marRight w:val="0"/>
      <w:marTop w:val="0"/>
      <w:marBottom w:val="0"/>
      <w:divBdr>
        <w:top w:val="none" w:sz="0" w:space="0" w:color="auto"/>
        <w:left w:val="none" w:sz="0" w:space="0" w:color="auto"/>
        <w:bottom w:val="none" w:sz="0" w:space="0" w:color="auto"/>
        <w:right w:val="none" w:sz="0" w:space="0" w:color="auto"/>
      </w:divBdr>
    </w:div>
    <w:div w:id="235633119">
      <w:bodyDiv w:val="1"/>
      <w:marLeft w:val="0"/>
      <w:marRight w:val="0"/>
      <w:marTop w:val="0"/>
      <w:marBottom w:val="0"/>
      <w:divBdr>
        <w:top w:val="none" w:sz="0" w:space="0" w:color="auto"/>
        <w:left w:val="none" w:sz="0" w:space="0" w:color="auto"/>
        <w:bottom w:val="none" w:sz="0" w:space="0" w:color="auto"/>
        <w:right w:val="none" w:sz="0" w:space="0" w:color="auto"/>
      </w:divBdr>
    </w:div>
    <w:div w:id="235824654">
      <w:bodyDiv w:val="1"/>
      <w:marLeft w:val="0"/>
      <w:marRight w:val="0"/>
      <w:marTop w:val="0"/>
      <w:marBottom w:val="0"/>
      <w:divBdr>
        <w:top w:val="none" w:sz="0" w:space="0" w:color="auto"/>
        <w:left w:val="none" w:sz="0" w:space="0" w:color="auto"/>
        <w:bottom w:val="none" w:sz="0" w:space="0" w:color="auto"/>
        <w:right w:val="none" w:sz="0" w:space="0" w:color="auto"/>
      </w:divBdr>
    </w:div>
    <w:div w:id="241254499">
      <w:bodyDiv w:val="1"/>
      <w:marLeft w:val="0"/>
      <w:marRight w:val="0"/>
      <w:marTop w:val="0"/>
      <w:marBottom w:val="0"/>
      <w:divBdr>
        <w:top w:val="none" w:sz="0" w:space="0" w:color="auto"/>
        <w:left w:val="none" w:sz="0" w:space="0" w:color="auto"/>
        <w:bottom w:val="none" w:sz="0" w:space="0" w:color="auto"/>
        <w:right w:val="none" w:sz="0" w:space="0" w:color="auto"/>
      </w:divBdr>
    </w:div>
    <w:div w:id="255096426">
      <w:bodyDiv w:val="1"/>
      <w:marLeft w:val="0"/>
      <w:marRight w:val="0"/>
      <w:marTop w:val="0"/>
      <w:marBottom w:val="0"/>
      <w:divBdr>
        <w:top w:val="none" w:sz="0" w:space="0" w:color="auto"/>
        <w:left w:val="none" w:sz="0" w:space="0" w:color="auto"/>
        <w:bottom w:val="none" w:sz="0" w:space="0" w:color="auto"/>
        <w:right w:val="none" w:sz="0" w:space="0" w:color="auto"/>
      </w:divBdr>
    </w:div>
    <w:div w:id="258560233">
      <w:bodyDiv w:val="1"/>
      <w:marLeft w:val="0"/>
      <w:marRight w:val="0"/>
      <w:marTop w:val="0"/>
      <w:marBottom w:val="0"/>
      <w:divBdr>
        <w:top w:val="none" w:sz="0" w:space="0" w:color="auto"/>
        <w:left w:val="none" w:sz="0" w:space="0" w:color="auto"/>
        <w:bottom w:val="none" w:sz="0" w:space="0" w:color="auto"/>
        <w:right w:val="none" w:sz="0" w:space="0" w:color="auto"/>
      </w:divBdr>
    </w:div>
    <w:div w:id="266811416">
      <w:bodyDiv w:val="1"/>
      <w:marLeft w:val="0"/>
      <w:marRight w:val="0"/>
      <w:marTop w:val="0"/>
      <w:marBottom w:val="0"/>
      <w:divBdr>
        <w:top w:val="none" w:sz="0" w:space="0" w:color="auto"/>
        <w:left w:val="none" w:sz="0" w:space="0" w:color="auto"/>
        <w:bottom w:val="none" w:sz="0" w:space="0" w:color="auto"/>
        <w:right w:val="none" w:sz="0" w:space="0" w:color="auto"/>
      </w:divBdr>
    </w:div>
    <w:div w:id="269361642">
      <w:bodyDiv w:val="1"/>
      <w:marLeft w:val="0"/>
      <w:marRight w:val="0"/>
      <w:marTop w:val="0"/>
      <w:marBottom w:val="0"/>
      <w:divBdr>
        <w:top w:val="none" w:sz="0" w:space="0" w:color="auto"/>
        <w:left w:val="none" w:sz="0" w:space="0" w:color="auto"/>
        <w:bottom w:val="none" w:sz="0" w:space="0" w:color="auto"/>
        <w:right w:val="none" w:sz="0" w:space="0" w:color="auto"/>
      </w:divBdr>
    </w:div>
    <w:div w:id="274292295">
      <w:bodyDiv w:val="1"/>
      <w:marLeft w:val="0"/>
      <w:marRight w:val="0"/>
      <w:marTop w:val="0"/>
      <w:marBottom w:val="0"/>
      <w:divBdr>
        <w:top w:val="none" w:sz="0" w:space="0" w:color="auto"/>
        <w:left w:val="none" w:sz="0" w:space="0" w:color="auto"/>
        <w:bottom w:val="none" w:sz="0" w:space="0" w:color="auto"/>
        <w:right w:val="none" w:sz="0" w:space="0" w:color="auto"/>
      </w:divBdr>
    </w:div>
    <w:div w:id="277953337">
      <w:bodyDiv w:val="1"/>
      <w:marLeft w:val="0"/>
      <w:marRight w:val="0"/>
      <w:marTop w:val="0"/>
      <w:marBottom w:val="0"/>
      <w:divBdr>
        <w:top w:val="none" w:sz="0" w:space="0" w:color="auto"/>
        <w:left w:val="none" w:sz="0" w:space="0" w:color="auto"/>
        <w:bottom w:val="none" w:sz="0" w:space="0" w:color="auto"/>
        <w:right w:val="none" w:sz="0" w:space="0" w:color="auto"/>
      </w:divBdr>
    </w:div>
    <w:div w:id="284849798">
      <w:bodyDiv w:val="1"/>
      <w:marLeft w:val="0"/>
      <w:marRight w:val="0"/>
      <w:marTop w:val="0"/>
      <w:marBottom w:val="0"/>
      <w:divBdr>
        <w:top w:val="none" w:sz="0" w:space="0" w:color="auto"/>
        <w:left w:val="none" w:sz="0" w:space="0" w:color="auto"/>
        <w:bottom w:val="none" w:sz="0" w:space="0" w:color="auto"/>
        <w:right w:val="none" w:sz="0" w:space="0" w:color="auto"/>
      </w:divBdr>
      <w:divsChild>
        <w:div w:id="672879972">
          <w:marLeft w:val="0"/>
          <w:marRight w:val="0"/>
          <w:marTop w:val="0"/>
          <w:marBottom w:val="0"/>
          <w:divBdr>
            <w:top w:val="none" w:sz="0" w:space="0" w:color="auto"/>
            <w:left w:val="none" w:sz="0" w:space="0" w:color="auto"/>
            <w:bottom w:val="none" w:sz="0" w:space="0" w:color="auto"/>
            <w:right w:val="none" w:sz="0" w:space="0" w:color="auto"/>
          </w:divBdr>
        </w:div>
      </w:divsChild>
    </w:div>
    <w:div w:id="295570375">
      <w:bodyDiv w:val="1"/>
      <w:marLeft w:val="0"/>
      <w:marRight w:val="0"/>
      <w:marTop w:val="0"/>
      <w:marBottom w:val="0"/>
      <w:divBdr>
        <w:top w:val="none" w:sz="0" w:space="0" w:color="auto"/>
        <w:left w:val="none" w:sz="0" w:space="0" w:color="auto"/>
        <w:bottom w:val="none" w:sz="0" w:space="0" w:color="auto"/>
        <w:right w:val="none" w:sz="0" w:space="0" w:color="auto"/>
      </w:divBdr>
    </w:div>
    <w:div w:id="308440610">
      <w:bodyDiv w:val="1"/>
      <w:marLeft w:val="0"/>
      <w:marRight w:val="0"/>
      <w:marTop w:val="0"/>
      <w:marBottom w:val="0"/>
      <w:divBdr>
        <w:top w:val="none" w:sz="0" w:space="0" w:color="auto"/>
        <w:left w:val="none" w:sz="0" w:space="0" w:color="auto"/>
        <w:bottom w:val="none" w:sz="0" w:space="0" w:color="auto"/>
        <w:right w:val="none" w:sz="0" w:space="0" w:color="auto"/>
      </w:divBdr>
    </w:div>
    <w:div w:id="309216344">
      <w:bodyDiv w:val="1"/>
      <w:marLeft w:val="0"/>
      <w:marRight w:val="0"/>
      <w:marTop w:val="0"/>
      <w:marBottom w:val="0"/>
      <w:divBdr>
        <w:top w:val="none" w:sz="0" w:space="0" w:color="auto"/>
        <w:left w:val="none" w:sz="0" w:space="0" w:color="auto"/>
        <w:bottom w:val="none" w:sz="0" w:space="0" w:color="auto"/>
        <w:right w:val="none" w:sz="0" w:space="0" w:color="auto"/>
      </w:divBdr>
    </w:div>
    <w:div w:id="309334461">
      <w:bodyDiv w:val="1"/>
      <w:marLeft w:val="0"/>
      <w:marRight w:val="0"/>
      <w:marTop w:val="0"/>
      <w:marBottom w:val="0"/>
      <w:divBdr>
        <w:top w:val="none" w:sz="0" w:space="0" w:color="auto"/>
        <w:left w:val="none" w:sz="0" w:space="0" w:color="auto"/>
        <w:bottom w:val="none" w:sz="0" w:space="0" w:color="auto"/>
        <w:right w:val="none" w:sz="0" w:space="0" w:color="auto"/>
      </w:divBdr>
    </w:div>
    <w:div w:id="316498914">
      <w:bodyDiv w:val="1"/>
      <w:marLeft w:val="0"/>
      <w:marRight w:val="0"/>
      <w:marTop w:val="0"/>
      <w:marBottom w:val="0"/>
      <w:divBdr>
        <w:top w:val="none" w:sz="0" w:space="0" w:color="auto"/>
        <w:left w:val="none" w:sz="0" w:space="0" w:color="auto"/>
        <w:bottom w:val="none" w:sz="0" w:space="0" w:color="auto"/>
        <w:right w:val="none" w:sz="0" w:space="0" w:color="auto"/>
      </w:divBdr>
    </w:div>
    <w:div w:id="329793818">
      <w:bodyDiv w:val="1"/>
      <w:marLeft w:val="0"/>
      <w:marRight w:val="0"/>
      <w:marTop w:val="0"/>
      <w:marBottom w:val="0"/>
      <w:divBdr>
        <w:top w:val="none" w:sz="0" w:space="0" w:color="auto"/>
        <w:left w:val="none" w:sz="0" w:space="0" w:color="auto"/>
        <w:bottom w:val="none" w:sz="0" w:space="0" w:color="auto"/>
        <w:right w:val="none" w:sz="0" w:space="0" w:color="auto"/>
      </w:divBdr>
    </w:div>
    <w:div w:id="345136656">
      <w:bodyDiv w:val="1"/>
      <w:marLeft w:val="0"/>
      <w:marRight w:val="0"/>
      <w:marTop w:val="0"/>
      <w:marBottom w:val="0"/>
      <w:divBdr>
        <w:top w:val="none" w:sz="0" w:space="0" w:color="auto"/>
        <w:left w:val="none" w:sz="0" w:space="0" w:color="auto"/>
        <w:bottom w:val="none" w:sz="0" w:space="0" w:color="auto"/>
        <w:right w:val="none" w:sz="0" w:space="0" w:color="auto"/>
      </w:divBdr>
    </w:div>
    <w:div w:id="350645322">
      <w:bodyDiv w:val="1"/>
      <w:marLeft w:val="0"/>
      <w:marRight w:val="0"/>
      <w:marTop w:val="0"/>
      <w:marBottom w:val="0"/>
      <w:divBdr>
        <w:top w:val="none" w:sz="0" w:space="0" w:color="auto"/>
        <w:left w:val="none" w:sz="0" w:space="0" w:color="auto"/>
        <w:bottom w:val="none" w:sz="0" w:space="0" w:color="auto"/>
        <w:right w:val="none" w:sz="0" w:space="0" w:color="auto"/>
      </w:divBdr>
    </w:div>
    <w:div w:id="351956210">
      <w:bodyDiv w:val="1"/>
      <w:marLeft w:val="0"/>
      <w:marRight w:val="0"/>
      <w:marTop w:val="0"/>
      <w:marBottom w:val="0"/>
      <w:divBdr>
        <w:top w:val="none" w:sz="0" w:space="0" w:color="auto"/>
        <w:left w:val="none" w:sz="0" w:space="0" w:color="auto"/>
        <w:bottom w:val="none" w:sz="0" w:space="0" w:color="auto"/>
        <w:right w:val="none" w:sz="0" w:space="0" w:color="auto"/>
      </w:divBdr>
    </w:div>
    <w:div w:id="354430761">
      <w:bodyDiv w:val="1"/>
      <w:marLeft w:val="0"/>
      <w:marRight w:val="0"/>
      <w:marTop w:val="0"/>
      <w:marBottom w:val="0"/>
      <w:divBdr>
        <w:top w:val="none" w:sz="0" w:space="0" w:color="auto"/>
        <w:left w:val="none" w:sz="0" w:space="0" w:color="auto"/>
        <w:bottom w:val="none" w:sz="0" w:space="0" w:color="auto"/>
        <w:right w:val="none" w:sz="0" w:space="0" w:color="auto"/>
      </w:divBdr>
    </w:div>
    <w:div w:id="356589701">
      <w:bodyDiv w:val="1"/>
      <w:marLeft w:val="0"/>
      <w:marRight w:val="0"/>
      <w:marTop w:val="0"/>
      <w:marBottom w:val="0"/>
      <w:divBdr>
        <w:top w:val="none" w:sz="0" w:space="0" w:color="auto"/>
        <w:left w:val="none" w:sz="0" w:space="0" w:color="auto"/>
        <w:bottom w:val="none" w:sz="0" w:space="0" w:color="auto"/>
        <w:right w:val="none" w:sz="0" w:space="0" w:color="auto"/>
      </w:divBdr>
    </w:div>
    <w:div w:id="366492301">
      <w:bodyDiv w:val="1"/>
      <w:marLeft w:val="0"/>
      <w:marRight w:val="0"/>
      <w:marTop w:val="0"/>
      <w:marBottom w:val="0"/>
      <w:divBdr>
        <w:top w:val="none" w:sz="0" w:space="0" w:color="auto"/>
        <w:left w:val="none" w:sz="0" w:space="0" w:color="auto"/>
        <w:bottom w:val="none" w:sz="0" w:space="0" w:color="auto"/>
        <w:right w:val="none" w:sz="0" w:space="0" w:color="auto"/>
      </w:divBdr>
    </w:div>
    <w:div w:id="367295467">
      <w:bodyDiv w:val="1"/>
      <w:marLeft w:val="0"/>
      <w:marRight w:val="0"/>
      <w:marTop w:val="0"/>
      <w:marBottom w:val="0"/>
      <w:divBdr>
        <w:top w:val="none" w:sz="0" w:space="0" w:color="auto"/>
        <w:left w:val="none" w:sz="0" w:space="0" w:color="auto"/>
        <w:bottom w:val="none" w:sz="0" w:space="0" w:color="auto"/>
        <w:right w:val="none" w:sz="0" w:space="0" w:color="auto"/>
      </w:divBdr>
    </w:div>
    <w:div w:id="383992395">
      <w:bodyDiv w:val="1"/>
      <w:marLeft w:val="0"/>
      <w:marRight w:val="0"/>
      <w:marTop w:val="0"/>
      <w:marBottom w:val="0"/>
      <w:divBdr>
        <w:top w:val="none" w:sz="0" w:space="0" w:color="auto"/>
        <w:left w:val="none" w:sz="0" w:space="0" w:color="auto"/>
        <w:bottom w:val="none" w:sz="0" w:space="0" w:color="auto"/>
        <w:right w:val="none" w:sz="0" w:space="0" w:color="auto"/>
      </w:divBdr>
      <w:divsChild>
        <w:div w:id="26431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509933">
      <w:bodyDiv w:val="1"/>
      <w:marLeft w:val="0"/>
      <w:marRight w:val="0"/>
      <w:marTop w:val="0"/>
      <w:marBottom w:val="0"/>
      <w:divBdr>
        <w:top w:val="none" w:sz="0" w:space="0" w:color="auto"/>
        <w:left w:val="none" w:sz="0" w:space="0" w:color="auto"/>
        <w:bottom w:val="none" w:sz="0" w:space="0" w:color="auto"/>
        <w:right w:val="none" w:sz="0" w:space="0" w:color="auto"/>
      </w:divBdr>
    </w:div>
    <w:div w:id="398209478">
      <w:bodyDiv w:val="1"/>
      <w:marLeft w:val="0"/>
      <w:marRight w:val="0"/>
      <w:marTop w:val="0"/>
      <w:marBottom w:val="0"/>
      <w:divBdr>
        <w:top w:val="none" w:sz="0" w:space="0" w:color="auto"/>
        <w:left w:val="none" w:sz="0" w:space="0" w:color="auto"/>
        <w:bottom w:val="none" w:sz="0" w:space="0" w:color="auto"/>
        <w:right w:val="none" w:sz="0" w:space="0" w:color="auto"/>
      </w:divBdr>
    </w:div>
    <w:div w:id="398404654">
      <w:bodyDiv w:val="1"/>
      <w:marLeft w:val="0"/>
      <w:marRight w:val="0"/>
      <w:marTop w:val="0"/>
      <w:marBottom w:val="0"/>
      <w:divBdr>
        <w:top w:val="none" w:sz="0" w:space="0" w:color="auto"/>
        <w:left w:val="none" w:sz="0" w:space="0" w:color="auto"/>
        <w:bottom w:val="none" w:sz="0" w:space="0" w:color="auto"/>
        <w:right w:val="none" w:sz="0" w:space="0" w:color="auto"/>
      </w:divBdr>
    </w:div>
    <w:div w:id="403651319">
      <w:bodyDiv w:val="1"/>
      <w:marLeft w:val="0"/>
      <w:marRight w:val="0"/>
      <w:marTop w:val="0"/>
      <w:marBottom w:val="0"/>
      <w:divBdr>
        <w:top w:val="none" w:sz="0" w:space="0" w:color="auto"/>
        <w:left w:val="none" w:sz="0" w:space="0" w:color="auto"/>
        <w:bottom w:val="none" w:sz="0" w:space="0" w:color="auto"/>
        <w:right w:val="none" w:sz="0" w:space="0" w:color="auto"/>
      </w:divBdr>
    </w:div>
    <w:div w:id="407652173">
      <w:bodyDiv w:val="1"/>
      <w:marLeft w:val="0"/>
      <w:marRight w:val="0"/>
      <w:marTop w:val="0"/>
      <w:marBottom w:val="0"/>
      <w:divBdr>
        <w:top w:val="none" w:sz="0" w:space="0" w:color="auto"/>
        <w:left w:val="none" w:sz="0" w:space="0" w:color="auto"/>
        <w:bottom w:val="none" w:sz="0" w:space="0" w:color="auto"/>
        <w:right w:val="none" w:sz="0" w:space="0" w:color="auto"/>
      </w:divBdr>
      <w:divsChild>
        <w:div w:id="228463810">
          <w:marLeft w:val="0"/>
          <w:marRight w:val="0"/>
          <w:marTop w:val="0"/>
          <w:marBottom w:val="0"/>
          <w:divBdr>
            <w:top w:val="none" w:sz="0" w:space="0" w:color="auto"/>
            <w:left w:val="none" w:sz="0" w:space="0" w:color="auto"/>
            <w:bottom w:val="none" w:sz="0" w:space="0" w:color="auto"/>
            <w:right w:val="none" w:sz="0" w:space="0" w:color="auto"/>
          </w:divBdr>
          <w:divsChild>
            <w:div w:id="2750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104">
      <w:bodyDiv w:val="1"/>
      <w:marLeft w:val="0"/>
      <w:marRight w:val="0"/>
      <w:marTop w:val="0"/>
      <w:marBottom w:val="0"/>
      <w:divBdr>
        <w:top w:val="none" w:sz="0" w:space="0" w:color="auto"/>
        <w:left w:val="none" w:sz="0" w:space="0" w:color="auto"/>
        <w:bottom w:val="none" w:sz="0" w:space="0" w:color="auto"/>
        <w:right w:val="none" w:sz="0" w:space="0" w:color="auto"/>
      </w:divBdr>
    </w:div>
    <w:div w:id="410083773">
      <w:bodyDiv w:val="1"/>
      <w:marLeft w:val="0"/>
      <w:marRight w:val="0"/>
      <w:marTop w:val="0"/>
      <w:marBottom w:val="0"/>
      <w:divBdr>
        <w:top w:val="none" w:sz="0" w:space="0" w:color="auto"/>
        <w:left w:val="none" w:sz="0" w:space="0" w:color="auto"/>
        <w:bottom w:val="none" w:sz="0" w:space="0" w:color="auto"/>
        <w:right w:val="none" w:sz="0" w:space="0" w:color="auto"/>
      </w:divBdr>
    </w:div>
    <w:div w:id="432634877">
      <w:bodyDiv w:val="1"/>
      <w:marLeft w:val="0"/>
      <w:marRight w:val="0"/>
      <w:marTop w:val="0"/>
      <w:marBottom w:val="0"/>
      <w:divBdr>
        <w:top w:val="none" w:sz="0" w:space="0" w:color="auto"/>
        <w:left w:val="none" w:sz="0" w:space="0" w:color="auto"/>
        <w:bottom w:val="none" w:sz="0" w:space="0" w:color="auto"/>
        <w:right w:val="none" w:sz="0" w:space="0" w:color="auto"/>
      </w:divBdr>
    </w:div>
    <w:div w:id="434599488">
      <w:bodyDiv w:val="1"/>
      <w:marLeft w:val="0"/>
      <w:marRight w:val="0"/>
      <w:marTop w:val="0"/>
      <w:marBottom w:val="0"/>
      <w:divBdr>
        <w:top w:val="none" w:sz="0" w:space="0" w:color="auto"/>
        <w:left w:val="none" w:sz="0" w:space="0" w:color="auto"/>
        <w:bottom w:val="none" w:sz="0" w:space="0" w:color="auto"/>
        <w:right w:val="none" w:sz="0" w:space="0" w:color="auto"/>
      </w:divBdr>
    </w:div>
    <w:div w:id="442499630">
      <w:bodyDiv w:val="1"/>
      <w:marLeft w:val="0"/>
      <w:marRight w:val="0"/>
      <w:marTop w:val="0"/>
      <w:marBottom w:val="0"/>
      <w:divBdr>
        <w:top w:val="none" w:sz="0" w:space="0" w:color="auto"/>
        <w:left w:val="none" w:sz="0" w:space="0" w:color="auto"/>
        <w:bottom w:val="none" w:sz="0" w:space="0" w:color="auto"/>
        <w:right w:val="none" w:sz="0" w:space="0" w:color="auto"/>
      </w:divBdr>
    </w:div>
    <w:div w:id="470252288">
      <w:bodyDiv w:val="1"/>
      <w:marLeft w:val="0"/>
      <w:marRight w:val="0"/>
      <w:marTop w:val="0"/>
      <w:marBottom w:val="0"/>
      <w:divBdr>
        <w:top w:val="none" w:sz="0" w:space="0" w:color="auto"/>
        <w:left w:val="none" w:sz="0" w:space="0" w:color="auto"/>
        <w:bottom w:val="none" w:sz="0" w:space="0" w:color="auto"/>
        <w:right w:val="none" w:sz="0" w:space="0" w:color="auto"/>
      </w:divBdr>
    </w:div>
    <w:div w:id="472450615">
      <w:bodyDiv w:val="1"/>
      <w:marLeft w:val="0"/>
      <w:marRight w:val="0"/>
      <w:marTop w:val="0"/>
      <w:marBottom w:val="0"/>
      <w:divBdr>
        <w:top w:val="none" w:sz="0" w:space="0" w:color="auto"/>
        <w:left w:val="none" w:sz="0" w:space="0" w:color="auto"/>
        <w:bottom w:val="none" w:sz="0" w:space="0" w:color="auto"/>
        <w:right w:val="none" w:sz="0" w:space="0" w:color="auto"/>
      </w:divBdr>
    </w:div>
    <w:div w:id="476647456">
      <w:bodyDiv w:val="1"/>
      <w:marLeft w:val="0"/>
      <w:marRight w:val="0"/>
      <w:marTop w:val="0"/>
      <w:marBottom w:val="0"/>
      <w:divBdr>
        <w:top w:val="none" w:sz="0" w:space="0" w:color="auto"/>
        <w:left w:val="none" w:sz="0" w:space="0" w:color="auto"/>
        <w:bottom w:val="none" w:sz="0" w:space="0" w:color="auto"/>
        <w:right w:val="none" w:sz="0" w:space="0" w:color="auto"/>
      </w:divBdr>
    </w:div>
    <w:div w:id="478503001">
      <w:bodyDiv w:val="1"/>
      <w:marLeft w:val="0"/>
      <w:marRight w:val="0"/>
      <w:marTop w:val="0"/>
      <w:marBottom w:val="0"/>
      <w:divBdr>
        <w:top w:val="none" w:sz="0" w:space="0" w:color="auto"/>
        <w:left w:val="none" w:sz="0" w:space="0" w:color="auto"/>
        <w:bottom w:val="none" w:sz="0" w:space="0" w:color="auto"/>
        <w:right w:val="none" w:sz="0" w:space="0" w:color="auto"/>
      </w:divBdr>
    </w:div>
    <w:div w:id="490559938">
      <w:bodyDiv w:val="1"/>
      <w:marLeft w:val="0"/>
      <w:marRight w:val="0"/>
      <w:marTop w:val="0"/>
      <w:marBottom w:val="0"/>
      <w:divBdr>
        <w:top w:val="none" w:sz="0" w:space="0" w:color="auto"/>
        <w:left w:val="none" w:sz="0" w:space="0" w:color="auto"/>
        <w:bottom w:val="none" w:sz="0" w:space="0" w:color="auto"/>
        <w:right w:val="none" w:sz="0" w:space="0" w:color="auto"/>
      </w:divBdr>
    </w:div>
    <w:div w:id="493255239">
      <w:bodyDiv w:val="1"/>
      <w:marLeft w:val="0"/>
      <w:marRight w:val="0"/>
      <w:marTop w:val="0"/>
      <w:marBottom w:val="0"/>
      <w:divBdr>
        <w:top w:val="none" w:sz="0" w:space="0" w:color="auto"/>
        <w:left w:val="none" w:sz="0" w:space="0" w:color="auto"/>
        <w:bottom w:val="none" w:sz="0" w:space="0" w:color="auto"/>
        <w:right w:val="none" w:sz="0" w:space="0" w:color="auto"/>
      </w:divBdr>
    </w:div>
    <w:div w:id="494415616">
      <w:bodyDiv w:val="1"/>
      <w:marLeft w:val="0"/>
      <w:marRight w:val="0"/>
      <w:marTop w:val="0"/>
      <w:marBottom w:val="0"/>
      <w:divBdr>
        <w:top w:val="none" w:sz="0" w:space="0" w:color="auto"/>
        <w:left w:val="none" w:sz="0" w:space="0" w:color="auto"/>
        <w:bottom w:val="none" w:sz="0" w:space="0" w:color="auto"/>
        <w:right w:val="none" w:sz="0" w:space="0" w:color="auto"/>
      </w:divBdr>
    </w:div>
    <w:div w:id="498468394">
      <w:bodyDiv w:val="1"/>
      <w:marLeft w:val="0"/>
      <w:marRight w:val="0"/>
      <w:marTop w:val="0"/>
      <w:marBottom w:val="0"/>
      <w:divBdr>
        <w:top w:val="none" w:sz="0" w:space="0" w:color="auto"/>
        <w:left w:val="none" w:sz="0" w:space="0" w:color="auto"/>
        <w:bottom w:val="none" w:sz="0" w:space="0" w:color="auto"/>
        <w:right w:val="none" w:sz="0" w:space="0" w:color="auto"/>
      </w:divBdr>
    </w:div>
    <w:div w:id="501045469">
      <w:bodyDiv w:val="1"/>
      <w:marLeft w:val="0"/>
      <w:marRight w:val="0"/>
      <w:marTop w:val="0"/>
      <w:marBottom w:val="0"/>
      <w:divBdr>
        <w:top w:val="none" w:sz="0" w:space="0" w:color="auto"/>
        <w:left w:val="none" w:sz="0" w:space="0" w:color="auto"/>
        <w:bottom w:val="none" w:sz="0" w:space="0" w:color="auto"/>
        <w:right w:val="none" w:sz="0" w:space="0" w:color="auto"/>
      </w:divBdr>
    </w:div>
    <w:div w:id="512232257">
      <w:bodyDiv w:val="1"/>
      <w:marLeft w:val="0"/>
      <w:marRight w:val="0"/>
      <w:marTop w:val="0"/>
      <w:marBottom w:val="0"/>
      <w:divBdr>
        <w:top w:val="none" w:sz="0" w:space="0" w:color="auto"/>
        <w:left w:val="none" w:sz="0" w:space="0" w:color="auto"/>
        <w:bottom w:val="none" w:sz="0" w:space="0" w:color="auto"/>
        <w:right w:val="none" w:sz="0" w:space="0" w:color="auto"/>
      </w:divBdr>
    </w:div>
    <w:div w:id="512961305">
      <w:bodyDiv w:val="1"/>
      <w:marLeft w:val="0"/>
      <w:marRight w:val="0"/>
      <w:marTop w:val="0"/>
      <w:marBottom w:val="0"/>
      <w:divBdr>
        <w:top w:val="none" w:sz="0" w:space="0" w:color="auto"/>
        <w:left w:val="none" w:sz="0" w:space="0" w:color="auto"/>
        <w:bottom w:val="none" w:sz="0" w:space="0" w:color="auto"/>
        <w:right w:val="none" w:sz="0" w:space="0" w:color="auto"/>
      </w:divBdr>
    </w:div>
    <w:div w:id="515658579">
      <w:bodyDiv w:val="1"/>
      <w:marLeft w:val="0"/>
      <w:marRight w:val="0"/>
      <w:marTop w:val="0"/>
      <w:marBottom w:val="0"/>
      <w:divBdr>
        <w:top w:val="none" w:sz="0" w:space="0" w:color="auto"/>
        <w:left w:val="none" w:sz="0" w:space="0" w:color="auto"/>
        <w:bottom w:val="none" w:sz="0" w:space="0" w:color="auto"/>
        <w:right w:val="none" w:sz="0" w:space="0" w:color="auto"/>
      </w:divBdr>
    </w:div>
    <w:div w:id="522134302">
      <w:bodyDiv w:val="1"/>
      <w:marLeft w:val="0"/>
      <w:marRight w:val="0"/>
      <w:marTop w:val="0"/>
      <w:marBottom w:val="0"/>
      <w:divBdr>
        <w:top w:val="none" w:sz="0" w:space="0" w:color="auto"/>
        <w:left w:val="none" w:sz="0" w:space="0" w:color="auto"/>
        <w:bottom w:val="none" w:sz="0" w:space="0" w:color="auto"/>
        <w:right w:val="none" w:sz="0" w:space="0" w:color="auto"/>
      </w:divBdr>
    </w:div>
    <w:div w:id="527262201">
      <w:bodyDiv w:val="1"/>
      <w:marLeft w:val="0"/>
      <w:marRight w:val="0"/>
      <w:marTop w:val="0"/>
      <w:marBottom w:val="0"/>
      <w:divBdr>
        <w:top w:val="none" w:sz="0" w:space="0" w:color="auto"/>
        <w:left w:val="none" w:sz="0" w:space="0" w:color="auto"/>
        <w:bottom w:val="none" w:sz="0" w:space="0" w:color="auto"/>
        <w:right w:val="none" w:sz="0" w:space="0" w:color="auto"/>
      </w:divBdr>
    </w:div>
    <w:div w:id="528840384">
      <w:bodyDiv w:val="1"/>
      <w:marLeft w:val="0"/>
      <w:marRight w:val="0"/>
      <w:marTop w:val="0"/>
      <w:marBottom w:val="0"/>
      <w:divBdr>
        <w:top w:val="none" w:sz="0" w:space="0" w:color="auto"/>
        <w:left w:val="none" w:sz="0" w:space="0" w:color="auto"/>
        <w:bottom w:val="none" w:sz="0" w:space="0" w:color="auto"/>
        <w:right w:val="none" w:sz="0" w:space="0" w:color="auto"/>
      </w:divBdr>
    </w:div>
    <w:div w:id="531453451">
      <w:bodyDiv w:val="1"/>
      <w:marLeft w:val="0"/>
      <w:marRight w:val="0"/>
      <w:marTop w:val="0"/>
      <w:marBottom w:val="0"/>
      <w:divBdr>
        <w:top w:val="none" w:sz="0" w:space="0" w:color="auto"/>
        <w:left w:val="none" w:sz="0" w:space="0" w:color="auto"/>
        <w:bottom w:val="none" w:sz="0" w:space="0" w:color="auto"/>
        <w:right w:val="none" w:sz="0" w:space="0" w:color="auto"/>
      </w:divBdr>
    </w:div>
    <w:div w:id="541097186">
      <w:bodyDiv w:val="1"/>
      <w:marLeft w:val="0"/>
      <w:marRight w:val="0"/>
      <w:marTop w:val="0"/>
      <w:marBottom w:val="0"/>
      <w:divBdr>
        <w:top w:val="none" w:sz="0" w:space="0" w:color="auto"/>
        <w:left w:val="none" w:sz="0" w:space="0" w:color="auto"/>
        <w:bottom w:val="none" w:sz="0" w:space="0" w:color="auto"/>
        <w:right w:val="none" w:sz="0" w:space="0" w:color="auto"/>
      </w:divBdr>
    </w:div>
    <w:div w:id="548105893">
      <w:bodyDiv w:val="1"/>
      <w:marLeft w:val="0"/>
      <w:marRight w:val="0"/>
      <w:marTop w:val="0"/>
      <w:marBottom w:val="0"/>
      <w:divBdr>
        <w:top w:val="none" w:sz="0" w:space="0" w:color="auto"/>
        <w:left w:val="none" w:sz="0" w:space="0" w:color="auto"/>
        <w:bottom w:val="none" w:sz="0" w:space="0" w:color="auto"/>
        <w:right w:val="none" w:sz="0" w:space="0" w:color="auto"/>
      </w:divBdr>
    </w:div>
    <w:div w:id="566917256">
      <w:bodyDiv w:val="1"/>
      <w:marLeft w:val="0"/>
      <w:marRight w:val="0"/>
      <w:marTop w:val="0"/>
      <w:marBottom w:val="0"/>
      <w:divBdr>
        <w:top w:val="none" w:sz="0" w:space="0" w:color="auto"/>
        <w:left w:val="none" w:sz="0" w:space="0" w:color="auto"/>
        <w:bottom w:val="none" w:sz="0" w:space="0" w:color="auto"/>
        <w:right w:val="none" w:sz="0" w:space="0" w:color="auto"/>
      </w:divBdr>
    </w:div>
    <w:div w:id="569536071">
      <w:bodyDiv w:val="1"/>
      <w:marLeft w:val="0"/>
      <w:marRight w:val="0"/>
      <w:marTop w:val="0"/>
      <w:marBottom w:val="0"/>
      <w:divBdr>
        <w:top w:val="none" w:sz="0" w:space="0" w:color="auto"/>
        <w:left w:val="none" w:sz="0" w:space="0" w:color="auto"/>
        <w:bottom w:val="none" w:sz="0" w:space="0" w:color="auto"/>
        <w:right w:val="none" w:sz="0" w:space="0" w:color="auto"/>
      </w:divBdr>
    </w:div>
    <w:div w:id="583882382">
      <w:bodyDiv w:val="1"/>
      <w:marLeft w:val="0"/>
      <w:marRight w:val="0"/>
      <w:marTop w:val="0"/>
      <w:marBottom w:val="0"/>
      <w:divBdr>
        <w:top w:val="none" w:sz="0" w:space="0" w:color="auto"/>
        <w:left w:val="none" w:sz="0" w:space="0" w:color="auto"/>
        <w:bottom w:val="none" w:sz="0" w:space="0" w:color="auto"/>
        <w:right w:val="none" w:sz="0" w:space="0" w:color="auto"/>
      </w:divBdr>
    </w:div>
    <w:div w:id="585304088">
      <w:bodyDiv w:val="1"/>
      <w:marLeft w:val="0"/>
      <w:marRight w:val="0"/>
      <w:marTop w:val="0"/>
      <w:marBottom w:val="0"/>
      <w:divBdr>
        <w:top w:val="none" w:sz="0" w:space="0" w:color="auto"/>
        <w:left w:val="none" w:sz="0" w:space="0" w:color="auto"/>
        <w:bottom w:val="none" w:sz="0" w:space="0" w:color="auto"/>
        <w:right w:val="none" w:sz="0" w:space="0" w:color="auto"/>
      </w:divBdr>
      <w:divsChild>
        <w:div w:id="785081368">
          <w:marLeft w:val="0"/>
          <w:marRight w:val="0"/>
          <w:marTop w:val="0"/>
          <w:marBottom w:val="0"/>
          <w:divBdr>
            <w:top w:val="none" w:sz="0" w:space="0" w:color="auto"/>
            <w:left w:val="none" w:sz="0" w:space="0" w:color="auto"/>
            <w:bottom w:val="none" w:sz="0" w:space="0" w:color="auto"/>
            <w:right w:val="none" w:sz="0" w:space="0" w:color="auto"/>
          </w:divBdr>
          <w:divsChild>
            <w:div w:id="5713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8000">
      <w:bodyDiv w:val="1"/>
      <w:marLeft w:val="0"/>
      <w:marRight w:val="0"/>
      <w:marTop w:val="0"/>
      <w:marBottom w:val="0"/>
      <w:divBdr>
        <w:top w:val="none" w:sz="0" w:space="0" w:color="auto"/>
        <w:left w:val="none" w:sz="0" w:space="0" w:color="auto"/>
        <w:bottom w:val="none" w:sz="0" w:space="0" w:color="auto"/>
        <w:right w:val="none" w:sz="0" w:space="0" w:color="auto"/>
      </w:divBdr>
    </w:div>
    <w:div w:id="596446170">
      <w:bodyDiv w:val="1"/>
      <w:marLeft w:val="0"/>
      <w:marRight w:val="0"/>
      <w:marTop w:val="0"/>
      <w:marBottom w:val="0"/>
      <w:divBdr>
        <w:top w:val="none" w:sz="0" w:space="0" w:color="auto"/>
        <w:left w:val="none" w:sz="0" w:space="0" w:color="auto"/>
        <w:bottom w:val="none" w:sz="0" w:space="0" w:color="auto"/>
        <w:right w:val="none" w:sz="0" w:space="0" w:color="auto"/>
      </w:divBdr>
    </w:div>
    <w:div w:id="600993083">
      <w:bodyDiv w:val="1"/>
      <w:marLeft w:val="0"/>
      <w:marRight w:val="0"/>
      <w:marTop w:val="0"/>
      <w:marBottom w:val="0"/>
      <w:divBdr>
        <w:top w:val="none" w:sz="0" w:space="0" w:color="auto"/>
        <w:left w:val="none" w:sz="0" w:space="0" w:color="auto"/>
        <w:bottom w:val="none" w:sz="0" w:space="0" w:color="auto"/>
        <w:right w:val="none" w:sz="0" w:space="0" w:color="auto"/>
      </w:divBdr>
    </w:div>
    <w:div w:id="603684851">
      <w:bodyDiv w:val="1"/>
      <w:marLeft w:val="0"/>
      <w:marRight w:val="0"/>
      <w:marTop w:val="0"/>
      <w:marBottom w:val="0"/>
      <w:divBdr>
        <w:top w:val="none" w:sz="0" w:space="0" w:color="auto"/>
        <w:left w:val="none" w:sz="0" w:space="0" w:color="auto"/>
        <w:bottom w:val="none" w:sz="0" w:space="0" w:color="auto"/>
        <w:right w:val="none" w:sz="0" w:space="0" w:color="auto"/>
      </w:divBdr>
    </w:div>
    <w:div w:id="613899747">
      <w:bodyDiv w:val="1"/>
      <w:marLeft w:val="0"/>
      <w:marRight w:val="0"/>
      <w:marTop w:val="0"/>
      <w:marBottom w:val="0"/>
      <w:divBdr>
        <w:top w:val="none" w:sz="0" w:space="0" w:color="auto"/>
        <w:left w:val="none" w:sz="0" w:space="0" w:color="auto"/>
        <w:bottom w:val="none" w:sz="0" w:space="0" w:color="auto"/>
        <w:right w:val="none" w:sz="0" w:space="0" w:color="auto"/>
      </w:divBdr>
    </w:div>
    <w:div w:id="620263431">
      <w:bodyDiv w:val="1"/>
      <w:marLeft w:val="0"/>
      <w:marRight w:val="0"/>
      <w:marTop w:val="0"/>
      <w:marBottom w:val="0"/>
      <w:divBdr>
        <w:top w:val="none" w:sz="0" w:space="0" w:color="auto"/>
        <w:left w:val="none" w:sz="0" w:space="0" w:color="auto"/>
        <w:bottom w:val="none" w:sz="0" w:space="0" w:color="auto"/>
        <w:right w:val="none" w:sz="0" w:space="0" w:color="auto"/>
      </w:divBdr>
    </w:div>
    <w:div w:id="623540348">
      <w:bodyDiv w:val="1"/>
      <w:marLeft w:val="0"/>
      <w:marRight w:val="0"/>
      <w:marTop w:val="0"/>
      <w:marBottom w:val="0"/>
      <w:divBdr>
        <w:top w:val="none" w:sz="0" w:space="0" w:color="auto"/>
        <w:left w:val="none" w:sz="0" w:space="0" w:color="auto"/>
        <w:bottom w:val="none" w:sz="0" w:space="0" w:color="auto"/>
        <w:right w:val="none" w:sz="0" w:space="0" w:color="auto"/>
      </w:divBdr>
    </w:div>
    <w:div w:id="636031367">
      <w:bodyDiv w:val="1"/>
      <w:marLeft w:val="0"/>
      <w:marRight w:val="0"/>
      <w:marTop w:val="0"/>
      <w:marBottom w:val="0"/>
      <w:divBdr>
        <w:top w:val="none" w:sz="0" w:space="0" w:color="auto"/>
        <w:left w:val="none" w:sz="0" w:space="0" w:color="auto"/>
        <w:bottom w:val="none" w:sz="0" w:space="0" w:color="auto"/>
        <w:right w:val="none" w:sz="0" w:space="0" w:color="auto"/>
      </w:divBdr>
    </w:div>
    <w:div w:id="636423640">
      <w:bodyDiv w:val="1"/>
      <w:marLeft w:val="0"/>
      <w:marRight w:val="0"/>
      <w:marTop w:val="0"/>
      <w:marBottom w:val="0"/>
      <w:divBdr>
        <w:top w:val="none" w:sz="0" w:space="0" w:color="auto"/>
        <w:left w:val="none" w:sz="0" w:space="0" w:color="auto"/>
        <w:bottom w:val="none" w:sz="0" w:space="0" w:color="auto"/>
        <w:right w:val="none" w:sz="0" w:space="0" w:color="auto"/>
      </w:divBdr>
    </w:div>
    <w:div w:id="637496416">
      <w:bodyDiv w:val="1"/>
      <w:marLeft w:val="0"/>
      <w:marRight w:val="0"/>
      <w:marTop w:val="0"/>
      <w:marBottom w:val="0"/>
      <w:divBdr>
        <w:top w:val="none" w:sz="0" w:space="0" w:color="auto"/>
        <w:left w:val="none" w:sz="0" w:space="0" w:color="auto"/>
        <w:bottom w:val="none" w:sz="0" w:space="0" w:color="auto"/>
        <w:right w:val="none" w:sz="0" w:space="0" w:color="auto"/>
      </w:divBdr>
    </w:div>
    <w:div w:id="638538983">
      <w:bodyDiv w:val="1"/>
      <w:marLeft w:val="0"/>
      <w:marRight w:val="0"/>
      <w:marTop w:val="0"/>
      <w:marBottom w:val="0"/>
      <w:divBdr>
        <w:top w:val="none" w:sz="0" w:space="0" w:color="auto"/>
        <w:left w:val="none" w:sz="0" w:space="0" w:color="auto"/>
        <w:bottom w:val="none" w:sz="0" w:space="0" w:color="auto"/>
        <w:right w:val="none" w:sz="0" w:space="0" w:color="auto"/>
      </w:divBdr>
    </w:div>
    <w:div w:id="640699157">
      <w:bodyDiv w:val="1"/>
      <w:marLeft w:val="0"/>
      <w:marRight w:val="0"/>
      <w:marTop w:val="0"/>
      <w:marBottom w:val="0"/>
      <w:divBdr>
        <w:top w:val="none" w:sz="0" w:space="0" w:color="auto"/>
        <w:left w:val="none" w:sz="0" w:space="0" w:color="auto"/>
        <w:bottom w:val="none" w:sz="0" w:space="0" w:color="auto"/>
        <w:right w:val="none" w:sz="0" w:space="0" w:color="auto"/>
      </w:divBdr>
    </w:div>
    <w:div w:id="653147811">
      <w:bodyDiv w:val="1"/>
      <w:marLeft w:val="0"/>
      <w:marRight w:val="0"/>
      <w:marTop w:val="0"/>
      <w:marBottom w:val="0"/>
      <w:divBdr>
        <w:top w:val="none" w:sz="0" w:space="0" w:color="auto"/>
        <w:left w:val="none" w:sz="0" w:space="0" w:color="auto"/>
        <w:bottom w:val="none" w:sz="0" w:space="0" w:color="auto"/>
        <w:right w:val="none" w:sz="0" w:space="0" w:color="auto"/>
      </w:divBdr>
    </w:div>
    <w:div w:id="654182231">
      <w:bodyDiv w:val="1"/>
      <w:marLeft w:val="0"/>
      <w:marRight w:val="0"/>
      <w:marTop w:val="0"/>
      <w:marBottom w:val="0"/>
      <w:divBdr>
        <w:top w:val="none" w:sz="0" w:space="0" w:color="auto"/>
        <w:left w:val="none" w:sz="0" w:space="0" w:color="auto"/>
        <w:bottom w:val="none" w:sz="0" w:space="0" w:color="auto"/>
        <w:right w:val="none" w:sz="0" w:space="0" w:color="auto"/>
      </w:divBdr>
    </w:div>
    <w:div w:id="658996566">
      <w:bodyDiv w:val="1"/>
      <w:marLeft w:val="0"/>
      <w:marRight w:val="0"/>
      <w:marTop w:val="0"/>
      <w:marBottom w:val="0"/>
      <w:divBdr>
        <w:top w:val="none" w:sz="0" w:space="0" w:color="auto"/>
        <w:left w:val="none" w:sz="0" w:space="0" w:color="auto"/>
        <w:bottom w:val="none" w:sz="0" w:space="0" w:color="auto"/>
        <w:right w:val="none" w:sz="0" w:space="0" w:color="auto"/>
      </w:divBdr>
    </w:div>
    <w:div w:id="661082518">
      <w:bodyDiv w:val="1"/>
      <w:marLeft w:val="0"/>
      <w:marRight w:val="0"/>
      <w:marTop w:val="0"/>
      <w:marBottom w:val="0"/>
      <w:divBdr>
        <w:top w:val="none" w:sz="0" w:space="0" w:color="auto"/>
        <w:left w:val="none" w:sz="0" w:space="0" w:color="auto"/>
        <w:bottom w:val="none" w:sz="0" w:space="0" w:color="auto"/>
        <w:right w:val="none" w:sz="0" w:space="0" w:color="auto"/>
      </w:divBdr>
    </w:div>
    <w:div w:id="663046503">
      <w:bodyDiv w:val="1"/>
      <w:marLeft w:val="0"/>
      <w:marRight w:val="0"/>
      <w:marTop w:val="0"/>
      <w:marBottom w:val="0"/>
      <w:divBdr>
        <w:top w:val="none" w:sz="0" w:space="0" w:color="auto"/>
        <w:left w:val="none" w:sz="0" w:space="0" w:color="auto"/>
        <w:bottom w:val="none" w:sz="0" w:space="0" w:color="auto"/>
        <w:right w:val="none" w:sz="0" w:space="0" w:color="auto"/>
      </w:divBdr>
    </w:div>
    <w:div w:id="663095531">
      <w:bodyDiv w:val="1"/>
      <w:marLeft w:val="0"/>
      <w:marRight w:val="0"/>
      <w:marTop w:val="0"/>
      <w:marBottom w:val="0"/>
      <w:divBdr>
        <w:top w:val="none" w:sz="0" w:space="0" w:color="auto"/>
        <w:left w:val="none" w:sz="0" w:space="0" w:color="auto"/>
        <w:bottom w:val="none" w:sz="0" w:space="0" w:color="auto"/>
        <w:right w:val="none" w:sz="0" w:space="0" w:color="auto"/>
      </w:divBdr>
      <w:divsChild>
        <w:div w:id="1544638571">
          <w:marLeft w:val="0"/>
          <w:marRight w:val="0"/>
          <w:marTop w:val="0"/>
          <w:marBottom w:val="0"/>
          <w:divBdr>
            <w:top w:val="none" w:sz="0" w:space="0" w:color="auto"/>
            <w:left w:val="none" w:sz="0" w:space="0" w:color="auto"/>
            <w:bottom w:val="none" w:sz="0" w:space="0" w:color="auto"/>
            <w:right w:val="none" w:sz="0" w:space="0" w:color="auto"/>
          </w:divBdr>
          <w:divsChild>
            <w:div w:id="1611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7718">
      <w:bodyDiv w:val="1"/>
      <w:marLeft w:val="0"/>
      <w:marRight w:val="0"/>
      <w:marTop w:val="0"/>
      <w:marBottom w:val="0"/>
      <w:divBdr>
        <w:top w:val="none" w:sz="0" w:space="0" w:color="auto"/>
        <w:left w:val="none" w:sz="0" w:space="0" w:color="auto"/>
        <w:bottom w:val="none" w:sz="0" w:space="0" w:color="auto"/>
        <w:right w:val="none" w:sz="0" w:space="0" w:color="auto"/>
      </w:divBdr>
      <w:divsChild>
        <w:div w:id="569771359">
          <w:marLeft w:val="0"/>
          <w:marRight w:val="0"/>
          <w:marTop w:val="0"/>
          <w:marBottom w:val="0"/>
          <w:divBdr>
            <w:top w:val="none" w:sz="0" w:space="0" w:color="auto"/>
            <w:left w:val="none" w:sz="0" w:space="0" w:color="auto"/>
            <w:bottom w:val="none" w:sz="0" w:space="0" w:color="auto"/>
            <w:right w:val="none" w:sz="0" w:space="0" w:color="auto"/>
          </w:divBdr>
          <w:divsChild>
            <w:div w:id="20590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0525">
      <w:bodyDiv w:val="1"/>
      <w:marLeft w:val="0"/>
      <w:marRight w:val="0"/>
      <w:marTop w:val="0"/>
      <w:marBottom w:val="0"/>
      <w:divBdr>
        <w:top w:val="none" w:sz="0" w:space="0" w:color="auto"/>
        <w:left w:val="none" w:sz="0" w:space="0" w:color="auto"/>
        <w:bottom w:val="none" w:sz="0" w:space="0" w:color="auto"/>
        <w:right w:val="none" w:sz="0" w:space="0" w:color="auto"/>
      </w:divBdr>
    </w:div>
    <w:div w:id="700395830">
      <w:bodyDiv w:val="1"/>
      <w:marLeft w:val="0"/>
      <w:marRight w:val="0"/>
      <w:marTop w:val="0"/>
      <w:marBottom w:val="0"/>
      <w:divBdr>
        <w:top w:val="none" w:sz="0" w:space="0" w:color="auto"/>
        <w:left w:val="none" w:sz="0" w:space="0" w:color="auto"/>
        <w:bottom w:val="none" w:sz="0" w:space="0" w:color="auto"/>
        <w:right w:val="none" w:sz="0" w:space="0" w:color="auto"/>
      </w:divBdr>
    </w:div>
    <w:div w:id="707336350">
      <w:bodyDiv w:val="1"/>
      <w:marLeft w:val="0"/>
      <w:marRight w:val="0"/>
      <w:marTop w:val="0"/>
      <w:marBottom w:val="0"/>
      <w:divBdr>
        <w:top w:val="none" w:sz="0" w:space="0" w:color="auto"/>
        <w:left w:val="none" w:sz="0" w:space="0" w:color="auto"/>
        <w:bottom w:val="none" w:sz="0" w:space="0" w:color="auto"/>
        <w:right w:val="none" w:sz="0" w:space="0" w:color="auto"/>
      </w:divBdr>
    </w:div>
    <w:div w:id="713428736">
      <w:bodyDiv w:val="1"/>
      <w:marLeft w:val="0"/>
      <w:marRight w:val="0"/>
      <w:marTop w:val="0"/>
      <w:marBottom w:val="0"/>
      <w:divBdr>
        <w:top w:val="none" w:sz="0" w:space="0" w:color="auto"/>
        <w:left w:val="none" w:sz="0" w:space="0" w:color="auto"/>
        <w:bottom w:val="none" w:sz="0" w:space="0" w:color="auto"/>
        <w:right w:val="none" w:sz="0" w:space="0" w:color="auto"/>
      </w:divBdr>
    </w:div>
    <w:div w:id="717168826">
      <w:bodyDiv w:val="1"/>
      <w:marLeft w:val="0"/>
      <w:marRight w:val="0"/>
      <w:marTop w:val="0"/>
      <w:marBottom w:val="0"/>
      <w:divBdr>
        <w:top w:val="none" w:sz="0" w:space="0" w:color="auto"/>
        <w:left w:val="none" w:sz="0" w:space="0" w:color="auto"/>
        <w:bottom w:val="none" w:sz="0" w:space="0" w:color="auto"/>
        <w:right w:val="none" w:sz="0" w:space="0" w:color="auto"/>
      </w:divBdr>
    </w:div>
    <w:div w:id="717316440">
      <w:bodyDiv w:val="1"/>
      <w:marLeft w:val="0"/>
      <w:marRight w:val="0"/>
      <w:marTop w:val="0"/>
      <w:marBottom w:val="0"/>
      <w:divBdr>
        <w:top w:val="none" w:sz="0" w:space="0" w:color="auto"/>
        <w:left w:val="none" w:sz="0" w:space="0" w:color="auto"/>
        <w:bottom w:val="none" w:sz="0" w:space="0" w:color="auto"/>
        <w:right w:val="none" w:sz="0" w:space="0" w:color="auto"/>
      </w:divBdr>
    </w:div>
    <w:div w:id="728966670">
      <w:bodyDiv w:val="1"/>
      <w:marLeft w:val="0"/>
      <w:marRight w:val="0"/>
      <w:marTop w:val="0"/>
      <w:marBottom w:val="0"/>
      <w:divBdr>
        <w:top w:val="none" w:sz="0" w:space="0" w:color="auto"/>
        <w:left w:val="none" w:sz="0" w:space="0" w:color="auto"/>
        <w:bottom w:val="none" w:sz="0" w:space="0" w:color="auto"/>
        <w:right w:val="none" w:sz="0" w:space="0" w:color="auto"/>
      </w:divBdr>
    </w:div>
    <w:div w:id="736051023">
      <w:bodyDiv w:val="1"/>
      <w:marLeft w:val="0"/>
      <w:marRight w:val="0"/>
      <w:marTop w:val="0"/>
      <w:marBottom w:val="0"/>
      <w:divBdr>
        <w:top w:val="none" w:sz="0" w:space="0" w:color="auto"/>
        <w:left w:val="none" w:sz="0" w:space="0" w:color="auto"/>
        <w:bottom w:val="none" w:sz="0" w:space="0" w:color="auto"/>
        <w:right w:val="none" w:sz="0" w:space="0" w:color="auto"/>
      </w:divBdr>
    </w:div>
    <w:div w:id="736561579">
      <w:bodyDiv w:val="1"/>
      <w:marLeft w:val="0"/>
      <w:marRight w:val="0"/>
      <w:marTop w:val="0"/>
      <w:marBottom w:val="0"/>
      <w:divBdr>
        <w:top w:val="none" w:sz="0" w:space="0" w:color="auto"/>
        <w:left w:val="none" w:sz="0" w:space="0" w:color="auto"/>
        <w:bottom w:val="none" w:sz="0" w:space="0" w:color="auto"/>
        <w:right w:val="none" w:sz="0" w:space="0" w:color="auto"/>
      </w:divBdr>
    </w:div>
    <w:div w:id="737749645">
      <w:bodyDiv w:val="1"/>
      <w:marLeft w:val="0"/>
      <w:marRight w:val="0"/>
      <w:marTop w:val="0"/>
      <w:marBottom w:val="0"/>
      <w:divBdr>
        <w:top w:val="none" w:sz="0" w:space="0" w:color="auto"/>
        <w:left w:val="none" w:sz="0" w:space="0" w:color="auto"/>
        <w:bottom w:val="none" w:sz="0" w:space="0" w:color="auto"/>
        <w:right w:val="none" w:sz="0" w:space="0" w:color="auto"/>
      </w:divBdr>
    </w:div>
    <w:div w:id="746802996">
      <w:bodyDiv w:val="1"/>
      <w:marLeft w:val="0"/>
      <w:marRight w:val="0"/>
      <w:marTop w:val="0"/>
      <w:marBottom w:val="0"/>
      <w:divBdr>
        <w:top w:val="none" w:sz="0" w:space="0" w:color="auto"/>
        <w:left w:val="none" w:sz="0" w:space="0" w:color="auto"/>
        <w:bottom w:val="none" w:sz="0" w:space="0" w:color="auto"/>
        <w:right w:val="none" w:sz="0" w:space="0" w:color="auto"/>
      </w:divBdr>
    </w:div>
    <w:div w:id="755246142">
      <w:bodyDiv w:val="1"/>
      <w:marLeft w:val="0"/>
      <w:marRight w:val="0"/>
      <w:marTop w:val="0"/>
      <w:marBottom w:val="0"/>
      <w:divBdr>
        <w:top w:val="none" w:sz="0" w:space="0" w:color="auto"/>
        <w:left w:val="none" w:sz="0" w:space="0" w:color="auto"/>
        <w:bottom w:val="none" w:sz="0" w:space="0" w:color="auto"/>
        <w:right w:val="none" w:sz="0" w:space="0" w:color="auto"/>
      </w:divBdr>
    </w:div>
    <w:div w:id="760490011">
      <w:bodyDiv w:val="1"/>
      <w:marLeft w:val="0"/>
      <w:marRight w:val="0"/>
      <w:marTop w:val="0"/>
      <w:marBottom w:val="0"/>
      <w:divBdr>
        <w:top w:val="none" w:sz="0" w:space="0" w:color="auto"/>
        <w:left w:val="none" w:sz="0" w:space="0" w:color="auto"/>
        <w:bottom w:val="none" w:sz="0" w:space="0" w:color="auto"/>
        <w:right w:val="none" w:sz="0" w:space="0" w:color="auto"/>
      </w:divBdr>
    </w:div>
    <w:div w:id="777409676">
      <w:bodyDiv w:val="1"/>
      <w:marLeft w:val="0"/>
      <w:marRight w:val="0"/>
      <w:marTop w:val="0"/>
      <w:marBottom w:val="0"/>
      <w:divBdr>
        <w:top w:val="none" w:sz="0" w:space="0" w:color="auto"/>
        <w:left w:val="none" w:sz="0" w:space="0" w:color="auto"/>
        <w:bottom w:val="none" w:sz="0" w:space="0" w:color="auto"/>
        <w:right w:val="none" w:sz="0" w:space="0" w:color="auto"/>
      </w:divBdr>
      <w:divsChild>
        <w:div w:id="47800531">
          <w:marLeft w:val="0"/>
          <w:marRight w:val="0"/>
          <w:marTop w:val="0"/>
          <w:marBottom w:val="0"/>
          <w:divBdr>
            <w:top w:val="none" w:sz="0" w:space="0" w:color="auto"/>
            <w:left w:val="none" w:sz="0" w:space="0" w:color="auto"/>
            <w:bottom w:val="none" w:sz="0" w:space="0" w:color="auto"/>
            <w:right w:val="none" w:sz="0" w:space="0" w:color="auto"/>
          </w:divBdr>
        </w:div>
      </w:divsChild>
    </w:div>
    <w:div w:id="778796111">
      <w:bodyDiv w:val="1"/>
      <w:marLeft w:val="0"/>
      <w:marRight w:val="0"/>
      <w:marTop w:val="0"/>
      <w:marBottom w:val="0"/>
      <w:divBdr>
        <w:top w:val="none" w:sz="0" w:space="0" w:color="auto"/>
        <w:left w:val="none" w:sz="0" w:space="0" w:color="auto"/>
        <w:bottom w:val="none" w:sz="0" w:space="0" w:color="auto"/>
        <w:right w:val="none" w:sz="0" w:space="0" w:color="auto"/>
      </w:divBdr>
    </w:div>
    <w:div w:id="779107517">
      <w:bodyDiv w:val="1"/>
      <w:marLeft w:val="0"/>
      <w:marRight w:val="0"/>
      <w:marTop w:val="0"/>
      <w:marBottom w:val="0"/>
      <w:divBdr>
        <w:top w:val="none" w:sz="0" w:space="0" w:color="auto"/>
        <w:left w:val="none" w:sz="0" w:space="0" w:color="auto"/>
        <w:bottom w:val="none" w:sz="0" w:space="0" w:color="auto"/>
        <w:right w:val="none" w:sz="0" w:space="0" w:color="auto"/>
      </w:divBdr>
    </w:div>
    <w:div w:id="780076273">
      <w:bodyDiv w:val="1"/>
      <w:marLeft w:val="0"/>
      <w:marRight w:val="0"/>
      <w:marTop w:val="0"/>
      <w:marBottom w:val="0"/>
      <w:divBdr>
        <w:top w:val="none" w:sz="0" w:space="0" w:color="auto"/>
        <w:left w:val="none" w:sz="0" w:space="0" w:color="auto"/>
        <w:bottom w:val="none" w:sz="0" w:space="0" w:color="auto"/>
        <w:right w:val="none" w:sz="0" w:space="0" w:color="auto"/>
      </w:divBdr>
    </w:div>
    <w:div w:id="786196093">
      <w:bodyDiv w:val="1"/>
      <w:marLeft w:val="0"/>
      <w:marRight w:val="0"/>
      <w:marTop w:val="0"/>
      <w:marBottom w:val="0"/>
      <w:divBdr>
        <w:top w:val="none" w:sz="0" w:space="0" w:color="auto"/>
        <w:left w:val="none" w:sz="0" w:space="0" w:color="auto"/>
        <w:bottom w:val="none" w:sz="0" w:space="0" w:color="auto"/>
        <w:right w:val="none" w:sz="0" w:space="0" w:color="auto"/>
      </w:divBdr>
    </w:div>
    <w:div w:id="797341245">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14834914">
      <w:bodyDiv w:val="1"/>
      <w:marLeft w:val="0"/>
      <w:marRight w:val="0"/>
      <w:marTop w:val="0"/>
      <w:marBottom w:val="0"/>
      <w:divBdr>
        <w:top w:val="none" w:sz="0" w:space="0" w:color="auto"/>
        <w:left w:val="none" w:sz="0" w:space="0" w:color="auto"/>
        <w:bottom w:val="none" w:sz="0" w:space="0" w:color="auto"/>
        <w:right w:val="none" w:sz="0" w:space="0" w:color="auto"/>
      </w:divBdr>
    </w:div>
    <w:div w:id="825704914">
      <w:bodyDiv w:val="1"/>
      <w:marLeft w:val="0"/>
      <w:marRight w:val="0"/>
      <w:marTop w:val="0"/>
      <w:marBottom w:val="0"/>
      <w:divBdr>
        <w:top w:val="none" w:sz="0" w:space="0" w:color="auto"/>
        <w:left w:val="none" w:sz="0" w:space="0" w:color="auto"/>
        <w:bottom w:val="none" w:sz="0" w:space="0" w:color="auto"/>
        <w:right w:val="none" w:sz="0" w:space="0" w:color="auto"/>
      </w:divBdr>
    </w:div>
    <w:div w:id="826357979">
      <w:bodyDiv w:val="1"/>
      <w:marLeft w:val="0"/>
      <w:marRight w:val="0"/>
      <w:marTop w:val="0"/>
      <w:marBottom w:val="0"/>
      <w:divBdr>
        <w:top w:val="none" w:sz="0" w:space="0" w:color="auto"/>
        <w:left w:val="none" w:sz="0" w:space="0" w:color="auto"/>
        <w:bottom w:val="none" w:sz="0" w:space="0" w:color="auto"/>
        <w:right w:val="none" w:sz="0" w:space="0" w:color="auto"/>
      </w:divBdr>
    </w:div>
    <w:div w:id="826824022">
      <w:bodyDiv w:val="1"/>
      <w:marLeft w:val="0"/>
      <w:marRight w:val="0"/>
      <w:marTop w:val="0"/>
      <w:marBottom w:val="0"/>
      <w:divBdr>
        <w:top w:val="none" w:sz="0" w:space="0" w:color="auto"/>
        <w:left w:val="none" w:sz="0" w:space="0" w:color="auto"/>
        <w:bottom w:val="none" w:sz="0" w:space="0" w:color="auto"/>
        <w:right w:val="none" w:sz="0" w:space="0" w:color="auto"/>
      </w:divBdr>
    </w:div>
    <w:div w:id="834732569">
      <w:bodyDiv w:val="1"/>
      <w:marLeft w:val="0"/>
      <w:marRight w:val="0"/>
      <w:marTop w:val="0"/>
      <w:marBottom w:val="0"/>
      <w:divBdr>
        <w:top w:val="none" w:sz="0" w:space="0" w:color="auto"/>
        <w:left w:val="none" w:sz="0" w:space="0" w:color="auto"/>
        <w:bottom w:val="none" w:sz="0" w:space="0" w:color="auto"/>
        <w:right w:val="none" w:sz="0" w:space="0" w:color="auto"/>
      </w:divBdr>
    </w:div>
    <w:div w:id="860357387">
      <w:bodyDiv w:val="1"/>
      <w:marLeft w:val="0"/>
      <w:marRight w:val="0"/>
      <w:marTop w:val="0"/>
      <w:marBottom w:val="0"/>
      <w:divBdr>
        <w:top w:val="none" w:sz="0" w:space="0" w:color="auto"/>
        <w:left w:val="none" w:sz="0" w:space="0" w:color="auto"/>
        <w:bottom w:val="none" w:sz="0" w:space="0" w:color="auto"/>
        <w:right w:val="none" w:sz="0" w:space="0" w:color="auto"/>
      </w:divBdr>
    </w:div>
    <w:div w:id="860901255">
      <w:bodyDiv w:val="1"/>
      <w:marLeft w:val="0"/>
      <w:marRight w:val="0"/>
      <w:marTop w:val="0"/>
      <w:marBottom w:val="0"/>
      <w:divBdr>
        <w:top w:val="none" w:sz="0" w:space="0" w:color="auto"/>
        <w:left w:val="none" w:sz="0" w:space="0" w:color="auto"/>
        <w:bottom w:val="none" w:sz="0" w:space="0" w:color="auto"/>
        <w:right w:val="none" w:sz="0" w:space="0" w:color="auto"/>
      </w:divBdr>
    </w:div>
    <w:div w:id="861627126">
      <w:bodyDiv w:val="1"/>
      <w:marLeft w:val="0"/>
      <w:marRight w:val="0"/>
      <w:marTop w:val="0"/>
      <w:marBottom w:val="0"/>
      <w:divBdr>
        <w:top w:val="none" w:sz="0" w:space="0" w:color="auto"/>
        <w:left w:val="none" w:sz="0" w:space="0" w:color="auto"/>
        <w:bottom w:val="none" w:sz="0" w:space="0" w:color="auto"/>
        <w:right w:val="none" w:sz="0" w:space="0" w:color="auto"/>
      </w:divBdr>
    </w:div>
    <w:div w:id="862090550">
      <w:bodyDiv w:val="1"/>
      <w:marLeft w:val="0"/>
      <w:marRight w:val="0"/>
      <w:marTop w:val="0"/>
      <w:marBottom w:val="0"/>
      <w:divBdr>
        <w:top w:val="none" w:sz="0" w:space="0" w:color="auto"/>
        <w:left w:val="none" w:sz="0" w:space="0" w:color="auto"/>
        <w:bottom w:val="none" w:sz="0" w:space="0" w:color="auto"/>
        <w:right w:val="none" w:sz="0" w:space="0" w:color="auto"/>
      </w:divBdr>
    </w:div>
    <w:div w:id="870996393">
      <w:bodyDiv w:val="1"/>
      <w:marLeft w:val="0"/>
      <w:marRight w:val="0"/>
      <w:marTop w:val="0"/>
      <w:marBottom w:val="0"/>
      <w:divBdr>
        <w:top w:val="none" w:sz="0" w:space="0" w:color="auto"/>
        <w:left w:val="none" w:sz="0" w:space="0" w:color="auto"/>
        <w:bottom w:val="none" w:sz="0" w:space="0" w:color="auto"/>
        <w:right w:val="none" w:sz="0" w:space="0" w:color="auto"/>
      </w:divBdr>
    </w:div>
    <w:div w:id="879166430">
      <w:bodyDiv w:val="1"/>
      <w:marLeft w:val="0"/>
      <w:marRight w:val="0"/>
      <w:marTop w:val="0"/>
      <w:marBottom w:val="0"/>
      <w:divBdr>
        <w:top w:val="none" w:sz="0" w:space="0" w:color="auto"/>
        <w:left w:val="none" w:sz="0" w:space="0" w:color="auto"/>
        <w:bottom w:val="none" w:sz="0" w:space="0" w:color="auto"/>
        <w:right w:val="none" w:sz="0" w:space="0" w:color="auto"/>
      </w:divBdr>
    </w:div>
    <w:div w:id="886449793">
      <w:bodyDiv w:val="1"/>
      <w:marLeft w:val="0"/>
      <w:marRight w:val="0"/>
      <w:marTop w:val="0"/>
      <w:marBottom w:val="0"/>
      <w:divBdr>
        <w:top w:val="none" w:sz="0" w:space="0" w:color="auto"/>
        <w:left w:val="none" w:sz="0" w:space="0" w:color="auto"/>
        <w:bottom w:val="none" w:sz="0" w:space="0" w:color="auto"/>
        <w:right w:val="none" w:sz="0" w:space="0" w:color="auto"/>
      </w:divBdr>
    </w:div>
    <w:div w:id="895513139">
      <w:bodyDiv w:val="1"/>
      <w:marLeft w:val="0"/>
      <w:marRight w:val="0"/>
      <w:marTop w:val="0"/>
      <w:marBottom w:val="0"/>
      <w:divBdr>
        <w:top w:val="none" w:sz="0" w:space="0" w:color="auto"/>
        <w:left w:val="none" w:sz="0" w:space="0" w:color="auto"/>
        <w:bottom w:val="none" w:sz="0" w:space="0" w:color="auto"/>
        <w:right w:val="none" w:sz="0" w:space="0" w:color="auto"/>
      </w:divBdr>
    </w:div>
    <w:div w:id="900755917">
      <w:bodyDiv w:val="1"/>
      <w:marLeft w:val="0"/>
      <w:marRight w:val="0"/>
      <w:marTop w:val="0"/>
      <w:marBottom w:val="0"/>
      <w:divBdr>
        <w:top w:val="none" w:sz="0" w:space="0" w:color="auto"/>
        <w:left w:val="none" w:sz="0" w:space="0" w:color="auto"/>
        <w:bottom w:val="none" w:sz="0" w:space="0" w:color="auto"/>
        <w:right w:val="none" w:sz="0" w:space="0" w:color="auto"/>
      </w:divBdr>
    </w:div>
    <w:div w:id="929047005">
      <w:bodyDiv w:val="1"/>
      <w:marLeft w:val="0"/>
      <w:marRight w:val="0"/>
      <w:marTop w:val="0"/>
      <w:marBottom w:val="0"/>
      <w:divBdr>
        <w:top w:val="none" w:sz="0" w:space="0" w:color="auto"/>
        <w:left w:val="none" w:sz="0" w:space="0" w:color="auto"/>
        <w:bottom w:val="none" w:sz="0" w:space="0" w:color="auto"/>
        <w:right w:val="none" w:sz="0" w:space="0" w:color="auto"/>
      </w:divBdr>
    </w:div>
    <w:div w:id="938676701">
      <w:bodyDiv w:val="1"/>
      <w:marLeft w:val="0"/>
      <w:marRight w:val="0"/>
      <w:marTop w:val="0"/>
      <w:marBottom w:val="0"/>
      <w:divBdr>
        <w:top w:val="none" w:sz="0" w:space="0" w:color="auto"/>
        <w:left w:val="none" w:sz="0" w:space="0" w:color="auto"/>
        <w:bottom w:val="none" w:sz="0" w:space="0" w:color="auto"/>
        <w:right w:val="none" w:sz="0" w:space="0" w:color="auto"/>
      </w:divBdr>
    </w:div>
    <w:div w:id="950867138">
      <w:bodyDiv w:val="1"/>
      <w:marLeft w:val="0"/>
      <w:marRight w:val="0"/>
      <w:marTop w:val="0"/>
      <w:marBottom w:val="0"/>
      <w:divBdr>
        <w:top w:val="none" w:sz="0" w:space="0" w:color="auto"/>
        <w:left w:val="none" w:sz="0" w:space="0" w:color="auto"/>
        <w:bottom w:val="none" w:sz="0" w:space="0" w:color="auto"/>
        <w:right w:val="none" w:sz="0" w:space="0" w:color="auto"/>
      </w:divBdr>
    </w:div>
    <w:div w:id="952978140">
      <w:bodyDiv w:val="1"/>
      <w:marLeft w:val="0"/>
      <w:marRight w:val="0"/>
      <w:marTop w:val="0"/>
      <w:marBottom w:val="0"/>
      <w:divBdr>
        <w:top w:val="none" w:sz="0" w:space="0" w:color="auto"/>
        <w:left w:val="none" w:sz="0" w:space="0" w:color="auto"/>
        <w:bottom w:val="none" w:sz="0" w:space="0" w:color="auto"/>
        <w:right w:val="none" w:sz="0" w:space="0" w:color="auto"/>
      </w:divBdr>
    </w:div>
    <w:div w:id="963388173">
      <w:bodyDiv w:val="1"/>
      <w:marLeft w:val="0"/>
      <w:marRight w:val="0"/>
      <w:marTop w:val="0"/>
      <w:marBottom w:val="0"/>
      <w:divBdr>
        <w:top w:val="none" w:sz="0" w:space="0" w:color="auto"/>
        <w:left w:val="none" w:sz="0" w:space="0" w:color="auto"/>
        <w:bottom w:val="none" w:sz="0" w:space="0" w:color="auto"/>
        <w:right w:val="none" w:sz="0" w:space="0" w:color="auto"/>
      </w:divBdr>
    </w:div>
    <w:div w:id="964234936">
      <w:bodyDiv w:val="1"/>
      <w:marLeft w:val="0"/>
      <w:marRight w:val="0"/>
      <w:marTop w:val="0"/>
      <w:marBottom w:val="0"/>
      <w:divBdr>
        <w:top w:val="none" w:sz="0" w:space="0" w:color="auto"/>
        <w:left w:val="none" w:sz="0" w:space="0" w:color="auto"/>
        <w:bottom w:val="none" w:sz="0" w:space="0" w:color="auto"/>
        <w:right w:val="none" w:sz="0" w:space="0" w:color="auto"/>
      </w:divBdr>
    </w:div>
    <w:div w:id="970595189">
      <w:bodyDiv w:val="1"/>
      <w:marLeft w:val="0"/>
      <w:marRight w:val="0"/>
      <w:marTop w:val="0"/>
      <w:marBottom w:val="0"/>
      <w:divBdr>
        <w:top w:val="none" w:sz="0" w:space="0" w:color="auto"/>
        <w:left w:val="none" w:sz="0" w:space="0" w:color="auto"/>
        <w:bottom w:val="none" w:sz="0" w:space="0" w:color="auto"/>
        <w:right w:val="none" w:sz="0" w:space="0" w:color="auto"/>
      </w:divBdr>
    </w:div>
    <w:div w:id="975069171">
      <w:bodyDiv w:val="1"/>
      <w:marLeft w:val="0"/>
      <w:marRight w:val="0"/>
      <w:marTop w:val="0"/>
      <w:marBottom w:val="0"/>
      <w:divBdr>
        <w:top w:val="none" w:sz="0" w:space="0" w:color="auto"/>
        <w:left w:val="none" w:sz="0" w:space="0" w:color="auto"/>
        <w:bottom w:val="none" w:sz="0" w:space="0" w:color="auto"/>
        <w:right w:val="none" w:sz="0" w:space="0" w:color="auto"/>
      </w:divBdr>
    </w:div>
    <w:div w:id="975795635">
      <w:bodyDiv w:val="1"/>
      <w:marLeft w:val="0"/>
      <w:marRight w:val="0"/>
      <w:marTop w:val="0"/>
      <w:marBottom w:val="0"/>
      <w:divBdr>
        <w:top w:val="none" w:sz="0" w:space="0" w:color="auto"/>
        <w:left w:val="none" w:sz="0" w:space="0" w:color="auto"/>
        <w:bottom w:val="none" w:sz="0" w:space="0" w:color="auto"/>
        <w:right w:val="none" w:sz="0" w:space="0" w:color="auto"/>
      </w:divBdr>
    </w:div>
    <w:div w:id="984430215">
      <w:bodyDiv w:val="1"/>
      <w:marLeft w:val="0"/>
      <w:marRight w:val="0"/>
      <w:marTop w:val="0"/>
      <w:marBottom w:val="0"/>
      <w:divBdr>
        <w:top w:val="none" w:sz="0" w:space="0" w:color="auto"/>
        <w:left w:val="none" w:sz="0" w:space="0" w:color="auto"/>
        <w:bottom w:val="none" w:sz="0" w:space="0" w:color="auto"/>
        <w:right w:val="none" w:sz="0" w:space="0" w:color="auto"/>
      </w:divBdr>
    </w:div>
    <w:div w:id="984553104">
      <w:bodyDiv w:val="1"/>
      <w:marLeft w:val="0"/>
      <w:marRight w:val="0"/>
      <w:marTop w:val="0"/>
      <w:marBottom w:val="0"/>
      <w:divBdr>
        <w:top w:val="none" w:sz="0" w:space="0" w:color="auto"/>
        <w:left w:val="none" w:sz="0" w:space="0" w:color="auto"/>
        <w:bottom w:val="none" w:sz="0" w:space="0" w:color="auto"/>
        <w:right w:val="none" w:sz="0" w:space="0" w:color="auto"/>
      </w:divBdr>
    </w:div>
    <w:div w:id="985276990">
      <w:bodyDiv w:val="1"/>
      <w:marLeft w:val="0"/>
      <w:marRight w:val="0"/>
      <w:marTop w:val="0"/>
      <w:marBottom w:val="0"/>
      <w:divBdr>
        <w:top w:val="none" w:sz="0" w:space="0" w:color="auto"/>
        <w:left w:val="none" w:sz="0" w:space="0" w:color="auto"/>
        <w:bottom w:val="none" w:sz="0" w:space="0" w:color="auto"/>
        <w:right w:val="none" w:sz="0" w:space="0" w:color="auto"/>
      </w:divBdr>
    </w:div>
    <w:div w:id="992027316">
      <w:bodyDiv w:val="1"/>
      <w:marLeft w:val="0"/>
      <w:marRight w:val="0"/>
      <w:marTop w:val="0"/>
      <w:marBottom w:val="0"/>
      <w:divBdr>
        <w:top w:val="none" w:sz="0" w:space="0" w:color="auto"/>
        <w:left w:val="none" w:sz="0" w:space="0" w:color="auto"/>
        <w:bottom w:val="none" w:sz="0" w:space="0" w:color="auto"/>
        <w:right w:val="none" w:sz="0" w:space="0" w:color="auto"/>
      </w:divBdr>
    </w:div>
    <w:div w:id="1015696780">
      <w:bodyDiv w:val="1"/>
      <w:marLeft w:val="0"/>
      <w:marRight w:val="0"/>
      <w:marTop w:val="0"/>
      <w:marBottom w:val="0"/>
      <w:divBdr>
        <w:top w:val="none" w:sz="0" w:space="0" w:color="auto"/>
        <w:left w:val="none" w:sz="0" w:space="0" w:color="auto"/>
        <w:bottom w:val="none" w:sz="0" w:space="0" w:color="auto"/>
        <w:right w:val="none" w:sz="0" w:space="0" w:color="auto"/>
      </w:divBdr>
    </w:div>
    <w:div w:id="1026641151">
      <w:bodyDiv w:val="1"/>
      <w:marLeft w:val="0"/>
      <w:marRight w:val="0"/>
      <w:marTop w:val="0"/>
      <w:marBottom w:val="0"/>
      <w:divBdr>
        <w:top w:val="none" w:sz="0" w:space="0" w:color="auto"/>
        <w:left w:val="none" w:sz="0" w:space="0" w:color="auto"/>
        <w:bottom w:val="none" w:sz="0" w:space="0" w:color="auto"/>
        <w:right w:val="none" w:sz="0" w:space="0" w:color="auto"/>
      </w:divBdr>
    </w:div>
    <w:div w:id="1038119019">
      <w:bodyDiv w:val="1"/>
      <w:marLeft w:val="0"/>
      <w:marRight w:val="0"/>
      <w:marTop w:val="0"/>
      <w:marBottom w:val="0"/>
      <w:divBdr>
        <w:top w:val="none" w:sz="0" w:space="0" w:color="auto"/>
        <w:left w:val="none" w:sz="0" w:space="0" w:color="auto"/>
        <w:bottom w:val="none" w:sz="0" w:space="0" w:color="auto"/>
        <w:right w:val="none" w:sz="0" w:space="0" w:color="auto"/>
      </w:divBdr>
    </w:div>
    <w:div w:id="1043091425">
      <w:bodyDiv w:val="1"/>
      <w:marLeft w:val="0"/>
      <w:marRight w:val="0"/>
      <w:marTop w:val="0"/>
      <w:marBottom w:val="0"/>
      <w:divBdr>
        <w:top w:val="none" w:sz="0" w:space="0" w:color="auto"/>
        <w:left w:val="none" w:sz="0" w:space="0" w:color="auto"/>
        <w:bottom w:val="none" w:sz="0" w:space="0" w:color="auto"/>
        <w:right w:val="none" w:sz="0" w:space="0" w:color="auto"/>
      </w:divBdr>
    </w:div>
    <w:div w:id="1050032417">
      <w:bodyDiv w:val="1"/>
      <w:marLeft w:val="0"/>
      <w:marRight w:val="0"/>
      <w:marTop w:val="0"/>
      <w:marBottom w:val="0"/>
      <w:divBdr>
        <w:top w:val="none" w:sz="0" w:space="0" w:color="auto"/>
        <w:left w:val="none" w:sz="0" w:space="0" w:color="auto"/>
        <w:bottom w:val="none" w:sz="0" w:space="0" w:color="auto"/>
        <w:right w:val="none" w:sz="0" w:space="0" w:color="auto"/>
      </w:divBdr>
    </w:div>
    <w:div w:id="1051349983">
      <w:bodyDiv w:val="1"/>
      <w:marLeft w:val="0"/>
      <w:marRight w:val="0"/>
      <w:marTop w:val="0"/>
      <w:marBottom w:val="0"/>
      <w:divBdr>
        <w:top w:val="none" w:sz="0" w:space="0" w:color="auto"/>
        <w:left w:val="none" w:sz="0" w:space="0" w:color="auto"/>
        <w:bottom w:val="none" w:sz="0" w:space="0" w:color="auto"/>
        <w:right w:val="none" w:sz="0" w:space="0" w:color="auto"/>
      </w:divBdr>
    </w:div>
    <w:div w:id="1060521237">
      <w:bodyDiv w:val="1"/>
      <w:marLeft w:val="0"/>
      <w:marRight w:val="0"/>
      <w:marTop w:val="0"/>
      <w:marBottom w:val="0"/>
      <w:divBdr>
        <w:top w:val="none" w:sz="0" w:space="0" w:color="auto"/>
        <w:left w:val="none" w:sz="0" w:space="0" w:color="auto"/>
        <w:bottom w:val="none" w:sz="0" w:space="0" w:color="auto"/>
        <w:right w:val="none" w:sz="0" w:space="0" w:color="auto"/>
      </w:divBdr>
    </w:div>
    <w:div w:id="1069110966">
      <w:bodyDiv w:val="1"/>
      <w:marLeft w:val="0"/>
      <w:marRight w:val="0"/>
      <w:marTop w:val="0"/>
      <w:marBottom w:val="0"/>
      <w:divBdr>
        <w:top w:val="none" w:sz="0" w:space="0" w:color="auto"/>
        <w:left w:val="none" w:sz="0" w:space="0" w:color="auto"/>
        <w:bottom w:val="none" w:sz="0" w:space="0" w:color="auto"/>
        <w:right w:val="none" w:sz="0" w:space="0" w:color="auto"/>
      </w:divBdr>
    </w:div>
    <w:div w:id="1075711133">
      <w:bodyDiv w:val="1"/>
      <w:marLeft w:val="0"/>
      <w:marRight w:val="0"/>
      <w:marTop w:val="0"/>
      <w:marBottom w:val="0"/>
      <w:divBdr>
        <w:top w:val="none" w:sz="0" w:space="0" w:color="auto"/>
        <w:left w:val="none" w:sz="0" w:space="0" w:color="auto"/>
        <w:bottom w:val="none" w:sz="0" w:space="0" w:color="auto"/>
        <w:right w:val="none" w:sz="0" w:space="0" w:color="auto"/>
      </w:divBdr>
    </w:div>
    <w:div w:id="1086267354">
      <w:bodyDiv w:val="1"/>
      <w:marLeft w:val="0"/>
      <w:marRight w:val="0"/>
      <w:marTop w:val="0"/>
      <w:marBottom w:val="0"/>
      <w:divBdr>
        <w:top w:val="none" w:sz="0" w:space="0" w:color="auto"/>
        <w:left w:val="none" w:sz="0" w:space="0" w:color="auto"/>
        <w:bottom w:val="none" w:sz="0" w:space="0" w:color="auto"/>
        <w:right w:val="none" w:sz="0" w:space="0" w:color="auto"/>
      </w:divBdr>
    </w:div>
    <w:div w:id="1088504221">
      <w:bodyDiv w:val="1"/>
      <w:marLeft w:val="0"/>
      <w:marRight w:val="0"/>
      <w:marTop w:val="0"/>
      <w:marBottom w:val="0"/>
      <w:divBdr>
        <w:top w:val="none" w:sz="0" w:space="0" w:color="auto"/>
        <w:left w:val="none" w:sz="0" w:space="0" w:color="auto"/>
        <w:bottom w:val="none" w:sz="0" w:space="0" w:color="auto"/>
        <w:right w:val="none" w:sz="0" w:space="0" w:color="auto"/>
      </w:divBdr>
    </w:div>
    <w:div w:id="1091707167">
      <w:bodyDiv w:val="1"/>
      <w:marLeft w:val="0"/>
      <w:marRight w:val="0"/>
      <w:marTop w:val="0"/>
      <w:marBottom w:val="0"/>
      <w:divBdr>
        <w:top w:val="none" w:sz="0" w:space="0" w:color="auto"/>
        <w:left w:val="none" w:sz="0" w:space="0" w:color="auto"/>
        <w:bottom w:val="none" w:sz="0" w:space="0" w:color="auto"/>
        <w:right w:val="none" w:sz="0" w:space="0" w:color="auto"/>
      </w:divBdr>
    </w:div>
    <w:div w:id="1103188833">
      <w:bodyDiv w:val="1"/>
      <w:marLeft w:val="0"/>
      <w:marRight w:val="0"/>
      <w:marTop w:val="0"/>
      <w:marBottom w:val="0"/>
      <w:divBdr>
        <w:top w:val="none" w:sz="0" w:space="0" w:color="auto"/>
        <w:left w:val="none" w:sz="0" w:space="0" w:color="auto"/>
        <w:bottom w:val="none" w:sz="0" w:space="0" w:color="auto"/>
        <w:right w:val="none" w:sz="0" w:space="0" w:color="auto"/>
      </w:divBdr>
    </w:div>
    <w:div w:id="1111163023">
      <w:bodyDiv w:val="1"/>
      <w:marLeft w:val="0"/>
      <w:marRight w:val="0"/>
      <w:marTop w:val="0"/>
      <w:marBottom w:val="0"/>
      <w:divBdr>
        <w:top w:val="none" w:sz="0" w:space="0" w:color="auto"/>
        <w:left w:val="none" w:sz="0" w:space="0" w:color="auto"/>
        <w:bottom w:val="none" w:sz="0" w:space="0" w:color="auto"/>
        <w:right w:val="none" w:sz="0" w:space="0" w:color="auto"/>
      </w:divBdr>
    </w:div>
    <w:div w:id="1124080655">
      <w:bodyDiv w:val="1"/>
      <w:marLeft w:val="0"/>
      <w:marRight w:val="0"/>
      <w:marTop w:val="0"/>
      <w:marBottom w:val="0"/>
      <w:divBdr>
        <w:top w:val="none" w:sz="0" w:space="0" w:color="auto"/>
        <w:left w:val="none" w:sz="0" w:space="0" w:color="auto"/>
        <w:bottom w:val="none" w:sz="0" w:space="0" w:color="auto"/>
        <w:right w:val="none" w:sz="0" w:space="0" w:color="auto"/>
      </w:divBdr>
    </w:div>
    <w:div w:id="1126196385">
      <w:bodyDiv w:val="1"/>
      <w:marLeft w:val="0"/>
      <w:marRight w:val="0"/>
      <w:marTop w:val="0"/>
      <w:marBottom w:val="0"/>
      <w:divBdr>
        <w:top w:val="none" w:sz="0" w:space="0" w:color="auto"/>
        <w:left w:val="none" w:sz="0" w:space="0" w:color="auto"/>
        <w:bottom w:val="none" w:sz="0" w:space="0" w:color="auto"/>
        <w:right w:val="none" w:sz="0" w:space="0" w:color="auto"/>
      </w:divBdr>
    </w:div>
    <w:div w:id="1129670049">
      <w:bodyDiv w:val="1"/>
      <w:marLeft w:val="0"/>
      <w:marRight w:val="0"/>
      <w:marTop w:val="0"/>
      <w:marBottom w:val="0"/>
      <w:divBdr>
        <w:top w:val="none" w:sz="0" w:space="0" w:color="auto"/>
        <w:left w:val="none" w:sz="0" w:space="0" w:color="auto"/>
        <w:bottom w:val="none" w:sz="0" w:space="0" w:color="auto"/>
        <w:right w:val="none" w:sz="0" w:space="0" w:color="auto"/>
      </w:divBdr>
    </w:div>
    <w:div w:id="1150753245">
      <w:bodyDiv w:val="1"/>
      <w:marLeft w:val="0"/>
      <w:marRight w:val="0"/>
      <w:marTop w:val="0"/>
      <w:marBottom w:val="0"/>
      <w:divBdr>
        <w:top w:val="none" w:sz="0" w:space="0" w:color="auto"/>
        <w:left w:val="none" w:sz="0" w:space="0" w:color="auto"/>
        <w:bottom w:val="none" w:sz="0" w:space="0" w:color="auto"/>
        <w:right w:val="none" w:sz="0" w:space="0" w:color="auto"/>
      </w:divBdr>
    </w:div>
    <w:div w:id="1158770790">
      <w:bodyDiv w:val="1"/>
      <w:marLeft w:val="0"/>
      <w:marRight w:val="0"/>
      <w:marTop w:val="0"/>
      <w:marBottom w:val="0"/>
      <w:divBdr>
        <w:top w:val="none" w:sz="0" w:space="0" w:color="auto"/>
        <w:left w:val="none" w:sz="0" w:space="0" w:color="auto"/>
        <w:bottom w:val="none" w:sz="0" w:space="0" w:color="auto"/>
        <w:right w:val="none" w:sz="0" w:space="0" w:color="auto"/>
      </w:divBdr>
    </w:div>
    <w:div w:id="1163742312">
      <w:bodyDiv w:val="1"/>
      <w:marLeft w:val="0"/>
      <w:marRight w:val="0"/>
      <w:marTop w:val="0"/>
      <w:marBottom w:val="0"/>
      <w:divBdr>
        <w:top w:val="none" w:sz="0" w:space="0" w:color="auto"/>
        <w:left w:val="none" w:sz="0" w:space="0" w:color="auto"/>
        <w:bottom w:val="none" w:sz="0" w:space="0" w:color="auto"/>
        <w:right w:val="none" w:sz="0" w:space="0" w:color="auto"/>
      </w:divBdr>
      <w:divsChild>
        <w:div w:id="9556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2027">
          <w:marLeft w:val="0"/>
          <w:marRight w:val="0"/>
          <w:marTop w:val="0"/>
          <w:marBottom w:val="0"/>
          <w:divBdr>
            <w:top w:val="none" w:sz="0" w:space="0" w:color="auto"/>
            <w:left w:val="none" w:sz="0" w:space="0" w:color="auto"/>
            <w:bottom w:val="none" w:sz="0" w:space="0" w:color="auto"/>
            <w:right w:val="none" w:sz="0" w:space="0" w:color="auto"/>
          </w:divBdr>
          <w:divsChild>
            <w:div w:id="1695158347">
              <w:marLeft w:val="0"/>
              <w:marRight w:val="0"/>
              <w:marTop w:val="0"/>
              <w:marBottom w:val="0"/>
              <w:divBdr>
                <w:top w:val="none" w:sz="0" w:space="0" w:color="auto"/>
                <w:left w:val="none" w:sz="0" w:space="0" w:color="auto"/>
                <w:bottom w:val="none" w:sz="0" w:space="0" w:color="auto"/>
                <w:right w:val="none" w:sz="0" w:space="0" w:color="auto"/>
              </w:divBdr>
            </w:div>
          </w:divsChild>
        </w:div>
        <w:div w:id="270163794">
          <w:marLeft w:val="0"/>
          <w:marRight w:val="0"/>
          <w:marTop w:val="0"/>
          <w:marBottom w:val="0"/>
          <w:divBdr>
            <w:top w:val="none" w:sz="0" w:space="0" w:color="auto"/>
            <w:left w:val="none" w:sz="0" w:space="0" w:color="auto"/>
            <w:bottom w:val="none" w:sz="0" w:space="0" w:color="auto"/>
            <w:right w:val="none" w:sz="0" w:space="0" w:color="auto"/>
          </w:divBdr>
          <w:divsChild>
            <w:div w:id="1786534181">
              <w:marLeft w:val="0"/>
              <w:marRight w:val="0"/>
              <w:marTop w:val="0"/>
              <w:marBottom w:val="0"/>
              <w:divBdr>
                <w:top w:val="none" w:sz="0" w:space="0" w:color="auto"/>
                <w:left w:val="none" w:sz="0" w:space="0" w:color="auto"/>
                <w:bottom w:val="none" w:sz="0" w:space="0" w:color="auto"/>
                <w:right w:val="none" w:sz="0" w:space="0" w:color="auto"/>
              </w:divBdr>
            </w:div>
          </w:divsChild>
        </w:div>
        <w:div w:id="487405577">
          <w:marLeft w:val="0"/>
          <w:marRight w:val="0"/>
          <w:marTop w:val="0"/>
          <w:marBottom w:val="0"/>
          <w:divBdr>
            <w:top w:val="none" w:sz="0" w:space="0" w:color="auto"/>
            <w:left w:val="none" w:sz="0" w:space="0" w:color="auto"/>
            <w:bottom w:val="none" w:sz="0" w:space="0" w:color="auto"/>
            <w:right w:val="none" w:sz="0" w:space="0" w:color="auto"/>
          </w:divBdr>
          <w:divsChild>
            <w:div w:id="12677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5720">
      <w:bodyDiv w:val="1"/>
      <w:marLeft w:val="0"/>
      <w:marRight w:val="0"/>
      <w:marTop w:val="0"/>
      <w:marBottom w:val="0"/>
      <w:divBdr>
        <w:top w:val="none" w:sz="0" w:space="0" w:color="auto"/>
        <w:left w:val="none" w:sz="0" w:space="0" w:color="auto"/>
        <w:bottom w:val="none" w:sz="0" w:space="0" w:color="auto"/>
        <w:right w:val="none" w:sz="0" w:space="0" w:color="auto"/>
      </w:divBdr>
    </w:div>
    <w:div w:id="1169712988">
      <w:bodyDiv w:val="1"/>
      <w:marLeft w:val="0"/>
      <w:marRight w:val="0"/>
      <w:marTop w:val="0"/>
      <w:marBottom w:val="0"/>
      <w:divBdr>
        <w:top w:val="none" w:sz="0" w:space="0" w:color="auto"/>
        <w:left w:val="none" w:sz="0" w:space="0" w:color="auto"/>
        <w:bottom w:val="none" w:sz="0" w:space="0" w:color="auto"/>
        <w:right w:val="none" w:sz="0" w:space="0" w:color="auto"/>
      </w:divBdr>
    </w:div>
    <w:div w:id="1178036508">
      <w:bodyDiv w:val="1"/>
      <w:marLeft w:val="0"/>
      <w:marRight w:val="0"/>
      <w:marTop w:val="0"/>
      <w:marBottom w:val="0"/>
      <w:divBdr>
        <w:top w:val="none" w:sz="0" w:space="0" w:color="auto"/>
        <w:left w:val="none" w:sz="0" w:space="0" w:color="auto"/>
        <w:bottom w:val="none" w:sz="0" w:space="0" w:color="auto"/>
        <w:right w:val="none" w:sz="0" w:space="0" w:color="auto"/>
      </w:divBdr>
    </w:div>
    <w:div w:id="1181892652">
      <w:bodyDiv w:val="1"/>
      <w:marLeft w:val="0"/>
      <w:marRight w:val="0"/>
      <w:marTop w:val="0"/>
      <w:marBottom w:val="0"/>
      <w:divBdr>
        <w:top w:val="none" w:sz="0" w:space="0" w:color="auto"/>
        <w:left w:val="none" w:sz="0" w:space="0" w:color="auto"/>
        <w:bottom w:val="none" w:sz="0" w:space="0" w:color="auto"/>
        <w:right w:val="none" w:sz="0" w:space="0" w:color="auto"/>
      </w:divBdr>
      <w:divsChild>
        <w:div w:id="965043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126394">
      <w:bodyDiv w:val="1"/>
      <w:marLeft w:val="0"/>
      <w:marRight w:val="0"/>
      <w:marTop w:val="0"/>
      <w:marBottom w:val="0"/>
      <w:divBdr>
        <w:top w:val="none" w:sz="0" w:space="0" w:color="auto"/>
        <w:left w:val="none" w:sz="0" w:space="0" w:color="auto"/>
        <w:bottom w:val="none" w:sz="0" w:space="0" w:color="auto"/>
        <w:right w:val="none" w:sz="0" w:space="0" w:color="auto"/>
      </w:divBdr>
    </w:div>
    <w:div w:id="1183862342">
      <w:bodyDiv w:val="1"/>
      <w:marLeft w:val="0"/>
      <w:marRight w:val="0"/>
      <w:marTop w:val="0"/>
      <w:marBottom w:val="0"/>
      <w:divBdr>
        <w:top w:val="none" w:sz="0" w:space="0" w:color="auto"/>
        <w:left w:val="none" w:sz="0" w:space="0" w:color="auto"/>
        <w:bottom w:val="none" w:sz="0" w:space="0" w:color="auto"/>
        <w:right w:val="none" w:sz="0" w:space="0" w:color="auto"/>
      </w:divBdr>
    </w:div>
    <w:div w:id="1200626182">
      <w:bodyDiv w:val="1"/>
      <w:marLeft w:val="0"/>
      <w:marRight w:val="0"/>
      <w:marTop w:val="0"/>
      <w:marBottom w:val="0"/>
      <w:divBdr>
        <w:top w:val="none" w:sz="0" w:space="0" w:color="auto"/>
        <w:left w:val="none" w:sz="0" w:space="0" w:color="auto"/>
        <w:bottom w:val="none" w:sz="0" w:space="0" w:color="auto"/>
        <w:right w:val="none" w:sz="0" w:space="0" w:color="auto"/>
      </w:divBdr>
    </w:div>
    <w:div w:id="1205213962">
      <w:bodyDiv w:val="1"/>
      <w:marLeft w:val="0"/>
      <w:marRight w:val="0"/>
      <w:marTop w:val="0"/>
      <w:marBottom w:val="0"/>
      <w:divBdr>
        <w:top w:val="none" w:sz="0" w:space="0" w:color="auto"/>
        <w:left w:val="none" w:sz="0" w:space="0" w:color="auto"/>
        <w:bottom w:val="none" w:sz="0" w:space="0" w:color="auto"/>
        <w:right w:val="none" w:sz="0" w:space="0" w:color="auto"/>
      </w:divBdr>
    </w:div>
    <w:div w:id="1207793693">
      <w:bodyDiv w:val="1"/>
      <w:marLeft w:val="0"/>
      <w:marRight w:val="0"/>
      <w:marTop w:val="0"/>
      <w:marBottom w:val="0"/>
      <w:divBdr>
        <w:top w:val="none" w:sz="0" w:space="0" w:color="auto"/>
        <w:left w:val="none" w:sz="0" w:space="0" w:color="auto"/>
        <w:bottom w:val="none" w:sz="0" w:space="0" w:color="auto"/>
        <w:right w:val="none" w:sz="0" w:space="0" w:color="auto"/>
      </w:divBdr>
    </w:div>
    <w:div w:id="1213300690">
      <w:bodyDiv w:val="1"/>
      <w:marLeft w:val="0"/>
      <w:marRight w:val="0"/>
      <w:marTop w:val="0"/>
      <w:marBottom w:val="0"/>
      <w:divBdr>
        <w:top w:val="none" w:sz="0" w:space="0" w:color="auto"/>
        <w:left w:val="none" w:sz="0" w:space="0" w:color="auto"/>
        <w:bottom w:val="none" w:sz="0" w:space="0" w:color="auto"/>
        <w:right w:val="none" w:sz="0" w:space="0" w:color="auto"/>
      </w:divBdr>
    </w:div>
    <w:div w:id="1214347841">
      <w:bodyDiv w:val="1"/>
      <w:marLeft w:val="0"/>
      <w:marRight w:val="0"/>
      <w:marTop w:val="0"/>
      <w:marBottom w:val="0"/>
      <w:divBdr>
        <w:top w:val="none" w:sz="0" w:space="0" w:color="auto"/>
        <w:left w:val="none" w:sz="0" w:space="0" w:color="auto"/>
        <w:bottom w:val="none" w:sz="0" w:space="0" w:color="auto"/>
        <w:right w:val="none" w:sz="0" w:space="0" w:color="auto"/>
      </w:divBdr>
    </w:div>
    <w:div w:id="1214655527">
      <w:bodyDiv w:val="1"/>
      <w:marLeft w:val="0"/>
      <w:marRight w:val="0"/>
      <w:marTop w:val="0"/>
      <w:marBottom w:val="0"/>
      <w:divBdr>
        <w:top w:val="none" w:sz="0" w:space="0" w:color="auto"/>
        <w:left w:val="none" w:sz="0" w:space="0" w:color="auto"/>
        <w:bottom w:val="none" w:sz="0" w:space="0" w:color="auto"/>
        <w:right w:val="none" w:sz="0" w:space="0" w:color="auto"/>
      </w:divBdr>
    </w:div>
    <w:div w:id="1218511041">
      <w:bodyDiv w:val="1"/>
      <w:marLeft w:val="0"/>
      <w:marRight w:val="0"/>
      <w:marTop w:val="0"/>
      <w:marBottom w:val="0"/>
      <w:divBdr>
        <w:top w:val="none" w:sz="0" w:space="0" w:color="auto"/>
        <w:left w:val="none" w:sz="0" w:space="0" w:color="auto"/>
        <w:bottom w:val="none" w:sz="0" w:space="0" w:color="auto"/>
        <w:right w:val="none" w:sz="0" w:space="0" w:color="auto"/>
      </w:divBdr>
    </w:div>
    <w:div w:id="1233810320">
      <w:bodyDiv w:val="1"/>
      <w:marLeft w:val="0"/>
      <w:marRight w:val="0"/>
      <w:marTop w:val="0"/>
      <w:marBottom w:val="0"/>
      <w:divBdr>
        <w:top w:val="none" w:sz="0" w:space="0" w:color="auto"/>
        <w:left w:val="none" w:sz="0" w:space="0" w:color="auto"/>
        <w:bottom w:val="none" w:sz="0" w:space="0" w:color="auto"/>
        <w:right w:val="none" w:sz="0" w:space="0" w:color="auto"/>
      </w:divBdr>
    </w:div>
    <w:div w:id="1234241863">
      <w:bodyDiv w:val="1"/>
      <w:marLeft w:val="0"/>
      <w:marRight w:val="0"/>
      <w:marTop w:val="0"/>
      <w:marBottom w:val="0"/>
      <w:divBdr>
        <w:top w:val="none" w:sz="0" w:space="0" w:color="auto"/>
        <w:left w:val="none" w:sz="0" w:space="0" w:color="auto"/>
        <w:bottom w:val="none" w:sz="0" w:space="0" w:color="auto"/>
        <w:right w:val="none" w:sz="0" w:space="0" w:color="auto"/>
      </w:divBdr>
    </w:div>
    <w:div w:id="1234394735">
      <w:bodyDiv w:val="1"/>
      <w:marLeft w:val="0"/>
      <w:marRight w:val="0"/>
      <w:marTop w:val="0"/>
      <w:marBottom w:val="0"/>
      <w:divBdr>
        <w:top w:val="none" w:sz="0" w:space="0" w:color="auto"/>
        <w:left w:val="none" w:sz="0" w:space="0" w:color="auto"/>
        <w:bottom w:val="none" w:sz="0" w:space="0" w:color="auto"/>
        <w:right w:val="none" w:sz="0" w:space="0" w:color="auto"/>
      </w:divBdr>
    </w:div>
    <w:div w:id="1236430204">
      <w:bodyDiv w:val="1"/>
      <w:marLeft w:val="0"/>
      <w:marRight w:val="0"/>
      <w:marTop w:val="0"/>
      <w:marBottom w:val="0"/>
      <w:divBdr>
        <w:top w:val="none" w:sz="0" w:space="0" w:color="auto"/>
        <w:left w:val="none" w:sz="0" w:space="0" w:color="auto"/>
        <w:bottom w:val="none" w:sz="0" w:space="0" w:color="auto"/>
        <w:right w:val="none" w:sz="0" w:space="0" w:color="auto"/>
      </w:divBdr>
    </w:div>
    <w:div w:id="1238712988">
      <w:bodyDiv w:val="1"/>
      <w:marLeft w:val="0"/>
      <w:marRight w:val="0"/>
      <w:marTop w:val="0"/>
      <w:marBottom w:val="0"/>
      <w:divBdr>
        <w:top w:val="none" w:sz="0" w:space="0" w:color="auto"/>
        <w:left w:val="none" w:sz="0" w:space="0" w:color="auto"/>
        <w:bottom w:val="none" w:sz="0" w:space="0" w:color="auto"/>
        <w:right w:val="none" w:sz="0" w:space="0" w:color="auto"/>
      </w:divBdr>
    </w:div>
    <w:div w:id="1241869602">
      <w:bodyDiv w:val="1"/>
      <w:marLeft w:val="0"/>
      <w:marRight w:val="0"/>
      <w:marTop w:val="0"/>
      <w:marBottom w:val="0"/>
      <w:divBdr>
        <w:top w:val="none" w:sz="0" w:space="0" w:color="auto"/>
        <w:left w:val="none" w:sz="0" w:space="0" w:color="auto"/>
        <w:bottom w:val="none" w:sz="0" w:space="0" w:color="auto"/>
        <w:right w:val="none" w:sz="0" w:space="0" w:color="auto"/>
      </w:divBdr>
    </w:div>
    <w:div w:id="1242761434">
      <w:bodyDiv w:val="1"/>
      <w:marLeft w:val="0"/>
      <w:marRight w:val="0"/>
      <w:marTop w:val="0"/>
      <w:marBottom w:val="0"/>
      <w:divBdr>
        <w:top w:val="none" w:sz="0" w:space="0" w:color="auto"/>
        <w:left w:val="none" w:sz="0" w:space="0" w:color="auto"/>
        <w:bottom w:val="none" w:sz="0" w:space="0" w:color="auto"/>
        <w:right w:val="none" w:sz="0" w:space="0" w:color="auto"/>
      </w:divBdr>
      <w:divsChild>
        <w:div w:id="369456808">
          <w:marLeft w:val="0"/>
          <w:marRight w:val="0"/>
          <w:marTop w:val="0"/>
          <w:marBottom w:val="0"/>
          <w:divBdr>
            <w:top w:val="none" w:sz="0" w:space="0" w:color="auto"/>
            <w:left w:val="none" w:sz="0" w:space="0" w:color="auto"/>
            <w:bottom w:val="none" w:sz="0" w:space="0" w:color="auto"/>
            <w:right w:val="none" w:sz="0" w:space="0" w:color="auto"/>
          </w:divBdr>
          <w:divsChild>
            <w:div w:id="20804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8031">
      <w:bodyDiv w:val="1"/>
      <w:marLeft w:val="0"/>
      <w:marRight w:val="0"/>
      <w:marTop w:val="0"/>
      <w:marBottom w:val="0"/>
      <w:divBdr>
        <w:top w:val="none" w:sz="0" w:space="0" w:color="auto"/>
        <w:left w:val="none" w:sz="0" w:space="0" w:color="auto"/>
        <w:bottom w:val="none" w:sz="0" w:space="0" w:color="auto"/>
        <w:right w:val="none" w:sz="0" w:space="0" w:color="auto"/>
      </w:divBdr>
    </w:div>
    <w:div w:id="1260991816">
      <w:bodyDiv w:val="1"/>
      <w:marLeft w:val="0"/>
      <w:marRight w:val="0"/>
      <w:marTop w:val="0"/>
      <w:marBottom w:val="0"/>
      <w:divBdr>
        <w:top w:val="none" w:sz="0" w:space="0" w:color="auto"/>
        <w:left w:val="none" w:sz="0" w:space="0" w:color="auto"/>
        <w:bottom w:val="none" w:sz="0" w:space="0" w:color="auto"/>
        <w:right w:val="none" w:sz="0" w:space="0" w:color="auto"/>
      </w:divBdr>
    </w:div>
    <w:div w:id="1285040374">
      <w:bodyDiv w:val="1"/>
      <w:marLeft w:val="0"/>
      <w:marRight w:val="0"/>
      <w:marTop w:val="0"/>
      <w:marBottom w:val="0"/>
      <w:divBdr>
        <w:top w:val="none" w:sz="0" w:space="0" w:color="auto"/>
        <w:left w:val="none" w:sz="0" w:space="0" w:color="auto"/>
        <w:bottom w:val="none" w:sz="0" w:space="0" w:color="auto"/>
        <w:right w:val="none" w:sz="0" w:space="0" w:color="auto"/>
      </w:divBdr>
    </w:div>
    <w:div w:id="1291008346">
      <w:bodyDiv w:val="1"/>
      <w:marLeft w:val="0"/>
      <w:marRight w:val="0"/>
      <w:marTop w:val="0"/>
      <w:marBottom w:val="0"/>
      <w:divBdr>
        <w:top w:val="none" w:sz="0" w:space="0" w:color="auto"/>
        <w:left w:val="none" w:sz="0" w:space="0" w:color="auto"/>
        <w:bottom w:val="none" w:sz="0" w:space="0" w:color="auto"/>
        <w:right w:val="none" w:sz="0" w:space="0" w:color="auto"/>
      </w:divBdr>
    </w:div>
    <w:div w:id="1296637928">
      <w:bodyDiv w:val="1"/>
      <w:marLeft w:val="0"/>
      <w:marRight w:val="0"/>
      <w:marTop w:val="0"/>
      <w:marBottom w:val="0"/>
      <w:divBdr>
        <w:top w:val="none" w:sz="0" w:space="0" w:color="auto"/>
        <w:left w:val="none" w:sz="0" w:space="0" w:color="auto"/>
        <w:bottom w:val="none" w:sz="0" w:space="0" w:color="auto"/>
        <w:right w:val="none" w:sz="0" w:space="0" w:color="auto"/>
      </w:divBdr>
    </w:div>
    <w:div w:id="1306542508">
      <w:bodyDiv w:val="1"/>
      <w:marLeft w:val="0"/>
      <w:marRight w:val="0"/>
      <w:marTop w:val="0"/>
      <w:marBottom w:val="0"/>
      <w:divBdr>
        <w:top w:val="none" w:sz="0" w:space="0" w:color="auto"/>
        <w:left w:val="none" w:sz="0" w:space="0" w:color="auto"/>
        <w:bottom w:val="none" w:sz="0" w:space="0" w:color="auto"/>
        <w:right w:val="none" w:sz="0" w:space="0" w:color="auto"/>
      </w:divBdr>
    </w:div>
    <w:div w:id="1307933541">
      <w:bodyDiv w:val="1"/>
      <w:marLeft w:val="0"/>
      <w:marRight w:val="0"/>
      <w:marTop w:val="0"/>
      <w:marBottom w:val="0"/>
      <w:divBdr>
        <w:top w:val="none" w:sz="0" w:space="0" w:color="auto"/>
        <w:left w:val="none" w:sz="0" w:space="0" w:color="auto"/>
        <w:bottom w:val="none" w:sz="0" w:space="0" w:color="auto"/>
        <w:right w:val="none" w:sz="0" w:space="0" w:color="auto"/>
      </w:divBdr>
    </w:div>
    <w:div w:id="1325620471">
      <w:bodyDiv w:val="1"/>
      <w:marLeft w:val="0"/>
      <w:marRight w:val="0"/>
      <w:marTop w:val="0"/>
      <w:marBottom w:val="0"/>
      <w:divBdr>
        <w:top w:val="none" w:sz="0" w:space="0" w:color="auto"/>
        <w:left w:val="none" w:sz="0" w:space="0" w:color="auto"/>
        <w:bottom w:val="none" w:sz="0" w:space="0" w:color="auto"/>
        <w:right w:val="none" w:sz="0" w:space="0" w:color="auto"/>
      </w:divBdr>
    </w:div>
    <w:div w:id="1331445310">
      <w:bodyDiv w:val="1"/>
      <w:marLeft w:val="0"/>
      <w:marRight w:val="0"/>
      <w:marTop w:val="0"/>
      <w:marBottom w:val="0"/>
      <w:divBdr>
        <w:top w:val="none" w:sz="0" w:space="0" w:color="auto"/>
        <w:left w:val="none" w:sz="0" w:space="0" w:color="auto"/>
        <w:bottom w:val="none" w:sz="0" w:space="0" w:color="auto"/>
        <w:right w:val="none" w:sz="0" w:space="0" w:color="auto"/>
      </w:divBdr>
    </w:div>
    <w:div w:id="1336960287">
      <w:bodyDiv w:val="1"/>
      <w:marLeft w:val="0"/>
      <w:marRight w:val="0"/>
      <w:marTop w:val="0"/>
      <w:marBottom w:val="0"/>
      <w:divBdr>
        <w:top w:val="none" w:sz="0" w:space="0" w:color="auto"/>
        <w:left w:val="none" w:sz="0" w:space="0" w:color="auto"/>
        <w:bottom w:val="none" w:sz="0" w:space="0" w:color="auto"/>
        <w:right w:val="none" w:sz="0" w:space="0" w:color="auto"/>
      </w:divBdr>
    </w:div>
    <w:div w:id="1353997359">
      <w:bodyDiv w:val="1"/>
      <w:marLeft w:val="0"/>
      <w:marRight w:val="0"/>
      <w:marTop w:val="0"/>
      <w:marBottom w:val="0"/>
      <w:divBdr>
        <w:top w:val="none" w:sz="0" w:space="0" w:color="auto"/>
        <w:left w:val="none" w:sz="0" w:space="0" w:color="auto"/>
        <w:bottom w:val="none" w:sz="0" w:space="0" w:color="auto"/>
        <w:right w:val="none" w:sz="0" w:space="0" w:color="auto"/>
      </w:divBdr>
    </w:div>
    <w:div w:id="1356228639">
      <w:bodyDiv w:val="1"/>
      <w:marLeft w:val="0"/>
      <w:marRight w:val="0"/>
      <w:marTop w:val="0"/>
      <w:marBottom w:val="0"/>
      <w:divBdr>
        <w:top w:val="none" w:sz="0" w:space="0" w:color="auto"/>
        <w:left w:val="none" w:sz="0" w:space="0" w:color="auto"/>
        <w:bottom w:val="none" w:sz="0" w:space="0" w:color="auto"/>
        <w:right w:val="none" w:sz="0" w:space="0" w:color="auto"/>
      </w:divBdr>
      <w:divsChild>
        <w:div w:id="2037151241">
          <w:marLeft w:val="0"/>
          <w:marRight w:val="0"/>
          <w:marTop w:val="0"/>
          <w:marBottom w:val="0"/>
          <w:divBdr>
            <w:top w:val="none" w:sz="0" w:space="0" w:color="auto"/>
            <w:left w:val="none" w:sz="0" w:space="0" w:color="auto"/>
            <w:bottom w:val="none" w:sz="0" w:space="0" w:color="auto"/>
            <w:right w:val="none" w:sz="0" w:space="0" w:color="auto"/>
          </w:divBdr>
          <w:divsChild>
            <w:div w:id="1859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209">
      <w:bodyDiv w:val="1"/>
      <w:marLeft w:val="0"/>
      <w:marRight w:val="0"/>
      <w:marTop w:val="0"/>
      <w:marBottom w:val="0"/>
      <w:divBdr>
        <w:top w:val="none" w:sz="0" w:space="0" w:color="auto"/>
        <w:left w:val="none" w:sz="0" w:space="0" w:color="auto"/>
        <w:bottom w:val="none" w:sz="0" w:space="0" w:color="auto"/>
        <w:right w:val="none" w:sz="0" w:space="0" w:color="auto"/>
      </w:divBdr>
    </w:div>
    <w:div w:id="1365863254">
      <w:bodyDiv w:val="1"/>
      <w:marLeft w:val="0"/>
      <w:marRight w:val="0"/>
      <w:marTop w:val="0"/>
      <w:marBottom w:val="0"/>
      <w:divBdr>
        <w:top w:val="none" w:sz="0" w:space="0" w:color="auto"/>
        <w:left w:val="none" w:sz="0" w:space="0" w:color="auto"/>
        <w:bottom w:val="none" w:sz="0" w:space="0" w:color="auto"/>
        <w:right w:val="none" w:sz="0" w:space="0" w:color="auto"/>
      </w:divBdr>
    </w:div>
    <w:div w:id="1366102315">
      <w:bodyDiv w:val="1"/>
      <w:marLeft w:val="0"/>
      <w:marRight w:val="0"/>
      <w:marTop w:val="0"/>
      <w:marBottom w:val="0"/>
      <w:divBdr>
        <w:top w:val="none" w:sz="0" w:space="0" w:color="auto"/>
        <w:left w:val="none" w:sz="0" w:space="0" w:color="auto"/>
        <w:bottom w:val="none" w:sz="0" w:space="0" w:color="auto"/>
        <w:right w:val="none" w:sz="0" w:space="0" w:color="auto"/>
      </w:divBdr>
    </w:div>
    <w:div w:id="1371763013">
      <w:bodyDiv w:val="1"/>
      <w:marLeft w:val="0"/>
      <w:marRight w:val="0"/>
      <w:marTop w:val="0"/>
      <w:marBottom w:val="0"/>
      <w:divBdr>
        <w:top w:val="none" w:sz="0" w:space="0" w:color="auto"/>
        <w:left w:val="none" w:sz="0" w:space="0" w:color="auto"/>
        <w:bottom w:val="none" w:sz="0" w:space="0" w:color="auto"/>
        <w:right w:val="none" w:sz="0" w:space="0" w:color="auto"/>
      </w:divBdr>
    </w:div>
    <w:div w:id="1374816438">
      <w:bodyDiv w:val="1"/>
      <w:marLeft w:val="0"/>
      <w:marRight w:val="0"/>
      <w:marTop w:val="0"/>
      <w:marBottom w:val="0"/>
      <w:divBdr>
        <w:top w:val="none" w:sz="0" w:space="0" w:color="auto"/>
        <w:left w:val="none" w:sz="0" w:space="0" w:color="auto"/>
        <w:bottom w:val="none" w:sz="0" w:space="0" w:color="auto"/>
        <w:right w:val="none" w:sz="0" w:space="0" w:color="auto"/>
      </w:divBdr>
    </w:div>
    <w:div w:id="1381712436">
      <w:bodyDiv w:val="1"/>
      <w:marLeft w:val="0"/>
      <w:marRight w:val="0"/>
      <w:marTop w:val="0"/>
      <w:marBottom w:val="0"/>
      <w:divBdr>
        <w:top w:val="none" w:sz="0" w:space="0" w:color="auto"/>
        <w:left w:val="none" w:sz="0" w:space="0" w:color="auto"/>
        <w:bottom w:val="none" w:sz="0" w:space="0" w:color="auto"/>
        <w:right w:val="none" w:sz="0" w:space="0" w:color="auto"/>
      </w:divBdr>
    </w:div>
    <w:div w:id="1386874260">
      <w:bodyDiv w:val="1"/>
      <w:marLeft w:val="0"/>
      <w:marRight w:val="0"/>
      <w:marTop w:val="0"/>
      <w:marBottom w:val="0"/>
      <w:divBdr>
        <w:top w:val="none" w:sz="0" w:space="0" w:color="auto"/>
        <w:left w:val="none" w:sz="0" w:space="0" w:color="auto"/>
        <w:bottom w:val="none" w:sz="0" w:space="0" w:color="auto"/>
        <w:right w:val="none" w:sz="0" w:space="0" w:color="auto"/>
      </w:divBdr>
    </w:div>
    <w:div w:id="1390154297">
      <w:bodyDiv w:val="1"/>
      <w:marLeft w:val="0"/>
      <w:marRight w:val="0"/>
      <w:marTop w:val="0"/>
      <w:marBottom w:val="0"/>
      <w:divBdr>
        <w:top w:val="none" w:sz="0" w:space="0" w:color="auto"/>
        <w:left w:val="none" w:sz="0" w:space="0" w:color="auto"/>
        <w:bottom w:val="none" w:sz="0" w:space="0" w:color="auto"/>
        <w:right w:val="none" w:sz="0" w:space="0" w:color="auto"/>
      </w:divBdr>
    </w:div>
    <w:div w:id="1392733527">
      <w:bodyDiv w:val="1"/>
      <w:marLeft w:val="0"/>
      <w:marRight w:val="0"/>
      <w:marTop w:val="0"/>
      <w:marBottom w:val="0"/>
      <w:divBdr>
        <w:top w:val="none" w:sz="0" w:space="0" w:color="auto"/>
        <w:left w:val="none" w:sz="0" w:space="0" w:color="auto"/>
        <w:bottom w:val="none" w:sz="0" w:space="0" w:color="auto"/>
        <w:right w:val="none" w:sz="0" w:space="0" w:color="auto"/>
      </w:divBdr>
    </w:div>
    <w:div w:id="1406605721">
      <w:bodyDiv w:val="1"/>
      <w:marLeft w:val="0"/>
      <w:marRight w:val="0"/>
      <w:marTop w:val="0"/>
      <w:marBottom w:val="0"/>
      <w:divBdr>
        <w:top w:val="none" w:sz="0" w:space="0" w:color="auto"/>
        <w:left w:val="none" w:sz="0" w:space="0" w:color="auto"/>
        <w:bottom w:val="none" w:sz="0" w:space="0" w:color="auto"/>
        <w:right w:val="none" w:sz="0" w:space="0" w:color="auto"/>
      </w:divBdr>
    </w:div>
    <w:div w:id="1407803167">
      <w:bodyDiv w:val="1"/>
      <w:marLeft w:val="0"/>
      <w:marRight w:val="0"/>
      <w:marTop w:val="0"/>
      <w:marBottom w:val="0"/>
      <w:divBdr>
        <w:top w:val="none" w:sz="0" w:space="0" w:color="auto"/>
        <w:left w:val="none" w:sz="0" w:space="0" w:color="auto"/>
        <w:bottom w:val="none" w:sz="0" w:space="0" w:color="auto"/>
        <w:right w:val="none" w:sz="0" w:space="0" w:color="auto"/>
      </w:divBdr>
    </w:div>
    <w:div w:id="1416438461">
      <w:bodyDiv w:val="1"/>
      <w:marLeft w:val="0"/>
      <w:marRight w:val="0"/>
      <w:marTop w:val="0"/>
      <w:marBottom w:val="0"/>
      <w:divBdr>
        <w:top w:val="none" w:sz="0" w:space="0" w:color="auto"/>
        <w:left w:val="none" w:sz="0" w:space="0" w:color="auto"/>
        <w:bottom w:val="none" w:sz="0" w:space="0" w:color="auto"/>
        <w:right w:val="none" w:sz="0" w:space="0" w:color="auto"/>
      </w:divBdr>
      <w:divsChild>
        <w:div w:id="763258042">
          <w:marLeft w:val="0"/>
          <w:marRight w:val="0"/>
          <w:marTop w:val="0"/>
          <w:marBottom w:val="0"/>
          <w:divBdr>
            <w:top w:val="none" w:sz="0" w:space="0" w:color="auto"/>
            <w:left w:val="none" w:sz="0" w:space="0" w:color="auto"/>
            <w:bottom w:val="none" w:sz="0" w:space="0" w:color="auto"/>
            <w:right w:val="none" w:sz="0" w:space="0" w:color="auto"/>
          </w:divBdr>
          <w:divsChild>
            <w:div w:id="14007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2201">
      <w:bodyDiv w:val="1"/>
      <w:marLeft w:val="0"/>
      <w:marRight w:val="0"/>
      <w:marTop w:val="0"/>
      <w:marBottom w:val="0"/>
      <w:divBdr>
        <w:top w:val="none" w:sz="0" w:space="0" w:color="auto"/>
        <w:left w:val="none" w:sz="0" w:space="0" w:color="auto"/>
        <w:bottom w:val="none" w:sz="0" w:space="0" w:color="auto"/>
        <w:right w:val="none" w:sz="0" w:space="0" w:color="auto"/>
      </w:divBdr>
    </w:div>
    <w:div w:id="1446458143">
      <w:bodyDiv w:val="1"/>
      <w:marLeft w:val="0"/>
      <w:marRight w:val="0"/>
      <w:marTop w:val="0"/>
      <w:marBottom w:val="0"/>
      <w:divBdr>
        <w:top w:val="none" w:sz="0" w:space="0" w:color="auto"/>
        <w:left w:val="none" w:sz="0" w:space="0" w:color="auto"/>
        <w:bottom w:val="none" w:sz="0" w:space="0" w:color="auto"/>
        <w:right w:val="none" w:sz="0" w:space="0" w:color="auto"/>
      </w:divBdr>
    </w:div>
    <w:div w:id="1451362509">
      <w:bodyDiv w:val="1"/>
      <w:marLeft w:val="0"/>
      <w:marRight w:val="0"/>
      <w:marTop w:val="0"/>
      <w:marBottom w:val="0"/>
      <w:divBdr>
        <w:top w:val="none" w:sz="0" w:space="0" w:color="auto"/>
        <w:left w:val="none" w:sz="0" w:space="0" w:color="auto"/>
        <w:bottom w:val="none" w:sz="0" w:space="0" w:color="auto"/>
        <w:right w:val="none" w:sz="0" w:space="0" w:color="auto"/>
      </w:divBdr>
    </w:div>
    <w:div w:id="1452896130">
      <w:bodyDiv w:val="1"/>
      <w:marLeft w:val="0"/>
      <w:marRight w:val="0"/>
      <w:marTop w:val="0"/>
      <w:marBottom w:val="0"/>
      <w:divBdr>
        <w:top w:val="none" w:sz="0" w:space="0" w:color="auto"/>
        <w:left w:val="none" w:sz="0" w:space="0" w:color="auto"/>
        <w:bottom w:val="none" w:sz="0" w:space="0" w:color="auto"/>
        <w:right w:val="none" w:sz="0" w:space="0" w:color="auto"/>
      </w:divBdr>
    </w:div>
    <w:div w:id="1454405199">
      <w:bodyDiv w:val="1"/>
      <w:marLeft w:val="0"/>
      <w:marRight w:val="0"/>
      <w:marTop w:val="0"/>
      <w:marBottom w:val="0"/>
      <w:divBdr>
        <w:top w:val="none" w:sz="0" w:space="0" w:color="auto"/>
        <w:left w:val="none" w:sz="0" w:space="0" w:color="auto"/>
        <w:bottom w:val="none" w:sz="0" w:space="0" w:color="auto"/>
        <w:right w:val="none" w:sz="0" w:space="0" w:color="auto"/>
      </w:divBdr>
    </w:div>
    <w:div w:id="1457094166">
      <w:bodyDiv w:val="1"/>
      <w:marLeft w:val="0"/>
      <w:marRight w:val="0"/>
      <w:marTop w:val="0"/>
      <w:marBottom w:val="0"/>
      <w:divBdr>
        <w:top w:val="none" w:sz="0" w:space="0" w:color="auto"/>
        <w:left w:val="none" w:sz="0" w:space="0" w:color="auto"/>
        <w:bottom w:val="none" w:sz="0" w:space="0" w:color="auto"/>
        <w:right w:val="none" w:sz="0" w:space="0" w:color="auto"/>
      </w:divBdr>
    </w:div>
    <w:div w:id="1458257251">
      <w:bodyDiv w:val="1"/>
      <w:marLeft w:val="0"/>
      <w:marRight w:val="0"/>
      <w:marTop w:val="0"/>
      <w:marBottom w:val="0"/>
      <w:divBdr>
        <w:top w:val="none" w:sz="0" w:space="0" w:color="auto"/>
        <w:left w:val="none" w:sz="0" w:space="0" w:color="auto"/>
        <w:bottom w:val="none" w:sz="0" w:space="0" w:color="auto"/>
        <w:right w:val="none" w:sz="0" w:space="0" w:color="auto"/>
      </w:divBdr>
    </w:div>
    <w:div w:id="1459644290">
      <w:bodyDiv w:val="1"/>
      <w:marLeft w:val="0"/>
      <w:marRight w:val="0"/>
      <w:marTop w:val="0"/>
      <w:marBottom w:val="0"/>
      <w:divBdr>
        <w:top w:val="none" w:sz="0" w:space="0" w:color="auto"/>
        <w:left w:val="none" w:sz="0" w:space="0" w:color="auto"/>
        <w:bottom w:val="none" w:sz="0" w:space="0" w:color="auto"/>
        <w:right w:val="none" w:sz="0" w:space="0" w:color="auto"/>
      </w:divBdr>
      <w:divsChild>
        <w:div w:id="1515680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827536">
      <w:bodyDiv w:val="1"/>
      <w:marLeft w:val="0"/>
      <w:marRight w:val="0"/>
      <w:marTop w:val="0"/>
      <w:marBottom w:val="0"/>
      <w:divBdr>
        <w:top w:val="none" w:sz="0" w:space="0" w:color="auto"/>
        <w:left w:val="none" w:sz="0" w:space="0" w:color="auto"/>
        <w:bottom w:val="none" w:sz="0" w:space="0" w:color="auto"/>
        <w:right w:val="none" w:sz="0" w:space="0" w:color="auto"/>
      </w:divBdr>
    </w:div>
    <w:div w:id="1477799104">
      <w:bodyDiv w:val="1"/>
      <w:marLeft w:val="0"/>
      <w:marRight w:val="0"/>
      <w:marTop w:val="0"/>
      <w:marBottom w:val="0"/>
      <w:divBdr>
        <w:top w:val="none" w:sz="0" w:space="0" w:color="auto"/>
        <w:left w:val="none" w:sz="0" w:space="0" w:color="auto"/>
        <w:bottom w:val="none" w:sz="0" w:space="0" w:color="auto"/>
        <w:right w:val="none" w:sz="0" w:space="0" w:color="auto"/>
      </w:divBdr>
    </w:div>
    <w:div w:id="1493787674">
      <w:bodyDiv w:val="1"/>
      <w:marLeft w:val="0"/>
      <w:marRight w:val="0"/>
      <w:marTop w:val="0"/>
      <w:marBottom w:val="0"/>
      <w:divBdr>
        <w:top w:val="none" w:sz="0" w:space="0" w:color="auto"/>
        <w:left w:val="none" w:sz="0" w:space="0" w:color="auto"/>
        <w:bottom w:val="none" w:sz="0" w:space="0" w:color="auto"/>
        <w:right w:val="none" w:sz="0" w:space="0" w:color="auto"/>
      </w:divBdr>
    </w:div>
    <w:div w:id="1494371794">
      <w:bodyDiv w:val="1"/>
      <w:marLeft w:val="0"/>
      <w:marRight w:val="0"/>
      <w:marTop w:val="0"/>
      <w:marBottom w:val="0"/>
      <w:divBdr>
        <w:top w:val="none" w:sz="0" w:space="0" w:color="auto"/>
        <w:left w:val="none" w:sz="0" w:space="0" w:color="auto"/>
        <w:bottom w:val="none" w:sz="0" w:space="0" w:color="auto"/>
        <w:right w:val="none" w:sz="0" w:space="0" w:color="auto"/>
      </w:divBdr>
    </w:div>
    <w:div w:id="1504734210">
      <w:bodyDiv w:val="1"/>
      <w:marLeft w:val="0"/>
      <w:marRight w:val="0"/>
      <w:marTop w:val="0"/>
      <w:marBottom w:val="0"/>
      <w:divBdr>
        <w:top w:val="none" w:sz="0" w:space="0" w:color="auto"/>
        <w:left w:val="none" w:sz="0" w:space="0" w:color="auto"/>
        <w:bottom w:val="none" w:sz="0" w:space="0" w:color="auto"/>
        <w:right w:val="none" w:sz="0" w:space="0" w:color="auto"/>
      </w:divBdr>
    </w:div>
    <w:div w:id="1518158574">
      <w:bodyDiv w:val="1"/>
      <w:marLeft w:val="0"/>
      <w:marRight w:val="0"/>
      <w:marTop w:val="0"/>
      <w:marBottom w:val="0"/>
      <w:divBdr>
        <w:top w:val="none" w:sz="0" w:space="0" w:color="auto"/>
        <w:left w:val="none" w:sz="0" w:space="0" w:color="auto"/>
        <w:bottom w:val="none" w:sz="0" w:space="0" w:color="auto"/>
        <w:right w:val="none" w:sz="0" w:space="0" w:color="auto"/>
      </w:divBdr>
    </w:div>
    <w:div w:id="1519808569">
      <w:bodyDiv w:val="1"/>
      <w:marLeft w:val="0"/>
      <w:marRight w:val="0"/>
      <w:marTop w:val="0"/>
      <w:marBottom w:val="0"/>
      <w:divBdr>
        <w:top w:val="none" w:sz="0" w:space="0" w:color="auto"/>
        <w:left w:val="none" w:sz="0" w:space="0" w:color="auto"/>
        <w:bottom w:val="none" w:sz="0" w:space="0" w:color="auto"/>
        <w:right w:val="none" w:sz="0" w:space="0" w:color="auto"/>
      </w:divBdr>
    </w:div>
    <w:div w:id="1533499013">
      <w:bodyDiv w:val="1"/>
      <w:marLeft w:val="0"/>
      <w:marRight w:val="0"/>
      <w:marTop w:val="0"/>
      <w:marBottom w:val="0"/>
      <w:divBdr>
        <w:top w:val="none" w:sz="0" w:space="0" w:color="auto"/>
        <w:left w:val="none" w:sz="0" w:space="0" w:color="auto"/>
        <w:bottom w:val="none" w:sz="0" w:space="0" w:color="auto"/>
        <w:right w:val="none" w:sz="0" w:space="0" w:color="auto"/>
      </w:divBdr>
    </w:div>
    <w:div w:id="1538079239">
      <w:bodyDiv w:val="1"/>
      <w:marLeft w:val="0"/>
      <w:marRight w:val="0"/>
      <w:marTop w:val="0"/>
      <w:marBottom w:val="0"/>
      <w:divBdr>
        <w:top w:val="none" w:sz="0" w:space="0" w:color="auto"/>
        <w:left w:val="none" w:sz="0" w:space="0" w:color="auto"/>
        <w:bottom w:val="none" w:sz="0" w:space="0" w:color="auto"/>
        <w:right w:val="none" w:sz="0" w:space="0" w:color="auto"/>
      </w:divBdr>
    </w:div>
    <w:div w:id="1549730822">
      <w:bodyDiv w:val="1"/>
      <w:marLeft w:val="0"/>
      <w:marRight w:val="0"/>
      <w:marTop w:val="0"/>
      <w:marBottom w:val="0"/>
      <w:divBdr>
        <w:top w:val="none" w:sz="0" w:space="0" w:color="auto"/>
        <w:left w:val="none" w:sz="0" w:space="0" w:color="auto"/>
        <w:bottom w:val="none" w:sz="0" w:space="0" w:color="auto"/>
        <w:right w:val="none" w:sz="0" w:space="0" w:color="auto"/>
      </w:divBdr>
    </w:div>
    <w:div w:id="1549875091">
      <w:bodyDiv w:val="1"/>
      <w:marLeft w:val="0"/>
      <w:marRight w:val="0"/>
      <w:marTop w:val="0"/>
      <w:marBottom w:val="0"/>
      <w:divBdr>
        <w:top w:val="none" w:sz="0" w:space="0" w:color="auto"/>
        <w:left w:val="none" w:sz="0" w:space="0" w:color="auto"/>
        <w:bottom w:val="none" w:sz="0" w:space="0" w:color="auto"/>
        <w:right w:val="none" w:sz="0" w:space="0" w:color="auto"/>
      </w:divBdr>
    </w:div>
    <w:div w:id="1554656116">
      <w:bodyDiv w:val="1"/>
      <w:marLeft w:val="0"/>
      <w:marRight w:val="0"/>
      <w:marTop w:val="0"/>
      <w:marBottom w:val="0"/>
      <w:divBdr>
        <w:top w:val="none" w:sz="0" w:space="0" w:color="auto"/>
        <w:left w:val="none" w:sz="0" w:space="0" w:color="auto"/>
        <w:bottom w:val="none" w:sz="0" w:space="0" w:color="auto"/>
        <w:right w:val="none" w:sz="0" w:space="0" w:color="auto"/>
      </w:divBdr>
    </w:div>
    <w:div w:id="1556233173">
      <w:bodyDiv w:val="1"/>
      <w:marLeft w:val="0"/>
      <w:marRight w:val="0"/>
      <w:marTop w:val="0"/>
      <w:marBottom w:val="0"/>
      <w:divBdr>
        <w:top w:val="none" w:sz="0" w:space="0" w:color="auto"/>
        <w:left w:val="none" w:sz="0" w:space="0" w:color="auto"/>
        <w:bottom w:val="none" w:sz="0" w:space="0" w:color="auto"/>
        <w:right w:val="none" w:sz="0" w:space="0" w:color="auto"/>
      </w:divBdr>
    </w:div>
    <w:div w:id="1559364984">
      <w:bodyDiv w:val="1"/>
      <w:marLeft w:val="0"/>
      <w:marRight w:val="0"/>
      <w:marTop w:val="0"/>
      <w:marBottom w:val="0"/>
      <w:divBdr>
        <w:top w:val="none" w:sz="0" w:space="0" w:color="auto"/>
        <w:left w:val="none" w:sz="0" w:space="0" w:color="auto"/>
        <w:bottom w:val="none" w:sz="0" w:space="0" w:color="auto"/>
        <w:right w:val="none" w:sz="0" w:space="0" w:color="auto"/>
      </w:divBdr>
    </w:div>
    <w:div w:id="1559508875">
      <w:bodyDiv w:val="1"/>
      <w:marLeft w:val="0"/>
      <w:marRight w:val="0"/>
      <w:marTop w:val="0"/>
      <w:marBottom w:val="0"/>
      <w:divBdr>
        <w:top w:val="none" w:sz="0" w:space="0" w:color="auto"/>
        <w:left w:val="none" w:sz="0" w:space="0" w:color="auto"/>
        <w:bottom w:val="none" w:sz="0" w:space="0" w:color="auto"/>
        <w:right w:val="none" w:sz="0" w:space="0" w:color="auto"/>
      </w:divBdr>
    </w:div>
    <w:div w:id="1559513456">
      <w:bodyDiv w:val="1"/>
      <w:marLeft w:val="0"/>
      <w:marRight w:val="0"/>
      <w:marTop w:val="0"/>
      <w:marBottom w:val="0"/>
      <w:divBdr>
        <w:top w:val="none" w:sz="0" w:space="0" w:color="auto"/>
        <w:left w:val="none" w:sz="0" w:space="0" w:color="auto"/>
        <w:bottom w:val="none" w:sz="0" w:space="0" w:color="auto"/>
        <w:right w:val="none" w:sz="0" w:space="0" w:color="auto"/>
      </w:divBdr>
    </w:div>
    <w:div w:id="1560633286">
      <w:bodyDiv w:val="1"/>
      <w:marLeft w:val="0"/>
      <w:marRight w:val="0"/>
      <w:marTop w:val="0"/>
      <w:marBottom w:val="0"/>
      <w:divBdr>
        <w:top w:val="none" w:sz="0" w:space="0" w:color="auto"/>
        <w:left w:val="none" w:sz="0" w:space="0" w:color="auto"/>
        <w:bottom w:val="none" w:sz="0" w:space="0" w:color="auto"/>
        <w:right w:val="none" w:sz="0" w:space="0" w:color="auto"/>
      </w:divBdr>
    </w:div>
    <w:div w:id="1562862411">
      <w:bodyDiv w:val="1"/>
      <w:marLeft w:val="0"/>
      <w:marRight w:val="0"/>
      <w:marTop w:val="0"/>
      <w:marBottom w:val="0"/>
      <w:divBdr>
        <w:top w:val="none" w:sz="0" w:space="0" w:color="auto"/>
        <w:left w:val="none" w:sz="0" w:space="0" w:color="auto"/>
        <w:bottom w:val="none" w:sz="0" w:space="0" w:color="auto"/>
        <w:right w:val="none" w:sz="0" w:space="0" w:color="auto"/>
      </w:divBdr>
    </w:div>
    <w:div w:id="1564827015">
      <w:bodyDiv w:val="1"/>
      <w:marLeft w:val="0"/>
      <w:marRight w:val="0"/>
      <w:marTop w:val="0"/>
      <w:marBottom w:val="0"/>
      <w:divBdr>
        <w:top w:val="none" w:sz="0" w:space="0" w:color="auto"/>
        <w:left w:val="none" w:sz="0" w:space="0" w:color="auto"/>
        <w:bottom w:val="none" w:sz="0" w:space="0" w:color="auto"/>
        <w:right w:val="none" w:sz="0" w:space="0" w:color="auto"/>
      </w:divBdr>
    </w:div>
    <w:div w:id="1566717293">
      <w:bodyDiv w:val="1"/>
      <w:marLeft w:val="0"/>
      <w:marRight w:val="0"/>
      <w:marTop w:val="0"/>
      <w:marBottom w:val="0"/>
      <w:divBdr>
        <w:top w:val="none" w:sz="0" w:space="0" w:color="auto"/>
        <w:left w:val="none" w:sz="0" w:space="0" w:color="auto"/>
        <w:bottom w:val="none" w:sz="0" w:space="0" w:color="auto"/>
        <w:right w:val="none" w:sz="0" w:space="0" w:color="auto"/>
      </w:divBdr>
    </w:div>
    <w:div w:id="1569195167">
      <w:bodyDiv w:val="1"/>
      <w:marLeft w:val="0"/>
      <w:marRight w:val="0"/>
      <w:marTop w:val="0"/>
      <w:marBottom w:val="0"/>
      <w:divBdr>
        <w:top w:val="none" w:sz="0" w:space="0" w:color="auto"/>
        <w:left w:val="none" w:sz="0" w:space="0" w:color="auto"/>
        <w:bottom w:val="none" w:sz="0" w:space="0" w:color="auto"/>
        <w:right w:val="none" w:sz="0" w:space="0" w:color="auto"/>
      </w:divBdr>
    </w:div>
    <w:div w:id="1573813089">
      <w:bodyDiv w:val="1"/>
      <w:marLeft w:val="0"/>
      <w:marRight w:val="0"/>
      <w:marTop w:val="0"/>
      <w:marBottom w:val="0"/>
      <w:divBdr>
        <w:top w:val="none" w:sz="0" w:space="0" w:color="auto"/>
        <w:left w:val="none" w:sz="0" w:space="0" w:color="auto"/>
        <w:bottom w:val="none" w:sz="0" w:space="0" w:color="auto"/>
        <w:right w:val="none" w:sz="0" w:space="0" w:color="auto"/>
      </w:divBdr>
    </w:div>
    <w:div w:id="1573849882">
      <w:bodyDiv w:val="1"/>
      <w:marLeft w:val="0"/>
      <w:marRight w:val="0"/>
      <w:marTop w:val="0"/>
      <w:marBottom w:val="0"/>
      <w:divBdr>
        <w:top w:val="none" w:sz="0" w:space="0" w:color="auto"/>
        <w:left w:val="none" w:sz="0" w:space="0" w:color="auto"/>
        <w:bottom w:val="none" w:sz="0" w:space="0" w:color="auto"/>
        <w:right w:val="none" w:sz="0" w:space="0" w:color="auto"/>
      </w:divBdr>
    </w:div>
    <w:div w:id="1574659361">
      <w:bodyDiv w:val="1"/>
      <w:marLeft w:val="0"/>
      <w:marRight w:val="0"/>
      <w:marTop w:val="0"/>
      <w:marBottom w:val="0"/>
      <w:divBdr>
        <w:top w:val="none" w:sz="0" w:space="0" w:color="auto"/>
        <w:left w:val="none" w:sz="0" w:space="0" w:color="auto"/>
        <w:bottom w:val="none" w:sz="0" w:space="0" w:color="auto"/>
        <w:right w:val="none" w:sz="0" w:space="0" w:color="auto"/>
      </w:divBdr>
    </w:div>
    <w:div w:id="1577203655">
      <w:bodyDiv w:val="1"/>
      <w:marLeft w:val="0"/>
      <w:marRight w:val="0"/>
      <w:marTop w:val="0"/>
      <w:marBottom w:val="0"/>
      <w:divBdr>
        <w:top w:val="none" w:sz="0" w:space="0" w:color="auto"/>
        <w:left w:val="none" w:sz="0" w:space="0" w:color="auto"/>
        <w:bottom w:val="none" w:sz="0" w:space="0" w:color="auto"/>
        <w:right w:val="none" w:sz="0" w:space="0" w:color="auto"/>
      </w:divBdr>
      <w:divsChild>
        <w:div w:id="622420981">
          <w:marLeft w:val="1555"/>
          <w:marRight w:val="0"/>
          <w:marTop w:val="100"/>
          <w:marBottom w:val="0"/>
          <w:divBdr>
            <w:top w:val="none" w:sz="0" w:space="0" w:color="auto"/>
            <w:left w:val="none" w:sz="0" w:space="0" w:color="auto"/>
            <w:bottom w:val="none" w:sz="0" w:space="0" w:color="auto"/>
            <w:right w:val="none" w:sz="0" w:space="0" w:color="auto"/>
          </w:divBdr>
        </w:div>
        <w:div w:id="793989230">
          <w:marLeft w:val="1555"/>
          <w:marRight w:val="0"/>
          <w:marTop w:val="100"/>
          <w:marBottom w:val="0"/>
          <w:divBdr>
            <w:top w:val="none" w:sz="0" w:space="0" w:color="auto"/>
            <w:left w:val="none" w:sz="0" w:space="0" w:color="auto"/>
            <w:bottom w:val="none" w:sz="0" w:space="0" w:color="auto"/>
            <w:right w:val="none" w:sz="0" w:space="0" w:color="auto"/>
          </w:divBdr>
        </w:div>
        <w:div w:id="976958503">
          <w:marLeft w:val="562"/>
          <w:marRight w:val="0"/>
          <w:marTop w:val="200"/>
          <w:marBottom w:val="0"/>
          <w:divBdr>
            <w:top w:val="none" w:sz="0" w:space="0" w:color="auto"/>
            <w:left w:val="none" w:sz="0" w:space="0" w:color="auto"/>
            <w:bottom w:val="none" w:sz="0" w:space="0" w:color="auto"/>
            <w:right w:val="none" w:sz="0" w:space="0" w:color="auto"/>
          </w:divBdr>
        </w:div>
        <w:div w:id="1883708040">
          <w:marLeft w:val="979"/>
          <w:marRight w:val="0"/>
          <w:marTop w:val="100"/>
          <w:marBottom w:val="0"/>
          <w:divBdr>
            <w:top w:val="none" w:sz="0" w:space="0" w:color="auto"/>
            <w:left w:val="none" w:sz="0" w:space="0" w:color="auto"/>
            <w:bottom w:val="none" w:sz="0" w:space="0" w:color="auto"/>
            <w:right w:val="none" w:sz="0" w:space="0" w:color="auto"/>
          </w:divBdr>
        </w:div>
      </w:divsChild>
    </w:div>
    <w:div w:id="1580091435">
      <w:bodyDiv w:val="1"/>
      <w:marLeft w:val="0"/>
      <w:marRight w:val="0"/>
      <w:marTop w:val="0"/>
      <w:marBottom w:val="0"/>
      <w:divBdr>
        <w:top w:val="none" w:sz="0" w:space="0" w:color="auto"/>
        <w:left w:val="none" w:sz="0" w:space="0" w:color="auto"/>
        <w:bottom w:val="none" w:sz="0" w:space="0" w:color="auto"/>
        <w:right w:val="none" w:sz="0" w:space="0" w:color="auto"/>
      </w:divBdr>
    </w:div>
    <w:div w:id="1584992340">
      <w:bodyDiv w:val="1"/>
      <w:marLeft w:val="0"/>
      <w:marRight w:val="0"/>
      <w:marTop w:val="0"/>
      <w:marBottom w:val="0"/>
      <w:divBdr>
        <w:top w:val="none" w:sz="0" w:space="0" w:color="auto"/>
        <w:left w:val="none" w:sz="0" w:space="0" w:color="auto"/>
        <w:bottom w:val="none" w:sz="0" w:space="0" w:color="auto"/>
        <w:right w:val="none" w:sz="0" w:space="0" w:color="auto"/>
      </w:divBdr>
    </w:div>
    <w:div w:id="1600026194">
      <w:bodyDiv w:val="1"/>
      <w:marLeft w:val="0"/>
      <w:marRight w:val="0"/>
      <w:marTop w:val="0"/>
      <w:marBottom w:val="0"/>
      <w:divBdr>
        <w:top w:val="none" w:sz="0" w:space="0" w:color="auto"/>
        <w:left w:val="none" w:sz="0" w:space="0" w:color="auto"/>
        <w:bottom w:val="none" w:sz="0" w:space="0" w:color="auto"/>
        <w:right w:val="none" w:sz="0" w:space="0" w:color="auto"/>
      </w:divBdr>
    </w:div>
    <w:div w:id="1608734725">
      <w:bodyDiv w:val="1"/>
      <w:marLeft w:val="0"/>
      <w:marRight w:val="0"/>
      <w:marTop w:val="0"/>
      <w:marBottom w:val="0"/>
      <w:divBdr>
        <w:top w:val="none" w:sz="0" w:space="0" w:color="auto"/>
        <w:left w:val="none" w:sz="0" w:space="0" w:color="auto"/>
        <w:bottom w:val="none" w:sz="0" w:space="0" w:color="auto"/>
        <w:right w:val="none" w:sz="0" w:space="0" w:color="auto"/>
      </w:divBdr>
    </w:div>
    <w:div w:id="1609697246">
      <w:bodyDiv w:val="1"/>
      <w:marLeft w:val="0"/>
      <w:marRight w:val="0"/>
      <w:marTop w:val="0"/>
      <w:marBottom w:val="0"/>
      <w:divBdr>
        <w:top w:val="none" w:sz="0" w:space="0" w:color="auto"/>
        <w:left w:val="none" w:sz="0" w:space="0" w:color="auto"/>
        <w:bottom w:val="none" w:sz="0" w:space="0" w:color="auto"/>
        <w:right w:val="none" w:sz="0" w:space="0" w:color="auto"/>
      </w:divBdr>
    </w:div>
    <w:div w:id="1625620822">
      <w:bodyDiv w:val="1"/>
      <w:marLeft w:val="0"/>
      <w:marRight w:val="0"/>
      <w:marTop w:val="0"/>
      <w:marBottom w:val="0"/>
      <w:divBdr>
        <w:top w:val="none" w:sz="0" w:space="0" w:color="auto"/>
        <w:left w:val="none" w:sz="0" w:space="0" w:color="auto"/>
        <w:bottom w:val="none" w:sz="0" w:space="0" w:color="auto"/>
        <w:right w:val="none" w:sz="0" w:space="0" w:color="auto"/>
      </w:divBdr>
    </w:div>
    <w:div w:id="1627006981">
      <w:bodyDiv w:val="1"/>
      <w:marLeft w:val="0"/>
      <w:marRight w:val="0"/>
      <w:marTop w:val="0"/>
      <w:marBottom w:val="0"/>
      <w:divBdr>
        <w:top w:val="none" w:sz="0" w:space="0" w:color="auto"/>
        <w:left w:val="none" w:sz="0" w:space="0" w:color="auto"/>
        <w:bottom w:val="none" w:sz="0" w:space="0" w:color="auto"/>
        <w:right w:val="none" w:sz="0" w:space="0" w:color="auto"/>
      </w:divBdr>
    </w:div>
    <w:div w:id="1638027598">
      <w:bodyDiv w:val="1"/>
      <w:marLeft w:val="0"/>
      <w:marRight w:val="0"/>
      <w:marTop w:val="0"/>
      <w:marBottom w:val="0"/>
      <w:divBdr>
        <w:top w:val="none" w:sz="0" w:space="0" w:color="auto"/>
        <w:left w:val="none" w:sz="0" w:space="0" w:color="auto"/>
        <w:bottom w:val="none" w:sz="0" w:space="0" w:color="auto"/>
        <w:right w:val="none" w:sz="0" w:space="0" w:color="auto"/>
      </w:divBdr>
    </w:div>
    <w:div w:id="1644655581">
      <w:bodyDiv w:val="1"/>
      <w:marLeft w:val="0"/>
      <w:marRight w:val="0"/>
      <w:marTop w:val="0"/>
      <w:marBottom w:val="0"/>
      <w:divBdr>
        <w:top w:val="none" w:sz="0" w:space="0" w:color="auto"/>
        <w:left w:val="none" w:sz="0" w:space="0" w:color="auto"/>
        <w:bottom w:val="none" w:sz="0" w:space="0" w:color="auto"/>
        <w:right w:val="none" w:sz="0" w:space="0" w:color="auto"/>
      </w:divBdr>
    </w:div>
    <w:div w:id="1659531543">
      <w:bodyDiv w:val="1"/>
      <w:marLeft w:val="0"/>
      <w:marRight w:val="0"/>
      <w:marTop w:val="0"/>
      <w:marBottom w:val="0"/>
      <w:divBdr>
        <w:top w:val="none" w:sz="0" w:space="0" w:color="auto"/>
        <w:left w:val="none" w:sz="0" w:space="0" w:color="auto"/>
        <w:bottom w:val="none" w:sz="0" w:space="0" w:color="auto"/>
        <w:right w:val="none" w:sz="0" w:space="0" w:color="auto"/>
      </w:divBdr>
    </w:div>
    <w:div w:id="1669407981">
      <w:bodyDiv w:val="1"/>
      <w:marLeft w:val="0"/>
      <w:marRight w:val="0"/>
      <w:marTop w:val="0"/>
      <w:marBottom w:val="0"/>
      <w:divBdr>
        <w:top w:val="none" w:sz="0" w:space="0" w:color="auto"/>
        <w:left w:val="none" w:sz="0" w:space="0" w:color="auto"/>
        <w:bottom w:val="none" w:sz="0" w:space="0" w:color="auto"/>
        <w:right w:val="none" w:sz="0" w:space="0" w:color="auto"/>
      </w:divBdr>
    </w:div>
    <w:div w:id="1670985170">
      <w:bodyDiv w:val="1"/>
      <w:marLeft w:val="0"/>
      <w:marRight w:val="0"/>
      <w:marTop w:val="0"/>
      <w:marBottom w:val="0"/>
      <w:divBdr>
        <w:top w:val="none" w:sz="0" w:space="0" w:color="auto"/>
        <w:left w:val="none" w:sz="0" w:space="0" w:color="auto"/>
        <w:bottom w:val="none" w:sz="0" w:space="0" w:color="auto"/>
        <w:right w:val="none" w:sz="0" w:space="0" w:color="auto"/>
      </w:divBdr>
    </w:div>
    <w:div w:id="1674723182">
      <w:bodyDiv w:val="1"/>
      <w:marLeft w:val="0"/>
      <w:marRight w:val="0"/>
      <w:marTop w:val="0"/>
      <w:marBottom w:val="0"/>
      <w:divBdr>
        <w:top w:val="none" w:sz="0" w:space="0" w:color="auto"/>
        <w:left w:val="none" w:sz="0" w:space="0" w:color="auto"/>
        <w:bottom w:val="none" w:sz="0" w:space="0" w:color="auto"/>
        <w:right w:val="none" w:sz="0" w:space="0" w:color="auto"/>
      </w:divBdr>
    </w:div>
    <w:div w:id="1690058771">
      <w:bodyDiv w:val="1"/>
      <w:marLeft w:val="0"/>
      <w:marRight w:val="0"/>
      <w:marTop w:val="0"/>
      <w:marBottom w:val="0"/>
      <w:divBdr>
        <w:top w:val="none" w:sz="0" w:space="0" w:color="auto"/>
        <w:left w:val="none" w:sz="0" w:space="0" w:color="auto"/>
        <w:bottom w:val="none" w:sz="0" w:space="0" w:color="auto"/>
        <w:right w:val="none" w:sz="0" w:space="0" w:color="auto"/>
      </w:divBdr>
    </w:div>
    <w:div w:id="1708722577">
      <w:bodyDiv w:val="1"/>
      <w:marLeft w:val="0"/>
      <w:marRight w:val="0"/>
      <w:marTop w:val="0"/>
      <w:marBottom w:val="0"/>
      <w:divBdr>
        <w:top w:val="none" w:sz="0" w:space="0" w:color="auto"/>
        <w:left w:val="none" w:sz="0" w:space="0" w:color="auto"/>
        <w:bottom w:val="none" w:sz="0" w:space="0" w:color="auto"/>
        <w:right w:val="none" w:sz="0" w:space="0" w:color="auto"/>
      </w:divBdr>
    </w:div>
    <w:div w:id="1712924916">
      <w:bodyDiv w:val="1"/>
      <w:marLeft w:val="0"/>
      <w:marRight w:val="0"/>
      <w:marTop w:val="0"/>
      <w:marBottom w:val="0"/>
      <w:divBdr>
        <w:top w:val="none" w:sz="0" w:space="0" w:color="auto"/>
        <w:left w:val="none" w:sz="0" w:space="0" w:color="auto"/>
        <w:bottom w:val="none" w:sz="0" w:space="0" w:color="auto"/>
        <w:right w:val="none" w:sz="0" w:space="0" w:color="auto"/>
      </w:divBdr>
    </w:div>
    <w:div w:id="1715424879">
      <w:bodyDiv w:val="1"/>
      <w:marLeft w:val="0"/>
      <w:marRight w:val="0"/>
      <w:marTop w:val="0"/>
      <w:marBottom w:val="0"/>
      <w:divBdr>
        <w:top w:val="none" w:sz="0" w:space="0" w:color="auto"/>
        <w:left w:val="none" w:sz="0" w:space="0" w:color="auto"/>
        <w:bottom w:val="none" w:sz="0" w:space="0" w:color="auto"/>
        <w:right w:val="none" w:sz="0" w:space="0" w:color="auto"/>
      </w:divBdr>
    </w:div>
    <w:div w:id="1718579683">
      <w:bodyDiv w:val="1"/>
      <w:marLeft w:val="0"/>
      <w:marRight w:val="0"/>
      <w:marTop w:val="0"/>
      <w:marBottom w:val="0"/>
      <w:divBdr>
        <w:top w:val="none" w:sz="0" w:space="0" w:color="auto"/>
        <w:left w:val="none" w:sz="0" w:space="0" w:color="auto"/>
        <w:bottom w:val="none" w:sz="0" w:space="0" w:color="auto"/>
        <w:right w:val="none" w:sz="0" w:space="0" w:color="auto"/>
      </w:divBdr>
    </w:div>
    <w:div w:id="1727290242">
      <w:bodyDiv w:val="1"/>
      <w:marLeft w:val="0"/>
      <w:marRight w:val="0"/>
      <w:marTop w:val="0"/>
      <w:marBottom w:val="0"/>
      <w:divBdr>
        <w:top w:val="none" w:sz="0" w:space="0" w:color="auto"/>
        <w:left w:val="none" w:sz="0" w:space="0" w:color="auto"/>
        <w:bottom w:val="none" w:sz="0" w:space="0" w:color="auto"/>
        <w:right w:val="none" w:sz="0" w:space="0" w:color="auto"/>
      </w:divBdr>
    </w:div>
    <w:div w:id="1731659748">
      <w:bodyDiv w:val="1"/>
      <w:marLeft w:val="0"/>
      <w:marRight w:val="0"/>
      <w:marTop w:val="0"/>
      <w:marBottom w:val="0"/>
      <w:divBdr>
        <w:top w:val="none" w:sz="0" w:space="0" w:color="auto"/>
        <w:left w:val="none" w:sz="0" w:space="0" w:color="auto"/>
        <w:bottom w:val="none" w:sz="0" w:space="0" w:color="auto"/>
        <w:right w:val="none" w:sz="0" w:space="0" w:color="auto"/>
      </w:divBdr>
    </w:div>
    <w:div w:id="1732314540">
      <w:bodyDiv w:val="1"/>
      <w:marLeft w:val="0"/>
      <w:marRight w:val="0"/>
      <w:marTop w:val="0"/>
      <w:marBottom w:val="0"/>
      <w:divBdr>
        <w:top w:val="none" w:sz="0" w:space="0" w:color="auto"/>
        <w:left w:val="none" w:sz="0" w:space="0" w:color="auto"/>
        <w:bottom w:val="none" w:sz="0" w:space="0" w:color="auto"/>
        <w:right w:val="none" w:sz="0" w:space="0" w:color="auto"/>
      </w:divBdr>
    </w:div>
    <w:div w:id="1734311200">
      <w:bodyDiv w:val="1"/>
      <w:marLeft w:val="0"/>
      <w:marRight w:val="0"/>
      <w:marTop w:val="0"/>
      <w:marBottom w:val="0"/>
      <w:divBdr>
        <w:top w:val="none" w:sz="0" w:space="0" w:color="auto"/>
        <w:left w:val="none" w:sz="0" w:space="0" w:color="auto"/>
        <w:bottom w:val="none" w:sz="0" w:space="0" w:color="auto"/>
        <w:right w:val="none" w:sz="0" w:space="0" w:color="auto"/>
      </w:divBdr>
    </w:div>
    <w:div w:id="1740710011">
      <w:bodyDiv w:val="1"/>
      <w:marLeft w:val="0"/>
      <w:marRight w:val="0"/>
      <w:marTop w:val="0"/>
      <w:marBottom w:val="0"/>
      <w:divBdr>
        <w:top w:val="none" w:sz="0" w:space="0" w:color="auto"/>
        <w:left w:val="none" w:sz="0" w:space="0" w:color="auto"/>
        <w:bottom w:val="none" w:sz="0" w:space="0" w:color="auto"/>
        <w:right w:val="none" w:sz="0" w:space="0" w:color="auto"/>
      </w:divBdr>
    </w:div>
    <w:div w:id="1744525880">
      <w:bodyDiv w:val="1"/>
      <w:marLeft w:val="0"/>
      <w:marRight w:val="0"/>
      <w:marTop w:val="0"/>
      <w:marBottom w:val="0"/>
      <w:divBdr>
        <w:top w:val="none" w:sz="0" w:space="0" w:color="auto"/>
        <w:left w:val="none" w:sz="0" w:space="0" w:color="auto"/>
        <w:bottom w:val="none" w:sz="0" w:space="0" w:color="auto"/>
        <w:right w:val="none" w:sz="0" w:space="0" w:color="auto"/>
      </w:divBdr>
    </w:div>
    <w:div w:id="1758212277">
      <w:bodyDiv w:val="1"/>
      <w:marLeft w:val="0"/>
      <w:marRight w:val="0"/>
      <w:marTop w:val="0"/>
      <w:marBottom w:val="0"/>
      <w:divBdr>
        <w:top w:val="none" w:sz="0" w:space="0" w:color="auto"/>
        <w:left w:val="none" w:sz="0" w:space="0" w:color="auto"/>
        <w:bottom w:val="none" w:sz="0" w:space="0" w:color="auto"/>
        <w:right w:val="none" w:sz="0" w:space="0" w:color="auto"/>
      </w:divBdr>
    </w:div>
    <w:div w:id="1770586490">
      <w:bodyDiv w:val="1"/>
      <w:marLeft w:val="0"/>
      <w:marRight w:val="0"/>
      <w:marTop w:val="0"/>
      <w:marBottom w:val="0"/>
      <w:divBdr>
        <w:top w:val="none" w:sz="0" w:space="0" w:color="auto"/>
        <w:left w:val="none" w:sz="0" w:space="0" w:color="auto"/>
        <w:bottom w:val="none" w:sz="0" w:space="0" w:color="auto"/>
        <w:right w:val="none" w:sz="0" w:space="0" w:color="auto"/>
      </w:divBdr>
    </w:div>
    <w:div w:id="1786148698">
      <w:bodyDiv w:val="1"/>
      <w:marLeft w:val="0"/>
      <w:marRight w:val="0"/>
      <w:marTop w:val="0"/>
      <w:marBottom w:val="0"/>
      <w:divBdr>
        <w:top w:val="none" w:sz="0" w:space="0" w:color="auto"/>
        <w:left w:val="none" w:sz="0" w:space="0" w:color="auto"/>
        <w:bottom w:val="none" w:sz="0" w:space="0" w:color="auto"/>
        <w:right w:val="none" w:sz="0" w:space="0" w:color="auto"/>
      </w:divBdr>
    </w:div>
    <w:div w:id="1786389523">
      <w:bodyDiv w:val="1"/>
      <w:marLeft w:val="0"/>
      <w:marRight w:val="0"/>
      <w:marTop w:val="0"/>
      <w:marBottom w:val="0"/>
      <w:divBdr>
        <w:top w:val="none" w:sz="0" w:space="0" w:color="auto"/>
        <w:left w:val="none" w:sz="0" w:space="0" w:color="auto"/>
        <w:bottom w:val="none" w:sz="0" w:space="0" w:color="auto"/>
        <w:right w:val="none" w:sz="0" w:space="0" w:color="auto"/>
      </w:divBdr>
    </w:div>
    <w:div w:id="1791316479">
      <w:bodyDiv w:val="1"/>
      <w:marLeft w:val="0"/>
      <w:marRight w:val="0"/>
      <w:marTop w:val="0"/>
      <w:marBottom w:val="0"/>
      <w:divBdr>
        <w:top w:val="none" w:sz="0" w:space="0" w:color="auto"/>
        <w:left w:val="none" w:sz="0" w:space="0" w:color="auto"/>
        <w:bottom w:val="none" w:sz="0" w:space="0" w:color="auto"/>
        <w:right w:val="none" w:sz="0" w:space="0" w:color="auto"/>
      </w:divBdr>
    </w:div>
    <w:div w:id="1794905985">
      <w:bodyDiv w:val="1"/>
      <w:marLeft w:val="0"/>
      <w:marRight w:val="0"/>
      <w:marTop w:val="0"/>
      <w:marBottom w:val="0"/>
      <w:divBdr>
        <w:top w:val="none" w:sz="0" w:space="0" w:color="auto"/>
        <w:left w:val="none" w:sz="0" w:space="0" w:color="auto"/>
        <w:bottom w:val="none" w:sz="0" w:space="0" w:color="auto"/>
        <w:right w:val="none" w:sz="0" w:space="0" w:color="auto"/>
      </w:divBdr>
    </w:div>
    <w:div w:id="1797137138">
      <w:bodyDiv w:val="1"/>
      <w:marLeft w:val="0"/>
      <w:marRight w:val="0"/>
      <w:marTop w:val="0"/>
      <w:marBottom w:val="0"/>
      <w:divBdr>
        <w:top w:val="none" w:sz="0" w:space="0" w:color="auto"/>
        <w:left w:val="none" w:sz="0" w:space="0" w:color="auto"/>
        <w:bottom w:val="none" w:sz="0" w:space="0" w:color="auto"/>
        <w:right w:val="none" w:sz="0" w:space="0" w:color="auto"/>
      </w:divBdr>
    </w:div>
    <w:div w:id="1807773054">
      <w:bodyDiv w:val="1"/>
      <w:marLeft w:val="0"/>
      <w:marRight w:val="0"/>
      <w:marTop w:val="0"/>
      <w:marBottom w:val="0"/>
      <w:divBdr>
        <w:top w:val="none" w:sz="0" w:space="0" w:color="auto"/>
        <w:left w:val="none" w:sz="0" w:space="0" w:color="auto"/>
        <w:bottom w:val="none" w:sz="0" w:space="0" w:color="auto"/>
        <w:right w:val="none" w:sz="0" w:space="0" w:color="auto"/>
      </w:divBdr>
    </w:div>
    <w:div w:id="1808475294">
      <w:bodyDiv w:val="1"/>
      <w:marLeft w:val="0"/>
      <w:marRight w:val="0"/>
      <w:marTop w:val="0"/>
      <w:marBottom w:val="0"/>
      <w:divBdr>
        <w:top w:val="none" w:sz="0" w:space="0" w:color="auto"/>
        <w:left w:val="none" w:sz="0" w:space="0" w:color="auto"/>
        <w:bottom w:val="none" w:sz="0" w:space="0" w:color="auto"/>
        <w:right w:val="none" w:sz="0" w:space="0" w:color="auto"/>
      </w:divBdr>
    </w:div>
    <w:div w:id="1812091434">
      <w:bodyDiv w:val="1"/>
      <w:marLeft w:val="0"/>
      <w:marRight w:val="0"/>
      <w:marTop w:val="0"/>
      <w:marBottom w:val="0"/>
      <w:divBdr>
        <w:top w:val="none" w:sz="0" w:space="0" w:color="auto"/>
        <w:left w:val="none" w:sz="0" w:space="0" w:color="auto"/>
        <w:bottom w:val="none" w:sz="0" w:space="0" w:color="auto"/>
        <w:right w:val="none" w:sz="0" w:space="0" w:color="auto"/>
      </w:divBdr>
    </w:div>
    <w:div w:id="1814129033">
      <w:bodyDiv w:val="1"/>
      <w:marLeft w:val="0"/>
      <w:marRight w:val="0"/>
      <w:marTop w:val="0"/>
      <w:marBottom w:val="0"/>
      <w:divBdr>
        <w:top w:val="none" w:sz="0" w:space="0" w:color="auto"/>
        <w:left w:val="none" w:sz="0" w:space="0" w:color="auto"/>
        <w:bottom w:val="none" w:sz="0" w:space="0" w:color="auto"/>
        <w:right w:val="none" w:sz="0" w:space="0" w:color="auto"/>
      </w:divBdr>
    </w:div>
    <w:div w:id="1819766317">
      <w:bodyDiv w:val="1"/>
      <w:marLeft w:val="0"/>
      <w:marRight w:val="0"/>
      <w:marTop w:val="0"/>
      <w:marBottom w:val="0"/>
      <w:divBdr>
        <w:top w:val="none" w:sz="0" w:space="0" w:color="auto"/>
        <w:left w:val="none" w:sz="0" w:space="0" w:color="auto"/>
        <w:bottom w:val="none" w:sz="0" w:space="0" w:color="auto"/>
        <w:right w:val="none" w:sz="0" w:space="0" w:color="auto"/>
      </w:divBdr>
    </w:div>
    <w:div w:id="1828859111">
      <w:bodyDiv w:val="1"/>
      <w:marLeft w:val="0"/>
      <w:marRight w:val="0"/>
      <w:marTop w:val="0"/>
      <w:marBottom w:val="0"/>
      <w:divBdr>
        <w:top w:val="none" w:sz="0" w:space="0" w:color="auto"/>
        <w:left w:val="none" w:sz="0" w:space="0" w:color="auto"/>
        <w:bottom w:val="none" w:sz="0" w:space="0" w:color="auto"/>
        <w:right w:val="none" w:sz="0" w:space="0" w:color="auto"/>
      </w:divBdr>
    </w:div>
    <w:div w:id="1848055301">
      <w:bodyDiv w:val="1"/>
      <w:marLeft w:val="0"/>
      <w:marRight w:val="0"/>
      <w:marTop w:val="0"/>
      <w:marBottom w:val="0"/>
      <w:divBdr>
        <w:top w:val="none" w:sz="0" w:space="0" w:color="auto"/>
        <w:left w:val="none" w:sz="0" w:space="0" w:color="auto"/>
        <w:bottom w:val="none" w:sz="0" w:space="0" w:color="auto"/>
        <w:right w:val="none" w:sz="0" w:space="0" w:color="auto"/>
      </w:divBdr>
    </w:div>
    <w:div w:id="1850673886">
      <w:bodyDiv w:val="1"/>
      <w:marLeft w:val="0"/>
      <w:marRight w:val="0"/>
      <w:marTop w:val="0"/>
      <w:marBottom w:val="0"/>
      <w:divBdr>
        <w:top w:val="none" w:sz="0" w:space="0" w:color="auto"/>
        <w:left w:val="none" w:sz="0" w:space="0" w:color="auto"/>
        <w:bottom w:val="none" w:sz="0" w:space="0" w:color="auto"/>
        <w:right w:val="none" w:sz="0" w:space="0" w:color="auto"/>
      </w:divBdr>
    </w:div>
    <w:div w:id="1853564973">
      <w:bodyDiv w:val="1"/>
      <w:marLeft w:val="0"/>
      <w:marRight w:val="0"/>
      <w:marTop w:val="0"/>
      <w:marBottom w:val="0"/>
      <w:divBdr>
        <w:top w:val="none" w:sz="0" w:space="0" w:color="auto"/>
        <w:left w:val="none" w:sz="0" w:space="0" w:color="auto"/>
        <w:bottom w:val="none" w:sz="0" w:space="0" w:color="auto"/>
        <w:right w:val="none" w:sz="0" w:space="0" w:color="auto"/>
      </w:divBdr>
    </w:div>
    <w:div w:id="1871793443">
      <w:bodyDiv w:val="1"/>
      <w:marLeft w:val="0"/>
      <w:marRight w:val="0"/>
      <w:marTop w:val="0"/>
      <w:marBottom w:val="0"/>
      <w:divBdr>
        <w:top w:val="none" w:sz="0" w:space="0" w:color="auto"/>
        <w:left w:val="none" w:sz="0" w:space="0" w:color="auto"/>
        <w:bottom w:val="none" w:sz="0" w:space="0" w:color="auto"/>
        <w:right w:val="none" w:sz="0" w:space="0" w:color="auto"/>
      </w:divBdr>
    </w:div>
    <w:div w:id="1876232356">
      <w:bodyDiv w:val="1"/>
      <w:marLeft w:val="0"/>
      <w:marRight w:val="0"/>
      <w:marTop w:val="0"/>
      <w:marBottom w:val="0"/>
      <w:divBdr>
        <w:top w:val="none" w:sz="0" w:space="0" w:color="auto"/>
        <w:left w:val="none" w:sz="0" w:space="0" w:color="auto"/>
        <w:bottom w:val="none" w:sz="0" w:space="0" w:color="auto"/>
        <w:right w:val="none" w:sz="0" w:space="0" w:color="auto"/>
      </w:divBdr>
    </w:div>
    <w:div w:id="1876311930">
      <w:bodyDiv w:val="1"/>
      <w:marLeft w:val="0"/>
      <w:marRight w:val="0"/>
      <w:marTop w:val="0"/>
      <w:marBottom w:val="0"/>
      <w:divBdr>
        <w:top w:val="none" w:sz="0" w:space="0" w:color="auto"/>
        <w:left w:val="none" w:sz="0" w:space="0" w:color="auto"/>
        <w:bottom w:val="none" w:sz="0" w:space="0" w:color="auto"/>
        <w:right w:val="none" w:sz="0" w:space="0" w:color="auto"/>
      </w:divBdr>
    </w:div>
    <w:div w:id="1881239405">
      <w:bodyDiv w:val="1"/>
      <w:marLeft w:val="0"/>
      <w:marRight w:val="0"/>
      <w:marTop w:val="0"/>
      <w:marBottom w:val="0"/>
      <w:divBdr>
        <w:top w:val="none" w:sz="0" w:space="0" w:color="auto"/>
        <w:left w:val="none" w:sz="0" w:space="0" w:color="auto"/>
        <w:bottom w:val="none" w:sz="0" w:space="0" w:color="auto"/>
        <w:right w:val="none" w:sz="0" w:space="0" w:color="auto"/>
      </w:divBdr>
    </w:div>
    <w:div w:id="1886746244">
      <w:bodyDiv w:val="1"/>
      <w:marLeft w:val="0"/>
      <w:marRight w:val="0"/>
      <w:marTop w:val="0"/>
      <w:marBottom w:val="0"/>
      <w:divBdr>
        <w:top w:val="none" w:sz="0" w:space="0" w:color="auto"/>
        <w:left w:val="none" w:sz="0" w:space="0" w:color="auto"/>
        <w:bottom w:val="none" w:sz="0" w:space="0" w:color="auto"/>
        <w:right w:val="none" w:sz="0" w:space="0" w:color="auto"/>
      </w:divBdr>
    </w:div>
    <w:div w:id="1888567264">
      <w:bodyDiv w:val="1"/>
      <w:marLeft w:val="0"/>
      <w:marRight w:val="0"/>
      <w:marTop w:val="0"/>
      <w:marBottom w:val="0"/>
      <w:divBdr>
        <w:top w:val="none" w:sz="0" w:space="0" w:color="auto"/>
        <w:left w:val="none" w:sz="0" w:space="0" w:color="auto"/>
        <w:bottom w:val="none" w:sz="0" w:space="0" w:color="auto"/>
        <w:right w:val="none" w:sz="0" w:space="0" w:color="auto"/>
      </w:divBdr>
    </w:div>
    <w:div w:id="1907835802">
      <w:bodyDiv w:val="1"/>
      <w:marLeft w:val="0"/>
      <w:marRight w:val="0"/>
      <w:marTop w:val="0"/>
      <w:marBottom w:val="0"/>
      <w:divBdr>
        <w:top w:val="none" w:sz="0" w:space="0" w:color="auto"/>
        <w:left w:val="none" w:sz="0" w:space="0" w:color="auto"/>
        <w:bottom w:val="none" w:sz="0" w:space="0" w:color="auto"/>
        <w:right w:val="none" w:sz="0" w:space="0" w:color="auto"/>
      </w:divBdr>
    </w:div>
    <w:div w:id="1913463030">
      <w:bodyDiv w:val="1"/>
      <w:marLeft w:val="0"/>
      <w:marRight w:val="0"/>
      <w:marTop w:val="0"/>
      <w:marBottom w:val="0"/>
      <w:divBdr>
        <w:top w:val="none" w:sz="0" w:space="0" w:color="auto"/>
        <w:left w:val="none" w:sz="0" w:space="0" w:color="auto"/>
        <w:bottom w:val="none" w:sz="0" w:space="0" w:color="auto"/>
        <w:right w:val="none" w:sz="0" w:space="0" w:color="auto"/>
      </w:divBdr>
    </w:div>
    <w:div w:id="1914700606">
      <w:bodyDiv w:val="1"/>
      <w:marLeft w:val="0"/>
      <w:marRight w:val="0"/>
      <w:marTop w:val="0"/>
      <w:marBottom w:val="0"/>
      <w:divBdr>
        <w:top w:val="none" w:sz="0" w:space="0" w:color="auto"/>
        <w:left w:val="none" w:sz="0" w:space="0" w:color="auto"/>
        <w:bottom w:val="none" w:sz="0" w:space="0" w:color="auto"/>
        <w:right w:val="none" w:sz="0" w:space="0" w:color="auto"/>
      </w:divBdr>
    </w:div>
    <w:div w:id="1920283363">
      <w:bodyDiv w:val="1"/>
      <w:marLeft w:val="0"/>
      <w:marRight w:val="0"/>
      <w:marTop w:val="0"/>
      <w:marBottom w:val="0"/>
      <w:divBdr>
        <w:top w:val="none" w:sz="0" w:space="0" w:color="auto"/>
        <w:left w:val="none" w:sz="0" w:space="0" w:color="auto"/>
        <w:bottom w:val="none" w:sz="0" w:space="0" w:color="auto"/>
        <w:right w:val="none" w:sz="0" w:space="0" w:color="auto"/>
      </w:divBdr>
    </w:div>
    <w:div w:id="1930383626">
      <w:bodyDiv w:val="1"/>
      <w:marLeft w:val="0"/>
      <w:marRight w:val="0"/>
      <w:marTop w:val="0"/>
      <w:marBottom w:val="0"/>
      <w:divBdr>
        <w:top w:val="none" w:sz="0" w:space="0" w:color="auto"/>
        <w:left w:val="none" w:sz="0" w:space="0" w:color="auto"/>
        <w:bottom w:val="none" w:sz="0" w:space="0" w:color="auto"/>
        <w:right w:val="none" w:sz="0" w:space="0" w:color="auto"/>
      </w:divBdr>
    </w:div>
    <w:div w:id="1930578926">
      <w:bodyDiv w:val="1"/>
      <w:marLeft w:val="0"/>
      <w:marRight w:val="0"/>
      <w:marTop w:val="0"/>
      <w:marBottom w:val="0"/>
      <w:divBdr>
        <w:top w:val="none" w:sz="0" w:space="0" w:color="auto"/>
        <w:left w:val="none" w:sz="0" w:space="0" w:color="auto"/>
        <w:bottom w:val="none" w:sz="0" w:space="0" w:color="auto"/>
        <w:right w:val="none" w:sz="0" w:space="0" w:color="auto"/>
      </w:divBdr>
    </w:div>
    <w:div w:id="1931354980">
      <w:bodyDiv w:val="1"/>
      <w:marLeft w:val="0"/>
      <w:marRight w:val="0"/>
      <w:marTop w:val="0"/>
      <w:marBottom w:val="0"/>
      <w:divBdr>
        <w:top w:val="none" w:sz="0" w:space="0" w:color="auto"/>
        <w:left w:val="none" w:sz="0" w:space="0" w:color="auto"/>
        <w:bottom w:val="none" w:sz="0" w:space="0" w:color="auto"/>
        <w:right w:val="none" w:sz="0" w:space="0" w:color="auto"/>
      </w:divBdr>
    </w:div>
    <w:div w:id="1938710180">
      <w:bodyDiv w:val="1"/>
      <w:marLeft w:val="0"/>
      <w:marRight w:val="0"/>
      <w:marTop w:val="0"/>
      <w:marBottom w:val="0"/>
      <w:divBdr>
        <w:top w:val="none" w:sz="0" w:space="0" w:color="auto"/>
        <w:left w:val="none" w:sz="0" w:space="0" w:color="auto"/>
        <w:bottom w:val="none" w:sz="0" w:space="0" w:color="auto"/>
        <w:right w:val="none" w:sz="0" w:space="0" w:color="auto"/>
      </w:divBdr>
    </w:div>
    <w:div w:id="1946889377">
      <w:bodyDiv w:val="1"/>
      <w:marLeft w:val="0"/>
      <w:marRight w:val="0"/>
      <w:marTop w:val="0"/>
      <w:marBottom w:val="0"/>
      <w:divBdr>
        <w:top w:val="none" w:sz="0" w:space="0" w:color="auto"/>
        <w:left w:val="none" w:sz="0" w:space="0" w:color="auto"/>
        <w:bottom w:val="none" w:sz="0" w:space="0" w:color="auto"/>
        <w:right w:val="none" w:sz="0" w:space="0" w:color="auto"/>
      </w:divBdr>
    </w:div>
    <w:div w:id="1948537900">
      <w:bodyDiv w:val="1"/>
      <w:marLeft w:val="0"/>
      <w:marRight w:val="0"/>
      <w:marTop w:val="0"/>
      <w:marBottom w:val="0"/>
      <w:divBdr>
        <w:top w:val="none" w:sz="0" w:space="0" w:color="auto"/>
        <w:left w:val="none" w:sz="0" w:space="0" w:color="auto"/>
        <w:bottom w:val="none" w:sz="0" w:space="0" w:color="auto"/>
        <w:right w:val="none" w:sz="0" w:space="0" w:color="auto"/>
      </w:divBdr>
    </w:div>
    <w:div w:id="1964339186">
      <w:bodyDiv w:val="1"/>
      <w:marLeft w:val="0"/>
      <w:marRight w:val="0"/>
      <w:marTop w:val="0"/>
      <w:marBottom w:val="0"/>
      <w:divBdr>
        <w:top w:val="none" w:sz="0" w:space="0" w:color="auto"/>
        <w:left w:val="none" w:sz="0" w:space="0" w:color="auto"/>
        <w:bottom w:val="none" w:sz="0" w:space="0" w:color="auto"/>
        <w:right w:val="none" w:sz="0" w:space="0" w:color="auto"/>
      </w:divBdr>
    </w:div>
    <w:div w:id="1965306360">
      <w:bodyDiv w:val="1"/>
      <w:marLeft w:val="0"/>
      <w:marRight w:val="0"/>
      <w:marTop w:val="0"/>
      <w:marBottom w:val="0"/>
      <w:divBdr>
        <w:top w:val="none" w:sz="0" w:space="0" w:color="auto"/>
        <w:left w:val="none" w:sz="0" w:space="0" w:color="auto"/>
        <w:bottom w:val="none" w:sz="0" w:space="0" w:color="auto"/>
        <w:right w:val="none" w:sz="0" w:space="0" w:color="auto"/>
      </w:divBdr>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
    <w:div w:id="1975212285">
      <w:bodyDiv w:val="1"/>
      <w:marLeft w:val="0"/>
      <w:marRight w:val="0"/>
      <w:marTop w:val="0"/>
      <w:marBottom w:val="0"/>
      <w:divBdr>
        <w:top w:val="none" w:sz="0" w:space="0" w:color="auto"/>
        <w:left w:val="none" w:sz="0" w:space="0" w:color="auto"/>
        <w:bottom w:val="none" w:sz="0" w:space="0" w:color="auto"/>
        <w:right w:val="none" w:sz="0" w:space="0" w:color="auto"/>
      </w:divBdr>
    </w:div>
    <w:div w:id="1978299503">
      <w:bodyDiv w:val="1"/>
      <w:marLeft w:val="0"/>
      <w:marRight w:val="0"/>
      <w:marTop w:val="0"/>
      <w:marBottom w:val="0"/>
      <w:divBdr>
        <w:top w:val="none" w:sz="0" w:space="0" w:color="auto"/>
        <w:left w:val="none" w:sz="0" w:space="0" w:color="auto"/>
        <w:bottom w:val="none" w:sz="0" w:space="0" w:color="auto"/>
        <w:right w:val="none" w:sz="0" w:space="0" w:color="auto"/>
      </w:divBdr>
    </w:div>
    <w:div w:id="1981382613">
      <w:bodyDiv w:val="1"/>
      <w:marLeft w:val="0"/>
      <w:marRight w:val="0"/>
      <w:marTop w:val="0"/>
      <w:marBottom w:val="0"/>
      <w:divBdr>
        <w:top w:val="none" w:sz="0" w:space="0" w:color="auto"/>
        <w:left w:val="none" w:sz="0" w:space="0" w:color="auto"/>
        <w:bottom w:val="none" w:sz="0" w:space="0" w:color="auto"/>
        <w:right w:val="none" w:sz="0" w:space="0" w:color="auto"/>
      </w:divBdr>
    </w:div>
    <w:div w:id="1997605631">
      <w:bodyDiv w:val="1"/>
      <w:marLeft w:val="0"/>
      <w:marRight w:val="0"/>
      <w:marTop w:val="0"/>
      <w:marBottom w:val="0"/>
      <w:divBdr>
        <w:top w:val="none" w:sz="0" w:space="0" w:color="auto"/>
        <w:left w:val="none" w:sz="0" w:space="0" w:color="auto"/>
        <w:bottom w:val="none" w:sz="0" w:space="0" w:color="auto"/>
        <w:right w:val="none" w:sz="0" w:space="0" w:color="auto"/>
      </w:divBdr>
    </w:div>
    <w:div w:id="2000040604">
      <w:bodyDiv w:val="1"/>
      <w:marLeft w:val="0"/>
      <w:marRight w:val="0"/>
      <w:marTop w:val="0"/>
      <w:marBottom w:val="0"/>
      <w:divBdr>
        <w:top w:val="none" w:sz="0" w:space="0" w:color="auto"/>
        <w:left w:val="none" w:sz="0" w:space="0" w:color="auto"/>
        <w:bottom w:val="none" w:sz="0" w:space="0" w:color="auto"/>
        <w:right w:val="none" w:sz="0" w:space="0" w:color="auto"/>
      </w:divBdr>
    </w:div>
    <w:div w:id="2007433986">
      <w:bodyDiv w:val="1"/>
      <w:marLeft w:val="0"/>
      <w:marRight w:val="0"/>
      <w:marTop w:val="0"/>
      <w:marBottom w:val="0"/>
      <w:divBdr>
        <w:top w:val="none" w:sz="0" w:space="0" w:color="auto"/>
        <w:left w:val="none" w:sz="0" w:space="0" w:color="auto"/>
        <w:bottom w:val="none" w:sz="0" w:space="0" w:color="auto"/>
        <w:right w:val="none" w:sz="0" w:space="0" w:color="auto"/>
      </w:divBdr>
    </w:div>
    <w:div w:id="2010598082">
      <w:bodyDiv w:val="1"/>
      <w:marLeft w:val="0"/>
      <w:marRight w:val="0"/>
      <w:marTop w:val="0"/>
      <w:marBottom w:val="0"/>
      <w:divBdr>
        <w:top w:val="none" w:sz="0" w:space="0" w:color="auto"/>
        <w:left w:val="none" w:sz="0" w:space="0" w:color="auto"/>
        <w:bottom w:val="none" w:sz="0" w:space="0" w:color="auto"/>
        <w:right w:val="none" w:sz="0" w:space="0" w:color="auto"/>
      </w:divBdr>
    </w:div>
    <w:div w:id="2014529569">
      <w:bodyDiv w:val="1"/>
      <w:marLeft w:val="0"/>
      <w:marRight w:val="0"/>
      <w:marTop w:val="0"/>
      <w:marBottom w:val="0"/>
      <w:divBdr>
        <w:top w:val="none" w:sz="0" w:space="0" w:color="auto"/>
        <w:left w:val="none" w:sz="0" w:space="0" w:color="auto"/>
        <w:bottom w:val="none" w:sz="0" w:space="0" w:color="auto"/>
        <w:right w:val="none" w:sz="0" w:space="0" w:color="auto"/>
      </w:divBdr>
    </w:div>
    <w:div w:id="2019000098">
      <w:bodyDiv w:val="1"/>
      <w:marLeft w:val="0"/>
      <w:marRight w:val="0"/>
      <w:marTop w:val="0"/>
      <w:marBottom w:val="0"/>
      <w:divBdr>
        <w:top w:val="none" w:sz="0" w:space="0" w:color="auto"/>
        <w:left w:val="none" w:sz="0" w:space="0" w:color="auto"/>
        <w:bottom w:val="none" w:sz="0" w:space="0" w:color="auto"/>
        <w:right w:val="none" w:sz="0" w:space="0" w:color="auto"/>
      </w:divBdr>
    </w:div>
    <w:div w:id="2024161634">
      <w:bodyDiv w:val="1"/>
      <w:marLeft w:val="0"/>
      <w:marRight w:val="0"/>
      <w:marTop w:val="0"/>
      <w:marBottom w:val="0"/>
      <w:divBdr>
        <w:top w:val="none" w:sz="0" w:space="0" w:color="auto"/>
        <w:left w:val="none" w:sz="0" w:space="0" w:color="auto"/>
        <w:bottom w:val="none" w:sz="0" w:space="0" w:color="auto"/>
        <w:right w:val="none" w:sz="0" w:space="0" w:color="auto"/>
      </w:divBdr>
    </w:div>
    <w:div w:id="2032216456">
      <w:bodyDiv w:val="1"/>
      <w:marLeft w:val="0"/>
      <w:marRight w:val="0"/>
      <w:marTop w:val="0"/>
      <w:marBottom w:val="0"/>
      <w:divBdr>
        <w:top w:val="none" w:sz="0" w:space="0" w:color="auto"/>
        <w:left w:val="none" w:sz="0" w:space="0" w:color="auto"/>
        <w:bottom w:val="none" w:sz="0" w:space="0" w:color="auto"/>
        <w:right w:val="none" w:sz="0" w:space="0" w:color="auto"/>
      </w:divBdr>
    </w:div>
    <w:div w:id="2039574326">
      <w:bodyDiv w:val="1"/>
      <w:marLeft w:val="0"/>
      <w:marRight w:val="0"/>
      <w:marTop w:val="0"/>
      <w:marBottom w:val="0"/>
      <w:divBdr>
        <w:top w:val="none" w:sz="0" w:space="0" w:color="auto"/>
        <w:left w:val="none" w:sz="0" w:space="0" w:color="auto"/>
        <w:bottom w:val="none" w:sz="0" w:space="0" w:color="auto"/>
        <w:right w:val="none" w:sz="0" w:space="0" w:color="auto"/>
      </w:divBdr>
    </w:div>
    <w:div w:id="2046171379">
      <w:bodyDiv w:val="1"/>
      <w:marLeft w:val="0"/>
      <w:marRight w:val="0"/>
      <w:marTop w:val="0"/>
      <w:marBottom w:val="0"/>
      <w:divBdr>
        <w:top w:val="none" w:sz="0" w:space="0" w:color="auto"/>
        <w:left w:val="none" w:sz="0" w:space="0" w:color="auto"/>
        <w:bottom w:val="none" w:sz="0" w:space="0" w:color="auto"/>
        <w:right w:val="none" w:sz="0" w:space="0" w:color="auto"/>
      </w:divBdr>
    </w:div>
    <w:div w:id="2051151803">
      <w:bodyDiv w:val="1"/>
      <w:marLeft w:val="0"/>
      <w:marRight w:val="0"/>
      <w:marTop w:val="0"/>
      <w:marBottom w:val="0"/>
      <w:divBdr>
        <w:top w:val="none" w:sz="0" w:space="0" w:color="auto"/>
        <w:left w:val="none" w:sz="0" w:space="0" w:color="auto"/>
        <w:bottom w:val="none" w:sz="0" w:space="0" w:color="auto"/>
        <w:right w:val="none" w:sz="0" w:space="0" w:color="auto"/>
      </w:divBdr>
    </w:div>
    <w:div w:id="2073772014">
      <w:bodyDiv w:val="1"/>
      <w:marLeft w:val="0"/>
      <w:marRight w:val="0"/>
      <w:marTop w:val="0"/>
      <w:marBottom w:val="0"/>
      <w:divBdr>
        <w:top w:val="none" w:sz="0" w:space="0" w:color="auto"/>
        <w:left w:val="none" w:sz="0" w:space="0" w:color="auto"/>
        <w:bottom w:val="none" w:sz="0" w:space="0" w:color="auto"/>
        <w:right w:val="none" w:sz="0" w:space="0" w:color="auto"/>
      </w:divBdr>
    </w:div>
    <w:div w:id="2074348355">
      <w:bodyDiv w:val="1"/>
      <w:marLeft w:val="0"/>
      <w:marRight w:val="0"/>
      <w:marTop w:val="0"/>
      <w:marBottom w:val="0"/>
      <w:divBdr>
        <w:top w:val="none" w:sz="0" w:space="0" w:color="auto"/>
        <w:left w:val="none" w:sz="0" w:space="0" w:color="auto"/>
        <w:bottom w:val="none" w:sz="0" w:space="0" w:color="auto"/>
        <w:right w:val="none" w:sz="0" w:space="0" w:color="auto"/>
      </w:divBdr>
    </w:div>
    <w:div w:id="2091461280">
      <w:bodyDiv w:val="1"/>
      <w:marLeft w:val="0"/>
      <w:marRight w:val="0"/>
      <w:marTop w:val="0"/>
      <w:marBottom w:val="0"/>
      <w:divBdr>
        <w:top w:val="none" w:sz="0" w:space="0" w:color="auto"/>
        <w:left w:val="none" w:sz="0" w:space="0" w:color="auto"/>
        <w:bottom w:val="none" w:sz="0" w:space="0" w:color="auto"/>
        <w:right w:val="none" w:sz="0" w:space="0" w:color="auto"/>
      </w:divBdr>
    </w:div>
    <w:div w:id="2091655636">
      <w:bodyDiv w:val="1"/>
      <w:marLeft w:val="0"/>
      <w:marRight w:val="0"/>
      <w:marTop w:val="0"/>
      <w:marBottom w:val="0"/>
      <w:divBdr>
        <w:top w:val="none" w:sz="0" w:space="0" w:color="auto"/>
        <w:left w:val="none" w:sz="0" w:space="0" w:color="auto"/>
        <w:bottom w:val="none" w:sz="0" w:space="0" w:color="auto"/>
        <w:right w:val="none" w:sz="0" w:space="0" w:color="auto"/>
      </w:divBdr>
    </w:div>
    <w:div w:id="2097939732">
      <w:bodyDiv w:val="1"/>
      <w:marLeft w:val="0"/>
      <w:marRight w:val="0"/>
      <w:marTop w:val="0"/>
      <w:marBottom w:val="0"/>
      <w:divBdr>
        <w:top w:val="none" w:sz="0" w:space="0" w:color="auto"/>
        <w:left w:val="none" w:sz="0" w:space="0" w:color="auto"/>
        <w:bottom w:val="none" w:sz="0" w:space="0" w:color="auto"/>
        <w:right w:val="none" w:sz="0" w:space="0" w:color="auto"/>
      </w:divBdr>
    </w:div>
    <w:div w:id="2100714152">
      <w:bodyDiv w:val="1"/>
      <w:marLeft w:val="0"/>
      <w:marRight w:val="0"/>
      <w:marTop w:val="0"/>
      <w:marBottom w:val="0"/>
      <w:divBdr>
        <w:top w:val="none" w:sz="0" w:space="0" w:color="auto"/>
        <w:left w:val="none" w:sz="0" w:space="0" w:color="auto"/>
        <w:bottom w:val="none" w:sz="0" w:space="0" w:color="auto"/>
        <w:right w:val="none" w:sz="0" w:space="0" w:color="auto"/>
      </w:divBdr>
    </w:div>
    <w:div w:id="2103717796">
      <w:bodyDiv w:val="1"/>
      <w:marLeft w:val="0"/>
      <w:marRight w:val="0"/>
      <w:marTop w:val="0"/>
      <w:marBottom w:val="0"/>
      <w:divBdr>
        <w:top w:val="none" w:sz="0" w:space="0" w:color="auto"/>
        <w:left w:val="none" w:sz="0" w:space="0" w:color="auto"/>
        <w:bottom w:val="none" w:sz="0" w:space="0" w:color="auto"/>
        <w:right w:val="none" w:sz="0" w:space="0" w:color="auto"/>
      </w:divBdr>
    </w:div>
    <w:div w:id="2105303811">
      <w:bodyDiv w:val="1"/>
      <w:marLeft w:val="0"/>
      <w:marRight w:val="0"/>
      <w:marTop w:val="0"/>
      <w:marBottom w:val="0"/>
      <w:divBdr>
        <w:top w:val="none" w:sz="0" w:space="0" w:color="auto"/>
        <w:left w:val="none" w:sz="0" w:space="0" w:color="auto"/>
        <w:bottom w:val="none" w:sz="0" w:space="0" w:color="auto"/>
        <w:right w:val="none" w:sz="0" w:space="0" w:color="auto"/>
      </w:divBdr>
    </w:div>
    <w:div w:id="2108652019">
      <w:bodyDiv w:val="1"/>
      <w:marLeft w:val="0"/>
      <w:marRight w:val="0"/>
      <w:marTop w:val="0"/>
      <w:marBottom w:val="0"/>
      <w:divBdr>
        <w:top w:val="none" w:sz="0" w:space="0" w:color="auto"/>
        <w:left w:val="none" w:sz="0" w:space="0" w:color="auto"/>
        <w:bottom w:val="none" w:sz="0" w:space="0" w:color="auto"/>
        <w:right w:val="none" w:sz="0" w:space="0" w:color="auto"/>
      </w:divBdr>
    </w:div>
    <w:div w:id="2122527066">
      <w:bodyDiv w:val="1"/>
      <w:marLeft w:val="0"/>
      <w:marRight w:val="0"/>
      <w:marTop w:val="0"/>
      <w:marBottom w:val="0"/>
      <w:divBdr>
        <w:top w:val="none" w:sz="0" w:space="0" w:color="auto"/>
        <w:left w:val="none" w:sz="0" w:space="0" w:color="auto"/>
        <w:bottom w:val="none" w:sz="0" w:space="0" w:color="auto"/>
        <w:right w:val="none" w:sz="0" w:space="0" w:color="auto"/>
      </w:divBdr>
    </w:div>
    <w:div w:id="21261466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043">
          <w:marLeft w:val="0"/>
          <w:marRight w:val="0"/>
          <w:marTop w:val="0"/>
          <w:marBottom w:val="0"/>
          <w:divBdr>
            <w:top w:val="none" w:sz="0" w:space="0" w:color="auto"/>
            <w:left w:val="none" w:sz="0" w:space="0" w:color="auto"/>
            <w:bottom w:val="none" w:sz="0" w:space="0" w:color="auto"/>
            <w:right w:val="none" w:sz="0" w:space="0" w:color="auto"/>
          </w:divBdr>
          <w:divsChild>
            <w:div w:id="293219416">
              <w:marLeft w:val="0"/>
              <w:marRight w:val="0"/>
              <w:marTop w:val="0"/>
              <w:marBottom w:val="0"/>
              <w:divBdr>
                <w:top w:val="none" w:sz="0" w:space="0" w:color="auto"/>
                <w:left w:val="none" w:sz="0" w:space="0" w:color="auto"/>
                <w:bottom w:val="none" w:sz="0" w:space="0" w:color="auto"/>
                <w:right w:val="none" w:sz="0" w:space="0" w:color="auto"/>
              </w:divBdr>
              <w:divsChild>
                <w:div w:id="1379355490">
                  <w:marLeft w:val="0"/>
                  <w:marRight w:val="0"/>
                  <w:marTop w:val="0"/>
                  <w:marBottom w:val="0"/>
                  <w:divBdr>
                    <w:top w:val="none" w:sz="0" w:space="0" w:color="auto"/>
                    <w:left w:val="none" w:sz="0" w:space="0" w:color="auto"/>
                    <w:bottom w:val="none" w:sz="0" w:space="0" w:color="auto"/>
                    <w:right w:val="none" w:sz="0" w:space="0" w:color="auto"/>
                  </w:divBdr>
                  <w:divsChild>
                    <w:div w:id="1487941838">
                      <w:marLeft w:val="0"/>
                      <w:marRight w:val="0"/>
                      <w:marTop w:val="0"/>
                      <w:marBottom w:val="0"/>
                      <w:divBdr>
                        <w:top w:val="none" w:sz="0" w:space="0" w:color="auto"/>
                        <w:left w:val="none" w:sz="0" w:space="0" w:color="auto"/>
                        <w:bottom w:val="none" w:sz="0" w:space="0" w:color="auto"/>
                        <w:right w:val="none" w:sz="0" w:space="0" w:color="auto"/>
                      </w:divBdr>
                      <w:divsChild>
                        <w:div w:id="1148011323">
                          <w:marLeft w:val="0"/>
                          <w:marRight w:val="0"/>
                          <w:marTop w:val="0"/>
                          <w:marBottom w:val="0"/>
                          <w:divBdr>
                            <w:top w:val="none" w:sz="0" w:space="0" w:color="auto"/>
                            <w:left w:val="none" w:sz="0" w:space="0" w:color="auto"/>
                            <w:bottom w:val="none" w:sz="0" w:space="0" w:color="auto"/>
                            <w:right w:val="none" w:sz="0" w:space="0" w:color="auto"/>
                          </w:divBdr>
                          <w:divsChild>
                            <w:div w:id="261258270">
                              <w:marLeft w:val="0"/>
                              <w:marRight w:val="0"/>
                              <w:marTop w:val="0"/>
                              <w:marBottom w:val="0"/>
                              <w:divBdr>
                                <w:top w:val="none" w:sz="0" w:space="0" w:color="auto"/>
                                <w:left w:val="none" w:sz="0" w:space="0" w:color="auto"/>
                                <w:bottom w:val="none" w:sz="0" w:space="0" w:color="auto"/>
                                <w:right w:val="none" w:sz="0" w:space="0" w:color="auto"/>
                              </w:divBdr>
                              <w:divsChild>
                                <w:div w:id="1679849034">
                                  <w:marLeft w:val="0"/>
                                  <w:marRight w:val="0"/>
                                  <w:marTop w:val="0"/>
                                  <w:marBottom w:val="0"/>
                                  <w:divBdr>
                                    <w:top w:val="none" w:sz="0" w:space="0" w:color="auto"/>
                                    <w:left w:val="none" w:sz="0" w:space="0" w:color="auto"/>
                                    <w:bottom w:val="none" w:sz="0" w:space="0" w:color="auto"/>
                                    <w:right w:val="none" w:sz="0" w:space="0" w:color="auto"/>
                                  </w:divBdr>
                                  <w:divsChild>
                                    <w:div w:id="2100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8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hyperlink" Target="https://ecm.sckcen.be/OTCS/llisapi.dll/Overview/81913364" TargetMode="External"/><Relationship Id="rId3" Type="http://schemas.openxmlformats.org/officeDocument/2006/relationships/styles" Target="styles.xml"/><Relationship Id="rId21" Type="http://schemas.openxmlformats.org/officeDocument/2006/relationships/package" Target="embeddings/Microsoft_Visio_Drawing.vsdx"/><Relationship Id="rId34" Type="http://schemas.openxmlformats.org/officeDocument/2006/relationships/image" Target="media/image15.png"/><Relationship Id="rId42" Type="http://schemas.openxmlformats.org/officeDocument/2006/relationships/hyperlink" Target="https://ecm.sckcen.be/OTCS/llisapi.dll/Overview/81912936" TargetMode="External"/><Relationship Id="rId47" Type="http://schemas.openxmlformats.org/officeDocument/2006/relationships/hyperlink" Target="https://ecm.sckcen.be/OTCS/llisapi.dll/Overview/81913369" TargetMode="External"/><Relationship Id="rId50" Type="http://schemas.openxmlformats.org/officeDocument/2006/relationships/package" Target="embeddings/Microsoft_Visio_Drawing1.vsdx"/><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hyperlink" Target="https://ecm.sckcen.be/OTCS/llisapi.dll/Overview/81912295" TargetMode="External"/><Relationship Id="rId46" Type="http://schemas.openxmlformats.org/officeDocument/2006/relationships/hyperlink" Target="https://ecm.sckcen.be/OTCS/llisapi.dll/Overview/81912045"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emf"/><Relationship Id="rId29" Type="http://schemas.openxmlformats.org/officeDocument/2006/relationships/hyperlink" Target="https://polarion.sckcen.be/polarion/module-attachment/MYRRHA/CIS/QPLANT%20-%20CIS%20Supplementary%20Requirements/diagram_20241202-1457.47868.mxg.svg?revision=95157" TargetMode="External"/><Relationship Id="rId41" Type="http://schemas.openxmlformats.org/officeDocument/2006/relationships/hyperlink" Target="https://ecm.sckcen.be/OTCS/llisapi.dll/Overview/530125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hyperlink" Target="https://ecm.sckcen.be/OTCS/llisapi.dll/link/81777062" TargetMode="External"/><Relationship Id="rId40" Type="http://schemas.openxmlformats.org/officeDocument/2006/relationships/hyperlink" Target="https://ecm.sckcen.be/OTCS/llisapi.dll/overview/81913579" TargetMode="External"/><Relationship Id="rId45" Type="http://schemas.openxmlformats.org/officeDocument/2006/relationships/hyperlink" Target="https://ecm.sckcen.be/OTCS/llisapi.dll/Overview/81912893"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emf"/><Relationship Id="rId28" Type="http://schemas.openxmlformats.org/officeDocument/2006/relationships/image" Target="media/image10.png"/><Relationship Id="rId36" Type="http://schemas.openxmlformats.org/officeDocument/2006/relationships/hyperlink" Target="https://ecm.sckcen.be/OTCS/llisapi.dll/link/56057080" TargetMode="External"/><Relationship Id="rId49" Type="http://schemas.openxmlformats.org/officeDocument/2006/relationships/image" Target="media/image16.emf"/><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image" Target="media/image12.emf"/><Relationship Id="rId44" Type="http://schemas.openxmlformats.org/officeDocument/2006/relationships/hyperlink" Target="https://ecm.sckcen.be/OTCS/llisapi.dll/Overview/81913862"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1.png"/><Relationship Id="rId35" Type="http://schemas.openxmlformats.org/officeDocument/2006/relationships/hyperlink" Target="https://ecm.sckcen.be/OTCS/llisapi.dll/Overview/89811518" TargetMode="External"/><Relationship Id="rId43" Type="http://schemas.openxmlformats.org/officeDocument/2006/relationships/hyperlink" Target="https://ecm.sckcen.be/OTCS/llisapi.dll/link/89816164" TargetMode="External"/><Relationship Id="rId48" Type="http://schemas.openxmlformats.org/officeDocument/2006/relationships/hyperlink" Target="https://ecm.sckcen.be/OTCS/llisapi.dll/Overview/81912050" TargetMode="External"/><Relationship Id="rId8" Type="http://schemas.openxmlformats.org/officeDocument/2006/relationships/hyperlink" Target="http://www.sckcen.be" TargetMode="External"/><Relationship Id="rId51"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SCK•CEN 2020">
      <a:dk1>
        <a:sysClr val="windowText" lastClr="000000"/>
      </a:dk1>
      <a:lt1>
        <a:sysClr val="window" lastClr="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7323F-617A-441A-9BDA-D90769B94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5108</TotalTime>
  <Pages>101</Pages>
  <Words>36808</Words>
  <Characters>209808</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
    </vt:vector>
  </TitlesOfParts>
  <Company>SCK CEN</Company>
  <LinksUpToDate>false</LinksUpToDate>
  <CharactersWithSpaces>246124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Nancy.Swinkels@sckcen.be</dc:creator>
  <cp:keywords/>
  <dc:description/>
  <cp:lastModifiedBy>Dorda Ulrich</cp:lastModifiedBy>
  <cp:revision>36</cp:revision>
  <cp:lastPrinted>2025-09-09T10:25:00Z</cp:lastPrinted>
  <dcterms:created xsi:type="dcterms:W3CDTF">2025-07-17T08:06:00Z</dcterms:created>
  <dcterms:modified xsi:type="dcterms:W3CDTF">2025-09-25T10:17:00Z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90508872</vt:lpwstr>
  </property>
  <property fmtid="{D5CDD505-2E9C-101B-9397-08002B2CF9AE}" pid="3" name="Name">
    <vt:lpwstr>Addendum II -  Cryoplant Technical Requirements</vt:lpwstr>
  </property>
  <property fmtid="{D5CDD505-2E9C-101B-9397-08002B2CF9AE}" pid="4" name="Common Attributes_Reference Number">
    <vt:lpwstr>SCK CEN/90508872</vt:lpwstr>
  </property>
  <property fmtid="{D5CDD505-2E9C-101B-9397-08002B2CF9AE}" pid="5" name="Common Attributes_Short Reference">
    <vt:lpwstr>SCK CEN/90508872</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Pedro do Rego Lima</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ISC was automatically assigned as default ISC for MINERVA documents.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https://ecm.sckcen.be/OTCS/llisapi.dll/open/90508872</vt:lpwstr>
  </property>
  <property fmtid="{D5CDD505-2E9C-101B-9397-08002B2CF9AE}" pid="15" name="ISC_Subtype">
    <vt:lpwstr/>
  </property>
  <property fmtid="{D5CDD505-2E9C-101B-9397-08002B2CF9AE}" pid="16" name="SecClear-NL">
    <vt:lpwstr>Niet gecategoriseerd - NUC</vt:lpwstr>
  </property>
  <property fmtid="{D5CDD505-2E9C-101B-9397-08002B2CF9AE}" pid="17" name="SecClear-EN">
    <vt:lpwstr>Not categorized - NUC</vt:lpwstr>
  </property>
  <property fmtid="{D5CDD505-2E9C-101B-9397-08002B2CF9AE}" pid="18" name="AlexandriaPath">
    <vt:lpwstr>Enterprise:Business Workspaces:IMS Process descriptions:IMS Process Descriptions:APR-MINERVA Management of MINERVA programma:Documents (How?):MINERVA templates</vt:lpwstr>
  </property>
  <property fmtid="{D5CDD505-2E9C-101B-9397-08002B2CF9AE}" pid="19" name="Research Output Attributes_Report Number">
    <vt:lpwstr/>
  </property>
  <property fmtid="{D5CDD505-2E9C-101B-9397-08002B2CF9AE}" pid="20" name="CreateDate">
    <vt:filetime>2025-02-18T07:55:30Z</vt:filetime>
  </property>
  <property fmtid="{D5CDD505-2E9C-101B-9397-08002B2CF9AE}" pid="21" name="MYRRHA Attributes_PSD Version Number">
    <vt:lpwstr/>
  </property>
  <property fmtid="{D5CDD505-2E9C-101B-9397-08002B2CF9AE}" pid="22" name="IMS Attributes_IMS Document Type">
    <vt:lpwstr/>
  </property>
  <property fmtid="{D5CDD505-2E9C-101B-9397-08002B2CF9AE}" pid="23" name="Common Revision Attributes_Revision Index">
    <vt:lpwstr/>
  </property>
  <property fmtid="{D5CDD505-2E9C-101B-9397-08002B2CF9AE}" pid="24" name="Common Revision Attributes_Revision Status">
    <vt:lpwstr/>
  </property>
  <property fmtid="{D5CDD505-2E9C-101B-9397-08002B2CF9AE}" pid="25" name="Common Revision Attributes_Revision Changes">
    <vt:lpwstr/>
  </property>
</Properties>
</file>